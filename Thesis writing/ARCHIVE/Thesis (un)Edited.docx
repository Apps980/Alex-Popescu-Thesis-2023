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0" w:name="_Toc178277206"/>
      <w:bookmarkStart w:id="1" w:name="_Toc174089100"/>
      <w:bookmarkStart w:id="2" w:name="_Toc162204945"/>
      <w:r w:rsidRPr="0019114E">
        <w:rPr>
          <w:noProof w:val="0"/>
          <w:color w:val="FFFFFF" w:themeColor="background1"/>
        </w:rPr>
        <w:t>Title Page</w:t>
      </w:r>
      <w:bookmarkEnd w:id="0"/>
      <w:bookmarkEnd w:id="1"/>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2"/>
    </w:p>
    <w:p w14:paraId="5710681C" w14:textId="77777777" w:rsidR="00B22722" w:rsidRPr="0019114E" w:rsidRDefault="00B22722" w:rsidP="0098167E">
      <w:pPr>
        <w:pStyle w:val="SectionText0"/>
        <w:jc w:val="center"/>
      </w:pPr>
    </w:p>
    <w:p w14:paraId="2B76CFD1" w14:textId="77777777" w:rsidR="00B22722" w:rsidRPr="0019114E" w:rsidRDefault="00B22722" w:rsidP="0098167E">
      <w:pPr>
        <w:pStyle w:val="SectionText0"/>
        <w:jc w:val="center"/>
      </w:pPr>
    </w:p>
    <w:p w14:paraId="080F5002" w14:textId="77777777" w:rsidR="00B22722" w:rsidRPr="0019114E" w:rsidRDefault="00B22722" w:rsidP="0098167E">
      <w:pPr>
        <w:pStyle w:val="SectionText0"/>
        <w:jc w:val="center"/>
      </w:pPr>
      <w:r w:rsidRPr="0019114E">
        <w:t>By</w:t>
      </w:r>
    </w:p>
    <w:p w14:paraId="4E7D105A" w14:textId="77777777" w:rsidR="00B22722" w:rsidRPr="0019114E" w:rsidRDefault="00B22722" w:rsidP="0098167E">
      <w:pPr>
        <w:pStyle w:val="SectionText0"/>
        <w:jc w:val="center"/>
      </w:pPr>
      <w:r w:rsidRPr="0019114E">
        <w:t>Alex Popescu. B.Sc.</w:t>
      </w:r>
    </w:p>
    <w:p w14:paraId="2EE92C4E" w14:textId="77777777" w:rsidR="00B22722" w:rsidRPr="0019114E" w:rsidRDefault="00B22722" w:rsidP="0098167E">
      <w:pPr>
        <w:pStyle w:val="SectionText0"/>
        <w:jc w:val="center"/>
      </w:pPr>
      <w:r w:rsidRPr="0019114E">
        <w:t>Biological Sciences (Ecology &amp; Evolution)</w:t>
      </w:r>
    </w:p>
    <w:p w14:paraId="42557D7C" w14:textId="77777777" w:rsidR="00B22722" w:rsidRPr="0019114E" w:rsidRDefault="00B22722" w:rsidP="0098167E">
      <w:pPr>
        <w:pStyle w:val="SectionText0"/>
        <w:jc w:val="center"/>
      </w:pPr>
    </w:p>
    <w:p w14:paraId="64BBCD05" w14:textId="77777777" w:rsidR="00B22722" w:rsidRPr="0019114E" w:rsidRDefault="00B22722" w:rsidP="0098167E">
      <w:pPr>
        <w:pStyle w:val="SectionText0"/>
        <w:jc w:val="center"/>
      </w:pPr>
    </w:p>
    <w:p w14:paraId="13B523E4" w14:textId="77777777" w:rsidR="00B22722" w:rsidRPr="0019114E" w:rsidRDefault="00B22722" w:rsidP="0098167E">
      <w:pPr>
        <w:pStyle w:val="SectionText0"/>
        <w:jc w:val="center"/>
      </w:pPr>
      <w:r w:rsidRPr="0019114E">
        <w:t>A thesis</w:t>
      </w:r>
    </w:p>
    <w:p w14:paraId="272EAAF6" w14:textId="77777777" w:rsidR="00B22722" w:rsidRPr="0019114E" w:rsidRDefault="00B22722" w:rsidP="0098167E">
      <w:pPr>
        <w:pStyle w:val="SectionText0"/>
        <w:jc w:val="center"/>
      </w:pPr>
      <w:r w:rsidRPr="0019114E">
        <w:t>submitted in partial fulfillment</w:t>
      </w:r>
    </w:p>
    <w:p w14:paraId="44615DA2" w14:textId="77777777" w:rsidR="00B22722" w:rsidRPr="0019114E" w:rsidRDefault="00B22722" w:rsidP="0098167E">
      <w:pPr>
        <w:pStyle w:val="SectionText0"/>
        <w:jc w:val="center"/>
      </w:pPr>
      <w:r w:rsidRPr="0019114E">
        <w:t>of the requirements for the degree of</w:t>
      </w:r>
    </w:p>
    <w:p w14:paraId="6651E784" w14:textId="77777777" w:rsidR="00B22722" w:rsidRPr="0019114E" w:rsidRDefault="00B22722" w:rsidP="0098167E">
      <w:pPr>
        <w:pStyle w:val="SectionText0"/>
        <w:jc w:val="center"/>
      </w:pPr>
    </w:p>
    <w:p w14:paraId="6F2BA0B8" w14:textId="77777777" w:rsidR="00B22722" w:rsidRPr="0019114E" w:rsidRDefault="00B22722" w:rsidP="0098167E">
      <w:pPr>
        <w:pStyle w:val="SectionText0"/>
        <w:jc w:val="center"/>
      </w:pPr>
      <w:r w:rsidRPr="0019114E">
        <w:t>Master of Science</w:t>
      </w:r>
    </w:p>
    <w:p w14:paraId="77C1B704" w14:textId="77777777" w:rsidR="00B22722" w:rsidRPr="0019114E" w:rsidRDefault="00B22722" w:rsidP="0098167E">
      <w:pPr>
        <w:pStyle w:val="SectionText0"/>
        <w:jc w:val="center"/>
      </w:pPr>
    </w:p>
    <w:p w14:paraId="5D96FE2D" w14:textId="77777777" w:rsidR="00B22722" w:rsidRPr="0019114E" w:rsidRDefault="00B22722" w:rsidP="0098167E">
      <w:pPr>
        <w:pStyle w:val="SectionText0"/>
        <w:jc w:val="center"/>
      </w:pPr>
    </w:p>
    <w:p w14:paraId="04A1E994" w14:textId="77777777" w:rsidR="00B22722" w:rsidRPr="0019114E" w:rsidRDefault="00B22722" w:rsidP="0098167E">
      <w:pPr>
        <w:pStyle w:val="SectionText0"/>
        <w:jc w:val="center"/>
      </w:pPr>
      <w:r w:rsidRPr="0019114E">
        <w:t>Faculty of Mathematics and Sciences,</w:t>
      </w:r>
    </w:p>
    <w:p w14:paraId="528A9573" w14:textId="77777777" w:rsidR="00B22722" w:rsidRPr="0019114E" w:rsidRDefault="00B22722" w:rsidP="0098167E">
      <w:pPr>
        <w:pStyle w:val="SectionText0"/>
        <w:jc w:val="center"/>
      </w:pPr>
      <w:r w:rsidRPr="0019114E">
        <w:t>Brock University</w:t>
      </w:r>
    </w:p>
    <w:p w14:paraId="29944FF2" w14:textId="77777777" w:rsidR="00B22722" w:rsidRPr="0019114E" w:rsidRDefault="00B22722" w:rsidP="0098167E">
      <w:pPr>
        <w:pStyle w:val="SectionText0"/>
        <w:jc w:val="center"/>
      </w:pPr>
      <w:r w:rsidRPr="0019114E">
        <w:t>St. Catharines, Ontario, Canada</w:t>
      </w:r>
    </w:p>
    <w:p w14:paraId="39CBB15C" w14:textId="77777777" w:rsidR="00B22722" w:rsidRPr="0019114E" w:rsidRDefault="00B22722" w:rsidP="0098167E">
      <w:pPr>
        <w:pStyle w:val="SectionText0"/>
        <w:jc w:val="center"/>
      </w:pPr>
    </w:p>
    <w:p w14:paraId="565FE3F9" w14:textId="0F10D0AD" w:rsidR="00517E2C" w:rsidRPr="0019114E" w:rsidRDefault="00B22722" w:rsidP="0098167E">
      <w:pPr>
        <w:pStyle w:val="SectionText0"/>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 202</w:t>
      </w:r>
      <w:r w:rsidR="004917B7" w:rsidRPr="0019114E">
        <w:t>4</w:t>
      </w:r>
    </w:p>
    <w:p w14:paraId="2163820C" w14:textId="77777777" w:rsidR="004917B7" w:rsidRPr="0019114E" w:rsidRDefault="004917B7" w:rsidP="004917B7">
      <w:pPr>
        <w:pStyle w:val="PrefaceTitle"/>
        <w:rPr>
          <w:noProof w:val="0"/>
        </w:rPr>
      </w:pPr>
      <w:bookmarkStart w:id="3" w:name="_Toc162204946"/>
      <w:bookmarkStart w:id="4" w:name="_Toc162794572"/>
      <w:bookmarkStart w:id="5" w:name="_Toc178277207"/>
      <w:bookmarkStart w:id="6" w:name="_Toc174089101"/>
      <w:r w:rsidRPr="0019114E">
        <w:rPr>
          <w:noProof w:val="0"/>
        </w:rPr>
        <w:lastRenderedPageBreak/>
        <w:t>Abstract</w:t>
      </w:r>
      <w:bookmarkEnd w:id="3"/>
      <w:bookmarkEnd w:id="4"/>
      <w:bookmarkEnd w:id="5"/>
      <w:bookmarkEnd w:id="6"/>
    </w:p>
    <w:p w14:paraId="0180B977" w14:textId="5542BF71" w:rsidR="004917B7" w:rsidRPr="00E65A5F" w:rsidRDefault="004917B7" w:rsidP="004917B7">
      <w:pPr>
        <w:pStyle w:val="SectionText0"/>
        <w:spacing w:line="480" w:lineRule="auto"/>
      </w:pPr>
      <w:r w:rsidRPr="00E65A5F">
        <w:t>American crows (</w:t>
      </w:r>
      <w:r w:rsidRPr="0098167E">
        <w:rPr>
          <w:i/>
        </w:rPr>
        <w:t>Corvus brachyrhynchos</w:t>
      </w:r>
      <w:r w:rsidRPr="00E65A5F">
        <w:t xml:space="preserve">) are the black-clad rulers of </w:t>
      </w:r>
      <w:r w:rsidRPr="0019114E">
        <w:t>a city’s skies and can be spotted in most</w:t>
      </w:r>
      <w:r w:rsidRPr="00E65A5F">
        <w:t xml:space="preserve"> North American cities. </w:t>
      </w:r>
      <w:r w:rsidR="008F444E" w:rsidRPr="0019114E">
        <w:t>The abundance of corvids</w:t>
      </w:r>
      <w:r w:rsidR="002C5694" w:rsidRPr="00E65A5F">
        <w:t xml:space="preserve"> has </w:t>
      </w:r>
      <w:r w:rsidR="008F444E" w:rsidRPr="0019114E">
        <w:t>increased with increasing urbanization</w:t>
      </w:r>
      <w:r w:rsidRPr="00E65A5F">
        <w:t xml:space="preserve">, suggesting they benefit from living near humans. Recent literature shows that urbanized species such as the American crow </w:t>
      </w:r>
      <w:r w:rsidRPr="0019114E">
        <w:t>can behaviourally adapt to</w:t>
      </w:r>
      <w:r w:rsidR="009A6B47" w:rsidRPr="00E65A5F">
        <w:t xml:space="preserve"> ex</w:t>
      </w:r>
      <w:r w:rsidRPr="00E65A5F">
        <w:t>ploit anthropogenic resources</w:t>
      </w:r>
      <w:r w:rsidRPr="0019114E">
        <w:t xml:space="preserve"> resulting </w:t>
      </w:r>
      <w:r w:rsidR="002C5694" w:rsidRPr="00E65A5F">
        <w:t xml:space="preserve">in </w:t>
      </w:r>
      <w:r w:rsidRPr="0019114E">
        <w:t xml:space="preserve">positive </w:t>
      </w:r>
      <w:r w:rsidR="002C5694" w:rsidRPr="00E65A5F">
        <w:t xml:space="preserve">urbanization </w:t>
      </w:r>
      <w:r w:rsidRPr="0019114E">
        <w:t xml:space="preserve">effects on corvids. While individual-level behavioural adaptations are an active area of research, </w:t>
      </w:r>
      <w:r w:rsidRPr="00E65A5F">
        <w:t xml:space="preserve">social </w:t>
      </w:r>
      <w:r w:rsidRPr="0019114E">
        <w:t xml:space="preserve">behaviour adaptations </w:t>
      </w:r>
      <w:r w:rsidRPr="00E65A5F">
        <w:t xml:space="preserve">and their contribution to the success of urbanized species </w:t>
      </w:r>
      <w:r w:rsidRPr="0019114E">
        <w:t>are underexplored.</w:t>
      </w:r>
      <w:r w:rsidR="00452983" w:rsidRPr="00E65A5F">
        <w:t xml:space="preserve"> </w:t>
      </w:r>
      <w:r w:rsidRPr="00E65A5F">
        <w:t>Sentinel behavio</w:t>
      </w:r>
      <w:r w:rsidR="008F444E" w:rsidRPr="00E65A5F">
        <w:t>u</w:t>
      </w:r>
      <w:r w:rsidRPr="00E65A5F">
        <w:t xml:space="preserve">r is </w:t>
      </w:r>
      <w:del w:id="7" w:author="Alex Popescu" w:date="2024-09-27T13:51:00Z" w16du:dateUtc="2024-09-27T17:51:00Z">
        <w:r w:rsidRPr="0019114E" w:rsidDel="0098167E">
          <w:delText>one</w:delText>
        </w:r>
      </w:del>
      <w:ins w:id="8" w:author="Alex Popescu" w:date="2024-09-26T21:09:00Z" w16du:dateUtc="2024-09-27T01:09:00Z">
        <w:r w:rsidR="009A6B47" w:rsidRPr="00E65A5F">
          <w:t>a</w:t>
        </w:r>
      </w:ins>
      <w:r w:rsidRPr="00E65A5F">
        <w:t xml:space="preserve"> social behavio</w:t>
      </w:r>
      <w:r w:rsidR="008F444E" w:rsidRPr="00E65A5F">
        <w:t>u</w:t>
      </w:r>
      <w:r w:rsidRPr="00E65A5F">
        <w:t xml:space="preserve">r that </w:t>
      </w:r>
      <w:r w:rsidRPr="0019114E">
        <w:t>could</w:t>
      </w:r>
      <w:r w:rsidRPr="00E65A5F">
        <w:t xml:space="preserve"> increase </w:t>
      </w:r>
      <w:ins w:id="9" w:author="Alex Popescu" w:date="2024-09-26T21:09:00Z" w16du:dateUtc="2024-09-27T01:09:00Z">
        <w:r w:rsidR="009A6B47" w:rsidRPr="00E65A5F">
          <w:t>a species'</w:t>
        </w:r>
      </w:ins>
      <w:r w:rsidR="009A6B47" w:rsidRPr="00E65A5F">
        <w:t xml:space="preserve"> survival </w:t>
      </w:r>
      <w:r w:rsidRPr="0019114E">
        <w:t>of group members. Using</w:t>
      </w:r>
      <w:r w:rsidR="00452983" w:rsidRPr="00E65A5F">
        <w:t xml:space="preserve"> a scoping review </w:t>
      </w:r>
      <w:r w:rsidRPr="0019114E">
        <w:t>approach, several</w:t>
      </w:r>
      <w:r w:rsidR="00452983" w:rsidRPr="00E65A5F">
        <w:t xml:space="preserve"> </w:t>
      </w:r>
      <w:r w:rsidRPr="00E65A5F">
        <w:t xml:space="preserve">intrinsic (or internal, e.g. sex or body mass) and extrinsic (or external, e.g. predation risk or anthropogenic noise) factors that can alter </w:t>
      </w:r>
      <w:r w:rsidRPr="0019114E">
        <w:t xml:space="preserve">the sentinel behaviour of mammal and avian species were identified. Factors that alter </w:t>
      </w:r>
      <w:r w:rsidR="009A6B47" w:rsidRPr="00E65A5F">
        <w:t xml:space="preserve">an individual’s </w:t>
      </w:r>
      <w:r w:rsidRPr="0019114E">
        <w:t>energetic resources can greatly affect an individual’s ability</w:t>
      </w:r>
      <w:r w:rsidR="009A6B47" w:rsidRPr="00E65A5F">
        <w:t xml:space="preserve"> to perform </w:t>
      </w:r>
      <w:r w:rsidRPr="00E65A5F">
        <w:t>sentinel behaviour</w:t>
      </w:r>
      <w:r w:rsidRPr="0019114E">
        <w:t xml:space="preserve">, and factors that </w:t>
      </w:r>
      <w:r w:rsidR="00E65A5F" w:rsidRPr="00E65A5F">
        <w:t>incr</w:t>
      </w:r>
      <w:r w:rsidR="009A6B47" w:rsidRPr="00E65A5F">
        <w:t xml:space="preserve">ease </w:t>
      </w:r>
      <w:r w:rsidRPr="0019114E">
        <w:t>risk to the individual will increase an individual’s propensity</w:t>
      </w:r>
      <w:r w:rsidR="009A6B47" w:rsidRPr="00E65A5F">
        <w:t xml:space="preserve"> to </w:t>
      </w:r>
      <w:r w:rsidRPr="0019114E">
        <w:t>perform the behaviour.</w:t>
      </w:r>
      <w:r w:rsidR="009A6B47" w:rsidRPr="00E65A5F">
        <w:t xml:space="preserve"> </w:t>
      </w:r>
      <w:r w:rsidR="00A44CC2" w:rsidRPr="00E65A5F">
        <w:t xml:space="preserve">During </w:t>
      </w:r>
      <w:ins w:id="10" w:author="Alex Popescu" w:date="2024-09-26T21:09:00Z" w16du:dateUtc="2024-09-27T01:09:00Z">
        <w:r w:rsidR="00A44CC2" w:rsidRPr="00E65A5F">
          <w:t xml:space="preserve">the </w:t>
        </w:r>
      </w:ins>
      <w:r w:rsidR="00A44CC2" w:rsidRPr="00E65A5F">
        <w:t xml:space="preserve">summer </w:t>
      </w:r>
      <w:ins w:id="11" w:author="Alex Popescu" w:date="2024-09-26T21:09:00Z" w16du:dateUtc="2024-09-27T01:09:00Z">
        <w:r w:rsidR="00A44CC2" w:rsidRPr="00E65A5F">
          <w:t xml:space="preserve">of </w:t>
        </w:r>
      </w:ins>
      <w:r w:rsidR="00A44CC2" w:rsidRPr="00E65A5F">
        <w:t xml:space="preserve">2022, </w:t>
      </w:r>
      <w:r w:rsidRPr="00E65A5F">
        <w:t xml:space="preserve">I </w:t>
      </w:r>
      <w:del w:id="12" w:author="Alex Popescu" w:date="2024-09-26T21:09:00Z" w16du:dateUtc="2024-09-27T01:09:00Z">
        <w:r w:rsidRPr="0019114E">
          <w:delText xml:space="preserve">conducted an observational study </w:delText>
        </w:r>
      </w:del>
      <w:ins w:id="13" w:author="Alex Popescu" w:date="2024-09-26T21:09:00Z" w16du:dateUtc="2024-09-27T01:09:00Z">
        <w:r w:rsidR="00A44CC2" w:rsidRPr="00E65A5F">
          <w:t xml:space="preserve">observed the foraging behaviour </w:t>
        </w:r>
      </w:ins>
      <w:r w:rsidR="00A44CC2" w:rsidRPr="00E65A5F">
        <w:t xml:space="preserve">of American </w:t>
      </w:r>
      <w:del w:id="14" w:author="Alex Popescu" w:date="2024-09-26T21:09:00Z" w16du:dateUtc="2024-09-27T01:09:00Z">
        <w:r w:rsidR="0004059D" w:rsidRPr="0019114E">
          <w:delText>c</w:delText>
        </w:r>
        <w:r w:rsidRPr="0019114E">
          <w:delText>row sentinel behavio</w:delText>
        </w:r>
        <w:r w:rsidR="008F444E" w:rsidRPr="0019114E">
          <w:delText>u</w:delText>
        </w:r>
        <w:r w:rsidRPr="0019114E">
          <w:delText xml:space="preserve">r in St. Catharines, Ontario. I recorded foraging behaviours in green and commercial areas as well as </w:delText>
        </w:r>
      </w:del>
      <w:ins w:id="15" w:author="Alex Popescu" w:date="2024-09-26T21:09:00Z" w16du:dateUtc="2024-09-27T01:09:00Z">
        <w:r w:rsidR="00A44CC2" w:rsidRPr="00E65A5F">
          <w:t xml:space="preserve">crows </w:t>
        </w:r>
      </w:ins>
      <w:r w:rsidR="00A44CC2" w:rsidRPr="00E65A5F">
        <w:t xml:space="preserve">in the presence and absence of a sentinel and </w:t>
      </w:r>
      <w:ins w:id="16" w:author="Alex Popescu" w:date="2024-09-27T13:54:00Z" w16du:dateUtc="2024-09-27T17:54:00Z">
        <w:r w:rsidR="0098167E">
          <w:t xml:space="preserve">in </w:t>
        </w:r>
      </w:ins>
      <w:ins w:id="17" w:author="Alex Popescu" w:date="2024-09-26T21:09:00Z" w16du:dateUtc="2024-09-27T01:09:00Z">
        <w:r w:rsidR="00A44CC2" w:rsidRPr="00E65A5F">
          <w:t xml:space="preserve">the green and commercial areas of St. Catharines. </w:t>
        </w:r>
        <w:r w:rsidR="006458CE" w:rsidRPr="00E65A5F">
          <w:t>I</w:t>
        </w:r>
        <w:r w:rsidRPr="00E65A5F">
          <w:t xml:space="preserve"> </w:t>
        </w:r>
      </w:ins>
      <w:r w:rsidRPr="00E65A5F">
        <w:t xml:space="preserve">found that American crows </w:t>
      </w:r>
      <w:del w:id="18" w:author="Alex Popescu" w:date="2024-09-26T21:09:00Z" w16du:dateUtc="2024-09-27T01:09:00Z">
        <w:r w:rsidRPr="0019114E">
          <w:delText>alter</w:delText>
        </w:r>
      </w:del>
      <w:ins w:id="19" w:author="Alex Popescu" w:date="2024-09-26T21:09:00Z" w16du:dateUtc="2024-09-27T01:09:00Z">
        <w:r w:rsidR="006458CE" w:rsidRPr="00E65A5F">
          <w:t>altered</w:t>
        </w:r>
      </w:ins>
      <w:r w:rsidRPr="00E65A5F">
        <w:t xml:space="preserve"> their social foraging behaviour in different </w:t>
      </w:r>
      <w:r w:rsidR="00A44CC2" w:rsidRPr="00E65A5F">
        <w:t xml:space="preserve">urban </w:t>
      </w:r>
      <w:r w:rsidRPr="0019114E">
        <w:t>microenvironments</w:t>
      </w:r>
      <w:r w:rsidR="00A44CC2" w:rsidRPr="00E65A5F">
        <w:t xml:space="preserve"> but </w:t>
      </w:r>
      <w:r w:rsidR="00ED71CF" w:rsidRPr="0019114E">
        <w:t>had</w:t>
      </w:r>
      <w:r w:rsidR="00A44CC2" w:rsidRPr="00E65A5F">
        <w:t xml:space="preserve"> </w:t>
      </w:r>
      <w:r w:rsidR="00ED71CF" w:rsidRPr="00E65A5F">
        <w:t xml:space="preserve">fewer significant changes in response to the presence of a sentinel. </w:t>
      </w:r>
      <w:del w:id="20" w:author="Alex Popescu" w:date="2024-09-26T21:09:00Z" w16du:dateUtc="2024-09-27T01:09:00Z">
        <w:r w:rsidRPr="0019114E">
          <w:delText>A</w:delText>
        </w:r>
      </w:del>
      <w:ins w:id="21" w:author="Alex Popescu" w:date="2024-09-26T21:09:00Z" w16du:dateUtc="2024-09-27T01:09:00Z">
        <w:r w:rsidR="00A44CC2" w:rsidRPr="00E65A5F">
          <w:t>I found a</w:t>
        </w:r>
      </w:ins>
      <w:r w:rsidR="00A44CC2" w:rsidRPr="00E65A5F">
        <w:t xml:space="preserve"> s</w:t>
      </w:r>
      <w:r w:rsidRPr="00E65A5F">
        <w:t>ignificant interaction between sentinel presence and generalized environmen</w:t>
      </w:r>
      <w:r w:rsidR="00AA56BD" w:rsidRPr="00E65A5F">
        <w:t xml:space="preserve">t </w:t>
      </w:r>
      <w:del w:id="22" w:author="Alex Popescu" w:date="2024-09-26T21:09:00Z" w16du:dateUtc="2024-09-27T01:09:00Z">
        <w:r w:rsidRPr="0019114E">
          <w:delText>was observed, reinforcing</w:delText>
        </w:r>
      </w:del>
      <w:ins w:id="23" w:author="Alex Popescu" w:date="2024-09-26T21:09:00Z" w16du:dateUtc="2024-09-27T01:09:00Z">
        <w:r w:rsidR="00AA56BD" w:rsidRPr="00E65A5F">
          <w:t>on</w:t>
        </w:r>
      </w:ins>
      <w:r w:rsidR="00AA56BD" w:rsidRPr="00E65A5F">
        <w:t xml:space="preserve"> the </w:t>
      </w:r>
      <w:del w:id="24" w:author="Alex Popescu" w:date="2024-09-26T21:09:00Z" w16du:dateUtc="2024-09-27T01:09:00Z">
        <w:r w:rsidRPr="0019114E">
          <w:delText xml:space="preserve">need to </w:delText>
        </w:r>
      </w:del>
      <w:ins w:id="25" w:author="Alex Popescu" w:date="2024-09-26T21:09:00Z" w16du:dateUtc="2024-09-27T01:09:00Z">
        <w:r w:rsidR="006458CE" w:rsidRPr="00E65A5F">
          <w:t>behaviour of forager</w:t>
        </w:r>
        <w:r w:rsidR="00A44CC2" w:rsidRPr="00E65A5F">
          <w:t>s, suggesting increased reliance on the sentinel when sentinel behaviour is most effective</w:t>
        </w:r>
        <w:r w:rsidR="00E65A5F" w:rsidRPr="00E65A5F">
          <w:t>: in green spaces</w:t>
        </w:r>
        <w:r w:rsidR="00AA56BD" w:rsidRPr="00E65A5F">
          <w:t>.</w:t>
        </w:r>
        <w:r w:rsidRPr="00E65A5F">
          <w:t xml:space="preserve"> My findings highlight </w:t>
        </w:r>
        <w:r w:rsidR="00AA56BD" w:rsidRPr="00E65A5F">
          <w:t xml:space="preserve">the need to </w:t>
        </w:r>
      </w:ins>
      <w:r w:rsidR="00AA56BD" w:rsidRPr="00E65A5F">
        <w:t>consider</w:t>
      </w:r>
      <w:r w:rsidR="006458CE" w:rsidRPr="00E65A5F">
        <w:t xml:space="preserve"> </w:t>
      </w:r>
      <w:r w:rsidRPr="0019114E">
        <w:t xml:space="preserve">both </w:t>
      </w:r>
      <w:r w:rsidR="00AA56BD" w:rsidRPr="00E65A5F">
        <w:t xml:space="preserve">intrinsic and </w:t>
      </w:r>
      <w:r w:rsidR="00AA56BD" w:rsidRPr="00E65A5F">
        <w:lastRenderedPageBreak/>
        <w:t xml:space="preserve">extrinsic </w:t>
      </w:r>
      <w:del w:id="26" w:author="Alex Popescu" w:date="2024-09-26T21:09:00Z" w16du:dateUtc="2024-09-27T01:09:00Z">
        <w:r w:rsidRPr="0019114E">
          <w:delText>motivators</w:delText>
        </w:r>
      </w:del>
      <w:ins w:id="27" w:author="Alex Popescu" w:date="2024-09-26T21:09:00Z" w16du:dateUtc="2024-09-27T01:09:00Z">
        <w:r w:rsidR="00AA56BD" w:rsidRPr="00E65A5F">
          <w:t>factor</w:t>
        </w:r>
        <w:r w:rsidR="006458CE" w:rsidRPr="00E65A5F">
          <w:t>s and their</w:t>
        </w:r>
        <w:r w:rsidR="00AA56BD" w:rsidRPr="00E65A5F">
          <w:t xml:space="preserve"> interact</w:t>
        </w:r>
        <w:r w:rsidR="006458CE" w:rsidRPr="00E65A5F">
          <w:t>ion</w:t>
        </w:r>
      </w:ins>
      <w:r w:rsidR="00AA56BD" w:rsidRPr="00E65A5F">
        <w:t xml:space="preserve"> when studying social behaviours</w:t>
      </w:r>
      <w:r w:rsidRPr="00E65A5F">
        <w:t xml:space="preserve">. </w:t>
      </w:r>
      <w:r w:rsidRPr="0019114E">
        <w:t xml:space="preserve">My findings highlight the need to continue studying the effects of urbanization on social behaviours. </w:t>
      </w:r>
      <w:r w:rsidRPr="00E65A5F">
        <w:t xml:space="preserve">By </w:t>
      </w:r>
      <w:del w:id="28" w:author="Alex Popescu" w:date="2024-09-26T21:09:00Z" w16du:dateUtc="2024-09-27T01:09:00Z">
        <w:r w:rsidRPr="0019114E">
          <w:delText>considering both intrinsic and extrinsic effects on sentinel behaviour</w:delText>
        </w:r>
      </w:del>
      <w:ins w:id="29" w:author="Alex Popescu" w:date="2024-09-26T21:09:00Z" w16du:dateUtc="2024-09-27T01:09:00Z">
        <w:r w:rsidR="00AA56BD" w:rsidRPr="00E65A5F">
          <w:t>doing so</w:t>
        </w:r>
      </w:ins>
      <w:r w:rsidR="00AA56BD" w:rsidRPr="00E65A5F">
        <w:t>,</w:t>
      </w:r>
      <w:r w:rsidRPr="00E65A5F">
        <w:t xml:space="preserve"> future studies could unearth the complex mechanisms behind the evolution of social behaviours and help predict how they could change in an ever-urbanizing future.</w:t>
      </w:r>
    </w:p>
    <w:p w14:paraId="40E61E3E" w14:textId="78958508" w:rsidR="000F4B68" w:rsidRPr="0019114E" w:rsidRDefault="000F4B68" w:rsidP="0098167E">
      <w:pPr>
        <w:pStyle w:val="SectionText0"/>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30" w:name="_Toc162204947"/>
      <w:bookmarkStart w:id="31" w:name="_Toc178277208"/>
      <w:bookmarkStart w:id="32" w:name="_Toc174089102"/>
      <w:r w:rsidRPr="0019114E">
        <w:rPr>
          <w:noProof w:val="0"/>
        </w:rPr>
        <w:lastRenderedPageBreak/>
        <w:t>Acknowledgements</w:t>
      </w:r>
      <w:bookmarkEnd w:id="30"/>
      <w:bookmarkEnd w:id="31"/>
      <w:bookmarkEnd w:id="32"/>
    </w:p>
    <w:p w14:paraId="3C3C7941" w14:textId="3070982B" w:rsidR="001668EA" w:rsidRPr="0019114E" w:rsidRDefault="0033662F" w:rsidP="0002591E">
      <w:pPr>
        <w:pStyle w:val="SectionText0"/>
        <w:spacing w:line="480" w:lineRule="auto"/>
      </w:pPr>
      <w:r w:rsidRPr="0019114E">
        <w:t>I’d like</w:t>
      </w:r>
      <w:r w:rsidR="006458CE">
        <w:t xml:space="preserve"> </w:t>
      </w:r>
      <w:r w:rsidRPr="0019114E">
        <w:t xml:space="preserve">to thank Dr. Kiyoko Gotanda for taking me on as a graduate student </w:t>
      </w:r>
      <w:r w:rsidRPr="0019114E">
        <w:t>in the middle of</w:t>
      </w:r>
      <w:r w:rsidRPr="0019114E">
        <w:t xml:space="preserve">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1D8AFB73" w:rsidR="001668EA" w:rsidRPr="0019114E" w:rsidRDefault="001668EA" w:rsidP="0098167E">
      <w:pPr>
        <w:pStyle w:val="SectionText0"/>
        <w:spacing w:line="480" w:lineRule="auto"/>
      </w:pPr>
      <w:r w:rsidRPr="0019114E">
        <w:t>Next</w:t>
      </w:r>
      <w:r w:rsidR="00B63DFB" w:rsidRPr="0019114E">
        <w:t>,</w:t>
      </w:r>
      <w:r w:rsidRPr="0019114E">
        <w:t xml:space="preserve"> I would like to thank my other committee members</w:t>
      </w:r>
      <w:r w:rsidR="006458CE">
        <w:t>,</w:t>
      </w:r>
      <w:r w:rsidRPr="0019114E">
        <w:t xml:space="preserve"> Dr. Liette Vasseur and Dr. Anne Clark</w:t>
      </w:r>
      <w:r w:rsidR="006458CE">
        <w:t>,</w:t>
      </w:r>
      <w:r w:rsidRPr="0019114E">
        <w:t xml:space="preserve"> for their wealth of knowledge and the guidance they have given me throughout my thesis.</w:t>
      </w:r>
    </w:p>
    <w:p w14:paraId="4AB757A6" w14:textId="2BFC1C25" w:rsidR="003C73D2" w:rsidRPr="0019114E" w:rsidRDefault="003C73D2" w:rsidP="0098167E">
      <w:pPr>
        <w:pStyle w:val="SectionText0"/>
        <w:spacing w:line="480" w:lineRule="auto"/>
      </w:pPr>
      <w:r w:rsidRPr="0019114E">
        <w:t xml:space="preserve">My fellow </w:t>
      </w:r>
      <w:r w:rsidR="006458CE">
        <w:t>lab members</w:t>
      </w:r>
      <w:r w:rsidRPr="0019114E">
        <w:t xml:space="preserve">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I thank you </w:t>
      </w:r>
      <w:r w:rsidR="006458CE">
        <w:t>all</w:t>
      </w:r>
      <w:del w:id="33" w:author="Alex Popescu" w:date="2024-09-26T21:09:00Z" w16du:dateUtc="2024-09-27T01:09:00Z">
        <w:r w:rsidR="000F2B9F" w:rsidRPr="0019114E">
          <w:delText>,</w:delText>
        </w:r>
      </w:del>
      <w:r w:rsidR="006458CE">
        <w:t xml:space="preserve"> the </w:t>
      </w:r>
      <w:r w:rsidR="000F2B9F" w:rsidRPr="0019114E">
        <w:t xml:space="preserve">graduate students in the </w:t>
      </w:r>
      <w:del w:id="34" w:author="Alex Popescu" w:date="2024-09-27T13:57:00Z" w16du:dateUtc="2024-09-27T17:57:00Z">
        <w:r w:rsidR="000F2B9F" w:rsidRPr="0019114E" w:rsidDel="0098167E">
          <w:delText>department</w:delText>
        </w:r>
      </w:del>
      <w:ins w:id="35" w:author="Alex Popescu" w:date="2024-09-26T21:09:00Z" w16du:dateUtc="2024-09-27T01:09:00Z">
        <w:r w:rsidR="006458CE">
          <w:t>Department</w:t>
        </w:r>
      </w:ins>
      <w:r w:rsidR="006458CE">
        <w:t xml:space="preserve"> of Biological Sciences for </w:t>
      </w:r>
      <w:r w:rsidR="000F2B9F" w:rsidRPr="0019114E">
        <w:t>the unforgettable</w:t>
      </w:r>
      <w:r w:rsidR="000F2B9F" w:rsidRPr="0019114E">
        <w:t xml:space="preserve"> time at Brock University.</w:t>
      </w:r>
    </w:p>
    <w:p w14:paraId="58128647" w14:textId="6D33BECA" w:rsidR="003C73D2" w:rsidRPr="0019114E" w:rsidRDefault="003C73D2" w:rsidP="0098167E">
      <w:pPr>
        <w:pStyle w:val="SectionText0"/>
        <w:spacing w:line="480" w:lineRule="auto"/>
      </w:pPr>
      <w:r w:rsidRPr="0019114E">
        <w:t>My family and friends have always been at my side,</w:t>
      </w:r>
      <w:r w:rsidR="006458CE">
        <w:t xml:space="preserve"> through thick and thin. From helping me move to St. Catharines</w:t>
      </w:r>
      <w:r w:rsidR="0023763D" w:rsidRPr="0019114E">
        <w:t>,</w:t>
      </w:r>
      <w:r w:rsidR="006458CE">
        <w:t xml:space="preserve"> to being someone I could vent to, they have always been there for me. They listened in times of doubt and celebrated </w:t>
      </w:r>
      <w:r w:rsidR="0023763D" w:rsidRPr="0019114E">
        <w:t xml:space="preserve">with me </w:t>
      </w:r>
      <w:r w:rsidR="006458CE">
        <w:t>my accomplishments</w:t>
      </w:r>
      <w:r w:rsidR="0023763D" w:rsidRPr="0019114E">
        <w:t xml:space="preserve">. My parents’ continued desire to see me improve </w:t>
      </w:r>
      <w:r w:rsidR="009B1137" w:rsidRPr="0019114E">
        <w:t>is</w:t>
      </w:r>
      <w:r w:rsidR="0023763D" w:rsidRPr="0019114E">
        <w:t xml:space="preserve"> the reason I undertook this monumental task, and I would like to thank them for helping me achieve my full potential.</w:t>
      </w:r>
    </w:p>
    <w:p w14:paraId="715D5028" w14:textId="06BDABDA" w:rsidR="0023763D" w:rsidRPr="0019114E" w:rsidRDefault="0023763D" w:rsidP="0098167E">
      <w:pPr>
        <w:pStyle w:val="SectionText0"/>
        <w:spacing w:line="480" w:lineRule="auto"/>
      </w:pPr>
      <w:r w:rsidRPr="0019114E">
        <w:t xml:space="preserve">Lily, you came to St. Catharines with me, jumping head-first </w:t>
      </w:r>
      <w:r w:rsidR="0002591E" w:rsidRPr="0019114E">
        <w:t xml:space="preserve">with me </w:t>
      </w:r>
      <w:r w:rsidRPr="0019114E">
        <w:t>into completely new experience</w:t>
      </w:r>
      <w:r w:rsidR="0002591E" w:rsidRPr="0019114E">
        <w:t>s</w:t>
      </w:r>
      <w:r w:rsidRPr="0019114E">
        <w:t>,</w:t>
      </w:r>
      <w:r w:rsidR="0002591E" w:rsidRPr="0019114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36" w:name="_Toc162204948" w:displacedByCustomXml="next"/>
    <w:bookmarkStart w:id="37" w:name="_Toc178277209" w:displacedByCustomXml="next"/>
    <w:sdt>
      <w:sdtPr>
        <w:rPr>
          <w:rFonts w:cs="Arial"/>
          <w:b w:val="0"/>
          <w:noProof w:val="0"/>
          <w:sz w:val="22"/>
          <w:szCs w:val="22"/>
        </w:rPr>
        <w:id w:val="814455963"/>
        <w:docPartObj>
          <w:docPartGallery w:val="Table of Contents"/>
          <w:docPartUnique/>
        </w:docPartObj>
      </w:sdtPr>
      <w:sdtEndPr>
        <w:rPr>
          <w:bCs/>
          <w:sz w:val="24"/>
        </w:rPr>
      </w:sdtEndPr>
      <w:sdtContent>
        <w:bookmarkStart w:id="38" w:name="_Toc174089103" w:displacedByCustomXml="prev"/>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37"/>
          <w:bookmarkEnd w:id="36"/>
          <w:bookmarkEnd w:id="38"/>
        </w:p>
        <w:p w14:paraId="681D2D42" w14:textId="1186EDC5" w:rsidR="0085722C" w:rsidRDefault="000E2AB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8277206" w:history="1">
            <w:r w:rsidR="0085722C" w:rsidRPr="009265E9">
              <w:rPr>
                <w:rStyle w:val="Hyperlink"/>
                <w:noProof/>
              </w:rPr>
              <w:t>Title Page</w:t>
            </w:r>
          </w:hyperlink>
        </w:p>
        <w:p w14:paraId="425E2221" w14:textId="4B0418ED"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07" w:history="1">
            <w:r w:rsidRPr="009265E9">
              <w:rPr>
                <w:rStyle w:val="Hyperlink"/>
                <w:noProof/>
              </w:rPr>
              <w:t>Abstract</w:t>
            </w:r>
          </w:hyperlink>
        </w:p>
        <w:p w14:paraId="30502E12" w14:textId="48B7B769"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08" w:history="1">
            <w:r w:rsidRPr="009265E9">
              <w:rPr>
                <w:rStyle w:val="Hyperlink"/>
                <w:noProof/>
              </w:rPr>
              <w:t>Acknowledgements</w:t>
            </w:r>
          </w:hyperlink>
        </w:p>
        <w:p w14:paraId="0F043977" w14:textId="51586F6E"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09" w:history="1">
            <w:r w:rsidRPr="009265E9">
              <w:rPr>
                <w:rStyle w:val="Hyperlink"/>
                <w:noProof/>
              </w:rPr>
              <w:t>Table of Contents</w:t>
            </w:r>
          </w:hyperlink>
        </w:p>
        <w:p w14:paraId="301D444D" w14:textId="7DBBC724"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10" w:history="1">
            <w:r w:rsidRPr="009265E9">
              <w:rPr>
                <w:rStyle w:val="Hyperlink"/>
                <w:noProof/>
              </w:rPr>
              <w:t>List of Tables</w:t>
            </w:r>
          </w:hyperlink>
        </w:p>
        <w:p w14:paraId="6DD20F0B" w14:textId="27D3A618"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11" w:history="1">
            <w:r w:rsidRPr="009265E9">
              <w:rPr>
                <w:rStyle w:val="Hyperlink"/>
                <w:noProof/>
              </w:rPr>
              <w:t>List of Figures</w:t>
            </w:r>
          </w:hyperlink>
        </w:p>
        <w:p w14:paraId="2E98075E" w14:textId="7181BBBA"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12" w:history="1">
            <w:r w:rsidRPr="009265E9">
              <w:rPr>
                <w:rStyle w:val="Hyperlink"/>
                <w:rFonts w:cs="Times New Roman"/>
                <w:noProof/>
              </w:rPr>
              <w:t>Chapter 1. General Introduction</w:t>
            </w:r>
            <w:r>
              <w:rPr>
                <w:noProof/>
                <w:webHidden/>
              </w:rPr>
              <w:tab/>
            </w:r>
            <w:r>
              <w:rPr>
                <w:noProof/>
                <w:webHidden/>
              </w:rPr>
              <w:fldChar w:fldCharType="begin"/>
            </w:r>
            <w:r>
              <w:rPr>
                <w:noProof/>
                <w:webHidden/>
              </w:rPr>
              <w:instrText xml:space="preserve"> PAGEREF _Toc178277212 \h </w:instrText>
            </w:r>
            <w:r>
              <w:rPr>
                <w:noProof/>
                <w:webHidden/>
              </w:rPr>
            </w:r>
            <w:r>
              <w:rPr>
                <w:noProof/>
                <w:webHidden/>
              </w:rPr>
              <w:fldChar w:fldCharType="separate"/>
            </w:r>
            <w:r>
              <w:rPr>
                <w:noProof/>
                <w:webHidden/>
              </w:rPr>
              <w:t>9</w:t>
            </w:r>
            <w:r>
              <w:rPr>
                <w:noProof/>
                <w:webHidden/>
              </w:rPr>
              <w:fldChar w:fldCharType="end"/>
            </w:r>
          </w:hyperlink>
        </w:p>
        <w:p w14:paraId="195F6A0E" w14:textId="694BA514"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3" w:history="1">
            <w:r w:rsidRPr="009265E9">
              <w:rPr>
                <w:rStyle w:val="Hyperlink"/>
                <w:noProof/>
              </w:rPr>
              <w:t>1.1 Sentinel Behaviour</w:t>
            </w:r>
            <w:r>
              <w:rPr>
                <w:noProof/>
                <w:webHidden/>
              </w:rPr>
              <w:tab/>
            </w:r>
            <w:r>
              <w:rPr>
                <w:noProof/>
                <w:webHidden/>
              </w:rPr>
              <w:fldChar w:fldCharType="begin"/>
            </w:r>
            <w:r>
              <w:rPr>
                <w:noProof/>
                <w:webHidden/>
              </w:rPr>
              <w:instrText xml:space="preserve"> PAGEREF _Toc178277213 \h </w:instrText>
            </w:r>
            <w:r>
              <w:rPr>
                <w:noProof/>
                <w:webHidden/>
              </w:rPr>
            </w:r>
            <w:r>
              <w:rPr>
                <w:noProof/>
                <w:webHidden/>
              </w:rPr>
              <w:fldChar w:fldCharType="separate"/>
            </w:r>
            <w:r>
              <w:rPr>
                <w:noProof/>
                <w:webHidden/>
              </w:rPr>
              <w:t>9</w:t>
            </w:r>
            <w:r>
              <w:rPr>
                <w:noProof/>
                <w:webHidden/>
              </w:rPr>
              <w:fldChar w:fldCharType="end"/>
            </w:r>
          </w:hyperlink>
        </w:p>
        <w:p w14:paraId="7C746ACE" w14:textId="29B35E36"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4" w:history="1">
            <w:r w:rsidRPr="009265E9">
              <w:rPr>
                <w:rStyle w:val="Hyperlink"/>
                <w:noProof/>
              </w:rPr>
              <w:t>1.2 Urbanization</w:t>
            </w:r>
            <w:r>
              <w:rPr>
                <w:noProof/>
                <w:webHidden/>
              </w:rPr>
              <w:tab/>
            </w:r>
            <w:r>
              <w:rPr>
                <w:noProof/>
                <w:webHidden/>
              </w:rPr>
              <w:fldChar w:fldCharType="begin"/>
            </w:r>
            <w:r>
              <w:rPr>
                <w:noProof/>
                <w:webHidden/>
              </w:rPr>
              <w:instrText xml:space="preserve"> PAGEREF _Toc178277214 \h </w:instrText>
            </w:r>
            <w:r>
              <w:rPr>
                <w:noProof/>
                <w:webHidden/>
              </w:rPr>
            </w:r>
            <w:r>
              <w:rPr>
                <w:noProof/>
                <w:webHidden/>
              </w:rPr>
              <w:fldChar w:fldCharType="separate"/>
            </w:r>
            <w:r>
              <w:rPr>
                <w:noProof/>
                <w:webHidden/>
              </w:rPr>
              <w:t>12</w:t>
            </w:r>
            <w:r>
              <w:rPr>
                <w:noProof/>
                <w:webHidden/>
              </w:rPr>
              <w:fldChar w:fldCharType="end"/>
            </w:r>
          </w:hyperlink>
        </w:p>
        <w:p w14:paraId="19326B3B" w14:textId="09004D32"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5" w:history="1">
            <w:r w:rsidRPr="009265E9">
              <w:rPr>
                <w:rStyle w:val="Hyperlink"/>
                <w:noProof/>
              </w:rPr>
              <w:t xml:space="preserve">1.3 The American crow, </w:t>
            </w:r>
            <w:r w:rsidRPr="009265E9">
              <w:rPr>
                <w:rStyle w:val="Hyperlink"/>
                <w:i/>
                <w:iCs/>
                <w:noProof/>
              </w:rPr>
              <w:t>Corvus brachyrhynchos</w:t>
            </w:r>
            <w:r>
              <w:rPr>
                <w:noProof/>
                <w:webHidden/>
              </w:rPr>
              <w:tab/>
            </w:r>
            <w:r>
              <w:rPr>
                <w:noProof/>
                <w:webHidden/>
              </w:rPr>
              <w:fldChar w:fldCharType="begin"/>
            </w:r>
            <w:r>
              <w:rPr>
                <w:noProof/>
                <w:webHidden/>
              </w:rPr>
              <w:instrText xml:space="preserve"> PAGEREF _Toc178277215 \h </w:instrText>
            </w:r>
            <w:r>
              <w:rPr>
                <w:noProof/>
                <w:webHidden/>
              </w:rPr>
            </w:r>
            <w:r>
              <w:rPr>
                <w:noProof/>
                <w:webHidden/>
              </w:rPr>
              <w:fldChar w:fldCharType="separate"/>
            </w:r>
            <w:r>
              <w:rPr>
                <w:noProof/>
                <w:webHidden/>
              </w:rPr>
              <w:t>13</w:t>
            </w:r>
            <w:r>
              <w:rPr>
                <w:noProof/>
                <w:webHidden/>
              </w:rPr>
              <w:fldChar w:fldCharType="end"/>
            </w:r>
          </w:hyperlink>
        </w:p>
        <w:p w14:paraId="3E487CCB" w14:textId="24AEE504"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6" w:history="1">
            <w:r w:rsidRPr="009265E9">
              <w:rPr>
                <w:rStyle w:val="Hyperlink"/>
                <w:noProof/>
              </w:rPr>
              <w:t>1.4 Research Objectives</w:t>
            </w:r>
            <w:r>
              <w:rPr>
                <w:noProof/>
                <w:webHidden/>
              </w:rPr>
              <w:tab/>
            </w:r>
            <w:r>
              <w:rPr>
                <w:noProof/>
                <w:webHidden/>
              </w:rPr>
              <w:fldChar w:fldCharType="begin"/>
            </w:r>
            <w:r>
              <w:rPr>
                <w:noProof/>
                <w:webHidden/>
              </w:rPr>
              <w:instrText xml:space="preserve"> PAGEREF _Toc178277216 \h </w:instrText>
            </w:r>
            <w:r>
              <w:rPr>
                <w:noProof/>
                <w:webHidden/>
              </w:rPr>
            </w:r>
            <w:r>
              <w:rPr>
                <w:noProof/>
                <w:webHidden/>
              </w:rPr>
              <w:fldChar w:fldCharType="separate"/>
            </w:r>
            <w:r>
              <w:rPr>
                <w:noProof/>
                <w:webHidden/>
              </w:rPr>
              <w:t>14</w:t>
            </w:r>
            <w:r>
              <w:rPr>
                <w:noProof/>
                <w:webHidden/>
              </w:rPr>
              <w:fldChar w:fldCharType="end"/>
            </w:r>
          </w:hyperlink>
        </w:p>
        <w:p w14:paraId="7DE840B9" w14:textId="720B6C02"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7" w:history="1">
            <w:r w:rsidRPr="009265E9">
              <w:rPr>
                <w:rStyle w:val="Hyperlink"/>
                <w:noProof/>
              </w:rPr>
              <w:t>1.5 References</w:t>
            </w:r>
            <w:r>
              <w:rPr>
                <w:noProof/>
                <w:webHidden/>
              </w:rPr>
              <w:tab/>
            </w:r>
            <w:r>
              <w:rPr>
                <w:noProof/>
                <w:webHidden/>
              </w:rPr>
              <w:fldChar w:fldCharType="begin"/>
            </w:r>
            <w:r>
              <w:rPr>
                <w:noProof/>
                <w:webHidden/>
              </w:rPr>
              <w:instrText xml:space="preserve"> PAGEREF _Toc178277217 \h </w:instrText>
            </w:r>
            <w:r>
              <w:rPr>
                <w:noProof/>
                <w:webHidden/>
              </w:rPr>
            </w:r>
            <w:r>
              <w:rPr>
                <w:noProof/>
                <w:webHidden/>
              </w:rPr>
              <w:fldChar w:fldCharType="separate"/>
            </w:r>
            <w:r>
              <w:rPr>
                <w:noProof/>
                <w:webHidden/>
              </w:rPr>
              <w:t>15</w:t>
            </w:r>
            <w:r>
              <w:rPr>
                <w:noProof/>
                <w:webHidden/>
              </w:rPr>
              <w:fldChar w:fldCharType="end"/>
            </w:r>
          </w:hyperlink>
        </w:p>
        <w:p w14:paraId="5207F643" w14:textId="52342EE5"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18" w:history="1">
            <w:r w:rsidRPr="009265E9">
              <w:rPr>
                <w:rStyle w:val="Hyperlink"/>
                <w:rFonts w:cs="Times New Roman"/>
                <w:noProof/>
              </w:rPr>
              <w:t>Chapter 2. Sentinel behaviour in mammalian and avian species</w:t>
            </w:r>
            <w:r>
              <w:rPr>
                <w:noProof/>
                <w:webHidden/>
              </w:rPr>
              <w:tab/>
            </w:r>
            <w:r>
              <w:rPr>
                <w:noProof/>
                <w:webHidden/>
              </w:rPr>
              <w:fldChar w:fldCharType="begin"/>
            </w:r>
            <w:r>
              <w:rPr>
                <w:noProof/>
                <w:webHidden/>
              </w:rPr>
              <w:instrText xml:space="preserve"> PAGEREF _Toc178277218 \h </w:instrText>
            </w:r>
            <w:r>
              <w:rPr>
                <w:noProof/>
                <w:webHidden/>
              </w:rPr>
            </w:r>
            <w:r>
              <w:rPr>
                <w:noProof/>
                <w:webHidden/>
              </w:rPr>
              <w:fldChar w:fldCharType="separate"/>
            </w:r>
            <w:r>
              <w:rPr>
                <w:noProof/>
                <w:webHidden/>
              </w:rPr>
              <w:t>22</w:t>
            </w:r>
            <w:r>
              <w:rPr>
                <w:noProof/>
                <w:webHidden/>
              </w:rPr>
              <w:fldChar w:fldCharType="end"/>
            </w:r>
          </w:hyperlink>
        </w:p>
        <w:p w14:paraId="167F4853" w14:textId="2992F58B"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9" w:history="1">
            <w:r w:rsidRPr="009265E9">
              <w:rPr>
                <w:rStyle w:val="Hyperlink"/>
                <w:noProof/>
              </w:rPr>
              <w:t>2.1 Introduction</w:t>
            </w:r>
            <w:r>
              <w:rPr>
                <w:noProof/>
                <w:webHidden/>
              </w:rPr>
              <w:tab/>
            </w:r>
            <w:r>
              <w:rPr>
                <w:noProof/>
                <w:webHidden/>
              </w:rPr>
              <w:fldChar w:fldCharType="begin"/>
            </w:r>
            <w:r>
              <w:rPr>
                <w:noProof/>
                <w:webHidden/>
              </w:rPr>
              <w:instrText xml:space="preserve"> PAGEREF _Toc178277219 \h </w:instrText>
            </w:r>
            <w:r>
              <w:rPr>
                <w:noProof/>
                <w:webHidden/>
              </w:rPr>
            </w:r>
            <w:r>
              <w:rPr>
                <w:noProof/>
                <w:webHidden/>
              </w:rPr>
              <w:fldChar w:fldCharType="separate"/>
            </w:r>
            <w:r>
              <w:rPr>
                <w:noProof/>
                <w:webHidden/>
              </w:rPr>
              <w:t>22</w:t>
            </w:r>
            <w:r>
              <w:rPr>
                <w:noProof/>
                <w:webHidden/>
              </w:rPr>
              <w:fldChar w:fldCharType="end"/>
            </w:r>
          </w:hyperlink>
        </w:p>
        <w:p w14:paraId="2C0665C8" w14:textId="75625736"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0" w:history="1">
            <w:r w:rsidRPr="009265E9">
              <w:rPr>
                <w:rStyle w:val="Hyperlink"/>
                <w:noProof/>
              </w:rPr>
              <w:t>2.2 Methods</w:t>
            </w:r>
            <w:r>
              <w:rPr>
                <w:noProof/>
                <w:webHidden/>
              </w:rPr>
              <w:tab/>
            </w:r>
            <w:r>
              <w:rPr>
                <w:noProof/>
                <w:webHidden/>
              </w:rPr>
              <w:fldChar w:fldCharType="begin"/>
            </w:r>
            <w:r>
              <w:rPr>
                <w:noProof/>
                <w:webHidden/>
              </w:rPr>
              <w:instrText xml:space="preserve"> PAGEREF _Toc178277220 \h </w:instrText>
            </w:r>
            <w:r>
              <w:rPr>
                <w:noProof/>
                <w:webHidden/>
              </w:rPr>
            </w:r>
            <w:r>
              <w:rPr>
                <w:noProof/>
                <w:webHidden/>
              </w:rPr>
              <w:fldChar w:fldCharType="separate"/>
            </w:r>
            <w:r>
              <w:rPr>
                <w:noProof/>
                <w:webHidden/>
              </w:rPr>
              <w:t>24</w:t>
            </w:r>
            <w:r>
              <w:rPr>
                <w:noProof/>
                <w:webHidden/>
              </w:rPr>
              <w:fldChar w:fldCharType="end"/>
            </w:r>
          </w:hyperlink>
        </w:p>
        <w:p w14:paraId="0C7B6407" w14:textId="7F3441B7"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1" w:history="1">
            <w:r w:rsidRPr="009265E9">
              <w:rPr>
                <w:rStyle w:val="Hyperlink"/>
                <w:rFonts w:cs="Times New Roman"/>
                <w:noProof/>
              </w:rPr>
              <w:t>2.2.1 Selection criteria</w:t>
            </w:r>
            <w:r>
              <w:rPr>
                <w:noProof/>
                <w:webHidden/>
              </w:rPr>
              <w:tab/>
            </w:r>
            <w:r>
              <w:rPr>
                <w:noProof/>
                <w:webHidden/>
              </w:rPr>
              <w:fldChar w:fldCharType="begin"/>
            </w:r>
            <w:r>
              <w:rPr>
                <w:noProof/>
                <w:webHidden/>
              </w:rPr>
              <w:instrText xml:space="preserve"> PAGEREF _Toc178277221 \h </w:instrText>
            </w:r>
            <w:r>
              <w:rPr>
                <w:noProof/>
                <w:webHidden/>
              </w:rPr>
            </w:r>
            <w:r>
              <w:rPr>
                <w:noProof/>
                <w:webHidden/>
              </w:rPr>
              <w:fldChar w:fldCharType="separate"/>
            </w:r>
            <w:r>
              <w:rPr>
                <w:noProof/>
                <w:webHidden/>
              </w:rPr>
              <w:t>24</w:t>
            </w:r>
            <w:r>
              <w:rPr>
                <w:noProof/>
                <w:webHidden/>
              </w:rPr>
              <w:fldChar w:fldCharType="end"/>
            </w:r>
          </w:hyperlink>
        </w:p>
        <w:p w14:paraId="74B9271F" w14:textId="197C1996"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2" w:history="1">
            <w:r w:rsidRPr="009265E9">
              <w:rPr>
                <w:rStyle w:val="Hyperlink"/>
                <w:rFonts w:cs="Times New Roman"/>
                <w:noProof/>
              </w:rPr>
              <w:t>2.2.2 Search strategy</w:t>
            </w:r>
            <w:r>
              <w:rPr>
                <w:noProof/>
                <w:webHidden/>
              </w:rPr>
              <w:tab/>
            </w:r>
            <w:r>
              <w:rPr>
                <w:noProof/>
                <w:webHidden/>
              </w:rPr>
              <w:fldChar w:fldCharType="begin"/>
            </w:r>
            <w:r>
              <w:rPr>
                <w:noProof/>
                <w:webHidden/>
              </w:rPr>
              <w:instrText xml:space="preserve"> PAGEREF _Toc178277222 \h </w:instrText>
            </w:r>
            <w:r>
              <w:rPr>
                <w:noProof/>
                <w:webHidden/>
              </w:rPr>
            </w:r>
            <w:r>
              <w:rPr>
                <w:noProof/>
                <w:webHidden/>
              </w:rPr>
              <w:fldChar w:fldCharType="separate"/>
            </w:r>
            <w:r>
              <w:rPr>
                <w:noProof/>
                <w:webHidden/>
              </w:rPr>
              <w:t>26</w:t>
            </w:r>
            <w:r>
              <w:rPr>
                <w:noProof/>
                <w:webHidden/>
              </w:rPr>
              <w:fldChar w:fldCharType="end"/>
            </w:r>
          </w:hyperlink>
        </w:p>
        <w:p w14:paraId="7E1ED482" w14:textId="4D795587"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3" w:history="1">
            <w:r w:rsidRPr="009265E9">
              <w:rPr>
                <w:rStyle w:val="Hyperlink"/>
                <w:rFonts w:cs="Times New Roman"/>
                <w:noProof/>
              </w:rPr>
              <w:t>2.2.3 Data collection and analysis</w:t>
            </w:r>
            <w:r>
              <w:rPr>
                <w:noProof/>
                <w:webHidden/>
              </w:rPr>
              <w:tab/>
            </w:r>
            <w:r>
              <w:rPr>
                <w:noProof/>
                <w:webHidden/>
              </w:rPr>
              <w:fldChar w:fldCharType="begin"/>
            </w:r>
            <w:r>
              <w:rPr>
                <w:noProof/>
                <w:webHidden/>
              </w:rPr>
              <w:instrText xml:space="preserve"> PAGEREF _Toc178277223 \h </w:instrText>
            </w:r>
            <w:r>
              <w:rPr>
                <w:noProof/>
                <w:webHidden/>
              </w:rPr>
            </w:r>
            <w:r>
              <w:rPr>
                <w:noProof/>
                <w:webHidden/>
              </w:rPr>
              <w:fldChar w:fldCharType="separate"/>
            </w:r>
            <w:r>
              <w:rPr>
                <w:noProof/>
                <w:webHidden/>
              </w:rPr>
              <w:t>26</w:t>
            </w:r>
            <w:r>
              <w:rPr>
                <w:noProof/>
                <w:webHidden/>
              </w:rPr>
              <w:fldChar w:fldCharType="end"/>
            </w:r>
          </w:hyperlink>
        </w:p>
        <w:p w14:paraId="7FCB6FFD" w14:textId="179315DC"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4" w:history="1">
            <w:r w:rsidRPr="009265E9">
              <w:rPr>
                <w:rStyle w:val="Hyperlink"/>
                <w:noProof/>
              </w:rPr>
              <w:t>2.3 Results</w:t>
            </w:r>
            <w:r>
              <w:rPr>
                <w:noProof/>
                <w:webHidden/>
              </w:rPr>
              <w:tab/>
            </w:r>
            <w:r>
              <w:rPr>
                <w:noProof/>
                <w:webHidden/>
              </w:rPr>
              <w:fldChar w:fldCharType="begin"/>
            </w:r>
            <w:r>
              <w:rPr>
                <w:noProof/>
                <w:webHidden/>
              </w:rPr>
              <w:instrText xml:space="preserve"> PAGEREF _Toc178277224 \h </w:instrText>
            </w:r>
            <w:r>
              <w:rPr>
                <w:noProof/>
                <w:webHidden/>
              </w:rPr>
            </w:r>
            <w:r>
              <w:rPr>
                <w:noProof/>
                <w:webHidden/>
              </w:rPr>
              <w:fldChar w:fldCharType="separate"/>
            </w:r>
            <w:r>
              <w:rPr>
                <w:noProof/>
                <w:webHidden/>
              </w:rPr>
              <w:t>29</w:t>
            </w:r>
            <w:r>
              <w:rPr>
                <w:noProof/>
                <w:webHidden/>
              </w:rPr>
              <w:fldChar w:fldCharType="end"/>
            </w:r>
          </w:hyperlink>
        </w:p>
        <w:p w14:paraId="3A944B59" w14:textId="7FF21493"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5" w:history="1">
            <w:r w:rsidRPr="009265E9">
              <w:rPr>
                <w:rStyle w:val="Hyperlink"/>
                <w:noProof/>
              </w:rPr>
              <w:t>2.4 Discussion</w:t>
            </w:r>
            <w:r>
              <w:rPr>
                <w:noProof/>
                <w:webHidden/>
              </w:rPr>
              <w:tab/>
            </w:r>
            <w:r>
              <w:rPr>
                <w:noProof/>
                <w:webHidden/>
              </w:rPr>
              <w:fldChar w:fldCharType="begin"/>
            </w:r>
            <w:r>
              <w:rPr>
                <w:noProof/>
                <w:webHidden/>
              </w:rPr>
              <w:instrText xml:space="preserve"> PAGEREF _Toc178277225 \h </w:instrText>
            </w:r>
            <w:r>
              <w:rPr>
                <w:noProof/>
                <w:webHidden/>
              </w:rPr>
            </w:r>
            <w:r>
              <w:rPr>
                <w:noProof/>
                <w:webHidden/>
              </w:rPr>
              <w:fldChar w:fldCharType="separate"/>
            </w:r>
            <w:r>
              <w:rPr>
                <w:noProof/>
                <w:webHidden/>
              </w:rPr>
              <w:t>32</w:t>
            </w:r>
            <w:r>
              <w:rPr>
                <w:noProof/>
                <w:webHidden/>
              </w:rPr>
              <w:fldChar w:fldCharType="end"/>
            </w:r>
          </w:hyperlink>
        </w:p>
        <w:p w14:paraId="661B7AB5" w14:textId="5D94AD98"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6" w:history="1">
            <w:r w:rsidRPr="009265E9">
              <w:rPr>
                <w:rStyle w:val="Hyperlink"/>
                <w:rFonts w:cs="Times New Roman"/>
                <w:noProof/>
              </w:rPr>
              <w:t>2.4.1 Intrinsic Factors</w:t>
            </w:r>
            <w:r>
              <w:rPr>
                <w:noProof/>
                <w:webHidden/>
              </w:rPr>
              <w:tab/>
            </w:r>
            <w:r>
              <w:rPr>
                <w:noProof/>
                <w:webHidden/>
              </w:rPr>
              <w:fldChar w:fldCharType="begin"/>
            </w:r>
            <w:r>
              <w:rPr>
                <w:noProof/>
                <w:webHidden/>
              </w:rPr>
              <w:instrText xml:space="preserve"> PAGEREF _Toc178277226 \h </w:instrText>
            </w:r>
            <w:r>
              <w:rPr>
                <w:noProof/>
                <w:webHidden/>
              </w:rPr>
            </w:r>
            <w:r>
              <w:rPr>
                <w:noProof/>
                <w:webHidden/>
              </w:rPr>
              <w:fldChar w:fldCharType="separate"/>
            </w:r>
            <w:r>
              <w:rPr>
                <w:noProof/>
                <w:webHidden/>
              </w:rPr>
              <w:t>32</w:t>
            </w:r>
            <w:r>
              <w:rPr>
                <w:noProof/>
                <w:webHidden/>
              </w:rPr>
              <w:fldChar w:fldCharType="end"/>
            </w:r>
          </w:hyperlink>
        </w:p>
        <w:p w14:paraId="473F68BD" w14:textId="294F6EAF"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7" w:history="1">
            <w:r w:rsidRPr="009265E9">
              <w:rPr>
                <w:rStyle w:val="Hyperlink"/>
                <w:rFonts w:cs="Times New Roman"/>
                <w:noProof/>
              </w:rPr>
              <w:t>2.4.2 Extrinsic Factors</w:t>
            </w:r>
            <w:r>
              <w:rPr>
                <w:noProof/>
                <w:webHidden/>
              </w:rPr>
              <w:tab/>
            </w:r>
            <w:r>
              <w:rPr>
                <w:noProof/>
                <w:webHidden/>
              </w:rPr>
              <w:fldChar w:fldCharType="begin"/>
            </w:r>
            <w:r>
              <w:rPr>
                <w:noProof/>
                <w:webHidden/>
              </w:rPr>
              <w:instrText xml:space="preserve"> PAGEREF _Toc178277227 \h </w:instrText>
            </w:r>
            <w:r>
              <w:rPr>
                <w:noProof/>
                <w:webHidden/>
              </w:rPr>
            </w:r>
            <w:r>
              <w:rPr>
                <w:noProof/>
                <w:webHidden/>
              </w:rPr>
              <w:fldChar w:fldCharType="separate"/>
            </w:r>
            <w:r>
              <w:rPr>
                <w:noProof/>
                <w:webHidden/>
              </w:rPr>
              <w:t>35</w:t>
            </w:r>
            <w:r>
              <w:rPr>
                <w:noProof/>
                <w:webHidden/>
              </w:rPr>
              <w:fldChar w:fldCharType="end"/>
            </w:r>
          </w:hyperlink>
        </w:p>
        <w:p w14:paraId="66A20595" w14:textId="3D85F332"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8" w:history="1">
            <w:r w:rsidRPr="009265E9">
              <w:rPr>
                <w:rStyle w:val="Hyperlink"/>
                <w:rFonts w:cs="Times New Roman"/>
                <w:noProof/>
              </w:rPr>
              <w:t>2.4.3 Coordination</w:t>
            </w:r>
            <w:r>
              <w:rPr>
                <w:noProof/>
                <w:webHidden/>
              </w:rPr>
              <w:tab/>
            </w:r>
            <w:r>
              <w:rPr>
                <w:noProof/>
                <w:webHidden/>
              </w:rPr>
              <w:fldChar w:fldCharType="begin"/>
            </w:r>
            <w:r>
              <w:rPr>
                <w:noProof/>
                <w:webHidden/>
              </w:rPr>
              <w:instrText xml:space="preserve"> PAGEREF _Toc178277228 \h </w:instrText>
            </w:r>
            <w:r>
              <w:rPr>
                <w:noProof/>
                <w:webHidden/>
              </w:rPr>
            </w:r>
            <w:r>
              <w:rPr>
                <w:noProof/>
                <w:webHidden/>
              </w:rPr>
              <w:fldChar w:fldCharType="separate"/>
            </w:r>
            <w:r>
              <w:rPr>
                <w:noProof/>
                <w:webHidden/>
              </w:rPr>
              <w:t>39</w:t>
            </w:r>
            <w:r>
              <w:rPr>
                <w:noProof/>
                <w:webHidden/>
              </w:rPr>
              <w:fldChar w:fldCharType="end"/>
            </w:r>
          </w:hyperlink>
        </w:p>
        <w:p w14:paraId="70BD06AF" w14:textId="252DE529"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9" w:history="1">
            <w:r w:rsidRPr="009265E9">
              <w:rPr>
                <w:rStyle w:val="Hyperlink"/>
                <w:rFonts w:cs="Times New Roman"/>
                <w:noProof/>
              </w:rPr>
              <w:t>2.4.4 Implications and Future Directions</w:t>
            </w:r>
            <w:r>
              <w:rPr>
                <w:noProof/>
                <w:webHidden/>
              </w:rPr>
              <w:tab/>
            </w:r>
            <w:r>
              <w:rPr>
                <w:noProof/>
                <w:webHidden/>
              </w:rPr>
              <w:fldChar w:fldCharType="begin"/>
            </w:r>
            <w:r>
              <w:rPr>
                <w:noProof/>
                <w:webHidden/>
              </w:rPr>
              <w:instrText xml:space="preserve"> PAGEREF _Toc178277229 \h </w:instrText>
            </w:r>
            <w:r>
              <w:rPr>
                <w:noProof/>
                <w:webHidden/>
              </w:rPr>
            </w:r>
            <w:r>
              <w:rPr>
                <w:noProof/>
                <w:webHidden/>
              </w:rPr>
              <w:fldChar w:fldCharType="separate"/>
            </w:r>
            <w:r>
              <w:rPr>
                <w:noProof/>
                <w:webHidden/>
              </w:rPr>
              <w:t>40</w:t>
            </w:r>
            <w:r>
              <w:rPr>
                <w:noProof/>
                <w:webHidden/>
              </w:rPr>
              <w:fldChar w:fldCharType="end"/>
            </w:r>
          </w:hyperlink>
        </w:p>
        <w:p w14:paraId="1EB65473" w14:textId="6982F1D0"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0" w:history="1">
            <w:r w:rsidRPr="009265E9">
              <w:rPr>
                <w:rStyle w:val="Hyperlink"/>
                <w:noProof/>
              </w:rPr>
              <w:t>2.5 References</w:t>
            </w:r>
            <w:r>
              <w:rPr>
                <w:noProof/>
                <w:webHidden/>
              </w:rPr>
              <w:tab/>
            </w:r>
            <w:r>
              <w:rPr>
                <w:noProof/>
                <w:webHidden/>
              </w:rPr>
              <w:fldChar w:fldCharType="begin"/>
            </w:r>
            <w:r>
              <w:rPr>
                <w:noProof/>
                <w:webHidden/>
              </w:rPr>
              <w:instrText xml:space="preserve"> PAGEREF _Toc178277230 \h </w:instrText>
            </w:r>
            <w:r>
              <w:rPr>
                <w:noProof/>
                <w:webHidden/>
              </w:rPr>
            </w:r>
            <w:r>
              <w:rPr>
                <w:noProof/>
                <w:webHidden/>
              </w:rPr>
              <w:fldChar w:fldCharType="separate"/>
            </w:r>
            <w:r>
              <w:rPr>
                <w:noProof/>
                <w:webHidden/>
              </w:rPr>
              <w:t>41</w:t>
            </w:r>
            <w:r>
              <w:rPr>
                <w:noProof/>
                <w:webHidden/>
              </w:rPr>
              <w:fldChar w:fldCharType="end"/>
            </w:r>
          </w:hyperlink>
        </w:p>
        <w:p w14:paraId="53D27068" w14:textId="57E9256E"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31" w:history="1">
            <w:r w:rsidRPr="009265E9">
              <w:rPr>
                <w:rStyle w:val="Hyperlink"/>
                <w:rFonts w:cs="Times New Roman"/>
                <w:noProof/>
              </w:rPr>
              <w:t>Chapter 3. Heads up! Social vigilance behaviour in urban American crows</w:t>
            </w:r>
            <w:r>
              <w:rPr>
                <w:noProof/>
                <w:webHidden/>
              </w:rPr>
              <w:tab/>
            </w:r>
            <w:r>
              <w:rPr>
                <w:noProof/>
                <w:webHidden/>
              </w:rPr>
              <w:fldChar w:fldCharType="begin"/>
            </w:r>
            <w:r>
              <w:rPr>
                <w:noProof/>
                <w:webHidden/>
              </w:rPr>
              <w:instrText xml:space="preserve"> PAGEREF _Toc178277231 \h </w:instrText>
            </w:r>
            <w:r>
              <w:rPr>
                <w:noProof/>
                <w:webHidden/>
              </w:rPr>
            </w:r>
            <w:r>
              <w:rPr>
                <w:noProof/>
                <w:webHidden/>
              </w:rPr>
              <w:fldChar w:fldCharType="separate"/>
            </w:r>
            <w:r>
              <w:rPr>
                <w:noProof/>
                <w:webHidden/>
              </w:rPr>
              <w:t>46</w:t>
            </w:r>
            <w:r>
              <w:rPr>
                <w:noProof/>
                <w:webHidden/>
              </w:rPr>
              <w:fldChar w:fldCharType="end"/>
            </w:r>
          </w:hyperlink>
        </w:p>
        <w:p w14:paraId="4B2F1B33" w14:textId="6BB68D23"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2" w:history="1">
            <w:r w:rsidRPr="009265E9">
              <w:rPr>
                <w:rStyle w:val="Hyperlink"/>
                <w:noProof/>
              </w:rPr>
              <w:t>3.1 Introduction</w:t>
            </w:r>
            <w:r>
              <w:rPr>
                <w:noProof/>
                <w:webHidden/>
              </w:rPr>
              <w:tab/>
            </w:r>
            <w:r>
              <w:rPr>
                <w:noProof/>
                <w:webHidden/>
              </w:rPr>
              <w:fldChar w:fldCharType="begin"/>
            </w:r>
            <w:r>
              <w:rPr>
                <w:noProof/>
                <w:webHidden/>
              </w:rPr>
              <w:instrText xml:space="preserve"> PAGEREF _Toc178277232 \h </w:instrText>
            </w:r>
            <w:r>
              <w:rPr>
                <w:noProof/>
                <w:webHidden/>
              </w:rPr>
            </w:r>
            <w:r>
              <w:rPr>
                <w:noProof/>
                <w:webHidden/>
              </w:rPr>
              <w:fldChar w:fldCharType="separate"/>
            </w:r>
            <w:r>
              <w:rPr>
                <w:noProof/>
                <w:webHidden/>
              </w:rPr>
              <w:t>46</w:t>
            </w:r>
            <w:r>
              <w:rPr>
                <w:noProof/>
                <w:webHidden/>
              </w:rPr>
              <w:fldChar w:fldCharType="end"/>
            </w:r>
          </w:hyperlink>
        </w:p>
        <w:p w14:paraId="69335010" w14:textId="1F55AFE7"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3" w:history="1">
            <w:r w:rsidRPr="009265E9">
              <w:rPr>
                <w:rStyle w:val="Hyperlink"/>
                <w:noProof/>
              </w:rPr>
              <w:t>3.2 Methods</w:t>
            </w:r>
            <w:r>
              <w:rPr>
                <w:noProof/>
                <w:webHidden/>
              </w:rPr>
              <w:tab/>
            </w:r>
            <w:r>
              <w:rPr>
                <w:noProof/>
                <w:webHidden/>
              </w:rPr>
              <w:fldChar w:fldCharType="begin"/>
            </w:r>
            <w:r>
              <w:rPr>
                <w:noProof/>
                <w:webHidden/>
              </w:rPr>
              <w:instrText xml:space="preserve"> PAGEREF _Toc178277233 \h </w:instrText>
            </w:r>
            <w:r>
              <w:rPr>
                <w:noProof/>
                <w:webHidden/>
              </w:rPr>
            </w:r>
            <w:r>
              <w:rPr>
                <w:noProof/>
                <w:webHidden/>
              </w:rPr>
              <w:fldChar w:fldCharType="separate"/>
            </w:r>
            <w:r>
              <w:rPr>
                <w:noProof/>
                <w:webHidden/>
              </w:rPr>
              <w:t>49</w:t>
            </w:r>
            <w:r>
              <w:rPr>
                <w:noProof/>
                <w:webHidden/>
              </w:rPr>
              <w:fldChar w:fldCharType="end"/>
            </w:r>
          </w:hyperlink>
        </w:p>
        <w:p w14:paraId="70935C29" w14:textId="59628AB7"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4" w:history="1">
            <w:r w:rsidRPr="009265E9">
              <w:rPr>
                <w:rStyle w:val="Hyperlink"/>
                <w:rFonts w:cs="Times New Roman"/>
                <w:noProof/>
              </w:rPr>
              <w:t>3.2.1 Site Selection</w:t>
            </w:r>
            <w:r>
              <w:rPr>
                <w:noProof/>
                <w:webHidden/>
              </w:rPr>
              <w:tab/>
            </w:r>
            <w:r>
              <w:rPr>
                <w:noProof/>
                <w:webHidden/>
              </w:rPr>
              <w:fldChar w:fldCharType="begin"/>
            </w:r>
            <w:r>
              <w:rPr>
                <w:noProof/>
                <w:webHidden/>
              </w:rPr>
              <w:instrText xml:space="preserve"> PAGEREF _Toc178277234 \h </w:instrText>
            </w:r>
            <w:r>
              <w:rPr>
                <w:noProof/>
                <w:webHidden/>
              </w:rPr>
            </w:r>
            <w:r>
              <w:rPr>
                <w:noProof/>
                <w:webHidden/>
              </w:rPr>
              <w:fldChar w:fldCharType="separate"/>
            </w:r>
            <w:r>
              <w:rPr>
                <w:noProof/>
                <w:webHidden/>
              </w:rPr>
              <w:t>49</w:t>
            </w:r>
            <w:r>
              <w:rPr>
                <w:noProof/>
                <w:webHidden/>
              </w:rPr>
              <w:fldChar w:fldCharType="end"/>
            </w:r>
          </w:hyperlink>
        </w:p>
        <w:p w14:paraId="604395BE" w14:textId="37163BC2"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5" w:history="1">
            <w:r w:rsidRPr="009265E9">
              <w:rPr>
                <w:rStyle w:val="Hyperlink"/>
                <w:rFonts w:cs="Times New Roman"/>
                <w:noProof/>
              </w:rPr>
              <w:t>3.2.2 Field observations</w:t>
            </w:r>
            <w:r>
              <w:rPr>
                <w:noProof/>
                <w:webHidden/>
              </w:rPr>
              <w:tab/>
            </w:r>
            <w:r>
              <w:rPr>
                <w:noProof/>
                <w:webHidden/>
              </w:rPr>
              <w:fldChar w:fldCharType="begin"/>
            </w:r>
            <w:r>
              <w:rPr>
                <w:noProof/>
                <w:webHidden/>
              </w:rPr>
              <w:instrText xml:space="preserve"> PAGEREF _Toc178277235 \h </w:instrText>
            </w:r>
            <w:r>
              <w:rPr>
                <w:noProof/>
                <w:webHidden/>
              </w:rPr>
            </w:r>
            <w:r>
              <w:rPr>
                <w:noProof/>
                <w:webHidden/>
              </w:rPr>
              <w:fldChar w:fldCharType="separate"/>
            </w:r>
            <w:r>
              <w:rPr>
                <w:noProof/>
                <w:webHidden/>
              </w:rPr>
              <w:t>51</w:t>
            </w:r>
            <w:r>
              <w:rPr>
                <w:noProof/>
                <w:webHidden/>
              </w:rPr>
              <w:fldChar w:fldCharType="end"/>
            </w:r>
          </w:hyperlink>
        </w:p>
        <w:p w14:paraId="1BD475D0" w14:textId="3C8D1E00"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6" w:history="1">
            <w:r w:rsidRPr="009265E9">
              <w:rPr>
                <w:rStyle w:val="Hyperlink"/>
                <w:rFonts w:cs="Times New Roman"/>
                <w:noProof/>
              </w:rPr>
              <w:t>3.2.3 Video Analysis</w:t>
            </w:r>
            <w:r>
              <w:rPr>
                <w:noProof/>
                <w:webHidden/>
              </w:rPr>
              <w:tab/>
            </w:r>
            <w:r>
              <w:rPr>
                <w:noProof/>
                <w:webHidden/>
              </w:rPr>
              <w:fldChar w:fldCharType="begin"/>
            </w:r>
            <w:r>
              <w:rPr>
                <w:noProof/>
                <w:webHidden/>
              </w:rPr>
              <w:instrText xml:space="preserve"> PAGEREF _Toc178277236 \h </w:instrText>
            </w:r>
            <w:r>
              <w:rPr>
                <w:noProof/>
                <w:webHidden/>
              </w:rPr>
            </w:r>
            <w:r>
              <w:rPr>
                <w:noProof/>
                <w:webHidden/>
              </w:rPr>
              <w:fldChar w:fldCharType="separate"/>
            </w:r>
            <w:r>
              <w:rPr>
                <w:noProof/>
                <w:webHidden/>
              </w:rPr>
              <w:t>52</w:t>
            </w:r>
            <w:r>
              <w:rPr>
                <w:noProof/>
                <w:webHidden/>
              </w:rPr>
              <w:fldChar w:fldCharType="end"/>
            </w:r>
          </w:hyperlink>
        </w:p>
        <w:p w14:paraId="40B87398" w14:textId="022C99BB"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7" w:history="1">
            <w:r w:rsidRPr="009265E9">
              <w:rPr>
                <w:rStyle w:val="Hyperlink"/>
                <w:rFonts w:cs="Times New Roman"/>
                <w:noProof/>
              </w:rPr>
              <w:t>3.2.4 Statistical Analysis</w:t>
            </w:r>
            <w:r>
              <w:rPr>
                <w:noProof/>
                <w:webHidden/>
              </w:rPr>
              <w:tab/>
            </w:r>
            <w:r>
              <w:rPr>
                <w:noProof/>
                <w:webHidden/>
              </w:rPr>
              <w:fldChar w:fldCharType="begin"/>
            </w:r>
            <w:r>
              <w:rPr>
                <w:noProof/>
                <w:webHidden/>
              </w:rPr>
              <w:instrText xml:space="preserve"> PAGEREF _Toc178277237 \h </w:instrText>
            </w:r>
            <w:r>
              <w:rPr>
                <w:noProof/>
                <w:webHidden/>
              </w:rPr>
            </w:r>
            <w:r>
              <w:rPr>
                <w:noProof/>
                <w:webHidden/>
              </w:rPr>
              <w:fldChar w:fldCharType="separate"/>
            </w:r>
            <w:r>
              <w:rPr>
                <w:noProof/>
                <w:webHidden/>
              </w:rPr>
              <w:t>52</w:t>
            </w:r>
            <w:r>
              <w:rPr>
                <w:noProof/>
                <w:webHidden/>
              </w:rPr>
              <w:fldChar w:fldCharType="end"/>
            </w:r>
          </w:hyperlink>
        </w:p>
        <w:p w14:paraId="7F376F8C" w14:textId="30BDDE81"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8" w:history="1">
            <w:r w:rsidRPr="009265E9">
              <w:rPr>
                <w:rStyle w:val="Hyperlink"/>
                <w:noProof/>
              </w:rPr>
              <w:t>3.3 Results</w:t>
            </w:r>
            <w:r>
              <w:rPr>
                <w:noProof/>
                <w:webHidden/>
              </w:rPr>
              <w:tab/>
            </w:r>
            <w:r>
              <w:rPr>
                <w:noProof/>
                <w:webHidden/>
              </w:rPr>
              <w:fldChar w:fldCharType="begin"/>
            </w:r>
            <w:r>
              <w:rPr>
                <w:noProof/>
                <w:webHidden/>
              </w:rPr>
              <w:instrText xml:space="preserve"> PAGEREF _Toc178277238 \h </w:instrText>
            </w:r>
            <w:r>
              <w:rPr>
                <w:noProof/>
                <w:webHidden/>
              </w:rPr>
            </w:r>
            <w:r>
              <w:rPr>
                <w:noProof/>
                <w:webHidden/>
              </w:rPr>
              <w:fldChar w:fldCharType="separate"/>
            </w:r>
            <w:r>
              <w:rPr>
                <w:noProof/>
                <w:webHidden/>
              </w:rPr>
              <w:t>54</w:t>
            </w:r>
            <w:r>
              <w:rPr>
                <w:noProof/>
                <w:webHidden/>
              </w:rPr>
              <w:fldChar w:fldCharType="end"/>
            </w:r>
          </w:hyperlink>
        </w:p>
        <w:p w14:paraId="0CBF4C31" w14:textId="27B6D8C9"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9" w:history="1">
            <w:r w:rsidRPr="009265E9">
              <w:rPr>
                <w:rStyle w:val="Hyperlink"/>
                <w:rFonts w:cs="Times New Roman"/>
                <w:noProof/>
              </w:rPr>
              <w:t>3.3.1 Proportion of time allocated to each behaviour</w:t>
            </w:r>
            <w:r>
              <w:rPr>
                <w:noProof/>
                <w:webHidden/>
              </w:rPr>
              <w:tab/>
            </w:r>
            <w:r>
              <w:rPr>
                <w:noProof/>
                <w:webHidden/>
              </w:rPr>
              <w:fldChar w:fldCharType="begin"/>
            </w:r>
            <w:r>
              <w:rPr>
                <w:noProof/>
                <w:webHidden/>
              </w:rPr>
              <w:instrText xml:space="preserve"> PAGEREF _Toc178277239 \h </w:instrText>
            </w:r>
            <w:r>
              <w:rPr>
                <w:noProof/>
                <w:webHidden/>
              </w:rPr>
            </w:r>
            <w:r>
              <w:rPr>
                <w:noProof/>
                <w:webHidden/>
              </w:rPr>
              <w:fldChar w:fldCharType="separate"/>
            </w:r>
            <w:r>
              <w:rPr>
                <w:noProof/>
                <w:webHidden/>
              </w:rPr>
              <w:t>54</w:t>
            </w:r>
            <w:r>
              <w:rPr>
                <w:noProof/>
                <w:webHidden/>
              </w:rPr>
              <w:fldChar w:fldCharType="end"/>
            </w:r>
          </w:hyperlink>
        </w:p>
        <w:p w14:paraId="21DAB0DF" w14:textId="1D943067"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0" w:history="1">
            <w:r w:rsidRPr="009265E9">
              <w:rPr>
                <w:rStyle w:val="Hyperlink"/>
                <w:rFonts w:cs="Times New Roman"/>
                <w:noProof/>
              </w:rPr>
              <w:t>3.3.2 Duration of bouts of all behaviours</w:t>
            </w:r>
            <w:r>
              <w:rPr>
                <w:noProof/>
                <w:webHidden/>
              </w:rPr>
              <w:tab/>
            </w:r>
            <w:r>
              <w:rPr>
                <w:noProof/>
                <w:webHidden/>
              </w:rPr>
              <w:fldChar w:fldCharType="begin"/>
            </w:r>
            <w:r>
              <w:rPr>
                <w:noProof/>
                <w:webHidden/>
              </w:rPr>
              <w:instrText xml:space="preserve"> PAGEREF _Toc178277240 \h </w:instrText>
            </w:r>
            <w:r>
              <w:rPr>
                <w:noProof/>
                <w:webHidden/>
              </w:rPr>
            </w:r>
            <w:r>
              <w:rPr>
                <w:noProof/>
                <w:webHidden/>
              </w:rPr>
              <w:fldChar w:fldCharType="separate"/>
            </w:r>
            <w:r>
              <w:rPr>
                <w:noProof/>
                <w:webHidden/>
              </w:rPr>
              <w:t>57</w:t>
            </w:r>
            <w:r>
              <w:rPr>
                <w:noProof/>
                <w:webHidden/>
              </w:rPr>
              <w:fldChar w:fldCharType="end"/>
            </w:r>
          </w:hyperlink>
        </w:p>
        <w:p w14:paraId="5DC00FE9" w14:textId="260C6CA0"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1" w:history="1">
            <w:r w:rsidRPr="009265E9">
              <w:rPr>
                <w:rStyle w:val="Hyperlink"/>
                <w:rFonts w:cs="Times New Roman"/>
                <w:noProof/>
              </w:rPr>
              <w:t>3.3.3 Duration of bouts of “foraging” behaviour</w:t>
            </w:r>
            <w:r>
              <w:rPr>
                <w:noProof/>
                <w:webHidden/>
              </w:rPr>
              <w:tab/>
            </w:r>
            <w:r>
              <w:rPr>
                <w:noProof/>
                <w:webHidden/>
              </w:rPr>
              <w:fldChar w:fldCharType="begin"/>
            </w:r>
            <w:r>
              <w:rPr>
                <w:noProof/>
                <w:webHidden/>
              </w:rPr>
              <w:instrText xml:space="preserve"> PAGEREF _Toc178277241 \h </w:instrText>
            </w:r>
            <w:r>
              <w:rPr>
                <w:noProof/>
                <w:webHidden/>
              </w:rPr>
            </w:r>
            <w:r>
              <w:rPr>
                <w:noProof/>
                <w:webHidden/>
              </w:rPr>
              <w:fldChar w:fldCharType="separate"/>
            </w:r>
            <w:r>
              <w:rPr>
                <w:noProof/>
                <w:webHidden/>
              </w:rPr>
              <w:t>57</w:t>
            </w:r>
            <w:r>
              <w:rPr>
                <w:noProof/>
                <w:webHidden/>
              </w:rPr>
              <w:fldChar w:fldCharType="end"/>
            </w:r>
          </w:hyperlink>
        </w:p>
        <w:p w14:paraId="2C2F40A0" w14:textId="08995871"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2" w:history="1">
            <w:r w:rsidRPr="009265E9">
              <w:rPr>
                <w:rStyle w:val="Hyperlink"/>
                <w:rFonts w:cs="Times New Roman"/>
                <w:noProof/>
              </w:rPr>
              <w:t>3.3.4 Duration of bouts of “alert” behaviour</w:t>
            </w:r>
            <w:r>
              <w:rPr>
                <w:noProof/>
                <w:webHidden/>
              </w:rPr>
              <w:tab/>
            </w:r>
            <w:r>
              <w:rPr>
                <w:noProof/>
                <w:webHidden/>
              </w:rPr>
              <w:fldChar w:fldCharType="begin"/>
            </w:r>
            <w:r>
              <w:rPr>
                <w:noProof/>
                <w:webHidden/>
              </w:rPr>
              <w:instrText xml:space="preserve"> PAGEREF _Toc178277242 \h </w:instrText>
            </w:r>
            <w:r>
              <w:rPr>
                <w:noProof/>
                <w:webHidden/>
              </w:rPr>
            </w:r>
            <w:r>
              <w:rPr>
                <w:noProof/>
                <w:webHidden/>
              </w:rPr>
              <w:fldChar w:fldCharType="separate"/>
            </w:r>
            <w:r>
              <w:rPr>
                <w:noProof/>
                <w:webHidden/>
              </w:rPr>
              <w:t>60</w:t>
            </w:r>
            <w:r>
              <w:rPr>
                <w:noProof/>
                <w:webHidden/>
              </w:rPr>
              <w:fldChar w:fldCharType="end"/>
            </w:r>
          </w:hyperlink>
        </w:p>
        <w:p w14:paraId="2BCF11F1" w14:textId="19B54D08"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3" w:history="1">
            <w:r w:rsidRPr="009265E9">
              <w:rPr>
                <w:rStyle w:val="Hyperlink"/>
                <w:rFonts w:cs="Times New Roman"/>
                <w:noProof/>
              </w:rPr>
              <w:t>3.3.5 Foraging rate</w:t>
            </w:r>
            <w:r>
              <w:rPr>
                <w:noProof/>
                <w:webHidden/>
              </w:rPr>
              <w:tab/>
            </w:r>
            <w:r>
              <w:rPr>
                <w:noProof/>
                <w:webHidden/>
              </w:rPr>
              <w:fldChar w:fldCharType="begin"/>
            </w:r>
            <w:r>
              <w:rPr>
                <w:noProof/>
                <w:webHidden/>
              </w:rPr>
              <w:instrText xml:space="preserve"> PAGEREF _Toc178277243 \h </w:instrText>
            </w:r>
            <w:r>
              <w:rPr>
                <w:noProof/>
                <w:webHidden/>
              </w:rPr>
            </w:r>
            <w:r>
              <w:rPr>
                <w:noProof/>
                <w:webHidden/>
              </w:rPr>
              <w:fldChar w:fldCharType="separate"/>
            </w:r>
            <w:r>
              <w:rPr>
                <w:noProof/>
                <w:webHidden/>
              </w:rPr>
              <w:t>61</w:t>
            </w:r>
            <w:r>
              <w:rPr>
                <w:noProof/>
                <w:webHidden/>
              </w:rPr>
              <w:fldChar w:fldCharType="end"/>
            </w:r>
          </w:hyperlink>
        </w:p>
        <w:p w14:paraId="41F01FE5" w14:textId="690B5D71"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4" w:history="1">
            <w:r w:rsidRPr="009265E9">
              <w:rPr>
                <w:rStyle w:val="Hyperlink"/>
                <w:rFonts w:cs="Times New Roman"/>
                <w:noProof/>
              </w:rPr>
              <w:t>3.3.6 Transition analysis</w:t>
            </w:r>
            <w:r>
              <w:rPr>
                <w:noProof/>
                <w:webHidden/>
              </w:rPr>
              <w:tab/>
            </w:r>
            <w:r>
              <w:rPr>
                <w:noProof/>
                <w:webHidden/>
              </w:rPr>
              <w:fldChar w:fldCharType="begin"/>
            </w:r>
            <w:r>
              <w:rPr>
                <w:noProof/>
                <w:webHidden/>
              </w:rPr>
              <w:instrText xml:space="preserve"> PAGEREF _Toc178277244 \h </w:instrText>
            </w:r>
            <w:r>
              <w:rPr>
                <w:noProof/>
                <w:webHidden/>
              </w:rPr>
            </w:r>
            <w:r>
              <w:rPr>
                <w:noProof/>
                <w:webHidden/>
              </w:rPr>
              <w:fldChar w:fldCharType="separate"/>
            </w:r>
            <w:r>
              <w:rPr>
                <w:noProof/>
                <w:webHidden/>
              </w:rPr>
              <w:t>61</w:t>
            </w:r>
            <w:r>
              <w:rPr>
                <w:noProof/>
                <w:webHidden/>
              </w:rPr>
              <w:fldChar w:fldCharType="end"/>
            </w:r>
          </w:hyperlink>
        </w:p>
        <w:p w14:paraId="340469C3" w14:textId="0DFADEDF"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5" w:history="1">
            <w:r w:rsidRPr="009265E9">
              <w:rPr>
                <w:rStyle w:val="Hyperlink"/>
                <w:noProof/>
              </w:rPr>
              <w:t>3.4 Discussion</w:t>
            </w:r>
            <w:r>
              <w:rPr>
                <w:noProof/>
                <w:webHidden/>
              </w:rPr>
              <w:tab/>
            </w:r>
            <w:r>
              <w:rPr>
                <w:noProof/>
                <w:webHidden/>
              </w:rPr>
              <w:fldChar w:fldCharType="begin"/>
            </w:r>
            <w:r>
              <w:rPr>
                <w:noProof/>
                <w:webHidden/>
              </w:rPr>
              <w:instrText xml:space="preserve"> PAGEREF _Toc178277245 \h </w:instrText>
            </w:r>
            <w:r>
              <w:rPr>
                <w:noProof/>
                <w:webHidden/>
              </w:rPr>
            </w:r>
            <w:r>
              <w:rPr>
                <w:noProof/>
                <w:webHidden/>
              </w:rPr>
              <w:fldChar w:fldCharType="separate"/>
            </w:r>
            <w:r>
              <w:rPr>
                <w:noProof/>
                <w:webHidden/>
              </w:rPr>
              <w:t>67</w:t>
            </w:r>
            <w:r>
              <w:rPr>
                <w:noProof/>
                <w:webHidden/>
              </w:rPr>
              <w:fldChar w:fldCharType="end"/>
            </w:r>
          </w:hyperlink>
        </w:p>
        <w:p w14:paraId="285A21F4" w14:textId="642CA8E4"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6" w:history="1">
            <w:r w:rsidRPr="009265E9">
              <w:rPr>
                <w:rStyle w:val="Hyperlink"/>
                <w:rFonts w:cs="Times New Roman"/>
                <w:noProof/>
              </w:rPr>
              <w:t>3.4.1 The effects of sentinel presence on forager behaviour</w:t>
            </w:r>
            <w:r>
              <w:rPr>
                <w:noProof/>
                <w:webHidden/>
              </w:rPr>
              <w:tab/>
            </w:r>
            <w:r>
              <w:rPr>
                <w:noProof/>
                <w:webHidden/>
              </w:rPr>
              <w:fldChar w:fldCharType="begin"/>
            </w:r>
            <w:r>
              <w:rPr>
                <w:noProof/>
                <w:webHidden/>
              </w:rPr>
              <w:instrText xml:space="preserve"> PAGEREF _Toc178277246 \h </w:instrText>
            </w:r>
            <w:r>
              <w:rPr>
                <w:noProof/>
                <w:webHidden/>
              </w:rPr>
            </w:r>
            <w:r>
              <w:rPr>
                <w:noProof/>
                <w:webHidden/>
              </w:rPr>
              <w:fldChar w:fldCharType="separate"/>
            </w:r>
            <w:r>
              <w:rPr>
                <w:noProof/>
                <w:webHidden/>
              </w:rPr>
              <w:t>68</w:t>
            </w:r>
            <w:r>
              <w:rPr>
                <w:noProof/>
                <w:webHidden/>
              </w:rPr>
              <w:fldChar w:fldCharType="end"/>
            </w:r>
          </w:hyperlink>
        </w:p>
        <w:p w14:paraId="24D54564" w14:textId="02F8D8E8"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7" w:history="1">
            <w:r w:rsidRPr="009265E9">
              <w:rPr>
                <w:rStyle w:val="Hyperlink"/>
                <w:rFonts w:cs="Times New Roman"/>
                <w:noProof/>
              </w:rPr>
              <w:t>3.4.2 Effects of foraging in commercial vs green areas</w:t>
            </w:r>
            <w:r>
              <w:rPr>
                <w:noProof/>
                <w:webHidden/>
              </w:rPr>
              <w:tab/>
            </w:r>
            <w:r>
              <w:rPr>
                <w:noProof/>
                <w:webHidden/>
              </w:rPr>
              <w:fldChar w:fldCharType="begin"/>
            </w:r>
            <w:r>
              <w:rPr>
                <w:noProof/>
                <w:webHidden/>
              </w:rPr>
              <w:instrText xml:space="preserve"> PAGEREF _Toc178277247 \h </w:instrText>
            </w:r>
            <w:r>
              <w:rPr>
                <w:noProof/>
                <w:webHidden/>
              </w:rPr>
            </w:r>
            <w:r>
              <w:rPr>
                <w:noProof/>
                <w:webHidden/>
              </w:rPr>
              <w:fldChar w:fldCharType="separate"/>
            </w:r>
            <w:r>
              <w:rPr>
                <w:noProof/>
                <w:webHidden/>
              </w:rPr>
              <w:t>70</w:t>
            </w:r>
            <w:r>
              <w:rPr>
                <w:noProof/>
                <w:webHidden/>
              </w:rPr>
              <w:fldChar w:fldCharType="end"/>
            </w:r>
          </w:hyperlink>
        </w:p>
        <w:p w14:paraId="24D3C633" w14:textId="612859C0"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8" w:history="1">
            <w:r w:rsidRPr="009265E9">
              <w:rPr>
                <w:rStyle w:val="Hyperlink"/>
                <w:rFonts w:cs="Times New Roman"/>
                <w:noProof/>
              </w:rPr>
              <w:t>3.4.3 Disturbances</w:t>
            </w:r>
            <w:r>
              <w:rPr>
                <w:noProof/>
                <w:webHidden/>
              </w:rPr>
              <w:tab/>
            </w:r>
            <w:r>
              <w:rPr>
                <w:noProof/>
                <w:webHidden/>
              </w:rPr>
              <w:fldChar w:fldCharType="begin"/>
            </w:r>
            <w:r>
              <w:rPr>
                <w:noProof/>
                <w:webHidden/>
              </w:rPr>
              <w:instrText xml:space="preserve"> PAGEREF _Toc178277248 \h </w:instrText>
            </w:r>
            <w:r>
              <w:rPr>
                <w:noProof/>
                <w:webHidden/>
              </w:rPr>
            </w:r>
            <w:r>
              <w:rPr>
                <w:noProof/>
                <w:webHidden/>
              </w:rPr>
              <w:fldChar w:fldCharType="separate"/>
            </w:r>
            <w:r>
              <w:rPr>
                <w:noProof/>
                <w:webHidden/>
              </w:rPr>
              <w:t>72</w:t>
            </w:r>
            <w:r>
              <w:rPr>
                <w:noProof/>
                <w:webHidden/>
              </w:rPr>
              <w:fldChar w:fldCharType="end"/>
            </w:r>
          </w:hyperlink>
        </w:p>
        <w:p w14:paraId="6B676732" w14:textId="07546F73"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9" w:history="1">
            <w:r w:rsidRPr="009265E9">
              <w:rPr>
                <w:rStyle w:val="Hyperlink"/>
                <w:rFonts w:cs="Times New Roman"/>
                <w:noProof/>
              </w:rPr>
              <w:t>3.4.4 Baited sites</w:t>
            </w:r>
            <w:r>
              <w:rPr>
                <w:noProof/>
                <w:webHidden/>
              </w:rPr>
              <w:tab/>
            </w:r>
            <w:r>
              <w:rPr>
                <w:noProof/>
                <w:webHidden/>
              </w:rPr>
              <w:fldChar w:fldCharType="begin"/>
            </w:r>
            <w:r>
              <w:rPr>
                <w:noProof/>
                <w:webHidden/>
              </w:rPr>
              <w:instrText xml:space="preserve"> PAGEREF _Toc178277249 \h </w:instrText>
            </w:r>
            <w:r>
              <w:rPr>
                <w:noProof/>
                <w:webHidden/>
              </w:rPr>
            </w:r>
            <w:r>
              <w:rPr>
                <w:noProof/>
                <w:webHidden/>
              </w:rPr>
              <w:fldChar w:fldCharType="separate"/>
            </w:r>
            <w:r>
              <w:rPr>
                <w:noProof/>
                <w:webHidden/>
              </w:rPr>
              <w:t>72</w:t>
            </w:r>
            <w:r>
              <w:rPr>
                <w:noProof/>
                <w:webHidden/>
              </w:rPr>
              <w:fldChar w:fldCharType="end"/>
            </w:r>
          </w:hyperlink>
        </w:p>
        <w:p w14:paraId="78EECCBE" w14:textId="65CDEADB"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0" w:history="1">
            <w:r w:rsidRPr="009265E9">
              <w:rPr>
                <w:rStyle w:val="Hyperlink"/>
                <w:rFonts w:cs="Times New Roman"/>
                <w:noProof/>
              </w:rPr>
              <w:t>3.4.5 Group Size</w:t>
            </w:r>
            <w:r>
              <w:rPr>
                <w:noProof/>
                <w:webHidden/>
              </w:rPr>
              <w:tab/>
            </w:r>
            <w:r>
              <w:rPr>
                <w:noProof/>
                <w:webHidden/>
              </w:rPr>
              <w:fldChar w:fldCharType="begin"/>
            </w:r>
            <w:r>
              <w:rPr>
                <w:noProof/>
                <w:webHidden/>
              </w:rPr>
              <w:instrText xml:space="preserve"> PAGEREF _Toc178277250 \h </w:instrText>
            </w:r>
            <w:r>
              <w:rPr>
                <w:noProof/>
                <w:webHidden/>
              </w:rPr>
            </w:r>
            <w:r>
              <w:rPr>
                <w:noProof/>
                <w:webHidden/>
              </w:rPr>
              <w:fldChar w:fldCharType="separate"/>
            </w:r>
            <w:r>
              <w:rPr>
                <w:noProof/>
                <w:webHidden/>
              </w:rPr>
              <w:t>73</w:t>
            </w:r>
            <w:r>
              <w:rPr>
                <w:noProof/>
                <w:webHidden/>
              </w:rPr>
              <w:fldChar w:fldCharType="end"/>
            </w:r>
          </w:hyperlink>
        </w:p>
        <w:p w14:paraId="7C317E4B" w14:textId="53093EB2" w:rsidR="0085722C" w:rsidRDefault="0085722C">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1" w:history="1">
            <w:r w:rsidRPr="009265E9">
              <w:rPr>
                <w:rStyle w:val="Hyperlink"/>
                <w:rFonts w:cs="Times New Roman"/>
                <w:noProof/>
              </w:rPr>
              <w:t>3.4.6 Future directions and improvements</w:t>
            </w:r>
            <w:r>
              <w:rPr>
                <w:noProof/>
                <w:webHidden/>
              </w:rPr>
              <w:tab/>
            </w:r>
            <w:r>
              <w:rPr>
                <w:noProof/>
                <w:webHidden/>
              </w:rPr>
              <w:fldChar w:fldCharType="begin"/>
            </w:r>
            <w:r>
              <w:rPr>
                <w:noProof/>
                <w:webHidden/>
              </w:rPr>
              <w:instrText xml:space="preserve"> PAGEREF _Toc178277251 \h </w:instrText>
            </w:r>
            <w:r>
              <w:rPr>
                <w:noProof/>
                <w:webHidden/>
              </w:rPr>
            </w:r>
            <w:r>
              <w:rPr>
                <w:noProof/>
                <w:webHidden/>
              </w:rPr>
              <w:fldChar w:fldCharType="separate"/>
            </w:r>
            <w:r>
              <w:rPr>
                <w:noProof/>
                <w:webHidden/>
              </w:rPr>
              <w:t>73</w:t>
            </w:r>
            <w:r>
              <w:rPr>
                <w:noProof/>
                <w:webHidden/>
              </w:rPr>
              <w:fldChar w:fldCharType="end"/>
            </w:r>
          </w:hyperlink>
        </w:p>
        <w:p w14:paraId="11C70B65" w14:textId="5C7297B3"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2" w:history="1">
            <w:r w:rsidRPr="009265E9">
              <w:rPr>
                <w:rStyle w:val="Hyperlink"/>
                <w:noProof/>
              </w:rPr>
              <w:t>3.5 References</w:t>
            </w:r>
            <w:r>
              <w:rPr>
                <w:noProof/>
                <w:webHidden/>
              </w:rPr>
              <w:tab/>
            </w:r>
            <w:r>
              <w:rPr>
                <w:noProof/>
                <w:webHidden/>
              </w:rPr>
              <w:fldChar w:fldCharType="begin"/>
            </w:r>
            <w:r>
              <w:rPr>
                <w:noProof/>
                <w:webHidden/>
              </w:rPr>
              <w:instrText xml:space="preserve"> PAGEREF _Toc178277252 \h </w:instrText>
            </w:r>
            <w:r>
              <w:rPr>
                <w:noProof/>
                <w:webHidden/>
              </w:rPr>
            </w:r>
            <w:r>
              <w:rPr>
                <w:noProof/>
                <w:webHidden/>
              </w:rPr>
              <w:fldChar w:fldCharType="separate"/>
            </w:r>
            <w:r>
              <w:rPr>
                <w:noProof/>
                <w:webHidden/>
              </w:rPr>
              <w:t>75</w:t>
            </w:r>
            <w:r>
              <w:rPr>
                <w:noProof/>
                <w:webHidden/>
              </w:rPr>
              <w:fldChar w:fldCharType="end"/>
            </w:r>
          </w:hyperlink>
        </w:p>
        <w:p w14:paraId="1C0CD6D1" w14:textId="6B8E81DF"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53" w:history="1">
            <w:r w:rsidRPr="009265E9">
              <w:rPr>
                <w:rStyle w:val="Hyperlink"/>
                <w:rFonts w:cs="Times New Roman"/>
                <w:noProof/>
              </w:rPr>
              <w:t>Chapter 4. General Discussion</w:t>
            </w:r>
            <w:r>
              <w:rPr>
                <w:noProof/>
                <w:webHidden/>
              </w:rPr>
              <w:tab/>
            </w:r>
            <w:r>
              <w:rPr>
                <w:noProof/>
                <w:webHidden/>
              </w:rPr>
              <w:fldChar w:fldCharType="begin"/>
            </w:r>
            <w:r>
              <w:rPr>
                <w:noProof/>
                <w:webHidden/>
              </w:rPr>
              <w:instrText xml:space="preserve"> PAGEREF _Toc178277253 \h </w:instrText>
            </w:r>
            <w:r>
              <w:rPr>
                <w:noProof/>
                <w:webHidden/>
              </w:rPr>
            </w:r>
            <w:r>
              <w:rPr>
                <w:noProof/>
                <w:webHidden/>
              </w:rPr>
              <w:fldChar w:fldCharType="separate"/>
            </w:r>
            <w:r>
              <w:rPr>
                <w:noProof/>
                <w:webHidden/>
              </w:rPr>
              <w:t>79</w:t>
            </w:r>
            <w:r>
              <w:rPr>
                <w:noProof/>
                <w:webHidden/>
              </w:rPr>
              <w:fldChar w:fldCharType="end"/>
            </w:r>
          </w:hyperlink>
        </w:p>
        <w:p w14:paraId="3399E173" w14:textId="474C1671"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4" w:history="1">
            <w:r w:rsidRPr="009265E9">
              <w:rPr>
                <w:rStyle w:val="Hyperlink"/>
                <w:noProof/>
              </w:rPr>
              <w:t>4.1 Thesis summary</w:t>
            </w:r>
            <w:r>
              <w:rPr>
                <w:noProof/>
                <w:webHidden/>
              </w:rPr>
              <w:tab/>
            </w:r>
            <w:r>
              <w:rPr>
                <w:noProof/>
                <w:webHidden/>
              </w:rPr>
              <w:fldChar w:fldCharType="begin"/>
            </w:r>
            <w:r>
              <w:rPr>
                <w:noProof/>
                <w:webHidden/>
              </w:rPr>
              <w:instrText xml:space="preserve"> PAGEREF _Toc178277254 \h </w:instrText>
            </w:r>
            <w:r>
              <w:rPr>
                <w:noProof/>
                <w:webHidden/>
              </w:rPr>
            </w:r>
            <w:r>
              <w:rPr>
                <w:noProof/>
                <w:webHidden/>
              </w:rPr>
              <w:fldChar w:fldCharType="separate"/>
            </w:r>
            <w:r>
              <w:rPr>
                <w:noProof/>
                <w:webHidden/>
              </w:rPr>
              <w:t>79</w:t>
            </w:r>
            <w:r>
              <w:rPr>
                <w:noProof/>
                <w:webHidden/>
              </w:rPr>
              <w:fldChar w:fldCharType="end"/>
            </w:r>
          </w:hyperlink>
        </w:p>
        <w:p w14:paraId="316AC43B" w14:textId="4BAAA5CC"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5" w:history="1">
            <w:r w:rsidRPr="009265E9">
              <w:rPr>
                <w:rStyle w:val="Hyperlink"/>
                <w:noProof/>
              </w:rPr>
              <w:t>4.2 Future Studies</w:t>
            </w:r>
            <w:r>
              <w:rPr>
                <w:noProof/>
                <w:webHidden/>
              </w:rPr>
              <w:tab/>
            </w:r>
            <w:r>
              <w:rPr>
                <w:noProof/>
                <w:webHidden/>
              </w:rPr>
              <w:fldChar w:fldCharType="begin"/>
            </w:r>
            <w:r>
              <w:rPr>
                <w:noProof/>
                <w:webHidden/>
              </w:rPr>
              <w:instrText xml:space="preserve"> PAGEREF _Toc178277255 \h </w:instrText>
            </w:r>
            <w:r>
              <w:rPr>
                <w:noProof/>
                <w:webHidden/>
              </w:rPr>
            </w:r>
            <w:r>
              <w:rPr>
                <w:noProof/>
                <w:webHidden/>
              </w:rPr>
              <w:fldChar w:fldCharType="separate"/>
            </w:r>
            <w:r>
              <w:rPr>
                <w:noProof/>
                <w:webHidden/>
              </w:rPr>
              <w:t>83</w:t>
            </w:r>
            <w:r>
              <w:rPr>
                <w:noProof/>
                <w:webHidden/>
              </w:rPr>
              <w:fldChar w:fldCharType="end"/>
            </w:r>
          </w:hyperlink>
        </w:p>
        <w:p w14:paraId="67F6E1E6" w14:textId="58924733"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6" w:history="1">
            <w:r w:rsidRPr="009265E9">
              <w:rPr>
                <w:rStyle w:val="Hyperlink"/>
                <w:noProof/>
              </w:rPr>
              <w:t>4.3 Concluding statements</w:t>
            </w:r>
            <w:r>
              <w:rPr>
                <w:noProof/>
                <w:webHidden/>
              </w:rPr>
              <w:tab/>
            </w:r>
            <w:r>
              <w:rPr>
                <w:noProof/>
                <w:webHidden/>
              </w:rPr>
              <w:fldChar w:fldCharType="begin"/>
            </w:r>
            <w:r>
              <w:rPr>
                <w:noProof/>
                <w:webHidden/>
              </w:rPr>
              <w:instrText xml:space="preserve"> PAGEREF _Toc178277256 \h </w:instrText>
            </w:r>
            <w:r>
              <w:rPr>
                <w:noProof/>
                <w:webHidden/>
              </w:rPr>
            </w:r>
            <w:r>
              <w:rPr>
                <w:noProof/>
                <w:webHidden/>
              </w:rPr>
              <w:fldChar w:fldCharType="separate"/>
            </w:r>
            <w:r>
              <w:rPr>
                <w:noProof/>
                <w:webHidden/>
              </w:rPr>
              <w:t>84</w:t>
            </w:r>
            <w:r>
              <w:rPr>
                <w:noProof/>
                <w:webHidden/>
              </w:rPr>
              <w:fldChar w:fldCharType="end"/>
            </w:r>
          </w:hyperlink>
        </w:p>
        <w:p w14:paraId="054525ED" w14:textId="47E0F435" w:rsidR="0085722C" w:rsidRDefault="0085722C">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7" w:history="1">
            <w:r w:rsidRPr="009265E9">
              <w:rPr>
                <w:rStyle w:val="Hyperlink"/>
                <w:noProof/>
              </w:rPr>
              <w:t>4.4 References</w:t>
            </w:r>
            <w:r>
              <w:rPr>
                <w:noProof/>
                <w:webHidden/>
              </w:rPr>
              <w:tab/>
            </w:r>
            <w:r>
              <w:rPr>
                <w:noProof/>
                <w:webHidden/>
              </w:rPr>
              <w:fldChar w:fldCharType="begin"/>
            </w:r>
            <w:r>
              <w:rPr>
                <w:noProof/>
                <w:webHidden/>
              </w:rPr>
              <w:instrText xml:space="preserve"> PAGEREF _Toc178277257 \h </w:instrText>
            </w:r>
            <w:r>
              <w:rPr>
                <w:noProof/>
                <w:webHidden/>
              </w:rPr>
            </w:r>
            <w:r>
              <w:rPr>
                <w:noProof/>
                <w:webHidden/>
              </w:rPr>
              <w:fldChar w:fldCharType="separate"/>
            </w:r>
            <w:r>
              <w:rPr>
                <w:noProof/>
                <w:webHidden/>
              </w:rPr>
              <w:t>85</w:t>
            </w:r>
            <w:r>
              <w:rPr>
                <w:noProof/>
                <w:webHidden/>
              </w:rPr>
              <w:fldChar w:fldCharType="end"/>
            </w:r>
          </w:hyperlink>
        </w:p>
        <w:p w14:paraId="48CCA1C1" w14:textId="7904F317"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58" w:history="1">
            <w:r w:rsidRPr="009265E9">
              <w:rPr>
                <w:rStyle w:val="Hyperlink"/>
                <w:rFonts w:cs="Times New Roman"/>
                <w:noProof/>
              </w:rPr>
              <w:t>Supplemental Material</w:t>
            </w:r>
            <w:r>
              <w:rPr>
                <w:noProof/>
                <w:webHidden/>
              </w:rPr>
              <w:tab/>
            </w:r>
            <w:r>
              <w:rPr>
                <w:noProof/>
                <w:webHidden/>
              </w:rPr>
              <w:fldChar w:fldCharType="begin"/>
            </w:r>
            <w:r>
              <w:rPr>
                <w:noProof/>
                <w:webHidden/>
              </w:rPr>
              <w:instrText xml:space="preserve"> PAGEREF _Toc178277258 \h </w:instrText>
            </w:r>
            <w:r>
              <w:rPr>
                <w:noProof/>
                <w:webHidden/>
              </w:rPr>
            </w:r>
            <w:r>
              <w:rPr>
                <w:noProof/>
                <w:webHidden/>
              </w:rPr>
              <w:fldChar w:fldCharType="separate"/>
            </w:r>
            <w:r>
              <w:rPr>
                <w:noProof/>
                <w:webHidden/>
              </w:rPr>
              <w:t>88</w:t>
            </w:r>
            <w:r>
              <w:rPr>
                <w:noProof/>
                <w:webHidden/>
              </w:rPr>
              <w:fldChar w:fldCharType="end"/>
            </w:r>
          </w:hyperlink>
        </w:p>
        <w:p w14:paraId="6D664CD7" w14:textId="164EF9F8"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59" w:history="1">
            <w:r w:rsidRPr="009265E9">
              <w:rPr>
                <w:rStyle w:val="Hyperlink"/>
                <w:noProof/>
              </w:rPr>
              <w:t>List of Supplemental Tables</w:t>
            </w:r>
            <w:r>
              <w:rPr>
                <w:noProof/>
                <w:webHidden/>
              </w:rPr>
              <w:tab/>
            </w:r>
            <w:r>
              <w:rPr>
                <w:noProof/>
                <w:webHidden/>
              </w:rPr>
              <w:fldChar w:fldCharType="begin"/>
            </w:r>
            <w:r>
              <w:rPr>
                <w:noProof/>
                <w:webHidden/>
              </w:rPr>
              <w:instrText xml:space="preserve"> PAGEREF _Toc178277259 \h </w:instrText>
            </w:r>
            <w:r>
              <w:rPr>
                <w:noProof/>
                <w:webHidden/>
              </w:rPr>
            </w:r>
            <w:r>
              <w:rPr>
                <w:noProof/>
                <w:webHidden/>
              </w:rPr>
              <w:fldChar w:fldCharType="separate"/>
            </w:r>
            <w:r>
              <w:rPr>
                <w:noProof/>
                <w:webHidden/>
              </w:rPr>
              <w:t>88</w:t>
            </w:r>
            <w:r>
              <w:rPr>
                <w:noProof/>
                <w:webHidden/>
              </w:rPr>
              <w:fldChar w:fldCharType="end"/>
            </w:r>
          </w:hyperlink>
        </w:p>
        <w:p w14:paraId="089ECB3F" w14:textId="5C05FA9A" w:rsidR="0085722C" w:rsidRDefault="0085722C">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60" w:history="1">
            <w:r w:rsidRPr="009265E9">
              <w:rPr>
                <w:rStyle w:val="Hyperlink"/>
                <w:noProof/>
              </w:rPr>
              <w:t>List of Supplemental Figures</w:t>
            </w:r>
            <w:r>
              <w:rPr>
                <w:noProof/>
                <w:webHidden/>
              </w:rPr>
              <w:tab/>
            </w:r>
            <w:r>
              <w:rPr>
                <w:noProof/>
                <w:webHidden/>
              </w:rPr>
              <w:fldChar w:fldCharType="begin"/>
            </w:r>
            <w:r>
              <w:rPr>
                <w:noProof/>
                <w:webHidden/>
              </w:rPr>
              <w:instrText xml:space="preserve"> PAGEREF _Toc178277260 \h </w:instrText>
            </w:r>
            <w:r>
              <w:rPr>
                <w:noProof/>
                <w:webHidden/>
              </w:rPr>
            </w:r>
            <w:r>
              <w:rPr>
                <w:noProof/>
                <w:webHidden/>
              </w:rPr>
              <w:fldChar w:fldCharType="separate"/>
            </w:r>
            <w:r>
              <w:rPr>
                <w:noProof/>
                <w:webHidden/>
              </w:rPr>
              <w:t>88</w:t>
            </w:r>
            <w:r>
              <w:rPr>
                <w:noProof/>
                <w:webHidden/>
              </w:rPr>
              <w:fldChar w:fldCharType="end"/>
            </w:r>
          </w:hyperlink>
        </w:p>
        <w:p w14:paraId="57DFD528" w14:textId="4EE7DC2B"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39" w:name="_Toc162204949" w:displacedByCustomXml="prev"/>
    <w:p w14:paraId="270B54AF" w14:textId="1A7A5CAD" w:rsidR="00EA6CF0" w:rsidRPr="0019114E" w:rsidRDefault="00EA6CF0" w:rsidP="00D5379C">
      <w:pPr>
        <w:pStyle w:val="PrefaceTitle"/>
        <w:rPr>
          <w:noProof w:val="0"/>
        </w:rPr>
      </w:pPr>
      <w:bookmarkStart w:id="40" w:name="_Toc178277210"/>
      <w:bookmarkStart w:id="41" w:name="_Toc174089104"/>
      <w:r w:rsidRPr="0019114E">
        <w:rPr>
          <w:noProof w:val="0"/>
        </w:rPr>
        <w:lastRenderedPageBreak/>
        <w:t>List of Tables</w:t>
      </w:r>
      <w:bookmarkEnd w:id="39"/>
      <w:bookmarkEnd w:id="40"/>
      <w:bookmarkEnd w:id="41"/>
    </w:p>
    <w:p w14:paraId="547BE956" w14:textId="00A17130" w:rsidR="00706416"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706416" w:rsidRPr="00710C42">
        <w:rPr>
          <w:rFonts w:eastAsia="Times New Roman" w:cs="Times New Roman"/>
          <w:b/>
          <w:bCs/>
          <w:noProof/>
        </w:rPr>
        <w:t>Table 2.1:</w:t>
      </w:r>
      <w:r w:rsidR="00706416" w:rsidRPr="00710C42">
        <w:rPr>
          <w:rFonts w:eastAsia="Cambria" w:cs="Times New Roman"/>
          <w:iCs/>
          <w:noProof/>
        </w:rPr>
        <w:t xml:space="preserve"> Inclusion and exclusion criteria for the scoping review</w:t>
      </w:r>
      <w:r w:rsidR="00706416">
        <w:rPr>
          <w:noProof/>
        </w:rPr>
        <w:tab/>
      </w:r>
      <w:r w:rsidR="00706416">
        <w:rPr>
          <w:noProof/>
        </w:rPr>
        <w:fldChar w:fldCharType="begin"/>
      </w:r>
      <w:r w:rsidR="00706416">
        <w:rPr>
          <w:noProof/>
        </w:rPr>
        <w:instrText xml:space="preserve"> PAGEREF _Toc176714955 \h </w:instrText>
      </w:r>
      <w:r w:rsidR="00706416">
        <w:rPr>
          <w:noProof/>
        </w:rPr>
      </w:r>
      <w:r w:rsidR="00706416">
        <w:rPr>
          <w:noProof/>
        </w:rPr>
        <w:fldChar w:fldCharType="separate"/>
      </w:r>
      <w:r w:rsidR="0085722C">
        <w:rPr>
          <w:noProof/>
        </w:rPr>
        <w:t>25</w:t>
      </w:r>
      <w:r w:rsidR="00706416">
        <w:rPr>
          <w:noProof/>
        </w:rPr>
        <w:fldChar w:fldCharType="end"/>
      </w:r>
    </w:p>
    <w:p w14:paraId="30B378F0" w14:textId="3AF3D73E"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2.2: </w:t>
      </w:r>
      <w:r w:rsidRPr="00710C42">
        <w:rPr>
          <w:rFonts w:eastAsia="Times New Roman" w:cs="Times New Roman"/>
          <w:noProof/>
        </w:rPr>
        <w:t>Search string used on November 1</w:t>
      </w:r>
      <w:r w:rsidRPr="00710C42">
        <w:rPr>
          <w:rFonts w:eastAsia="Times New Roman" w:cs="Times New Roman"/>
          <w:bCs/>
          <w:noProof/>
          <w:vertAlign w:val="superscript"/>
        </w:rPr>
        <w:t>st</w:t>
      </w:r>
      <w:r w:rsidRPr="00710C42">
        <w:rPr>
          <w:rFonts w:eastAsia="Times New Roman" w:cs="Times New Roman"/>
          <w:noProof/>
        </w:rPr>
        <w:t>, 2022.</w:t>
      </w:r>
      <w:r>
        <w:rPr>
          <w:noProof/>
        </w:rPr>
        <w:tab/>
      </w:r>
      <w:r>
        <w:rPr>
          <w:noProof/>
        </w:rPr>
        <w:fldChar w:fldCharType="begin"/>
      </w:r>
      <w:r>
        <w:rPr>
          <w:noProof/>
        </w:rPr>
        <w:instrText xml:space="preserve"> PAGEREF _Toc176714956 \h </w:instrText>
      </w:r>
      <w:r>
        <w:rPr>
          <w:noProof/>
        </w:rPr>
      </w:r>
      <w:r>
        <w:rPr>
          <w:noProof/>
        </w:rPr>
        <w:fldChar w:fldCharType="separate"/>
      </w:r>
      <w:r w:rsidR="0085722C">
        <w:rPr>
          <w:noProof/>
        </w:rPr>
        <w:t>27</w:t>
      </w:r>
      <w:r>
        <w:rPr>
          <w:noProof/>
        </w:rPr>
        <w:fldChar w:fldCharType="end"/>
      </w:r>
    </w:p>
    <w:p w14:paraId="70335551" w14:textId="701A8D94"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2.3: </w:t>
      </w:r>
      <w:r w:rsidRPr="00710C42">
        <w:rPr>
          <w:rFonts w:eastAsia="Times New Roman" w:cs="Times New Roman"/>
          <w:noProof/>
        </w:rPr>
        <w:t>List of intrinsic and extrinsic factors identified in included articles.</w:t>
      </w:r>
      <w:r>
        <w:rPr>
          <w:noProof/>
        </w:rPr>
        <w:tab/>
      </w:r>
      <w:r>
        <w:rPr>
          <w:noProof/>
        </w:rPr>
        <w:fldChar w:fldCharType="begin"/>
      </w:r>
      <w:r>
        <w:rPr>
          <w:noProof/>
        </w:rPr>
        <w:instrText xml:space="preserve"> PAGEREF _Toc176714957 \h </w:instrText>
      </w:r>
      <w:r>
        <w:rPr>
          <w:noProof/>
        </w:rPr>
      </w:r>
      <w:r>
        <w:rPr>
          <w:noProof/>
        </w:rPr>
        <w:fldChar w:fldCharType="separate"/>
      </w:r>
      <w:r w:rsidR="0085722C">
        <w:rPr>
          <w:noProof/>
        </w:rPr>
        <w:t>28</w:t>
      </w:r>
      <w:r>
        <w:rPr>
          <w:noProof/>
        </w:rPr>
        <w:fldChar w:fldCharType="end"/>
      </w:r>
    </w:p>
    <w:p w14:paraId="7C5D0539" w14:textId="02738004"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Table 2.4:</w:t>
      </w:r>
      <w:r w:rsidRPr="00710C42">
        <w:rPr>
          <w:rFonts w:eastAsia="Times New Roman" w:cs="Times New Roman"/>
          <w:noProof/>
        </w:rPr>
        <w:t xml:space="preserve"> Number of studies included by the search strategy separated by factors tested and mention of coordination as a defining feature of sentinel behaviour.</w:t>
      </w:r>
      <w:r>
        <w:rPr>
          <w:noProof/>
        </w:rPr>
        <w:tab/>
      </w:r>
      <w:r>
        <w:rPr>
          <w:noProof/>
        </w:rPr>
        <w:fldChar w:fldCharType="begin"/>
      </w:r>
      <w:r>
        <w:rPr>
          <w:noProof/>
        </w:rPr>
        <w:instrText xml:space="preserve"> PAGEREF _Toc176714958 \h </w:instrText>
      </w:r>
      <w:r>
        <w:rPr>
          <w:noProof/>
        </w:rPr>
      </w:r>
      <w:r>
        <w:rPr>
          <w:noProof/>
        </w:rPr>
        <w:fldChar w:fldCharType="separate"/>
      </w:r>
      <w:r w:rsidR="0085722C">
        <w:rPr>
          <w:noProof/>
        </w:rPr>
        <w:t>31</w:t>
      </w:r>
      <w:r>
        <w:rPr>
          <w:noProof/>
        </w:rPr>
        <w:fldChar w:fldCharType="end"/>
      </w:r>
    </w:p>
    <w:p w14:paraId="179E6534" w14:textId="1A8537C0"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3.1:</w:t>
      </w:r>
      <w:r w:rsidRPr="00710C42">
        <w:rPr>
          <w:rFonts w:cs="Times New Roman"/>
          <w:iCs/>
          <w:noProof/>
        </w:rPr>
        <w:t xml:space="preserve"> Effects of sentinel presence and generalized environment on the proportion of time allocated to each behaviour.</w:t>
      </w:r>
      <w:r>
        <w:rPr>
          <w:noProof/>
        </w:rPr>
        <w:tab/>
      </w:r>
      <w:r>
        <w:rPr>
          <w:noProof/>
        </w:rPr>
        <w:fldChar w:fldCharType="begin"/>
      </w:r>
      <w:r>
        <w:rPr>
          <w:noProof/>
        </w:rPr>
        <w:instrText xml:space="preserve"> PAGEREF _Toc176714959 \h </w:instrText>
      </w:r>
      <w:r>
        <w:rPr>
          <w:noProof/>
        </w:rPr>
      </w:r>
      <w:r>
        <w:rPr>
          <w:noProof/>
        </w:rPr>
        <w:fldChar w:fldCharType="separate"/>
      </w:r>
      <w:r w:rsidR="0085722C">
        <w:rPr>
          <w:noProof/>
        </w:rPr>
        <w:t>56</w:t>
      </w:r>
      <w:r>
        <w:rPr>
          <w:noProof/>
        </w:rPr>
        <w:fldChar w:fldCharType="end"/>
      </w:r>
    </w:p>
    <w:p w14:paraId="329D3B5B" w14:textId="57D69527"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3.2:</w:t>
      </w:r>
      <w:r w:rsidRPr="00710C42">
        <w:rPr>
          <w:rFonts w:cs="Times New Roman"/>
          <w:iCs/>
          <w:noProof/>
        </w:rPr>
        <w:t xml:space="preserve"> Results of the linear mixed models fit to the mean bout duration.</w:t>
      </w:r>
      <w:r>
        <w:rPr>
          <w:noProof/>
        </w:rPr>
        <w:tab/>
      </w:r>
      <w:r>
        <w:rPr>
          <w:noProof/>
        </w:rPr>
        <w:fldChar w:fldCharType="begin"/>
      </w:r>
      <w:r>
        <w:rPr>
          <w:noProof/>
        </w:rPr>
        <w:instrText xml:space="preserve"> PAGEREF _Toc176714960 \h </w:instrText>
      </w:r>
      <w:r>
        <w:rPr>
          <w:noProof/>
        </w:rPr>
      </w:r>
      <w:r>
        <w:rPr>
          <w:noProof/>
        </w:rPr>
        <w:fldChar w:fldCharType="separate"/>
      </w:r>
      <w:r w:rsidR="0085722C">
        <w:rPr>
          <w:noProof/>
        </w:rPr>
        <w:t>59</w:t>
      </w:r>
      <w:r>
        <w:rPr>
          <w:noProof/>
        </w:rPr>
        <w:fldChar w:fldCharType="end"/>
      </w:r>
    </w:p>
    <w:p w14:paraId="54FAE621" w14:textId="47ED6C4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3.3:</w:t>
      </w:r>
      <w:r w:rsidRPr="00710C42">
        <w:rPr>
          <w:rFonts w:cs="Times New Roman"/>
          <w:iCs/>
          <w:noProof/>
        </w:rPr>
        <w:t xml:space="preserve"> Result of the linear mixed model fit to peck rate.</w:t>
      </w:r>
      <w:r>
        <w:rPr>
          <w:noProof/>
        </w:rPr>
        <w:tab/>
      </w:r>
      <w:r>
        <w:rPr>
          <w:noProof/>
        </w:rPr>
        <w:fldChar w:fldCharType="begin"/>
      </w:r>
      <w:r>
        <w:rPr>
          <w:noProof/>
        </w:rPr>
        <w:instrText xml:space="preserve"> PAGEREF _Toc176714961 \h </w:instrText>
      </w:r>
      <w:r>
        <w:rPr>
          <w:noProof/>
        </w:rPr>
      </w:r>
      <w:r>
        <w:rPr>
          <w:noProof/>
        </w:rPr>
        <w:fldChar w:fldCharType="separate"/>
      </w:r>
      <w:r w:rsidR="0085722C">
        <w:rPr>
          <w:noProof/>
        </w:rPr>
        <w:t>62</w:t>
      </w:r>
      <w:r>
        <w:rPr>
          <w:noProof/>
        </w:rPr>
        <w:fldChar w:fldCharType="end"/>
      </w:r>
    </w:p>
    <w:p w14:paraId="385B522F" w14:textId="7439B1F9"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3.4:</w:t>
      </w:r>
      <w:r w:rsidRPr="00710C42">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_Toc176714962 \h </w:instrText>
      </w:r>
      <w:r>
        <w:rPr>
          <w:noProof/>
        </w:rPr>
      </w:r>
      <w:r>
        <w:rPr>
          <w:noProof/>
        </w:rPr>
        <w:fldChar w:fldCharType="separate"/>
      </w:r>
      <w:r w:rsidR="0085722C">
        <w:rPr>
          <w:noProof/>
        </w:rPr>
        <w:t>65</w:t>
      </w:r>
      <w:r>
        <w:rPr>
          <w:noProof/>
        </w:rPr>
        <w:fldChar w:fldCharType="end"/>
      </w:r>
    </w:p>
    <w:p w14:paraId="6D1621F5" w14:textId="226CB8E1"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42" w:name="_Toc162204950"/>
      <w:bookmarkStart w:id="43" w:name="_Toc178277211"/>
      <w:bookmarkStart w:id="44" w:name="_Toc174089105"/>
      <w:r w:rsidRPr="0019114E">
        <w:rPr>
          <w:noProof w:val="0"/>
        </w:rPr>
        <w:lastRenderedPageBreak/>
        <w:t>List of Figures</w:t>
      </w:r>
      <w:bookmarkEnd w:id="42"/>
      <w:bookmarkEnd w:id="43"/>
      <w:bookmarkEnd w:id="44"/>
    </w:p>
    <w:p w14:paraId="274B11B6" w14:textId="25C647FF"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85722C">
        <w:rPr>
          <w:rFonts w:cs="Times New Roman"/>
          <w:noProof/>
        </w:rPr>
        <w:t>30</w:t>
      </w:r>
      <w:r w:rsidR="0026046D" w:rsidRPr="0019114E">
        <w:rPr>
          <w:rFonts w:cs="Times New Roman"/>
          <w:noProof/>
        </w:rPr>
        <w:fldChar w:fldCharType="end"/>
      </w:r>
    </w:p>
    <w:p w14:paraId="05F34026" w14:textId="19D32FF3"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85722C">
        <w:rPr>
          <w:rFonts w:cs="Times New Roman"/>
          <w:noProof/>
        </w:rPr>
        <w:t>50</w:t>
      </w:r>
      <w:r w:rsidRPr="0019114E">
        <w:rPr>
          <w:rFonts w:cs="Times New Roman"/>
          <w:noProof/>
        </w:rPr>
        <w:fldChar w:fldCharType="end"/>
      </w:r>
    </w:p>
    <w:p w14:paraId="5FF09ACA" w14:textId="0BF6DE11"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85722C">
        <w:rPr>
          <w:rFonts w:cs="Times New Roman"/>
          <w:noProof/>
        </w:rPr>
        <w:t>55</w:t>
      </w:r>
      <w:r w:rsidRPr="0019114E">
        <w:rPr>
          <w:rFonts w:cs="Times New Roman"/>
          <w:noProof/>
        </w:rPr>
        <w:fldChar w:fldCharType="end"/>
      </w:r>
    </w:p>
    <w:p w14:paraId="2C6F1EEF" w14:textId="7DC69230"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85722C">
        <w:rPr>
          <w:rFonts w:cs="Times New Roman"/>
          <w:noProof/>
        </w:rPr>
        <w:t>58</w:t>
      </w:r>
      <w:r w:rsidRPr="0019114E">
        <w:rPr>
          <w:rFonts w:cs="Times New Roman"/>
          <w:noProof/>
        </w:rPr>
        <w:fldChar w:fldCharType="end"/>
      </w:r>
    </w:p>
    <w:p w14:paraId="3E0291B6" w14:textId="38124428"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85722C">
        <w:rPr>
          <w:rFonts w:cs="Times New Roman"/>
          <w:noProof/>
        </w:rPr>
        <w:t>63</w:t>
      </w:r>
      <w:r w:rsidRPr="0019114E">
        <w:rPr>
          <w:rFonts w:cs="Times New Roman"/>
          <w:noProof/>
        </w:rPr>
        <w:fldChar w:fldCharType="end"/>
      </w:r>
    </w:p>
    <w:p w14:paraId="039CD9A0" w14:textId="705378E0"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85722C">
        <w:rPr>
          <w:rFonts w:cs="Times New Roman"/>
          <w:noProof/>
        </w:rPr>
        <w:t>64</w:t>
      </w:r>
      <w:r w:rsidRPr="0019114E">
        <w:rPr>
          <w:rFonts w:cs="Times New Roman"/>
          <w:noProof/>
        </w:rPr>
        <w:fldChar w:fldCharType="end"/>
      </w:r>
    </w:p>
    <w:p w14:paraId="33556ED2" w14:textId="54DC765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85722C">
        <w:rPr>
          <w:rFonts w:cs="Times New Roman"/>
          <w:noProof/>
        </w:rPr>
        <w:t>66</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45" w:name="_Toc162794577"/>
      <w:bookmarkStart w:id="46" w:name="_Toc178277212"/>
      <w:bookmarkStart w:id="47" w:name="_Toc174089106"/>
      <w:bookmarkStart w:id="48" w:name="_Hlk162792081"/>
      <w:r w:rsidRPr="0019114E">
        <w:rPr>
          <w:rFonts w:cs="Times New Roman"/>
        </w:rPr>
        <w:lastRenderedPageBreak/>
        <w:t>General Introduction</w:t>
      </w:r>
      <w:bookmarkEnd w:id="45"/>
      <w:bookmarkEnd w:id="46"/>
      <w:bookmarkEnd w:id="47"/>
    </w:p>
    <w:p w14:paraId="7B4B25AF" w14:textId="44A80BD7" w:rsidR="0095655F" w:rsidRPr="0019114E" w:rsidRDefault="0095655F" w:rsidP="0095655F">
      <w:pPr>
        <w:spacing w:before="240" w:after="240" w:line="480" w:lineRule="auto"/>
        <w:rPr>
          <w:rFonts w:cs="Times New Roman"/>
          <w:iCs/>
          <w:noProof/>
          <w:szCs w:val="24"/>
        </w:rPr>
      </w:pPr>
      <w:bookmarkStart w:id="49" w:name="_Toc162794578"/>
      <w:r w:rsidRPr="0019114E">
        <w:rPr>
          <w:rFonts w:cs="Times New Roman"/>
          <w:iCs/>
          <w:noProof/>
          <w:szCs w:val="24"/>
        </w:rPr>
        <w:t>There are two essential needs that all individuals must effectively balance in nature: the need to eat</w:t>
      </w:r>
      <w:ins w:id="50" w:author="Alex Popescu" w:date="2024-09-26T21:09:00Z" w16du:dateUtc="2024-09-27T01:09:00Z">
        <w:r w:rsidRPr="0019114E">
          <w:rPr>
            <w:rFonts w:cs="Times New Roman"/>
            <w:iCs/>
            <w:noProof/>
            <w:szCs w:val="24"/>
          </w:rPr>
          <w:t xml:space="preserve"> </w:t>
        </w:r>
      </w:ins>
      <w:r w:rsidRPr="0019114E">
        <w:rPr>
          <w:rFonts w:cs="Times New Roman"/>
          <w:iCs/>
          <w:noProof/>
          <w:szCs w:val="24"/>
        </w:rPr>
        <w:t>and the need</w:t>
      </w:r>
      <w:r w:rsidR="00A44CC2">
        <w:rPr>
          <w:rFonts w:cs="Times New Roman"/>
          <w:iCs/>
          <w:noProof/>
          <w:szCs w:val="24"/>
        </w:rPr>
        <w:t xml:space="preserve"> to</w:t>
      </w:r>
      <w:r w:rsidRPr="0019114E">
        <w:rPr>
          <w:rFonts w:cs="Times New Roman"/>
          <w:iCs/>
          <w:noProof/>
          <w:szCs w:val="24"/>
        </w:rPr>
        <w:t xml:space="preserve"> </w:t>
      </w:r>
      <w:r w:rsidR="006458CE">
        <w:rPr>
          <w:rFonts w:cs="Times New Roman"/>
          <w:iCs/>
          <w:noProof/>
          <w:szCs w:val="24"/>
        </w:rPr>
        <w:t xml:space="preserve">not </w:t>
      </w:r>
      <w:r w:rsidRPr="0019114E">
        <w:rPr>
          <w:rFonts w:cs="Times New Roman"/>
          <w:iCs/>
          <w:noProof/>
          <w:szCs w:val="24"/>
        </w:rPr>
        <w:t xml:space="preserve">be eaten. </w:t>
      </w:r>
      <w:commentRangeStart w:id="51"/>
      <w:ins w:id="52" w:author="Alex Popescu" w:date="2024-09-26T21:09:00Z" w16du:dateUtc="2024-09-27T01:09:00Z">
        <w:r w:rsidRPr="0019114E">
          <w:rPr>
            <w:rFonts w:cs="Times New Roman"/>
            <w:iCs/>
            <w:noProof/>
            <w:szCs w:val="24"/>
          </w:rPr>
          <w:t>This trade-off is</w:t>
        </w:r>
        <w:r w:rsidR="00480B68">
          <w:rPr>
            <w:rFonts w:cs="Times New Roman"/>
            <w:iCs/>
            <w:noProof/>
            <w:szCs w:val="24"/>
          </w:rPr>
          <w:t xml:space="preserve"> </w:t>
        </w:r>
        <w:r w:rsidR="009D4D3E">
          <w:rPr>
            <w:rFonts w:cs="Times New Roman"/>
            <w:iCs/>
            <w:noProof/>
            <w:szCs w:val="24"/>
          </w:rPr>
          <w:t>central to</w:t>
        </w:r>
        <w:r w:rsidR="0014274F">
          <w:rPr>
            <w:rFonts w:cs="Times New Roman"/>
            <w:iCs/>
            <w:noProof/>
            <w:szCs w:val="24"/>
          </w:rPr>
          <w:t xml:space="preserve"> discussions on foraging and vigilance behaviours</w:t>
        </w:r>
        <w:r w:rsidR="00527AA8">
          <w:rPr>
            <w:rFonts w:cs="Times New Roman"/>
            <w:iCs/>
            <w:noProof/>
            <w:szCs w:val="24"/>
          </w:rPr>
          <w:t>: two mutually exclusive yet equally important behaviours</w:t>
        </w:r>
        <w:r w:rsidR="00527AA8" w:rsidRPr="0019114E">
          <w:rPr>
            <w:rFonts w:cs="Times New Roman"/>
            <w:iCs/>
            <w:noProof/>
            <w:szCs w:val="24"/>
          </w:rPr>
          <w:t xml:space="preserve">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Olson et al. 2015)</w:t>
        </w:r>
        <w:r w:rsidR="00527AA8" w:rsidRPr="0019114E">
          <w:rPr>
            <w:rFonts w:cs="Times New Roman"/>
            <w:iCs/>
            <w:noProof/>
            <w:szCs w:val="24"/>
          </w:rPr>
          <w:fldChar w:fldCharType="end"/>
        </w:r>
        <w:r w:rsidR="00527AA8">
          <w:rPr>
            <w:rFonts w:cs="Times New Roman"/>
            <w:iCs/>
            <w:noProof/>
            <w:szCs w:val="24"/>
          </w:rPr>
          <w:t>. Too much of either behaviour is unfit, therefore balancing t</w:t>
        </w:r>
        <w:r w:rsidR="00527AA8" w:rsidRPr="0019114E">
          <w:rPr>
            <w:rFonts w:cs="Times New Roman"/>
            <w:iCs/>
            <w:noProof/>
            <w:szCs w:val="24"/>
          </w:rPr>
          <w:t>he</w:t>
        </w:r>
      </w:ins>
      <w:moveToRangeStart w:id="53" w:author="Alex Popescu" w:date="2024-09-26T21:09:00Z" w:name="move178277369"/>
      <w:moveTo w:id="54" w:author="Alex Popescu" w:date="2024-09-26T21:09:00Z" w16du:dateUtc="2024-09-27T01:09:00Z">
        <w:r w:rsidR="00527AA8" w:rsidRPr="0019114E">
          <w:rPr>
            <w:rFonts w:cs="Times New Roman"/>
            <w:iCs/>
            <w:noProof/>
            <w:szCs w:val="24"/>
          </w:rPr>
          <w:t xml:space="preserv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moveTo>
      <w:moveToRangeEnd w:id="53"/>
      <w:commentRangeEnd w:id="51"/>
      <w:r w:rsidR="00E26425">
        <w:rPr>
          <w:rStyle w:val="CommentReference"/>
        </w:rPr>
        <w:commentReference w:id="51"/>
      </w:r>
      <w:del w:id="55" w:author="Alex Popescu" w:date="2024-09-26T21:09:00Z" w16du:dateUtc="2024-09-27T01:09:00Z">
        <w:r w:rsidRPr="0019114E">
          <w:rPr>
            <w:rFonts w:cs="Times New Roman"/>
            <w:iCs/>
            <w:noProof/>
            <w:szCs w:val="24"/>
          </w:rPr>
          <w:delText xml:space="preserve">This trade-off is important when discussing foraging and vigilance behaviours in any species. If an individual forgoes vigilance in favor of greater foraging efficiency, it leaves itself exposed to increased predation risk which can have profound negative impacts on its survival. If the same individual were to prioritize vigilance over foraging, the decreased foraging efficiency can negatively affect its fitness. Individuals must therefore carefully balance the time spent performing both foraging and vigilance behaviours. Group foraging can decrease individual vigilance by virtue of the increased likelihood of at least one individual being vigilant at a </w:delText>
        </w:r>
        <w:commentRangeStart w:id="56"/>
        <w:r w:rsidRPr="0019114E">
          <w:rPr>
            <w:rFonts w:cs="Times New Roman"/>
            <w:iCs/>
            <w:noProof/>
            <w:szCs w:val="24"/>
          </w:rPr>
          <w:delText>time</w:delText>
        </w:r>
      </w:del>
      <w:ins w:id="57" w:author="Alex Popescu" w:date="2024-09-26T21:09:00Z" w16du:dateUtc="2024-09-27T01:09:00Z">
        <w:r w:rsidR="00AA56BD">
          <w:rPr>
            <w:rFonts w:cs="Times New Roman"/>
            <w:iCs/>
            <w:noProof/>
            <w:szCs w:val="24"/>
          </w:rPr>
          <w:t>For example, i</w:t>
        </w:r>
        <w:r w:rsidRPr="0019114E">
          <w:rPr>
            <w:rFonts w:cs="Times New Roman"/>
            <w:iCs/>
            <w:noProof/>
            <w:szCs w:val="24"/>
          </w:rPr>
          <w:t xml:space="preserve">f an individual </w:t>
        </w:r>
        <w:r w:rsidR="0014274F">
          <w:rPr>
            <w:rFonts w:cs="Times New Roman"/>
            <w:iCs/>
            <w:noProof/>
            <w:szCs w:val="24"/>
          </w:rPr>
          <w:t xml:space="preserve">devotes all of its time to foraging, it benefits from </w:t>
        </w:r>
        <w:r w:rsidR="006458CE">
          <w:rPr>
            <w:rFonts w:cs="Times New Roman"/>
            <w:iCs/>
            <w:noProof/>
            <w:szCs w:val="24"/>
          </w:rPr>
          <w:t xml:space="preserve">greater foraging efficiency </w:t>
        </w:r>
        <w:r w:rsidR="0014274F">
          <w:rPr>
            <w:rFonts w:cs="Times New Roman"/>
            <w:iCs/>
            <w:noProof/>
            <w:szCs w:val="24"/>
          </w:rPr>
          <w:t>but</w:t>
        </w:r>
        <w:r w:rsidR="006458CE">
          <w:rPr>
            <w:rFonts w:cs="Times New Roman"/>
            <w:iCs/>
            <w:noProof/>
            <w:szCs w:val="24"/>
          </w:rPr>
          <w:t xml:space="preserve"> leaves itself exposed to an increased </w:t>
        </w:r>
        <w:r w:rsidR="00AA56BD">
          <w:rPr>
            <w:rFonts w:cs="Times New Roman"/>
            <w:iCs/>
            <w:noProof/>
            <w:szCs w:val="24"/>
          </w:rPr>
          <w:t>risk of injury or death from a predator encounter</w:t>
        </w:r>
        <w:r w:rsidR="00FC270F">
          <w:rPr>
            <w:rFonts w:cs="Times New Roman"/>
            <w:iCs/>
            <w:noProof/>
            <w:szCs w:val="24"/>
          </w:rPr>
          <w:t xml:space="preserve">. </w:t>
        </w:r>
        <w:r w:rsidRPr="0019114E">
          <w:rPr>
            <w:rFonts w:cs="Times New Roman"/>
            <w:iCs/>
            <w:noProof/>
            <w:szCs w:val="24"/>
          </w:rPr>
          <w:t xml:space="preserve">If the same individual were </w:t>
        </w:r>
        <w:r w:rsidR="0014274F">
          <w:rPr>
            <w:rFonts w:cs="Times New Roman"/>
            <w:iCs/>
            <w:noProof/>
            <w:szCs w:val="24"/>
          </w:rPr>
          <w:t xml:space="preserve">to devote all of its time to vigilance instead, </w:t>
        </w:r>
        <w:r w:rsidR="009D4D3E">
          <w:rPr>
            <w:rFonts w:cs="Times New Roman"/>
            <w:iCs/>
            <w:noProof/>
            <w:szCs w:val="24"/>
          </w:rPr>
          <w:t xml:space="preserve">it benefits from increased safety from predators but </w:t>
        </w:r>
        <w:r w:rsidR="0014274F">
          <w:rPr>
            <w:rFonts w:cs="Times New Roman"/>
            <w:iCs/>
            <w:noProof/>
            <w:szCs w:val="24"/>
          </w:rPr>
          <w:t>los</w:t>
        </w:r>
        <w:r w:rsidR="009D4D3E">
          <w:rPr>
            <w:rFonts w:cs="Times New Roman"/>
            <w:iCs/>
            <w:noProof/>
            <w:szCs w:val="24"/>
          </w:rPr>
          <w:t xml:space="preserve">es </w:t>
        </w:r>
        <w:r w:rsidR="0014274F">
          <w:rPr>
            <w:rFonts w:cs="Times New Roman"/>
            <w:iCs/>
            <w:noProof/>
            <w:szCs w:val="24"/>
          </w:rPr>
          <w:t>foraging opportunities and increas</w:t>
        </w:r>
        <w:r w:rsidR="009D4D3E">
          <w:rPr>
            <w:rFonts w:cs="Times New Roman"/>
            <w:iCs/>
            <w:noProof/>
            <w:szCs w:val="24"/>
          </w:rPr>
          <w:t>es the</w:t>
        </w:r>
        <w:r w:rsidR="0014274F">
          <w:rPr>
            <w:rFonts w:cs="Times New Roman"/>
            <w:iCs/>
            <w:noProof/>
            <w:szCs w:val="24"/>
          </w:rPr>
          <w:t xml:space="preserve"> risk of</w:t>
        </w:r>
        <w:r w:rsidR="009D4D3E">
          <w:rPr>
            <w:rFonts w:cs="Times New Roman"/>
            <w:iCs/>
            <w:noProof/>
            <w:szCs w:val="24"/>
          </w:rPr>
          <w:t xml:space="preserve"> starvation</w:t>
        </w:r>
        <w:r w:rsidRPr="0019114E">
          <w:rPr>
            <w:rFonts w:cs="Times New Roman"/>
            <w:iCs/>
            <w:noProof/>
            <w:szCs w:val="24"/>
          </w:rPr>
          <w:t>.</w:t>
        </w:r>
        <w:r w:rsidR="0014274F">
          <w:rPr>
            <w:rFonts w:cs="Times New Roman"/>
            <w:iCs/>
            <w:noProof/>
            <w:szCs w:val="24"/>
          </w:rPr>
          <w:t xml:space="preserve"> </w:t>
        </w:r>
        <w:r w:rsidR="00095FE2">
          <w:rPr>
            <w:rFonts w:cs="Times New Roman"/>
            <w:iCs/>
            <w:noProof/>
            <w:szCs w:val="24"/>
          </w:rPr>
          <w:t>Therefore, individuals must balance this trade-off to account for their need for safety (i.e. protection from risk) and their need to forage (i.e. replenish energetic reserves).</w:t>
        </w:r>
        <w:r w:rsidR="0014274F">
          <w:rPr>
            <w:rFonts w:cs="Times New Roman"/>
            <w:iCs/>
            <w:noProof/>
            <w:szCs w:val="24"/>
          </w:rPr>
          <w:t xml:space="preserve"> Social animals have behaviours that can </w:t>
        </w:r>
        <w:r w:rsidR="009C298F">
          <w:rPr>
            <w:rFonts w:cs="Times New Roman"/>
            <w:iCs/>
            <w:noProof/>
            <w:szCs w:val="24"/>
          </w:rPr>
          <w:t>mitigate this trade-off</w:t>
        </w:r>
        <w:r w:rsidR="00095FE2">
          <w:rPr>
            <w:rFonts w:cs="Times New Roman"/>
            <w:iCs/>
            <w:noProof/>
            <w:szCs w:val="24"/>
          </w:rPr>
          <w:t xml:space="preserve"> by</w:t>
        </w:r>
        <w:r w:rsidR="009C298F">
          <w:rPr>
            <w:rFonts w:cs="Times New Roman"/>
            <w:iCs/>
            <w:noProof/>
            <w:szCs w:val="24"/>
          </w:rPr>
          <w:t xml:space="preserve"> </w:t>
        </w:r>
        <w:r w:rsidR="0014274F">
          <w:rPr>
            <w:rFonts w:cs="Times New Roman"/>
            <w:iCs/>
            <w:noProof/>
            <w:szCs w:val="24"/>
          </w:rPr>
          <w:t>increas</w:t>
        </w:r>
        <w:r w:rsidR="009C298F">
          <w:rPr>
            <w:rFonts w:cs="Times New Roman"/>
            <w:iCs/>
            <w:noProof/>
            <w:szCs w:val="24"/>
          </w:rPr>
          <w:t>ing</w:t>
        </w:r>
        <w:r w:rsidR="0014274F">
          <w:rPr>
            <w:rFonts w:cs="Times New Roman"/>
            <w:iCs/>
            <w:noProof/>
            <w:szCs w:val="24"/>
          </w:rPr>
          <w:t xml:space="preserve"> foraging efficiency while maintaining sufficient vigilance.</w:t>
        </w:r>
        <w:r w:rsidRPr="0019114E">
          <w:rPr>
            <w:rFonts w:cs="Times New Roman"/>
            <w:iCs/>
            <w:noProof/>
            <w:szCs w:val="24"/>
          </w:rPr>
          <w:t xml:space="preserve"> </w:t>
        </w:r>
        <w:r w:rsidR="00FC270F">
          <w:rPr>
            <w:rFonts w:cs="Times New Roman"/>
            <w:iCs/>
            <w:noProof/>
            <w:szCs w:val="24"/>
          </w:rPr>
          <w:t xml:space="preserve">For example, foraging in large groups </w:t>
        </w:r>
        <w:r w:rsidRPr="0019114E">
          <w:rPr>
            <w:rFonts w:cs="Times New Roman"/>
            <w:iCs/>
            <w:noProof/>
            <w:szCs w:val="24"/>
          </w:rPr>
          <w:t>increase</w:t>
        </w:r>
        <w:r w:rsidR="00FC270F">
          <w:rPr>
            <w:rFonts w:cs="Times New Roman"/>
            <w:iCs/>
            <w:noProof/>
            <w:szCs w:val="24"/>
          </w:rPr>
          <w:t>s the</w:t>
        </w:r>
        <w:r w:rsidRPr="0019114E">
          <w:rPr>
            <w:rFonts w:cs="Times New Roman"/>
            <w:iCs/>
            <w:noProof/>
            <w:szCs w:val="24"/>
          </w:rPr>
          <w:t xml:space="preserve"> likelihood of at least one individual being vigilant at a time</w:t>
        </w:r>
        <w:r w:rsidR="009C298F">
          <w:rPr>
            <w:rFonts w:cs="Times New Roman"/>
            <w:iCs/>
            <w:noProof/>
            <w:szCs w:val="24"/>
          </w:rPr>
          <w:t>, which can</w:t>
        </w:r>
        <w:r w:rsidR="0014274F">
          <w:rPr>
            <w:rFonts w:cs="Times New Roman"/>
            <w:iCs/>
            <w:noProof/>
            <w:szCs w:val="24"/>
          </w:rPr>
          <w:t xml:space="preserve"> re</w:t>
        </w:r>
        <w:r w:rsidR="009C298F">
          <w:rPr>
            <w:rFonts w:cs="Times New Roman"/>
            <w:iCs/>
            <w:noProof/>
            <w:szCs w:val="24"/>
          </w:rPr>
          <w:t>sult in decreased</w:t>
        </w:r>
        <w:r w:rsidR="0014274F">
          <w:rPr>
            <w:rFonts w:cs="Times New Roman"/>
            <w:iCs/>
            <w:noProof/>
            <w:szCs w:val="24"/>
          </w:rPr>
          <w:t xml:space="preserve"> vigilance at the individual level</w:t>
        </w:r>
      </w:ins>
      <w:r w:rsidRPr="0019114E">
        <w:rPr>
          <w:rFonts w:cs="Times New Roman"/>
          <w:iCs/>
          <w:noProof/>
          <w:szCs w:val="24"/>
        </w:rPr>
        <w:t xml:space="preserve"> </w:t>
      </w:r>
      <w:commentRangeEnd w:id="56"/>
      <w:r w:rsidR="00E26425">
        <w:rPr>
          <w:rStyle w:val="CommentReference"/>
        </w:rPr>
        <w:commentReference w:id="56"/>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xml:space="preserve">. Some species coordinate </w:t>
      </w:r>
      <w:r w:rsidRPr="0019114E">
        <w:rPr>
          <w:rFonts w:cs="Times New Roman"/>
          <w:iCs/>
          <w:noProof/>
          <w:szCs w:val="24"/>
        </w:rPr>
        <w:t xml:space="preserve">their </w:t>
      </w:r>
      <w:r w:rsidRPr="0019114E">
        <w:rPr>
          <w:rFonts w:cs="Times New Roman"/>
          <w:iCs/>
          <w:noProof/>
          <w:szCs w:val="24"/>
        </w:rPr>
        <w:t xml:space="preserve">vigilance, ensuring </w:t>
      </w:r>
      <w:r w:rsidRPr="0019114E">
        <w:rPr>
          <w:rFonts w:cs="Times New Roman"/>
          <w:iCs/>
          <w:noProof/>
          <w:szCs w:val="24"/>
        </w:rPr>
        <w:lastRenderedPageBreak/>
        <w:t>that at least one individual is always vigilant.</w:t>
      </w:r>
      <w:r w:rsidR="0014274F">
        <w:rPr>
          <w:rFonts w:cs="Times New Roman"/>
          <w:iCs/>
          <w:noProof/>
          <w:szCs w:val="24"/>
        </w:rPr>
        <w:t xml:space="preserve"> </w:t>
      </w:r>
      <w:r w:rsidRPr="0019114E">
        <w:rPr>
          <w:rFonts w:cs="Times New Roman"/>
          <w:iCs/>
          <w:noProof/>
          <w:szCs w:val="24"/>
        </w:rPr>
        <w:t xml:space="preserve">Coordination </w:t>
      </w:r>
      <w:r w:rsidR="0014274F">
        <w:rPr>
          <w:rFonts w:cs="Times New Roman"/>
          <w:iCs/>
          <w:noProof/>
          <w:szCs w:val="24"/>
        </w:rPr>
        <w:t>is inherently more costly</w:t>
      </w:r>
      <w:r w:rsidRPr="0019114E">
        <w:rPr>
          <w:rFonts w:cs="Times New Roman"/>
          <w:iCs/>
          <w:noProof/>
          <w:szCs w:val="24"/>
        </w:rPr>
        <w:t xml:space="preserve"> but</w:t>
      </w:r>
      <w:r w:rsidR="0014274F">
        <w:rPr>
          <w:rFonts w:cs="Times New Roman"/>
          <w:iCs/>
          <w:noProof/>
          <w:szCs w:val="24"/>
        </w:rPr>
        <w:t xml:space="preserve"> provides greater safety</w:t>
      </w:r>
      <w:r w:rsidRPr="0019114E">
        <w:rPr>
          <w:rFonts w:cs="Times New Roman"/>
          <w:iCs/>
          <w:noProof/>
          <w:szCs w:val="24"/>
        </w:rPr>
        <w:t xml:space="preserve"> </w:t>
      </w:r>
      <w:r w:rsidRPr="0019114E">
        <w:rPr>
          <w:rFonts w:cs="Times New Roman"/>
          <w:iCs/>
          <w:noProof/>
          <w:szCs w:val="24"/>
        </w:rPr>
        <w:t xml:space="preserve">for </w:t>
      </w:r>
      <w:r w:rsidRPr="0019114E">
        <w:rPr>
          <w:rFonts w:cs="Times New Roman"/>
          <w:iCs/>
          <w:noProof/>
          <w:szCs w:val="24"/>
        </w:rPr>
        <w:t>foragers</w:t>
      </w:r>
      <w:commentRangeStart w:id="58"/>
      <w:del w:id="59" w:author="Alex Popescu" w:date="2024-09-26T21:09:00Z" w16du:dateUtc="2024-09-27T01:09:00Z">
        <w:r w:rsidRPr="0019114E">
          <w:rPr>
            <w:rFonts w:cs="Times New Roman"/>
            <w:iCs/>
            <w:noProof/>
            <w:szCs w:val="24"/>
          </w:rPr>
          <w:delText>.</w:delText>
        </w:r>
      </w:del>
      <w:ins w:id="60" w:author="Alex Popescu" w:date="2024-09-26T21:09:00Z" w16du:dateUtc="2024-09-27T01:09:00Z">
        <w:r w:rsidR="00FC270F">
          <w:rPr>
            <w:rFonts w:cs="Times New Roman"/>
            <w:iCs/>
            <w:noProof/>
            <w:szCs w:val="24"/>
          </w:rPr>
          <w:t xml:space="preserve"> by reducing the duration of </w:t>
        </w:r>
        <w:r w:rsidR="009D4D3E">
          <w:rPr>
            <w:rFonts w:cs="Times New Roman"/>
            <w:iCs/>
            <w:noProof/>
            <w:szCs w:val="24"/>
          </w:rPr>
          <w:t xml:space="preserve">gaps </w:t>
        </w:r>
        <w:r w:rsidR="006458CE">
          <w:rPr>
            <w:rFonts w:cs="Times New Roman"/>
            <w:iCs/>
            <w:noProof/>
            <w:szCs w:val="24"/>
          </w:rPr>
          <w:t>when</w:t>
        </w:r>
        <w:r w:rsidR="00FC270F">
          <w:rPr>
            <w:rFonts w:cs="Times New Roman"/>
            <w:iCs/>
            <w:noProof/>
            <w:szCs w:val="24"/>
          </w:rPr>
          <w:t xml:space="preserve"> no individuals are vigilant</w:t>
        </w:r>
        <w:r w:rsidRPr="0019114E">
          <w:rPr>
            <w:rFonts w:cs="Times New Roman"/>
            <w:iCs/>
            <w:noProof/>
            <w:szCs w:val="24"/>
          </w:rPr>
          <w:t>.</w:t>
        </w:r>
      </w:ins>
      <w:commentRangeEnd w:id="58"/>
      <w:r w:rsidR="00E26425">
        <w:rPr>
          <w:rStyle w:val="CommentReference"/>
        </w:rPr>
        <w:commentReference w:id="58"/>
      </w:r>
      <w:r w:rsidRPr="0019114E">
        <w:rPr>
          <w:rFonts w:cs="Times New Roman"/>
          <w:iCs/>
          <w:noProof/>
          <w:szCs w:val="24"/>
        </w:rPr>
        <w:t xml:space="preserve"> One example of coordination of vigilance in animals is sentinel behaviour,</w:t>
      </w:r>
      <w:ins w:id="61" w:author="Alex Popescu" w:date="2024-09-26T21:09:00Z" w16du:dateUtc="2024-09-27T01:09:00Z">
        <w:r w:rsidRPr="0019114E">
          <w:rPr>
            <w:rFonts w:cs="Times New Roman"/>
            <w:iCs/>
            <w:noProof/>
            <w:szCs w:val="24"/>
          </w:rPr>
          <w:t xml:space="preserve"> </w:t>
        </w:r>
        <w:r w:rsidR="006458CE">
          <w:rPr>
            <w:rFonts w:cs="Times New Roman"/>
            <w:iCs/>
            <w:noProof/>
            <w:szCs w:val="24"/>
          </w:rPr>
          <w:t>which is</w:t>
        </w:r>
      </w:ins>
      <w:r w:rsidR="006458CE">
        <w:rPr>
          <w:rFonts w:cs="Times New Roman"/>
          <w:iCs/>
          <w:noProof/>
          <w:szCs w:val="24"/>
        </w:rPr>
        <w:t xml:space="preserve"> </w:t>
      </w:r>
      <w:r w:rsidRPr="0019114E">
        <w:rPr>
          <w:rFonts w:cs="Times New Roman"/>
          <w:iCs/>
          <w:noProof/>
          <w:szCs w:val="24"/>
        </w:rPr>
        <w:t>the topic of my thesis.</w:t>
      </w:r>
    </w:p>
    <w:p w14:paraId="0CF1A41D" w14:textId="5349BEEE" w:rsidR="0095655F" w:rsidRPr="0019114E" w:rsidRDefault="0095655F" w:rsidP="0095655F">
      <w:pPr>
        <w:pStyle w:val="SectionTitle"/>
      </w:pPr>
      <w:bookmarkStart w:id="62" w:name="_Toc178277213"/>
      <w:bookmarkStart w:id="63" w:name="_Toc174089107"/>
      <w:r w:rsidRPr="0019114E">
        <w:t>Sentinel Behaviour</w:t>
      </w:r>
      <w:bookmarkEnd w:id="49"/>
      <w:bookmarkEnd w:id="62"/>
      <w:bookmarkEnd w:id="63"/>
    </w:p>
    <w:p w14:paraId="339C8189" w14:textId="3273CE56" w:rsidR="009C298F" w:rsidRPr="0019114E" w:rsidRDefault="0095655F" w:rsidP="009C298F">
      <w:pPr>
        <w:spacing w:after="240" w:line="480" w:lineRule="auto"/>
        <w:rPr>
          <w:ins w:id="64" w:author="Alex Popescu" w:date="2024-09-26T21:09:00Z" w16du:dateUtc="2024-09-27T01:09:00Z"/>
          <w:rFonts w:cs="Times New Roman"/>
          <w:iCs/>
          <w:noProof/>
          <w:szCs w:val="24"/>
        </w:rPr>
      </w:pPr>
      <w:r w:rsidRPr="0019114E">
        <w:rPr>
          <w:rFonts w:cs="Times New Roman"/>
          <w:iCs/>
          <w:noProof/>
          <w:szCs w:val="24"/>
        </w:rPr>
        <w:t xml:space="preserve">The original definition </w:t>
      </w:r>
      <w:r w:rsidR="006458CE">
        <w:rPr>
          <w:rFonts w:cs="Times New Roman"/>
          <w:iCs/>
          <w:noProof/>
          <w:szCs w:val="24"/>
        </w:rPr>
        <w:t>of</w:t>
      </w:r>
      <w:r w:rsidR="006458CE">
        <w:rPr>
          <w:rFonts w:cs="Times New Roman"/>
          <w:iCs/>
          <w:noProof/>
          <w:szCs w:val="24"/>
        </w:rPr>
        <w:t xml:space="preserve"> sentinel behaviour in animals likely originates from the human definition of a sentinel</w:t>
      </w:r>
      <w:r w:rsidRPr="0019114E">
        <w:rPr>
          <w:rFonts w:cs="Times New Roman"/>
          <w:iCs/>
          <w:noProof/>
          <w:szCs w:val="24"/>
        </w:rPr>
        <w:t xml:space="preserve"> where</w:t>
      </w:r>
      <w:r w:rsidR="00095FE2">
        <w:rPr>
          <w:rFonts w:cs="Times New Roman"/>
          <w:iCs/>
          <w:noProof/>
          <w:szCs w:val="24"/>
        </w:rPr>
        <w:t xml:space="preserve"> </w:t>
      </w:r>
      <w:r w:rsidRPr="0019114E">
        <w:rPr>
          <w:rFonts w:cs="Times New Roman"/>
          <w:iCs/>
          <w:noProof/>
          <w:szCs w:val="24"/>
        </w:rPr>
        <w:t>a guard</w:t>
      </w:r>
      <w:r w:rsidR="002C5694">
        <w:rPr>
          <w:rFonts w:cs="Times New Roman"/>
          <w:iCs/>
          <w:noProof/>
          <w:szCs w:val="24"/>
        </w:rPr>
        <w:t xml:space="preserve"> </w:t>
      </w:r>
      <w:r w:rsidRPr="0019114E">
        <w:rPr>
          <w:rFonts w:cs="Times New Roman"/>
          <w:iCs/>
          <w:noProof/>
          <w:szCs w:val="24"/>
        </w:rPr>
        <w:t xml:space="preserve">keeps watch over other group members, alerting them of potential dangers or threats. Similarly, animal sentinels </w:t>
      </w:r>
      <w:r w:rsidRPr="0019114E">
        <w:rPr>
          <w:rFonts w:cs="Times New Roman"/>
          <w:iCs/>
          <w:noProof/>
          <w:szCs w:val="24"/>
        </w:rPr>
        <w:t>take on the role of</w:t>
      </w:r>
      <w:r w:rsidRPr="0019114E">
        <w:rPr>
          <w:rFonts w:cs="Times New Roman"/>
          <w:iCs/>
          <w:noProof/>
          <w:szCs w:val="24"/>
        </w:rPr>
        <w:t xml:space="preserve"> a “guard” by </w:t>
      </w:r>
      <w:r w:rsidRPr="0019114E">
        <w:rPr>
          <w:rFonts w:cs="Times New Roman"/>
          <w:iCs/>
          <w:noProof/>
          <w:szCs w:val="24"/>
        </w:rPr>
        <w:t>exhibiting constant vigilance over other group members</w:t>
      </w:r>
      <w:r w:rsidR="009D4D3E">
        <w:rPr>
          <w:rFonts w:cs="Times New Roman"/>
          <w:iCs/>
          <w:noProof/>
          <w:szCs w:val="24"/>
        </w:rPr>
        <w:t xml:space="preserve"> </w:t>
      </w:r>
      <w:r w:rsidRPr="0019114E">
        <w:rPr>
          <w:rFonts w:cs="Times New Roman"/>
          <w:iCs/>
          <w:noProof/>
          <w:szCs w:val="24"/>
        </w:rPr>
        <w:t>from a prominent, exposed position</w:t>
      </w:r>
      <w:bookmarkStart w:id="65" w:name="_Hlk160799229"/>
      <w:r w:rsidRPr="0019114E">
        <w:rPr>
          <w:rFonts w:cs="Times New Roman"/>
          <w:iCs/>
          <w:noProof/>
          <w:szCs w:val="24"/>
        </w:rPr>
        <w:t xml:space="preserve"> and alerting other group members when </w:t>
      </w:r>
      <w:r w:rsidRPr="0019114E">
        <w:rPr>
          <w:rFonts w:cs="Times New Roman"/>
          <w:iCs/>
          <w:noProof/>
          <w:szCs w:val="24"/>
        </w:rPr>
        <w:t>sources of</w:t>
      </w:r>
      <w:r w:rsidR="002C5694">
        <w:rPr>
          <w:rFonts w:cs="Times New Roman"/>
          <w:iCs/>
          <w:noProof/>
          <w:szCs w:val="24"/>
        </w:rPr>
        <w:t xml:space="preserve"> </w:t>
      </w:r>
      <w:r w:rsidRPr="0019114E">
        <w:rPr>
          <w:rFonts w:cs="Times New Roman"/>
          <w:iCs/>
          <w:noProof/>
          <w:szCs w:val="24"/>
        </w:rPr>
        <w:t>danger</w:t>
      </w:r>
      <w:r w:rsidRPr="0019114E">
        <w:rPr>
          <w:rFonts w:cs="Times New Roman"/>
          <w:iCs/>
          <w:noProof/>
          <w:szCs w:val="24"/>
        </w:rPr>
        <w:t xml:space="preserve"> are detected</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65"/>
      <w:r w:rsidRPr="0019114E">
        <w:rPr>
          <w:rFonts w:cs="Times New Roman"/>
          <w:iCs/>
          <w:noProof/>
          <w:szCs w:val="24"/>
        </w:rPr>
        <w:t xml:space="preserve">. </w:t>
      </w:r>
      <w:r w:rsidRPr="0019114E">
        <w:rPr>
          <w:rFonts w:cs="Times New Roman"/>
          <w:iCs/>
          <w:noProof/>
          <w:szCs w:val="24"/>
        </w:rPr>
        <w:t>Observations of</w:t>
      </w:r>
      <w:r w:rsidR="006458CE">
        <w:rPr>
          <w:rFonts w:cs="Times New Roman"/>
          <w:iCs/>
          <w:noProof/>
          <w:szCs w:val="24"/>
        </w:rPr>
        <w:t xml:space="preserve"> sentinel behaviour </w:t>
      </w:r>
      <w:r w:rsidRPr="0019114E">
        <w:rPr>
          <w:rFonts w:cs="Times New Roman"/>
          <w:iCs/>
          <w:noProof/>
          <w:szCs w:val="24"/>
        </w:rPr>
        <w:t xml:space="preserve">have very likely been made by naturalists and researchers </w:t>
      </w:r>
      <w:r w:rsidR="006458CE">
        <w:rPr>
          <w:rFonts w:cs="Times New Roman"/>
          <w:iCs/>
          <w:noProof/>
          <w:szCs w:val="24"/>
        </w:rPr>
        <w:t>for centuries</w:t>
      </w:r>
      <w:r w:rsidR="006458CE">
        <w:rPr>
          <w:rFonts w:cs="Times New Roman"/>
          <w:iCs/>
          <w:noProof/>
          <w:szCs w:val="24"/>
        </w:rPr>
        <w:t>,</w:t>
      </w:r>
      <w:r w:rsidRPr="0019114E">
        <w:rPr>
          <w:rFonts w:cs="Times New Roman"/>
          <w:iCs/>
          <w:noProof/>
          <w:szCs w:val="24"/>
        </w:rPr>
        <w:t xml:space="preserve">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w:t>
      </w:r>
      <w:commentRangeStart w:id="66"/>
      <w:ins w:id="67" w:author="Alex Popescu" w:date="2024-09-26T21:09:00Z" w16du:dateUtc="2024-09-27T01:09:00Z">
        <w:r w:rsidR="009C298F" w:rsidRPr="0019114E">
          <w:rPr>
            <w:rFonts w:cs="Times New Roman"/>
            <w:iCs/>
            <w:noProof/>
            <w:szCs w:val="24"/>
          </w:rPr>
          <w:t xml:space="preserve">Sentinel behaviour is an effective strategy </w:t>
        </w:r>
        <w:r w:rsidR="002C5694">
          <w:rPr>
            <w:rFonts w:cs="Times New Roman"/>
            <w:iCs/>
            <w:noProof/>
            <w:szCs w:val="24"/>
          </w:rPr>
          <w:t>that helps</w:t>
        </w:r>
        <w:r w:rsidR="009C298F" w:rsidRPr="0019114E">
          <w:rPr>
            <w:rFonts w:cs="Times New Roman"/>
            <w:iCs/>
            <w:noProof/>
            <w:szCs w:val="24"/>
          </w:rPr>
          <w:t xml:space="preserve"> balance </w:t>
        </w:r>
        <w:r w:rsidR="009C298F">
          <w:rPr>
            <w:rFonts w:cs="Times New Roman"/>
            <w:iCs/>
            <w:noProof/>
            <w:szCs w:val="24"/>
          </w:rPr>
          <w:t>the</w:t>
        </w:r>
      </w:ins>
      <w:moveToRangeStart w:id="68" w:author="Alex Popescu" w:date="2024-09-26T21:09:00Z" w:name="move178277370"/>
      <w:moveTo w:id="69" w:author="Alex Popescu" w:date="2024-09-26T21:09:00Z" w16du:dateUtc="2024-09-27T01:09:00Z">
        <w:r w:rsidR="009C298F">
          <w:rPr>
            <w:rFonts w:cs="Times New Roman"/>
            <w:iCs/>
            <w:noProof/>
            <w:szCs w:val="24"/>
          </w:rPr>
          <w:t xml:space="preserv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w:t>
        </w:r>
      </w:moveTo>
      <w:moveToRangeEnd w:id="68"/>
      <w:ins w:id="70" w:author="Alex Popescu" w:date="2024-09-26T21:09:00Z" w16du:dateUtc="2024-09-27T01:09:00Z">
        <w:r w:rsidR="009C298F">
          <w:rPr>
            <w:rFonts w:cs="Times New Roman"/>
            <w:iCs/>
            <w:noProof/>
            <w:szCs w:val="24"/>
          </w:rPr>
          <w:t>Foragers respond to the presence of a sentinel by reducing their vigilance and increasing their foraging efforts since their safety</w:t>
        </w:r>
      </w:ins>
      <w:moveToRangeStart w:id="71" w:author="Alex Popescu" w:date="2024-09-26T21:09:00Z" w:name="move178277371"/>
      <w:moveTo w:id="72" w:author="Alex Popescu" w:date="2024-09-26T21:09:00Z" w16du:dateUtc="2024-09-27T01:09:00Z">
        <w:r w:rsidR="009C298F">
          <w:rPr>
            <w:rFonts w:cs="Times New Roman"/>
            <w:iCs/>
            <w:noProof/>
            <w:szCs w:val="24"/>
          </w:rPr>
          <w:t xml:space="preserve">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(Hollén et al. 2008)</w:t>
        </w:r>
        <w:r w:rsidR="009C298F" w:rsidRPr="0019114E">
          <w:rPr>
            <w:rFonts w:cs="Times New Roman"/>
            <w:iCs/>
            <w:noProof/>
            <w:szCs w:val="24"/>
          </w:rPr>
          <w:fldChar w:fldCharType="end"/>
        </w:r>
        <w:r w:rsidR="009C298F" w:rsidRPr="0019114E">
          <w:rPr>
            <w:rFonts w:cs="Times New Roman"/>
            <w:iCs/>
            <w:noProof/>
            <w:szCs w:val="24"/>
          </w:rPr>
          <w:t>.</w:t>
        </w:r>
      </w:moveTo>
      <w:moveToRangeEnd w:id="71"/>
      <w:commentRangeEnd w:id="66"/>
      <w:r w:rsidR="00E26425">
        <w:rPr>
          <w:rStyle w:val="CommentReference"/>
        </w:rPr>
        <w:commentReference w:id="66"/>
      </w:r>
    </w:p>
    <w:p w14:paraId="2D3191A0" w14:textId="1E778FE6"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has been predominantly researched in avian species, though much research has been done on the behaviour </w:t>
      </w:r>
      <w:r w:rsidRPr="0019114E">
        <w:rPr>
          <w:rFonts w:cs="Times New Roman"/>
          <w:iCs/>
          <w:noProof/>
          <w:szCs w:val="24"/>
        </w:rPr>
        <w:t>in</w:t>
      </w:r>
      <w:r w:rsidRPr="0019114E">
        <w:rPr>
          <w:rFonts w:cs="Times New Roman"/>
          <w:iCs/>
          <w:noProof/>
          <w:szCs w:val="24"/>
        </w:rPr>
        <w:t xml:space="preserve"> mammals and </w:t>
      </w:r>
      <w:r w:rsidRPr="0019114E">
        <w:rPr>
          <w:rFonts w:cs="Times New Roman"/>
          <w:iCs/>
          <w:noProof/>
          <w:szCs w:val="24"/>
        </w:rPr>
        <w:t xml:space="preserve">even in </w:t>
      </w:r>
      <w:r w:rsidRPr="0019114E">
        <w:rPr>
          <w:rFonts w:cs="Times New Roman"/>
          <w:iCs/>
          <w:noProof/>
          <w:szCs w:val="24"/>
        </w:rPr>
        <w:t xml:space="preserve">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del w:id="73" w:author="Alex Popescu" w:date="2024-09-26T21:09:00Z" w16du:dateUtc="2024-09-27T01:09:00Z">
        <w:r w:rsidRPr="0019114E">
          <w:rPr>
            <w:rFonts w:cs="Times New Roman"/>
            <w:iCs/>
            <w:noProof/>
            <w:szCs w:val="24"/>
          </w:rPr>
          <w:delText xml:space="preserve">. </w:delText>
        </w:r>
        <w:commentRangeStart w:id="74"/>
        <w:r w:rsidRPr="0019114E">
          <w:rPr>
            <w:rFonts w:cs="Times New Roman"/>
            <w:iCs/>
            <w:noProof/>
            <w:szCs w:val="24"/>
          </w:rPr>
          <w:delText xml:space="preserve">Possibly the most recognizable sentinel-using species is the meerkat, </w:delText>
        </w:r>
        <w:r w:rsidRPr="0019114E">
          <w:rPr>
            <w:rFonts w:cs="Times New Roman"/>
            <w:i/>
            <w:iCs/>
            <w:noProof/>
            <w:szCs w:val="24"/>
          </w:rPr>
          <w:delText>Suricata suricatta,</w:delText>
        </w:r>
        <w:r w:rsidRPr="0019114E">
          <w:rPr>
            <w:rFonts w:cs="Times New Roman"/>
            <w:iCs/>
            <w:noProof/>
            <w:szCs w:val="24"/>
          </w:rPr>
          <w:delText xml:space="preserve"> a species whose sentinels stand up on their hind legs to perform sentinel duties </w:delText>
        </w:r>
        <w:r w:rsidRPr="0019114E">
          <w:rPr>
            <w:rFonts w:cs="Times New Roman"/>
            <w:iCs/>
            <w:noProof/>
            <w:szCs w:val="24"/>
          </w:rPr>
          <w:fldChar w:fldCharType="begin"/>
        </w:r>
        <w:r w:rsidRPr="0019114E">
          <w:rPr>
            <w:rFonts w:cs="Times New Roman"/>
            <w:iCs/>
            <w:noProof/>
            <w:szCs w:val="24"/>
          </w:rPr>
          <w:del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delInstrText>
        </w:r>
        <w:r w:rsidRPr="0019114E">
          <w:rPr>
            <w:rFonts w:cs="Times New Roman"/>
            <w:iCs/>
            <w:noProof/>
            <w:szCs w:val="24"/>
          </w:rPr>
          <w:fldChar w:fldCharType="separate"/>
        </w:r>
        <w:r w:rsidRPr="0019114E">
          <w:rPr>
            <w:rFonts w:cs="Times New Roman"/>
          </w:rPr>
          <w:delText>(Santema and Clutton-Brock 2013, Santema et al. 2013, Manser 2018, Rauber et al. 2019, Rauber and Manser 2021, Huels and Stoeger 2022)</w:delText>
        </w:r>
        <w:r w:rsidRPr="0019114E">
          <w:rPr>
            <w:rFonts w:cs="Times New Roman"/>
            <w:iCs/>
            <w:noProof/>
            <w:szCs w:val="24"/>
          </w:rPr>
          <w:fldChar w:fldCharType="end"/>
        </w:r>
      </w:del>
      <w:ins w:id="75" w:author="Alex Popescu" w:date="2024-09-26T21:09:00Z" w16du:dateUtc="2024-09-27T01:09:00Z">
        <w:r w:rsidRPr="0019114E">
          <w:rPr>
            <w:rFonts w:cs="Times New Roman"/>
            <w:iCs/>
            <w:noProof/>
            <w:szCs w:val="24"/>
          </w:rPr>
          <w:t xml:space="preserve">. </w:t>
        </w:r>
      </w:ins>
      <w:moveFromRangeStart w:id="76" w:author="Alex Popescu" w:date="2024-09-26T21:09:00Z" w:name="move178277372"/>
      <w:moveFrom w:id="77" w:author="Alex Popescu" w:date="2024-09-26T21:09:00Z" w16du:dateUtc="2024-09-27T01:09:00Z">
        <w:r w:rsidRPr="0019114E">
          <w:rPr>
            <w:rFonts w:cs="Times New Roman"/>
            <w:iCs/>
            <w:noProof/>
            <w:szCs w:val="24"/>
          </w:rPr>
          <w:t xml:space="preserve">. Studies have also been conducted on sentinel behaviour in </w:t>
        </w:r>
        <w:r w:rsidRPr="0019114E">
          <w:rPr>
            <w:rFonts w:cs="Times New Roman"/>
            <w:iCs/>
            <w:noProof/>
            <w:szCs w:val="24"/>
          </w:rPr>
          <w:lastRenderedPageBreak/>
          <w:t xml:space="preserve">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w:t>
        </w:r>
      </w:moveFrom>
      <w:moveFromRangeEnd w:id="76"/>
      <w:commentRangeEnd w:id="74"/>
      <w:r w:rsidR="00E26425">
        <w:rPr>
          <w:rStyle w:val="CommentReference"/>
        </w:rPr>
        <w:commentReference w:id="74"/>
      </w:r>
      <w:r w:rsidR="009C298F" w:rsidRPr="0019114E">
        <w:rPr>
          <w:rFonts w:cs="Times New Roman"/>
          <w:iCs/>
          <w:noProof/>
          <w:szCs w:val="24"/>
        </w:rPr>
        <w:t xml:space="preserve">In avian species, sentinel systems have been described and exhaustively researched in species of </w:t>
      </w:r>
      <w:r w:rsidR="009C298F" w:rsidRPr="0019114E">
        <w:rPr>
          <w:rFonts w:cs="Times New Roman"/>
          <w:i/>
          <w:iCs/>
          <w:noProof/>
          <w:szCs w:val="24"/>
        </w:rPr>
        <w:t xml:space="preserve">Aphelocoma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(scrub jays, Bednekoff &amp; Woolfenden, 2003, 2006; Fleischer et al., 2003; Hailman et al., 2010; McGowan &amp; Woolfenden, 1989)</w:t>
      </w:r>
      <w:r w:rsidR="009C298F" w:rsidRPr="0019114E">
        <w:rPr>
          <w:rFonts w:cs="Times New Roman"/>
          <w:i/>
          <w:noProof/>
          <w:szCs w:val="24"/>
        </w:rPr>
        <w:fldChar w:fldCharType="end"/>
      </w:r>
      <w:r w:rsidR="009C298F" w:rsidRPr="0019114E">
        <w:rPr>
          <w:rFonts w:cs="Times New Roman"/>
          <w:iCs/>
          <w:noProof/>
          <w:szCs w:val="24"/>
        </w:rPr>
        <w:t xml:space="preserve">, </w:t>
      </w:r>
      <w:r w:rsidR="009C298F" w:rsidRPr="0019114E">
        <w:rPr>
          <w:rFonts w:cs="Times New Roman"/>
          <w:i/>
          <w:iCs/>
          <w:noProof/>
          <w:szCs w:val="24"/>
        </w:rPr>
        <w:t xml:space="preserve">Argya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(babblers and thrushes, Edelaar &amp; Wright, 2006; Ostreiher et al., 2021; Ostreiher &amp; Heifetz, 2017, 2019; Wright, Berg, et al., 2001a; Wright, Maklakov, et al., 2001)</w:t>
      </w:r>
      <w:r w:rsidR="009C298F" w:rsidRPr="0019114E">
        <w:rPr>
          <w:rFonts w:cs="Times New Roman"/>
          <w:i/>
          <w:noProof/>
          <w:szCs w:val="24"/>
        </w:rPr>
        <w:fldChar w:fldCharType="end"/>
      </w:r>
      <w:r w:rsidR="009C298F" w:rsidRPr="0019114E">
        <w:rPr>
          <w:rFonts w:cs="Times New Roman"/>
          <w:iCs/>
          <w:noProof/>
          <w:szCs w:val="24"/>
        </w:rPr>
        <w:t xml:space="preserve">, and </w:t>
      </w:r>
      <w:r w:rsidR="009C298F" w:rsidRPr="0019114E">
        <w:rPr>
          <w:rFonts w:cs="Times New Roman"/>
          <w:i/>
          <w:iCs/>
          <w:noProof/>
          <w:szCs w:val="24"/>
        </w:rPr>
        <w:t>Turdoides</w:t>
      </w:r>
      <w:r w:rsidR="009C298F" w:rsidRPr="0019114E">
        <w:rPr>
          <w:rFonts w:cs="Times New Roman"/>
          <w:iCs/>
          <w:noProof/>
          <w:szCs w:val="24"/>
        </w:rPr>
        <w:t xml:space="preserv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iCs/>
          <w:noProof/>
          <w:szCs w:val="24"/>
        </w:rPr>
        <w:t>(jungle babblers, Gaston, 1977; Rafay et al., 2020)</w:t>
      </w:r>
      <w:r w:rsidR="009C298F" w:rsidRPr="0019114E">
        <w:rPr>
          <w:rFonts w:cs="Times New Roman"/>
          <w:iCs/>
          <w:noProof/>
          <w:szCs w:val="24"/>
        </w:rPr>
        <w:fldChar w:fldCharType="end"/>
      </w:r>
      <w:r w:rsidR="009C298F" w:rsidRPr="0019114E">
        <w:rPr>
          <w:rFonts w:cs="Times New Roman"/>
          <w:iCs/>
          <w:noProof/>
          <w:szCs w:val="24"/>
        </w:rPr>
        <w:t xml:space="preserve">. </w:t>
      </w:r>
      <w:ins w:id="78" w:author="Alex Popescu" w:date="2024-09-26T21:09:00Z" w16du:dateUtc="2024-09-27T01:09:00Z">
        <w:r w:rsidRPr="0019114E">
          <w:rPr>
            <w:rFonts w:cs="Times New Roman"/>
            <w:iCs/>
            <w:noProof/>
            <w:szCs w:val="24"/>
          </w:rPr>
          <w:t xml:space="preserve">Possibly the most recognizable sentinel-using </w:t>
        </w:r>
        <w:r w:rsidR="009C298F">
          <w:rPr>
            <w:rFonts w:cs="Times New Roman"/>
            <w:iCs/>
            <w:noProof/>
            <w:szCs w:val="24"/>
          </w:rPr>
          <w:t>mammal</w:t>
        </w:r>
        <w:r w:rsidRPr="0019114E">
          <w:rPr>
            <w:rFonts w:cs="Times New Roman"/>
            <w:iCs/>
            <w:noProof/>
            <w:szCs w:val="24"/>
          </w:rPr>
          <w:t xml:space="preserve">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w:t>
        </w:r>
        <w:r w:rsidR="009D4D3E">
          <w:rPr>
            <w:rFonts w:cs="Times New Roman"/>
            <w:iCs/>
            <w:noProof/>
            <w:szCs w:val="24"/>
          </w:rPr>
          <w:t>their</w:t>
        </w:r>
        <w:r w:rsidRPr="0019114E">
          <w:rPr>
            <w:rFonts w:cs="Times New Roman"/>
            <w:iCs/>
            <w:noProof/>
            <w:szCs w:val="24"/>
          </w:rPr>
          <w:t xml:space="preserve">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ins>
      <w:moveToRangeStart w:id="79" w:author="Alex Popescu" w:date="2024-09-26T21:09:00Z" w:name="move178277372"/>
      <w:moveTo w:id="80" w:author="Alex Popescu" w:date="2024-09-26T21:09:00Z" w16du:dateUtc="2024-09-27T01:09:00Z">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w:t>
        </w:r>
      </w:moveTo>
      <w:moveToRangeEnd w:id="79"/>
      <w:r w:rsidRPr="0019114E">
        <w:rPr>
          <w:rFonts w:cs="Times New Roman"/>
          <w:iCs/>
          <w:noProof/>
          <w:szCs w:val="24"/>
        </w:rPr>
        <w:t>Since this behaviour is not limited to those genera and</w:t>
      </w:r>
      <w:r w:rsidRPr="0019114E">
        <w:rPr>
          <w:rFonts w:cs="Times New Roman"/>
          <w:iCs/>
          <w:noProof/>
          <w:szCs w:val="24"/>
        </w:rPr>
        <w:t xml:space="preserve">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0C2028A5" w14:textId="77777777" w:rsidR="0095655F" w:rsidRPr="0019114E" w:rsidRDefault="0095655F" w:rsidP="0095655F">
      <w:pPr>
        <w:spacing w:after="240" w:line="480" w:lineRule="auto"/>
        <w:rPr>
          <w:del w:id="81" w:author="Alex Popescu" w:date="2024-09-26T21:09:00Z" w16du:dateUtc="2024-09-27T01:09:00Z"/>
          <w:rFonts w:cs="Times New Roman"/>
          <w:iCs/>
          <w:noProof/>
          <w:szCs w:val="24"/>
        </w:rPr>
      </w:pPr>
      <w:commentRangeStart w:id="82"/>
      <w:del w:id="83" w:author="Alex Popescu" w:date="2024-09-26T21:09:00Z" w16du:dateUtc="2024-09-27T01:09:00Z">
        <w:r w:rsidRPr="0019114E">
          <w:rPr>
            <w:rFonts w:cs="Times New Roman"/>
            <w:iCs/>
            <w:noProof/>
            <w:szCs w:val="24"/>
          </w:rPr>
          <w:delText>Sentinel behaviour is an effective strategy to help balance a fundamental</w:delText>
        </w:r>
      </w:del>
      <w:moveFromRangeStart w:id="84" w:author="Alex Popescu" w:date="2024-09-26T21:09:00Z" w:name="move178277370"/>
      <w:moveFrom w:id="85" w:author="Alex Popescu" w:date="2024-09-26T21:09:00Z" w16du:dateUtc="2024-09-27T01:09:00Z">
        <w:r w:rsidR="009C298F">
          <w:rPr>
            <w:rFonts w:cs="Times New Roman"/>
            <w:iCs/>
            <w:noProof/>
            <w:szCs w:val="24"/>
          </w:rPr>
          <w:t xml:space="preserv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w:t>
        </w:r>
      </w:moveFrom>
      <w:moveFromRangeEnd w:id="84"/>
      <w:del w:id="86" w:author="Alex Popescu" w:date="2024-09-26T21:09:00Z" w16du:dateUtc="2024-09-27T01:09:00Z">
        <w:r w:rsidRPr="0019114E">
          <w:rPr>
            <w:rFonts w:cs="Times New Roman"/>
            <w:iCs/>
            <w:noProof/>
            <w:szCs w:val="24"/>
          </w:rPr>
          <w:delText xml:space="preserve">These two behaviours are generally considered mutually exclusive yet are equally important </w:delText>
        </w:r>
        <w:r w:rsidRPr="0019114E">
          <w:rPr>
            <w:rFonts w:cs="Times New Roman"/>
            <w:iCs/>
            <w:noProof/>
            <w:szCs w:val="24"/>
          </w:rPr>
          <w:fldChar w:fldCharType="begin"/>
        </w:r>
        <w:r w:rsidRPr="0019114E">
          <w:rPr>
            <w:rFonts w:cs="Times New Roman"/>
            <w:iCs/>
            <w:noProof/>
            <w:szCs w:val="24"/>
          </w:rPr>
          <w:del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delInstrText>
        </w:r>
        <w:r w:rsidRPr="0019114E">
          <w:rPr>
            <w:rFonts w:cs="Times New Roman"/>
            <w:iCs/>
            <w:noProof/>
            <w:szCs w:val="24"/>
          </w:rPr>
          <w:fldChar w:fldCharType="separate"/>
        </w:r>
        <w:r w:rsidRPr="0019114E">
          <w:rPr>
            <w:rFonts w:cs="Times New Roman"/>
          </w:rPr>
          <w:delText>(Lima and Dill 1990, Olson et al. 2015)</w:delText>
        </w:r>
        <w:r w:rsidRPr="0019114E">
          <w:rPr>
            <w:rFonts w:cs="Times New Roman"/>
            <w:iCs/>
            <w:noProof/>
            <w:szCs w:val="24"/>
          </w:rPr>
          <w:fldChar w:fldCharType="end"/>
        </w:r>
        <w:r w:rsidRPr="0019114E">
          <w:rPr>
            <w:rFonts w:cs="Times New Roman"/>
            <w:iCs/>
            <w:noProof/>
            <w:szCs w:val="24"/>
          </w:rPr>
          <w:delText>. The</w:delText>
        </w:r>
      </w:del>
      <w:moveFromRangeStart w:id="87" w:author="Alex Popescu" w:date="2024-09-26T21:09:00Z" w:name="move178277369"/>
      <w:moveFrom w:id="88" w:author="Alex Popescu" w:date="2024-09-26T21:09:00Z" w16du:dateUtc="2024-09-27T01:09:00Z">
        <w:r w:rsidR="00527AA8" w:rsidRPr="0019114E">
          <w:rPr>
            <w:rFonts w:cs="Times New Roman"/>
            <w:iCs/>
            <w:noProof/>
            <w:szCs w:val="24"/>
          </w:rPr>
          <w:t xml:space="preserv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moveFrom>
      <w:moveFromRangeEnd w:id="87"/>
      <w:del w:id="89" w:author="Alex Popescu" w:date="2024-09-26T21:09:00Z" w16du:dateUtc="2024-09-27T01:09:00Z">
        <w:r w:rsidRPr="0019114E">
          <w:rPr>
            <w:rFonts w:cs="Times New Roman"/>
            <w:iCs/>
            <w:noProof/>
            <w:szCs w:val="24"/>
          </w:rPr>
          <w:delText>A reduction of vigilance to increase foraging efficiency can result in increased risk of predation. A sentinel’s vigilance can compensate for the individual decrease in vigilance, providing an advantage to species that exhibit this behaviour.</w:delText>
        </w:r>
      </w:del>
      <w:commentRangeEnd w:id="82"/>
      <w:r w:rsidR="00E26425">
        <w:rPr>
          <w:rStyle w:val="CommentReference"/>
        </w:rPr>
        <w:commentReference w:id="82"/>
      </w:r>
    </w:p>
    <w:p w14:paraId="53974482" w14:textId="4AA3C4F5" w:rsidR="00A31ACC" w:rsidRDefault="0095655F" w:rsidP="0095655F">
      <w:pPr>
        <w:spacing w:after="240" w:line="480" w:lineRule="auto"/>
        <w:rPr>
          <w:rFonts w:cs="Times New Roman"/>
          <w:iCs/>
          <w:noProof/>
          <w:szCs w:val="24"/>
        </w:rPr>
      </w:pPr>
      <w:r w:rsidRPr="0019114E">
        <w:rPr>
          <w:rFonts w:cs="Times New Roman"/>
          <w:iCs/>
          <w:noProof/>
          <w:szCs w:val="24"/>
        </w:rPr>
        <w:lastRenderedPageBreak/>
        <w:t xml:space="preserve">However, the underlying mechanisms for sentinel decision-making are </w:t>
      </w:r>
      <w:r w:rsidRPr="0019114E">
        <w:rPr>
          <w:rFonts w:cs="Times New Roman"/>
          <w:iCs/>
          <w:noProof/>
          <w:szCs w:val="24"/>
        </w:rPr>
        <w:t>not clear</w:t>
      </w:r>
      <w:r w:rsidRPr="0019114E">
        <w:rPr>
          <w:rFonts w:cs="Times New Roman"/>
          <w:iCs/>
          <w:noProof/>
          <w:szCs w:val="24"/>
        </w:rPr>
        <w:t xml:space="preserve">, giving rise to debate over whether this behaviour is selfless or selfish. Sentinel behaviour was </w:t>
      </w:r>
      <w:r w:rsidRPr="0019114E">
        <w:rPr>
          <w:rFonts w:cs="Times New Roman"/>
          <w:iCs/>
          <w:noProof/>
          <w:szCs w:val="24"/>
        </w:rPr>
        <w:t>originally</w:t>
      </w:r>
      <w:r w:rsidR="00D14EC5">
        <w:rPr>
          <w:rFonts w:cs="Times New Roman"/>
          <w:iCs/>
          <w:noProof/>
          <w:szCs w:val="24"/>
        </w:rPr>
        <w:t xml:space="preserve"> hypothesized</w:t>
      </w:r>
      <w:r w:rsidRPr="0019114E">
        <w:rPr>
          <w:rFonts w:cs="Times New Roman"/>
          <w:iCs/>
          <w:noProof/>
          <w:szCs w:val="24"/>
        </w:rPr>
        <w:t xml:space="preserve"> to be </w:t>
      </w:r>
      <w:r w:rsidRPr="0019114E">
        <w:rPr>
          <w:rFonts w:cs="Times New Roman"/>
          <w:iCs/>
          <w:noProof/>
          <w:szCs w:val="24"/>
        </w:rPr>
        <w:t xml:space="preserve">a </w:t>
      </w:r>
      <w:r w:rsidR="00D14EC5">
        <w:rPr>
          <w:rFonts w:cs="Times New Roman"/>
          <w:iCs/>
          <w:noProof/>
          <w:szCs w:val="24"/>
        </w:rPr>
        <w:t>selfless</w:t>
      </w:r>
      <w:r w:rsidRPr="0019114E">
        <w:rPr>
          <w:rFonts w:cs="Times New Roman"/>
          <w:iCs/>
          <w:noProof/>
          <w:szCs w:val="24"/>
        </w:rPr>
        <w:t xml:space="preserve"> behaviour, where individuals take turns providing benefits to other group members at their expense</w:t>
      </w:r>
      <w:r w:rsidRPr="0019114E">
        <w:rPr>
          <w:rFonts w:cs="Times New Roman"/>
          <w:iCs/>
          <w:noProof/>
          <w:szCs w:val="24"/>
        </w:rPr>
        <w:t xml:space="preserv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w:t>
      </w:r>
      <w:del w:id="90" w:author="Alex Popescu" w:date="2024-09-26T21:09:00Z" w16du:dateUtc="2024-09-27T01:09:00Z">
        <w:r w:rsidRPr="0019114E">
          <w:rPr>
            <w:rFonts w:cs="Times New Roman"/>
            <w:iCs/>
            <w:noProof/>
            <w:szCs w:val="24"/>
          </w:rPr>
          <w:delText>individual</w:delText>
        </w:r>
      </w:del>
      <w:ins w:id="91" w:author="Alex Popescu" w:date="2024-09-26T21:09:00Z" w16du:dateUtc="2024-09-27T01:09:00Z">
        <w:r w:rsidR="009C298F">
          <w:rPr>
            <w:rFonts w:cs="Times New Roman"/>
            <w:iCs/>
            <w:noProof/>
            <w:szCs w:val="24"/>
          </w:rPr>
          <w:t>sentinel</w:t>
        </w:r>
      </w:ins>
      <w:r w:rsidRPr="0019114E">
        <w:rPr>
          <w:rFonts w:cs="Times New Roman"/>
          <w:iCs/>
          <w:noProof/>
          <w:szCs w:val="24"/>
        </w:rPr>
        <w:t xml:space="preserve"> is self-sacrificing and primarily benefits the group. A more recent hypothesis is that </w:t>
      </w:r>
      <w:r w:rsidRPr="0019114E">
        <w:rPr>
          <w:rFonts w:cs="Times New Roman"/>
          <w:iCs/>
          <w:noProof/>
          <w:szCs w:val="24"/>
        </w:rPr>
        <w:t xml:space="preserve">sentinel behaviour could be driven by </w:t>
      </w:r>
      <w:r w:rsidR="00D14EC5">
        <w:rPr>
          <w:rFonts w:cs="Times New Roman"/>
          <w:iCs/>
          <w:noProof/>
          <w:szCs w:val="24"/>
        </w:rPr>
        <w:t>selfish, state-dependent decisions</w:t>
      </w:r>
      <w:r w:rsidRPr="0019114E">
        <w:rPr>
          <w:rFonts w:cs="Times New Roman"/>
          <w:iCs/>
          <w:noProof/>
          <w:szCs w:val="24"/>
        </w:rPr>
        <w:t>.</w:t>
      </w:r>
      <w:r w:rsidRPr="0019114E">
        <w:rPr>
          <w:rFonts w:cs="Times New Roman"/>
          <w:iCs/>
          <w:noProof/>
          <w:szCs w:val="24"/>
        </w:rPr>
        <w:t xml:space="preserve"> The state-dependent model for sentinel decision-making revolves around an individual’s energetic reserves and requirements</w:t>
      </w:r>
      <w:ins w:id="92" w:author="Alex Popescu" w:date="2024-09-26T21:09:00Z" w16du:dateUtc="2024-09-27T01:09:00Z">
        <w:r w:rsidRPr="0019114E">
          <w:rPr>
            <w:rFonts w:cs="Times New Roman"/>
            <w:iCs/>
            <w:noProof/>
            <w:szCs w:val="24"/>
          </w:rPr>
          <w:t xml:space="preserve"> </w:t>
        </w:r>
        <w:r w:rsidR="00AE2058">
          <w:rPr>
            <w:rFonts w:cs="Times New Roman"/>
            <w:iCs/>
            <w:noProof/>
            <w:szCs w:val="24"/>
          </w:rPr>
          <w:t>for safety</w:t>
        </w:r>
      </w:ins>
      <w:r w:rsidR="00AE2058">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t>
      </w:r>
      <w:r w:rsidRPr="0019114E">
        <w:rPr>
          <w:rFonts w:cs="Times New Roman"/>
          <w:iCs/>
          <w:noProof/>
          <w:szCs w:val="24"/>
        </w:rPr>
        <w:t>who have</w:t>
      </w:r>
      <w:r w:rsidRPr="0019114E">
        <w:rPr>
          <w:rFonts w:cs="Times New Roman"/>
          <w:iCs/>
          <w:noProof/>
          <w:szCs w:val="24"/>
        </w:rPr>
        <w:t xml:space="preserve"> sufficient energetic reserves are more inclined to perform sentinel duties if the alternative is foraging without a sentinel, a considerably more dangerous option than </w:t>
      </w:r>
      <w:r w:rsidRPr="0019114E">
        <w:rPr>
          <w:rFonts w:cs="Times New Roman"/>
          <w:iCs/>
          <w:noProof/>
          <w:szCs w:val="24"/>
        </w:rPr>
        <w:t>being sentinel.</w:t>
      </w:r>
      <w:r w:rsidRPr="0019114E">
        <w:rPr>
          <w:rFonts w:cs="Times New Roman"/>
          <w:iCs/>
          <w:noProof/>
          <w:szCs w:val="24"/>
        </w:rPr>
        <w:t xml:space="preserve"> Studies on the effects of satiation and body mass </w:t>
      </w:r>
      <w:r w:rsidRPr="0019114E">
        <w:rPr>
          <w:rFonts w:cs="Times New Roman"/>
          <w:iCs/>
          <w:noProof/>
          <w:szCs w:val="24"/>
        </w:rPr>
        <w:t xml:space="preserve">on the propensity of an individual to perform sentinel behaviour </w:t>
      </w:r>
      <w:r w:rsidRPr="0019114E">
        <w:rPr>
          <w:rFonts w:cs="Times New Roman"/>
          <w:iCs/>
          <w:noProof/>
          <w:szCs w:val="24"/>
        </w:rPr>
        <w:t xml:space="preserve">support this hypothesis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xml:space="preserve">. </w:t>
      </w:r>
      <w:del w:id="93" w:author="Alex Popescu" w:date="2024-09-26T21:09:00Z" w16du:dateUtc="2024-09-27T01:09:00Z">
        <w:r w:rsidRPr="0019114E">
          <w:rPr>
            <w:rFonts w:cs="Times New Roman"/>
            <w:iCs/>
            <w:noProof/>
            <w:szCs w:val="24"/>
          </w:rPr>
          <w:delText xml:space="preserve">These </w:delText>
        </w:r>
        <w:commentRangeStart w:id="94"/>
        <w:r w:rsidRPr="0019114E">
          <w:rPr>
            <w:rFonts w:cs="Times New Roman"/>
            <w:iCs/>
            <w:noProof/>
            <w:szCs w:val="24"/>
          </w:rPr>
          <w:delText>two</w:delText>
        </w:r>
      </w:del>
      <w:ins w:id="95" w:author="Alex Popescu" w:date="2024-09-26T21:09:00Z" w16du:dateUtc="2024-09-27T01:09:00Z">
        <w:r w:rsidRPr="0019114E">
          <w:rPr>
            <w:rFonts w:cs="Times New Roman"/>
            <w:iCs/>
            <w:noProof/>
            <w:szCs w:val="24"/>
          </w:rPr>
          <w:t>The</w:t>
        </w:r>
        <w:r w:rsidR="00095FE2">
          <w:rPr>
            <w:rFonts w:cs="Times New Roman"/>
            <w:iCs/>
            <w:noProof/>
            <w:szCs w:val="24"/>
          </w:rPr>
          <w:t xml:space="preserve"> “selfless” and “selfish”</w:t>
        </w:r>
      </w:ins>
      <w:r w:rsidRPr="0019114E">
        <w:rPr>
          <w:rFonts w:cs="Times New Roman"/>
          <w:iCs/>
          <w:noProof/>
          <w:szCs w:val="24"/>
        </w:rPr>
        <w:t xml:space="preserve"> </w:t>
      </w:r>
      <w:commentRangeEnd w:id="94"/>
      <w:r w:rsidR="00001B26">
        <w:rPr>
          <w:rStyle w:val="CommentReference"/>
        </w:rPr>
        <w:commentReference w:id="94"/>
      </w:r>
      <w:r w:rsidRPr="0019114E">
        <w:rPr>
          <w:rFonts w:cs="Times New Roman"/>
          <w:iCs/>
          <w:noProof/>
          <w:szCs w:val="24"/>
        </w:rPr>
        <w:t xml:space="preserve">hypotheses are not mutually exclusive, and sentinel behaviour invariably </w:t>
      </w:r>
      <w:r w:rsidRPr="0019114E">
        <w:rPr>
          <w:rFonts w:cs="Times New Roman"/>
          <w:iCs/>
          <w:noProof/>
          <w:szCs w:val="24"/>
        </w:rPr>
        <w:t xml:space="preserve">provides </w:t>
      </w:r>
      <w:r w:rsidR="00D14EC5">
        <w:rPr>
          <w:rFonts w:cs="Times New Roman"/>
          <w:iCs/>
          <w:noProof/>
          <w:szCs w:val="24"/>
        </w:rPr>
        <w:t>benefits</w:t>
      </w:r>
      <w:r w:rsidRPr="0019114E">
        <w:rPr>
          <w:rFonts w:cs="Times New Roman"/>
          <w:iCs/>
          <w:noProof/>
          <w:szCs w:val="24"/>
        </w:rPr>
        <w:t xml:space="preserve"> </w:t>
      </w:r>
      <w:r w:rsidRPr="0019114E">
        <w:rPr>
          <w:rFonts w:cs="Times New Roman"/>
          <w:iCs/>
          <w:noProof/>
          <w:szCs w:val="24"/>
        </w:rPr>
        <w:t xml:space="preserve">to </w:t>
      </w:r>
      <w:r w:rsidRPr="0019114E">
        <w:rPr>
          <w:rFonts w:cs="Times New Roman"/>
          <w:iCs/>
          <w:noProof/>
          <w:szCs w:val="24"/>
        </w:rPr>
        <w:t xml:space="preserve">both the sentinel </w:t>
      </w:r>
      <w:r w:rsidRPr="0019114E">
        <w:rPr>
          <w:rFonts w:cs="Times New Roman"/>
          <w:iCs/>
          <w:noProof/>
          <w:szCs w:val="24"/>
        </w:rPr>
        <w:t>and</w:t>
      </w:r>
      <w:r w:rsidRPr="0019114E">
        <w:rPr>
          <w:rFonts w:cs="Times New Roman"/>
          <w:iCs/>
          <w:noProof/>
          <w:szCs w:val="24"/>
        </w:rPr>
        <w:t xml:space="preserve"> other </w:t>
      </w:r>
      <w:r w:rsidRPr="0019114E">
        <w:rPr>
          <w:rFonts w:cs="Times New Roman"/>
          <w:iCs/>
          <w:noProof/>
          <w:szCs w:val="24"/>
        </w:rPr>
        <w:t xml:space="preserve">individuals in the </w:t>
      </w:r>
      <w:r w:rsidR="00AE2058">
        <w:rPr>
          <w:rFonts w:cs="Times New Roman"/>
          <w:iCs/>
          <w:noProof/>
          <w:szCs w:val="24"/>
        </w:rPr>
        <w:t>group</w:t>
      </w:r>
      <w:r w:rsidRPr="0019114E">
        <w:rPr>
          <w:rFonts w:cs="Times New Roman"/>
          <w:iCs/>
          <w:noProof/>
          <w:szCs w:val="24"/>
        </w:rPr>
        <w:t xml:space="preserve">. Moreover, certain individuals in the group could </w:t>
      </w:r>
      <w:r w:rsidRPr="0019114E">
        <w:rPr>
          <w:rFonts w:cs="Times New Roman"/>
          <w:iCs/>
          <w:noProof/>
          <w:szCs w:val="24"/>
        </w:rPr>
        <w:t>further benefit</w:t>
      </w:r>
      <w:r w:rsidRPr="0019114E">
        <w:rPr>
          <w:rFonts w:cs="Times New Roman"/>
          <w:iCs/>
          <w:noProof/>
          <w:szCs w:val="24"/>
        </w:rPr>
        <w:t xml:space="preserve"> from sentinel behaviour.</w:t>
      </w:r>
      <w:r w:rsidR="00AE2058">
        <w:rPr>
          <w:rFonts w:cs="Times New Roman"/>
          <w:iCs/>
          <w:noProof/>
          <w:szCs w:val="24"/>
        </w:rPr>
        <w:t xml:space="preserve"> </w:t>
      </w:r>
      <w:r w:rsidRPr="0019114E">
        <w:rPr>
          <w:rFonts w:cs="Times New Roman"/>
          <w:iCs/>
          <w:noProof/>
          <w:szCs w:val="24"/>
        </w:rPr>
        <w:t>Dominant</w:t>
      </w:r>
      <w:r w:rsidRPr="0019114E">
        <w:rPr>
          <w:rFonts w:cs="Times New Roman"/>
          <w:iCs/>
          <w:noProof/>
          <w:szCs w:val="24"/>
        </w:rPr>
        <w:t xml:space="preserve"> males could be using sentinel behaviour to</w:t>
      </w:r>
      <w:r w:rsidRPr="0019114E">
        <w:rPr>
          <w:rFonts w:cs="Times New Roman"/>
          <w:iCs/>
          <w:noProof/>
          <w:szCs w:val="24"/>
        </w:rPr>
        <w:t xml:space="preserve"> also</w:t>
      </w:r>
      <w:r w:rsidRPr="0019114E">
        <w:rPr>
          <w:rFonts w:cs="Times New Roman"/>
          <w:iCs/>
          <w:noProof/>
          <w:szCs w:val="24"/>
        </w:rPr>
        <w:t xml:space="preserve"> gather information about rival groups and defend against intrusion, increasing their sentinel efforts when in the presence of auditory or chemical signals from </w:t>
      </w:r>
      <w:r w:rsidRPr="0019114E">
        <w:rPr>
          <w:rFonts w:cs="Times New Roman"/>
          <w:iCs/>
          <w:noProof/>
          <w:szCs w:val="24"/>
        </w:rPr>
        <w:t>out-group rivals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w:t>
      </w:r>
      <w:r w:rsidR="00E26425">
        <w:rPr>
          <w:rFonts w:cs="Times New Roman"/>
        </w:rPr>
        <w:t>)</w:t>
      </w:r>
      <w:r w:rsidRPr="0019114E">
        <w:rPr>
          <w:rFonts w:cs="Times New Roman"/>
          <w:iCs/>
          <w:noProof/>
          <w:szCs w:val="24"/>
        </w:rPr>
        <w:fldChar w:fldCharType="end"/>
      </w:r>
      <w:r w:rsidRPr="0019114E">
        <w:rPr>
          <w:rFonts w:cs="Times New Roman"/>
          <w:iCs/>
          <w:noProof/>
          <w:szCs w:val="24"/>
        </w:rPr>
        <w:t xml:space="preserve">. Sentinel behaviour could </w:t>
      </w:r>
      <w:r w:rsidR="00095FE2">
        <w:rPr>
          <w:rFonts w:cs="Times New Roman"/>
          <w:iCs/>
          <w:noProof/>
          <w:szCs w:val="24"/>
        </w:rPr>
        <w:t xml:space="preserve">then </w:t>
      </w:r>
      <w:r w:rsidRPr="0019114E">
        <w:rPr>
          <w:rFonts w:cs="Times New Roman"/>
          <w:iCs/>
          <w:noProof/>
          <w:szCs w:val="24"/>
        </w:rPr>
        <w:t xml:space="preserve">serve additional purposes </w:t>
      </w:r>
      <w:del w:id="96" w:author="Alex Popescu" w:date="2024-09-26T21:09:00Z" w16du:dateUtc="2024-09-27T01:09:00Z">
        <w:r w:rsidRPr="0019114E">
          <w:rPr>
            <w:rFonts w:cs="Times New Roman"/>
            <w:iCs/>
            <w:noProof/>
            <w:szCs w:val="24"/>
          </w:rPr>
          <w:delText>apart from the identification of possible threats</w:delText>
        </w:r>
        <w:commentRangeStart w:id="97"/>
        <w:r w:rsidRPr="0019114E">
          <w:rPr>
            <w:rFonts w:cs="Times New Roman"/>
            <w:iCs/>
            <w:noProof/>
            <w:szCs w:val="24"/>
          </w:rPr>
          <w:delText>. Individuals under the watchful eye of a sentinel receive significant benefits. Other group members could reduce their vigilance and increase their foraging efficiency as vigilance</w:delText>
        </w:r>
      </w:del>
      <w:commentRangeEnd w:id="97"/>
      <w:r w:rsidR="00E26425">
        <w:rPr>
          <w:rStyle w:val="CommentReference"/>
        </w:rPr>
        <w:commentReference w:id="97"/>
      </w:r>
      <w:ins w:id="98" w:author="Alex Popescu" w:date="2024-09-26T21:09:00Z" w16du:dateUtc="2024-09-27T01:09:00Z">
        <w:r w:rsidR="00AE2058">
          <w:rPr>
            <w:rFonts w:cs="Times New Roman"/>
            <w:iCs/>
            <w:noProof/>
            <w:szCs w:val="24"/>
          </w:rPr>
          <w:t>besides earlier</w:t>
        </w:r>
        <w:r w:rsidR="00D14EC5">
          <w:rPr>
            <w:rFonts w:cs="Times New Roman"/>
            <w:iCs/>
            <w:noProof/>
            <w:szCs w:val="24"/>
          </w:rPr>
          <w:t xml:space="preserve"> detection of predators</w:t>
        </w:r>
        <w:r w:rsidRPr="0019114E">
          <w:rPr>
            <w:rFonts w:cs="Times New Roman"/>
            <w:iCs/>
            <w:noProof/>
            <w:szCs w:val="24"/>
          </w:rPr>
          <w:t>.</w:t>
        </w:r>
      </w:ins>
      <w:moveFromRangeStart w:id="99" w:author="Alex Popescu" w:date="2024-09-26T21:09:00Z" w:name="move178277371"/>
      <w:moveFrom w:id="100" w:author="Alex Popescu" w:date="2024-09-26T21:09:00Z" w16du:dateUtc="2024-09-27T01:09:00Z">
        <w:r w:rsidR="009C298F">
          <w:rPr>
            <w:rFonts w:cs="Times New Roman"/>
            <w:iCs/>
            <w:noProof/>
            <w:szCs w:val="24"/>
          </w:rPr>
          <w:t xml:space="preserve">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(Hollén et al. 2008)</w:t>
        </w:r>
        <w:r w:rsidR="009C298F" w:rsidRPr="0019114E">
          <w:rPr>
            <w:rFonts w:cs="Times New Roman"/>
            <w:iCs/>
            <w:noProof/>
            <w:szCs w:val="24"/>
          </w:rPr>
          <w:fldChar w:fldCharType="end"/>
        </w:r>
        <w:r w:rsidR="009C298F" w:rsidRPr="0019114E">
          <w:rPr>
            <w:rFonts w:cs="Times New Roman"/>
            <w:iCs/>
            <w:noProof/>
            <w:szCs w:val="24"/>
          </w:rPr>
          <w:t>.</w:t>
        </w:r>
      </w:moveFrom>
      <w:moveFromRangeEnd w:id="99"/>
    </w:p>
    <w:p w14:paraId="026FE9FE"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lastRenderedPageBreak/>
        <w:t xml:space="preserve">A sentinel cannot be vigilant in perpetuity and eventually will relinquish the position to perform other behaviours. The coordination of sentinels is therefore crucial to minimize the gaps in coverage and ensure the safety of the group </w:t>
      </w:r>
      <w:r w:rsidRPr="0019114E">
        <w:rPr>
          <w:rFonts w:cs="Times New Roman"/>
          <w:iCs/>
          <w:noProof/>
          <w:szCs w:val="24"/>
        </w:rPr>
        <w:fldChar w:fldCharType="begin"/>
      </w:r>
      <w:r w:rsidRPr="0019114E">
        <w:rPr>
          <w:rFonts w:cs="Times New Roman"/>
          <w:iCs/>
          <w:noProof/>
          <w:szCs w:val="24"/>
        </w:rPr>
        <w: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 2015)</w:t>
      </w:r>
      <w:r w:rsidRPr="0019114E">
        <w:rPr>
          <w:rFonts w:cs="Times New Roman"/>
          <w:iCs/>
          <w:noProof/>
          <w:szCs w:val="24"/>
        </w:rPr>
        <w:fldChar w:fldCharType="end"/>
      </w:r>
      <w:r w:rsidRPr="0019114E">
        <w:rPr>
          <w:rFonts w:cs="Times New Roman"/>
          <w:iCs/>
          <w:noProof/>
          <w:szCs w:val="24"/>
        </w:rPr>
        <w:t xml:space="preserve">. The coordination of sentinels has been recognized as the defining feature of sentinel behaviour since adopting an exposed position and alerting group members are not behaviours exclusive to sentinel behaviour </w:t>
      </w:r>
      <w:r w:rsidRPr="0019114E">
        <w:rPr>
          <w:rFonts w:cs="Times New Roman"/>
          <w:iCs/>
          <w:noProof/>
          <w:szCs w:val="24"/>
        </w:rPr>
        <w:fldChar w:fldCharType="begin"/>
      </w:r>
      <w:r w:rsidRPr="0019114E">
        <w:rPr>
          <w:rFonts w:cs="Times New Roman"/>
          <w:iCs/>
          <w:noProof/>
          <w:szCs w:val="24"/>
        </w:rPr>
        <w:instrText xml:space="preserve"> ADDIN ZOTERO_ITEM CSL_CITATION {"citationID":"vO7q8WBY","properties":{"formattedCitation":"(McGowan and Woolfenden 1989, Bednekoff 1997, 2015)","plainCitation":"(McGowan and Woolfenden 1989, Bednekoff 1997,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(McGowan and Woolfenden 1989, Bednekoff 1997, 2015)</w:t>
      </w:r>
      <w:r w:rsidRPr="0019114E">
        <w:rPr>
          <w:rFonts w:cs="Times New Roman"/>
          <w:iCs/>
          <w:noProof/>
          <w:szCs w:val="24"/>
        </w:rPr>
        <w:fldChar w:fldCharType="end"/>
      </w:r>
      <w:r w:rsidRPr="0019114E">
        <w:rPr>
          <w:rFonts w:cs="Times New Roman"/>
          <w:iCs/>
          <w:noProof/>
          <w:szCs w:val="24"/>
        </w:rPr>
        <w:t>.</w:t>
      </w:r>
    </w:p>
    <w:p w14:paraId="5B4B8638" w14:textId="22DB9DD0" w:rsidR="00B75979" w:rsidRDefault="0095655F" w:rsidP="0095655F">
      <w:pPr>
        <w:spacing w:after="240" w:line="480" w:lineRule="auto"/>
        <w:rPr>
          <w:rFonts w:cs="Times New Roman"/>
          <w:iCs/>
          <w:noProof/>
          <w:szCs w:val="24"/>
        </w:rPr>
      </w:pPr>
      <w:r w:rsidRPr="0019114E">
        <w:rPr>
          <w:rFonts w:cs="Times New Roman"/>
          <w:iCs/>
          <w:noProof/>
          <w:szCs w:val="24"/>
        </w:rPr>
        <w:t xml:space="preserve">The decision to perform sentinel behaviour </w:t>
      </w:r>
      <w:r w:rsidRPr="0019114E">
        <w:rPr>
          <w:rFonts w:cs="Times New Roman"/>
          <w:iCs/>
          <w:noProof/>
          <w:szCs w:val="24"/>
        </w:rPr>
        <w:t>is therefore dependent</w:t>
      </w:r>
      <w:r w:rsidRPr="0019114E">
        <w:rPr>
          <w:rFonts w:cs="Times New Roman"/>
          <w:iCs/>
          <w:noProof/>
          <w:szCs w:val="24"/>
        </w:rPr>
        <w:t xml:space="preserve"> on an individual’s ability to perform the behaviour (i.e</w:t>
      </w:r>
      <w:r w:rsidRPr="0019114E">
        <w:rPr>
          <w:rFonts w:cs="Times New Roman"/>
          <w:iCs/>
          <w:noProof/>
          <w:szCs w:val="24"/>
        </w:rPr>
        <w:t>.</w:t>
      </w:r>
      <w:r w:rsidR="00F5320C">
        <w:rPr>
          <w:rFonts w:cs="Times New Roman"/>
          <w:iCs/>
          <w:noProof/>
          <w:szCs w:val="24"/>
        </w:rPr>
        <w:t xml:space="preserve"> energetic levels) and the </w:t>
      </w:r>
      <w:r w:rsidRPr="0019114E">
        <w:rPr>
          <w:rFonts w:cs="Times New Roman"/>
          <w:iCs/>
          <w:noProof/>
          <w:szCs w:val="24"/>
        </w:rPr>
        <w:t>individual’s need for safety</w:t>
      </w:r>
      <w:r w:rsidR="00F5320C">
        <w:rPr>
          <w:rFonts w:cs="Times New Roman"/>
          <w:iCs/>
          <w:noProof/>
          <w:szCs w:val="24"/>
        </w:rPr>
        <w:t xml:space="preserve"> (i.e</w:t>
      </w:r>
      <w:r w:rsidR="00D56B64">
        <w:rPr>
          <w:rFonts w:cs="Times New Roman"/>
          <w:iCs/>
          <w:noProof/>
          <w:szCs w:val="24"/>
        </w:rPr>
        <w:t>.</w:t>
      </w:r>
      <w:r w:rsidR="00F5320C">
        <w:rPr>
          <w:rFonts w:cs="Times New Roman"/>
          <w:iCs/>
          <w:noProof/>
          <w:szCs w:val="24"/>
        </w:rPr>
        <w:t xml:space="preserve"> risk mitigation, threat detection).</w:t>
      </w:r>
      <w:r w:rsidR="00A31ACC">
        <w:rPr>
          <w:rFonts w:cs="Times New Roman"/>
          <w:iCs/>
          <w:noProof/>
          <w:szCs w:val="24"/>
        </w:rPr>
        <w:t xml:space="preserve"> </w:t>
      </w:r>
      <w:commentRangeStart w:id="101"/>
      <w:del w:id="102" w:author="Alex Popescu" w:date="2024-09-26T21:09:00Z" w16du:dateUtc="2024-09-27T01:09:00Z">
        <w:r w:rsidRPr="0019114E">
          <w:rPr>
            <w:rFonts w:cs="Times New Roman"/>
            <w:iCs/>
            <w:noProof/>
            <w:szCs w:val="24"/>
          </w:rPr>
          <w:delText xml:space="preserve">Individuals must maintain the precarious balance between the two needs while travelling between environments. </w:delText>
        </w:r>
      </w:del>
      <w:commentRangeEnd w:id="101"/>
      <w:r w:rsidR="00D56B64">
        <w:rPr>
          <w:rStyle w:val="CommentReference"/>
        </w:rPr>
        <w:commentReference w:id="101"/>
      </w:r>
      <w:r w:rsidRPr="0019114E">
        <w:rPr>
          <w:rFonts w:cs="Times New Roman"/>
          <w:iCs/>
          <w:noProof/>
          <w:szCs w:val="24"/>
        </w:rPr>
        <w:t>Different foraging environments can have altered conditions which, in turn, can</w:t>
      </w:r>
      <w:r w:rsidR="00B75979">
        <w:rPr>
          <w:rFonts w:cs="Times New Roman"/>
          <w:iCs/>
          <w:noProof/>
          <w:szCs w:val="24"/>
        </w:rPr>
        <w:t xml:space="preserve"> affect the </w:t>
      </w:r>
      <w:r w:rsidRPr="0019114E">
        <w:rPr>
          <w:rFonts w:cs="Times New Roman"/>
          <w:iCs/>
          <w:noProof/>
          <w:szCs w:val="24"/>
        </w:rPr>
        <w:t>individual’s decision-</w:t>
      </w:r>
      <w:r w:rsidR="00D56B64">
        <w:rPr>
          <w:rFonts w:cs="Times New Roman"/>
          <w:iCs/>
          <w:noProof/>
          <w:szCs w:val="24"/>
        </w:rPr>
        <w:t>making</w:t>
      </w:r>
      <w:r w:rsidR="00B75979">
        <w:rPr>
          <w:rFonts w:cs="Times New Roman"/>
          <w:iCs/>
          <w:noProof/>
          <w:szCs w:val="24"/>
        </w:rPr>
        <w:t xml:space="preserve">, emphasizing the need to </w:t>
      </w:r>
      <w:r w:rsidRPr="0019114E">
        <w:rPr>
          <w:rFonts w:cs="Times New Roman"/>
          <w:iCs/>
          <w:noProof/>
          <w:szCs w:val="24"/>
        </w:rPr>
        <w:t>study the behaviour in a variety of</w:t>
      </w:r>
      <w:r w:rsidR="00D56B64">
        <w:rPr>
          <w:rFonts w:cs="Times New Roman"/>
          <w:iCs/>
          <w:noProof/>
          <w:szCs w:val="24"/>
        </w:rPr>
        <w:t>contexts.</w:t>
      </w:r>
      <w:ins w:id="103" w:author="Alex Popescu" w:date="2024-09-26T21:09:00Z" w16du:dateUtc="2024-09-27T01:09:00Z">
        <w:r w:rsidR="00B7401F">
          <w:rPr>
            <w:rFonts w:cs="Times New Roman"/>
            <w:iCs/>
            <w:noProof/>
            <w:szCs w:val="24"/>
          </w:rPr>
          <w:t xml:space="preserve"> </w:t>
        </w:r>
        <w:commentRangeStart w:id="104"/>
        <w:r w:rsidR="00B7401F">
          <w:rPr>
            <w:rFonts w:cs="Times New Roman"/>
            <w:iCs/>
            <w:noProof/>
            <w:szCs w:val="24"/>
          </w:rPr>
          <w:t xml:space="preserve">With more and more species being affected by urbanization and its associated environmental changes, </w:t>
        </w:r>
        <w:r w:rsidR="00095FE2">
          <w:rPr>
            <w:rFonts w:cs="Times New Roman"/>
            <w:iCs/>
            <w:noProof/>
            <w:szCs w:val="24"/>
          </w:rPr>
          <w:t>the need to observe how sentinel behaviour differs in urban sentinel-using species</w:t>
        </w:r>
        <w:r w:rsidR="00B7401F">
          <w:rPr>
            <w:rFonts w:cs="Times New Roman"/>
            <w:iCs/>
            <w:noProof/>
            <w:szCs w:val="24"/>
          </w:rPr>
          <w:t xml:space="preserve"> is getting more pressing every day</w:t>
        </w:r>
      </w:ins>
      <w:r w:rsidR="00B7401F">
        <w:rPr>
          <w:rFonts w:cs="Times New Roman"/>
          <w:iCs/>
          <w:noProof/>
          <w:szCs w:val="24"/>
        </w:rPr>
        <w:t>.</w:t>
      </w:r>
      <w:commentRangeEnd w:id="104"/>
      <w:r w:rsidR="00D56B64">
        <w:rPr>
          <w:rStyle w:val="CommentReference"/>
        </w:rPr>
        <w:commentReference w:id="104"/>
      </w:r>
    </w:p>
    <w:p w14:paraId="5E271DBE" w14:textId="77777777" w:rsidR="0095655F" w:rsidRPr="0019114E" w:rsidRDefault="0095655F" w:rsidP="0095655F">
      <w:pPr>
        <w:pStyle w:val="SectionTitle"/>
      </w:pPr>
      <w:bookmarkStart w:id="105" w:name="_Toc162794579"/>
      <w:bookmarkStart w:id="106" w:name="_Toc178277214"/>
      <w:bookmarkStart w:id="107" w:name="_Toc174089108"/>
      <w:r w:rsidRPr="0019114E">
        <w:t>Urbanization</w:t>
      </w:r>
      <w:bookmarkEnd w:id="105"/>
      <w:bookmarkEnd w:id="106"/>
      <w:bookmarkEnd w:id="107"/>
    </w:p>
    <w:p w14:paraId="268AA9FB" w14:textId="0FC20020" w:rsidR="0095655F" w:rsidRPr="0019114E" w:rsidRDefault="0095655F" w:rsidP="0095655F">
      <w:pPr>
        <w:spacing w:after="240" w:line="480" w:lineRule="auto"/>
        <w:rPr>
          <w:del w:id="108" w:author="Alex Popescu" w:date="2024-09-26T21:09:00Z" w16du:dateUtc="2024-09-27T01:09:00Z"/>
          <w:rFonts w:cs="Times New Roman"/>
          <w:iCs/>
          <w:noProof/>
          <w:szCs w:val="24"/>
        </w:rPr>
      </w:pPr>
      <w:r w:rsidRPr="0019114E">
        <w:rPr>
          <w:rFonts w:cs="Times New Roman"/>
          <w:iCs/>
          <w:noProof/>
          <w:szCs w:val="24"/>
        </w:rPr>
        <w:t xml:space="preserve">Urbanization is the shift in the human population towards urban centers, resulting in ever-expanding </w:t>
      </w:r>
      <w:r w:rsidRPr="0019114E">
        <w:rPr>
          <w:rFonts w:cs="Times New Roman"/>
          <w:iCs/>
          <w:noProof/>
          <w:szCs w:val="24"/>
        </w:rPr>
        <w:t>urban areas</w:t>
      </w:r>
      <w:r w:rsidRPr="0019114E">
        <w:rPr>
          <w:rFonts w:cs="Times New Roman"/>
          <w:iCs/>
          <w:noProof/>
          <w:szCs w:val="24"/>
        </w:rPr>
        <w:t xml:space="preserve"> and the modification of </w:t>
      </w:r>
      <w:r w:rsidRPr="0019114E">
        <w:rPr>
          <w:rFonts w:cs="Times New Roman"/>
          <w:iCs/>
          <w:noProof/>
          <w:szCs w:val="24"/>
        </w:rPr>
        <w:t>wide swathes of wildlands</w:t>
      </w:r>
      <w:r w:rsidRPr="0019114E">
        <w:rPr>
          <w:rFonts w:cs="Times New Roman"/>
          <w:iCs/>
          <w:noProof/>
          <w:szCs w:val="24"/>
        </w:rPr>
        <w:t xml:space="preserve">.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t>
      </w:r>
      <w:r w:rsidRPr="0019114E">
        <w:rPr>
          <w:rFonts w:cs="Times New Roman"/>
          <w:iCs/>
          <w:noProof/>
          <w:szCs w:val="24"/>
        </w:rPr>
        <w:t>wildlife</w:t>
      </w:r>
      <w:r w:rsidRPr="0019114E">
        <w:rPr>
          <w:rFonts w:cs="Times New Roman"/>
          <w:iCs/>
          <w:noProof/>
          <w:szCs w:val="24"/>
        </w:rPr>
        <w:t xml:space="preserve"> will increasingly be affected by </w:t>
      </w:r>
      <w:r w:rsidRPr="0019114E">
        <w:rPr>
          <w:rFonts w:cs="Times New Roman"/>
          <w:iCs/>
          <w:noProof/>
          <w:szCs w:val="24"/>
        </w:rPr>
        <w:t>the</w:t>
      </w:r>
      <w:r w:rsidR="00B7401F">
        <w:rPr>
          <w:rFonts w:cs="Times New Roman"/>
          <w:iCs/>
          <w:noProof/>
          <w:szCs w:val="24"/>
        </w:rPr>
        <w:t xml:space="preserve"> environmental changes</w:t>
      </w:r>
      <w:r w:rsidRPr="0019114E">
        <w:rPr>
          <w:rFonts w:cs="Times New Roman"/>
          <w:iCs/>
          <w:noProof/>
          <w:szCs w:val="24"/>
        </w:rPr>
        <w:t xml:space="preserve"> made to accommodate human occupation. Species must therefore</w:t>
      </w:r>
      <w:r w:rsidRPr="0019114E">
        <w:rPr>
          <w:rFonts w:cs="Times New Roman"/>
          <w:iCs/>
          <w:noProof/>
          <w:szCs w:val="24"/>
        </w:rPr>
        <w:t xml:space="preserve"> quickly adapt to maximize their fitness when foraging in unnatural, anthropogenic environments</w:t>
      </w:r>
      <w:r w:rsidR="00B7401F">
        <w:rPr>
          <w:rFonts w:cs="Times New Roman"/>
          <w:iCs/>
          <w:noProof/>
          <w:szCs w:val="24"/>
        </w:rPr>
        <w:t xml:space="preserve">. </w:t>
      </w:r>
    </w:p>
    <w:p w14:paraId="1021896B" w14:textId="7AB1F9EE" w:rsidR="0095655F" w:rsidRPr="0019114E" w:rsidRDefault="0095655F" w:rsidP="0095655F">
      <w:pPr>
        <w:spacing w:after="240" w:line="480" w:lineRule="auto"/>
        <w:rPr>
          <w:rFonts w:cs="Times New Roman"/>
          <w:iCs/>
          <w:noProof/>
          <w:szCs w:val="24"/>
        </w:rPr>
      </w:pPr>
      <w:commentRangeStart w:id="109"/>
      <w:del w:id="110" w:author="Alex Popescu" w:date="2024-09-26T21:09:00Z" w16du:dateUtc="2024-09-27T01:09:00Z">
        <w:r w:rsidRPr="0019114E">
          <w:rPr>
            <w:rFonts w:cs="Times New Roman"/>
            <w:iCs/>
            <w:noProof/>
            <w:szCs w:val="24"/>
          </w:rPr>
          <w:lastRenderedPageBreak/>
          <w:delText xml:space="preserve">Specialist species are at a disadvantage compared to generalist species if the conditions to which specialists are adapted are no longer present. Since urbanization </w:delText>
        </w:r>
      </w:del>
      <w:commentRangeEnd w:id="109"/>
      <w:r w:rsidR="00D56B64">
        <w:rPr>
          <w:rStyle w:val="CommentReference"/>
        </w:rPr>
        <w:commentReference w:id="109"/>
      </w:r>
      <w:ins w:id="111" w:author="Alex Popescu" w:date="2024-09-26T21:09:00Z" w16du:dateUtc="2024-09-27T01:09:00Z">
        <w:r w:rsidR="00B7401F">
          <w:rPr>
            <w:rFonts w:cs="Times New Roman"/>
            <w:iCs/>
            <w:noProof/>
            <w:szCs w:val="24"/>
          </w:rPr>
          <w:t>U</w:t>
        </w:r>
        <w:r w:rsidRPr="0019114E">
          <w:rPr>
            <w:rFonts w:cs="Times New Roman"/>
            <w:iCs/>
            <w:noProof/>
            <w:szCs w:val="24"/>
          </w:rPr>
          <w:t xml:space="preserve">rbanization </w:t>
        </w:r>
      </w:ins>
      <w:r w:rsidRPr="0019114E">
        <w:rPr>
          <w:rFonts w:cs="Times New Roman"/>
          <w:iCs/>
          <w:noProof/>
          <w:szCs w:val="24"/>
        </w:rPr>
        <w:t>can cause habitat loss</w:t>
      </w:r>
      <w:r w:rsidR="00D14EC5">
        <w:rPr>
          <w:rFonts w:cs="Times New Roman"/>
          <w:iCs/>
          <w:noProof/>
          <w:szCs w:val="24"/>
        </w:rPr>
        <w:t xml:space="preserve"> </w:t>
      </w:r>
      <w:r w:rsidR="00D14EC5">
        <w:rPr>
          <w:rFonts w:cs="Times New Roman"/>
          <w:iCs/>
          <w:noProof/>
          <w:szCs w:val="24"/>
        </w:rPr>
        <w:t>and</w:t>
      </w:r>
      <w:r w:rsidRPr="0019114E">
        <w:rPr>
          <w:rFonts w:cs="Times New Roman"/>
          <w:iCs/>
          <w:noProof/>
          <w:szCs w:val="24"/>
        </w:rPr>
        <w:t xml:space="preserve"> fragmentation</w:t>
      </w:r>
      <w:r w:rsidR="00EA66DA">
        <w:rPr>
          <w:rFonts w:cs="Times New Roman"/>
          <w:iCs/>
          <w:noProof/>
          <w:szCs w:val="24"/>
        </w:rPr>
        <w:t>,</w:t>
      </w:r>
      <w:r w:rsidRPr="0019114E">
        <w:rPr>
          <w:rFonts w:cs="Times New Roman"/>
          <w:iCs/>
          <w:noProof/>
          <w:szCs w:val="24"/>
        </w:rPr>
        <w:t xml:space="preserve"> and</w:t>
      </w:r>
      <w:r w:rsidR="00D14EC5">
        <w:rPr>
          <w:rFonts w:cs="Times New Roman"/>
          <w:iCs/>
          <w:noProof/>
          <w:szCs w:val="24"/>
        </w:rPr>
        <w:t xml:space="preserve"> </w:t>
      </w:r>
      <w:r w:rsidRPr="0019114E">
        <w:rPr>
          <w:rFonts w:cs="Times New Roman"/>
          <w:iCs/>
          <w:noProof/>
          <w:szCs w:val="24"/>
        </w:rPr>
        <w:t>increases</w:t>
      </w:r>
      <w:r w:rsidR="00D14EC5">
        <w:rPr>
          <w:rFonts w:cs="Times New Roman"/>
          <w:iCs/>
          <w:noProof/>
          <w:szCs w:val="24"/>
        </w:rPr>
        <w:t xml:space="preserve"> </w:t>
      </w:r>
      <w:r w:rsidRPr="0019114E">
        <w:rPr>
          <w:rFonts w:cs="Times New Roman"/>
          <w:iCs/>
          <w:noProof/>
          <w:szCs w:val="24"/>
        </w:rPr>
        <w:t xml:space="preserve">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00B7401F">
        <w:rPr>
          <w:rFonts w:cs="Times New Roman"/>
          <w:iCs/>
          <w:noProof/>
          <w:szCs w:val="24"/>
        </w:rPr>
        <w:t xml:space="preserve">, </w:t>
      </w:r>
      <w:commentRangeStart w:id="112"/>
      <w:del w:id="113" w:author="Alex Popescu" w:date="2024-09-26T21:09:00Z" w16du:dateUtc="2024-09-27T01:09:00Z">
        <w:r w:rsidRPr="0019114E">
          <w:rPr>
            <w:rFonts w:cs="Times New Roman"/>
            <w:iCs/>
            <w:noProof/>
            <w:szCs w:val="24"/>
          </w:rPr>
          <w:delText>specialist species are often ill-suited for urban spaces, resulting in species extirpation and even extinction. This can be observed in the significant loss of biodiversity caused by the ever-increasing global urbanization</w:delText>
        </w:r>
      </w:del>
      <w:ins w:id="114" w:author="Alex Popescu" w:date="2024-09-26T21:09:00Z" w16du:dateUtc="2024-09-27T01:09:00Z">
        <w:r w:rsidR="00B7401F">
          <w:rPr>
            <w:rFonts w:cs="Times New Roman"/>
            <w:iCs/>
            <w:noProof/>
            <w:szCs w:val="24"/>
          </w:rPr>
          <w:t xml:space="preserve">and </w:t>
        </w:r>
      </w:ins>
      <w:commentRangeEnd w:id="112"/>
      <w:r w:rsidR="00D56B64">
        <w:rPr>
          <w:rStyle w:val="CommentReference"/>
        </w:rPr>
        <w:commentReference w:id="112"/>
      </w:r>
      <w:ins w:id="115" w:author="Alex Popescu" w:date="2024-09-26T21:09:00Z" w16du:dateUtc="2024-09-27T01:09:00Z">
        <w:r w:rsidR="00B7401F">
          <w:rPr>
            <w:rFonts w:cs="Times New Roman"/>
            <w:iCs/>
            <w:noProof/>
            <w:szCs w:val="24"/>
          </w:rPr>
          <w:t>has been associated with the global loss of biodiversity</w:t>
        </w:r>
      </w:ins>
      <w:r w:rsidR="00B7401F">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10BFD48F" w:rsidR="0095655F" w:rsidRPr="0019114E" w:rsidRDefault="0095655F" w:rsidP="0095655F">
      <w:pPr>
        <w:spacing w:after="240" w:line="480" w:lineRule="auto"/>
        <w:rPr>
          <w:rFonts w:cs="Times New Roman"/>
          <w:iCs/>
          <w:noProof/>
          <w:szCs w:val="24"/>
        </w:rPr>
      </w:pPr>
      <w:del w:id="116" w:author="Alex Popescu" w:date="2024-09-26T21:09:00Z" w16du:dateUtc="2024-09-27T01:09:00Z">
        <w:r w:rsidRPr="0019114E">
          <w:rPr>
            <w:rFonts w:cs="Times New Roman"/>
            <w:iCs/>
            <w:noProof/>
            <w:szCs w:val="24"/>
          </w:rPr>
          <w:delText>Generalist</w:delText>
        </w:r>
      </w:del>
      <w:ins w:id="117" w:author="Alex Popescu" w:date="2024-09-26T21:09:00Z" w16du:dateUtc="2024-09-27T01:09:00Z">
        <w:r w:rsidR="00B7401F">
          <w:rPr>
            <w:rFonts w:cs="Times New Roman"/>
            <w:iCs/>
            <w:noProof/>
            <w:szCs w:val="24"/>
          </w:rPr>
          <w:t>Certain</w:t>
        </w:r>
      </w:ins>
      <w:r w:rsidR="00B7401F">
        <w:rPr>
          <w:rFonts w:cs="Times New Roman"/>
          <w:iCs/>
          <w:noProof/>
          <w:szCs w:val="24"/>
        </w:rPr>
        <w:t xml:space="preserve"> species</w:t>
      </w:r>
      <w:del w:id="118" w:author="Alex Popescu" w:date="2024-09-26T21:09:00Z" w16du:dateUtc="2024-09-27T01:09:00Z">
        <w:r w:rsidRPr="0019114E">
          <w:rPr>
            <w:rFonts w:cs="Times New Roman"/>
            <w:iCs/>
            <w:noProof/>
            <w:szCs w:val="24"/>
          </w:rPr>
          <w:delText xml:space="preserve"> </w:delText>
        </w:r>
        <w:commentRangeStart w:id="119"/>
        <w:r w:rsidRPr="0019114E">
          <w:rPr>
            <w:rFonts w:cs="Times New Roman"/>
            <w:iCs/>
            <w:noProof/>
            <w:szCs w:val="24"/>
          </w:rPr>
          <w:delText>are better suited to urban-living than specialist species and</w:delText>
        </w:r>
      </w:del>
      <w:ins w:id="120" w:author="Alex Popescu" w:date="2024-09-26T21:09:00Z" w16du:dateUtc="2024-09-27T01:09:00Z">
        <w:r w:rsidR="00B7401F">
          <w:rPr>
            <w:rFonts w:cs="Times New Roman"/>
            <w:iCs/>
            <w:noProof/>
            <w:szCs w:val="24"/>
          </w:rPr>
          <w:t xml:space="preserve">, </w:t>
        </w:r>
      </w:ins>
      <w:commentRangeEnd w:id="119"/>
      <w:r w:rsidR="00001B26">
        <w:rPr>
          <w:rStyle w:val="CommentReference"/>
        </w:rPr>
        <w:commentReference w:id="119"/>
      </w:r>
      <w:ins w:id="121" w:author="Alex Popescu" w:date="2024-09-26T21:09:00Z" w16du:dateUtc="2024-09-27T01:09:00Z">
        <w:r w:rsidR="00B7401F">
          <w:rPr>
            <w:rFonts w:cs="Times New Roman"/>
            <w:iCs/>
            <w:noProof/>
            <w:szCs w:val="24"/>
          </w:rPr>
          <w:t>typically highly adaptable generalists,</w:t>
        </w:r>
      </w:ins>
      <w:r w:rsidR="00B7401F">
        <w:rPr>
          <w:rFonts w:cs="Times New Roman"/>
          <w:iCs/>
          <w:noProof/>
          <w:szCs w:val="24"/>
        </w:rPr>
        <w:t xml:space="preserve"> </w:t>
      </w:r>
      <w:r w:rsidRPr="0019114E">
        <w:rPr>
          <w:rFonts w:cs="Times New Roman"/>
          <w:iCs/>
          <w:noProof/>
          <w:szCs w:val="24"/>
        </w:rPr>
        <w:t xml:space="preserve">can benefit from urban </w:t>
      </w:r>
      <w:del w:id="122" w:author="Alex Popescu" w:date="2024-09-26T21:09:00Z" w16du:dateUtc="2024-09-27T01:09:00Z">
        <w:r w:rsidRPr="0019114E">
          <w:rPr>
            <w:rFonts w:cs="Times New Roman"/>
            <w:iCs/>
            <w:noProof/>
            <w:szCs w:val="24"/>
          </w:rPr>
          <w:delText>areas</w:delText>
        </w:r>
      </w:del>
      <w:ins w:id="123" w:author="Alex Popescu" w:date="2024-09-26T21:09:00Z" w16du:dateUtc="2024-09-27T01:09:00Z">
        <w:r w:rsidR="00AD2A81">
          <w:rPr>
            <w:rFonts w:cs="Times New Roman"/>
            <w:iCs/>
            <w:noProof/>
            <w:szCs w:val="24"/>
          </w:rPr>
          <w:t>living</w:t>
        </w:r>
      </w:ins>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Pr="0019114E">
        <w:rPr>
          <w:rFonts w:cs="Times New Roman"/>
          <w:iCs/>
          <w:noProof/>
          <w:szCs w:val="24"/>
        </w:rPr>
        <w:fldChar w:fldCharType="separate"/>
      </w:r>
      <w:r w:rsidRPr="0019114E">
        <w:rPr>
          <w:rFonts w:cs="Times New Roman"/>
        </w:rPr>
        <w:t>(Ducatez et al. 2018, Callaghan et al. 2019)</w:t>
      </w:r>
      <w:r w:rsidRPr="0019114E">
        <w:rPr>
          <w:rFonts w:cs="Times New Roman"/>
          <w:iCs/>
          <w:noProof/>
          <w:szCs w:val="24"/>
        </w:rPr>
        <w:fldChar w:fldCharType="end"/>
      </w:r>
      <w:r w:rsidRPr="0019114E">
        <w:rPr>
          <w:rFonts w:cs="Times New Roman"/>
          <w:iCs/>
          <w:noProof/>
          <w:szCs w:val="24"/>
        </w:rPr>
        <w:t>.</w:t>
      </w:r>
      <w:r w:rsidR="00AD2A81">
        <w:rPr>
          <w:rFonts w:cs="Times New Roman"/>
          <w:iCs/>
          <w:noProof/>
          <w:szCs w:val="24"/>
        </w:rPr>
        <w:t xml:space="preserve"> </w:t>
      </w:r>
      <w:r w:rsidR="00B7401F">
        <w:rPr>
          <w:rFonts w:cs="Times New Roman"/>
          <w:iCs/>
          <w:noProof/>
          <w:szCs w:val="24"/>
        </w:rPr>
        <w:t>P</w:t>
      </w:r>
      <w:r w:rsidR="00B7401F" w:rsidRPr="0019114E">
        <w:rPr>
          <w:rFonts w:cs="Times New Roman"/>
          <w:iCs/>
          <w:noProof/>
          <w:szCs w:val="24"/>
        </w:rPr>
        <w:t>hysiological, morphological, and behavioural adaptations</w:t>
      </w:r>
      <w:r w:rsidR="00831831">
        <w:rPr>
          <w:rFonts w:cs="Times New Roman"/>
          <w:iCs/>
          <w:noProof/>
          <w:szCs w:val="24"/>
        </w:rPr>
        <w:t xml:space="preserve"> </w:t>
      </w:r>
      <w:del w:id="124" w:author="Alex Popescu" w:date="2024-09-26T21:09:00Z" w16du:dateUtc="2024-09-27T01:09:00Z">
        <w:r w:rsidRPr="0019114E">
          <w:rPr>
            <w:rFonts w:cs="Times New Roman"/>
            <w:iCs/>
            <w:noProof/>
            <w:szCs w:val="24"/>
          </w:rPr>
          <w:delText>have been observed in many urbanized species, and are expected to</w:delText>
        </w:r>
      </w:del>
      <w:ins w:id="125" w:author="Alex Popescu" w:date="2024-09-26T21:09:00Z" w16du:dateUtc="2024-09-27T01:09:00Z">
        <w:r w:rsidR="00831831">
          <w:rPr>
            <w:rFonts w:cs="Times New Roman"/>
            <w:iCs/>
            <w:noProof/>
            <w:szCs w:val="24"/>
          </w:rPr>
          <w:t>can</w:t>
        </w:r>
      </w:ins>
      <w:r w:rsidR="00831831">
        <w:rPr>
          <w:rFonts w:cs="Times New Roman"/>
          <w:iCs/>
          <w:noProof/>
          <w:szCs w:val="24"/>
        </w:rPr>
        <w:t xml:space="preserve"> improve </w:t>
      </w:r>
      <w:r w:rsidRPr="0019114E">
        <w:rPr>
          <w:rFonts w:cs="Times New Roman"/>
          <w:iCs/>
          <w:noProof/>
          <w:szCs w:val="24"/>
        </w:rPr>
        <w:t>a species'</w:t>
      </w:r>
      <w:r w:rsidR="00831831">
        <w:rPr>
          <w:rFonts w:cs="Times New Roman"/>
          <w:iCs/>
          <w:noProof/>
          <w:szCs w:val="24"/>
        </w:rPr>
        <w:t xml:space="preserve"> ability to exploit urban advantages</w:t>
      </w:r>
      <w:ins w:id="126" w:author="Alex Popescu" w:date="2024-09-26T21:09:00Z" w16du:dateUtc="2024-09-27T01:09:00Z">
        <w:r w:rsidR="00B7401F">
          <w:rPr>
            <w:rFonts w:cs="Times New Roman"/>
            <w:iCs/>
            <w:noProof/>
            <w:szCs w:val="24"/>
          </w:rPr>
          <w:t>, increasing the fitness and success</w:t>
        </w:r>
        <w:r w:rsidR="00831831">
          <w:rPr>
            <w:rFonts w:cs="Times New Roman"/>
            <w:iCs/>
            <w:noProof/>
            <w:szCs w:val="24"/>
          </w:rPr>
          <w:t xml:space="preserve"> </w:t>
        </w:r>
        <w:r w:rsidR="00B7401F">
          <w:rPr>
            <w:rFonts w:cs="Times New Roman"/>
            <w:iCs/>
            <w:noProof/>
            <w:szCs w:val="24"/>
          </w:rPr>
          <w:t>of the species</w:t>
        </w:r>
      </w:ins>
      <w:r w:rsidR="00B7401F">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19114E">
        <w:rPr>
          <w:rFonts w:cs="Times New Roman"/>
          <w:iCs/>
          <w:noProof/>
          <w:szCs w:val="24"/>
        </w:rPr>
        <w:fldChar w:fldCharType="separate"/>
      </w:r>
      <w:r w:rsidRPr="0019114E">
        <w:rPr>
          <w:rFonts w:cs="Times New Roman"/>
        </w:rPr>
        <w:t>(Marzluff 2001, Lowry et al. 2013, Meillère et al. 2015, Isaksson 2018)</w:t>
      </w:r>
      <w:r w:rsidRPr="0019114E">
        <w:rPr>
          <w:rFonts w:cs="Times New Roman"/>
          <w:iCs/>
          <w:noProof/>
          <w:szCs w:val="24"/>
        </w:rPr>
        <w:fldChar w:fldCharType="end"/>
      </w:r>
      <w:r w:rsidRPr="0019114E">
        <w:rPr>
          <w:rFonts w:cs="Times New Roman"/>
          <w:iCs/>
          <w:noProof/>
          <w:szCs w:val="24"/>
        </w:rPr>
        <w:t xml:space="preserve">. </w:t>
      </w:r>
      <w:del w:id="127" w:author="Alex Popescu" w:date="2024-09-26T21:09:00Z" w16du:dateUtc="2024-09-27T01:09:00Z">
        <w:r w:rsidRPr="0019114E">
          <w:rPr>
            <w:rFonts w:cs="Times New Roman"/>
            <w:iCs/>
            <w:noProof/>
            <w:szCs w:val="24"/>
          </w:rPr>
          <w:delText>For example,</w:delText>
        </w:r>
      </w:del>
      <w:ins w:id="128" w:author="Alex Popescu" w:date="2024-09-26T21:09:00Z" w16du:dateUtc="2024-09-27T01:09:00Z">
        <w:r w:rsidR="00831831">
          <w:rPr>
            <w:rFonts w:cs="Times New Roman"/>
            <w:iCs/>
            <w:noProof/>
            <w:szCs w:val="24"/>
          </w:rPr>
          <w:t>Examples of</w:t>
        </w:r>
      </w:ins>
      <w:r w:rsidR="00831831">
        <w:rPr>
          <w:rFonts w:cs="Times New Roman"/>
          <w:iCs/>
          <w:noProof/>
          <w:szCs w:val="24"/>
        </w:rPr>
        <w:t xml:space="preserve"> behavioural adaptations </w:t>
      </w:r>
      <w:del w:id="129" w:author="Alex Popescu" w:date="2024-09-26T21:09:00Z" w16du:dateUtc="2024-09-27T01:09:00Z">
        <w:r w:rsidRPr="0019114E">
          <w:rPr>
            <w:rFonts w:cs="Times New Roman"/>
            <w:iCs/>
            <w:noProof/>
            <w:szCs w:val="24"/>
          </w:rPr>
          <w:delText>such as</w:delText>
        </w:r>
      </w:del>
      <w:ins w:id="130" w:author="Alex Popescu" w:date="2024-09-26T21:09:00Z" w16du:dateUtc="2024-09-27T01:09:00Z">
        <w:r w:rsidR="00831831">
          <w:rPr>
            <w:rFonts w:cs="Times New Roman"/>
            <w:iCs/>
            <w:noProof/>
            <w:szCs w:val="24"/>
          </w:rPr>
          <w:t>include</w:t>
        </w:r>
      </w:ins>
      <w:r w:rsidR="00831831">
        <w:rPr>
          <w:rFonts w:cs="Times New Roman"/>
          <w:iCs/>
          <w:noProof/>
          <w:szCs w:val="24"/>
        </w:rPr>
        <w:t xml:space="preserve"> </w:t>
      </w:r>
      <w:r w:rsidRPr="0019114E">
        <w:rPr>
          <w:rFonts w:cs="Times New Roman"/>
          <w:iCs/>
          <w:noProof/>
          <w:szCs w:val="24"/>
        </w:rPr>
        <w:t xml:space="preserve">the use of anthropogenic structures for nesting, preference for anthropogenic foods, and increased tolerance to human proximity </w:t>
      </w:r>
      <w:del w:id="131" w:author="Alex Popescu" w:date="2024-09-26T21:09:00Z" w16du:dateUtc="2024-09-27T01:09:00Z">
        <w:r w:rsidRPr="0019114E">
          <w:rPr>
            <w:rFonts w:cs="Times New Roman"/>
            <w:iCs/>
            <w:noProof/>
            <w:szCs w:val="24"/>
          </w:rPr>
          <w:delText xml:space="preserve">are observed in urbanized species </w:delText>
        </w:r>
      </w:del>
      <w:r w:rsidRPr="0019114E">
        <w:rPr>
          <w:rFonts w:cs="Times New Roman"/>
          <w:iCs/>
          <w:noProof/>
          <w:szCs w:val="24"/>
        </w:rPr>
        <w:fldChar w:fldCharType="begin"/>
      </w:r>
      <w:r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Pr="0019114E">
        <w:rPr>
          <w:rFonts w:cs="Times New Roman"/>
          <w:iCs/>
          <w:noProof/>
          <w:szCs w:val="24"/>
        </w:rPr>
        <w:fldChar w:fldCharType="separate"/>
      </w:r>
      <w:r w:rsidRPr="0019114E">
        <w:rPr>
          <w:rFonts w:cs="Times New Roman"/>
          <w:lang w:val="fr-FR"/>
        </w:rPr>
        <w:t>(Marzluff 2001, Withey and Marzluff 2005, 2009, Lowry et al. 2013, Meillère et al. 2015, Isaksson 2018, De León et al. 2019, Gotanda 2020)</w:t>
      </w:r>
      <w:r w:rsidRPr="0019114E">
        <w:rPr>
          <w:rFonts w:cs="Times New Roman"/>
          <w:iCs/>
          <w:noProof/>
          <w:szCs w:val="24"/>
        </w:rPr>
        <w:fldChar w:fldCharType="end"/>
      </w:r>
      <w:r w:rsidRPr="0019114E">
        <w:rPr>
          <w:rFonts w:cs="Times New Roman"/>
          <w:iCs/>
          <w:noProof/>
          <w:szCs w:val="24"/>
          <w:lang w:val="fr-FR"/>
        </w:rPr>
        <w:t>.</w:t>
      </w:r>
      <w:r w:rsidR="001914BA">
        <w:rPr>
          <w:rFonts w:cs="Times New Roman"/>
          <w:iCs/>
          <w:noProof/>
          <w:szCs w:val="24"/>
          <w:lang w:val="fr-FR"/>
        </w:rPr>
        <w:t xml:space="preserve"> </w:t>
      </w:r>
      <w:r w:rsidRPr="00001B26">
        <w:rPr>
          <w:rFonts w:cs="Times New Roman"/>
          <w:iCs/>
          <w:noProof/>
          <w:szCs w:val="24"/>
        </w:rPr>
        <w:t>As a result, urbanized species can increase</w:t>
      </w:r>
      <w:r w:rsidRPr="0019114E">
        <w:rPr>
          <w:rFonts w:cs="Times New Roman"/>
          <w:iCs/>
          <w:noProof/>
          <w:szCs w:val="24"/>
        </w:rPr>
        <w:t xml:space="preserve"> in abundance in urban areas </w:t>
      </w:r>
      <w:r w:rsidRPr="0019114E">
        <w:rPr>
          <w:rFonts w:cs="Times New Roman"/>
          <w:iCs/>
          <w:noProof/>
          <w:szCs w:val="24"/>
        </w:rPr>
        <w:fldChar w:fldCharType="begin"/>
      </w:r>
      <w:r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Pr="0019114E">
        <w:rPr>
          <w:rFonts w:cs="Times New Roman"/>
          <w:iCs/>
          <w:noProof/>
          <w:szCs w:val="24"/>
        </w:rPr>
        <w:fldChar w:fldCharType="separate"/>
      </w:r>
      <w:r w:rsidRPr="0019114E">
        <w:rPr>
          <w:rFonts w:cs="Times New Roman"/>
        </w:rPr>
        <w:t>(Francis and Chadwick 2012)</w:t>
      </w:r>
      <w:r w:rsidRPr="0019114E">
        <w:rPr>
          <w:rFonts w:cs="Times New Roman"/>
          <w:iCs/>
          <w:noProof/>
          <w:szCs w:val="24"/>
        </w:rPr>
        <w:fldChar w:fldCharType="end"/>
      </w:r>
      <w:r w:rsidRPr="0019114E">
        <w:rPr>
          <w:rFonts w:cs="Times New Roman"/>
          <w:iCs/>
          <w:noProof/>
          <w:szCs w:val="24"/>
        </w:rPr>
        <w:t xml:space="preserve">. An example of </w:t>
      </w:r>
      <w:del w:id="132" w:author="Alex Popescu" w:date="2024-09-26T21:09:00Z" w16du:dateUtc="2024-09-27T01:09:00Z">
        <w:r w:rsidRPr="0019114E">
          <w:rPr>
            <w:rFonts w:cs="Times New Roman"/>
            <w:iCs/>
            <w:noProof/>
            <w:szCs w:val="24"/>
          </w:rPr>
          <w:delText>an</w:delText>
        </w:r>
      </w:del>
      <w:ins w:id="133" w:author="Alex Popescu" w:date="2024-09-26T21:09:00Z" w16du:dateUtc="2024-09-27T01:09:00Z">
        <w:r w:rsidRPr="0019114E">
          <w:rPr>
            <w:rFonts w:cs="Times New Roman"/>
            <w:iCs/>
            <w:noProof/>
            <w:szCs w:val="24"/>
          </w:rPr>
          <w:t>a</w:t>
        </w:r>
        <w:r w:rsidR="001914BA">
          <w:rPr>
            <w:rFonts w:cs="Times New Roman"/>
            <w:iCs/>
            <w:noProof/>
            <w:szCs w:val="24"/>
          </w:rPr>
          <w:t xml:space="preserve"> successful</w:t>
        </w:r>
      </w:ins>
      <w:r w:rsidR="001914BA">
        <w:rPr>
          <w:rFonts w:cs="Times New Roman"/>
          <w:iCs/>
          <w:noProof/>
          <w:szCs w:val="24"/>
        </w:rPr>
        <w:t xml:space="preserve"> </w:t>
      </w:r>
      <w:r w:rsidRPr="0019114E">
        <w:rPr>
          <w:rFonts w:cs="Times New Roman"/>
          <w:iCs/>
          <w:noProof/>
          <w:szCs w:val="24"/>
        </w:rPr>
        <w:t>urbanized species is the American crow (</w:t>
      </w:r>
      <w:r w:rsidRPr="0019114E">
        <w:rPr>
          <w:rFonts w:cs="Times New Roman"/>
          <w:i/>
          <w:noProof/>
          <w:szCs w:val="24"/>
        </w:rPr>
        <w:t xml:space="preserve">Corvus </w:t>
      </w:r>
      <w:r w:rsidRPr="0019114E">
        <w:rPr>
          <w:rFonts w:cs="Times New Roman"/>
          <w:i/>
          <w:iCs/>
          <w:noProof/>
          <w:szCs w:val="24"/>
        </w:rPr>
        <w:t>brachyrhynchos</w:t>
      </w:r>
      <w:r w:rsidRPr="0019114E">
        <w:rPr>
          <w:rFonts w:cs="Times New Roman"/>
          <w:iCs/>
          <w:noProof/>
          <w:szCs w:val="24"/>
        </w:rPr>
        <w:t xml:space="preserve">), whose abundance has increased with increasing urbanization </w:t>
      </w:r>
      <w:r w:rsidRPr="0019114E">
        <w:rPr>
          <w:rFonts w:cs="Times New Roman"/>
          <w:iCs/>
          <w:noProof/>
          <w:szCs w:val="24"/>
        </w:rPr>
        <w:fldChar w:fldCharType="begin"/>
      </w:r>
      <w:r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Pr="0019114E">
        <w:rPr>
          <w:rFonts w:cs="Times New Roman"/>
          <w:iCs/>
          <w:noProof/>
          <w:szCs w:val="24"/>
        </w:rPr>
        <w:fldChar w:fldCharType="separate"/>
      </w:r>
      <w:r w:rsidRPr="0019114E">
        <w:rPr>
          <w:rFonts w:cs="Times New Roman"/>
        </w:rPr>
        <w:t>(Benmazouz et al. 2021)</w:t>
      </w:r>
      <w:r w:rsidRPr="0019114E">
        <w:rPr>
          <w:rFonts w:cs="Times New Roman"/>
          <w:iCs/>
          <w:noProof/>
          <w:szCs w:val="24"/>
        </w:rPr>
        <w:fldChar w:fldCharType="end"/>
      </w:r>
      <w:r w:rsidRPr="0019114E">
        <w:rPr>
          <w:rFonts w:cs="Times New Roman"/>
          <w:iCs/>
          <w:noProof/>
          <w:szCs w:val="24"/>
        </w:rPr>
        <w:t xml:space="preserve">. </w:t>
      </w:r>
    </w:p>
    <w:p w14:paraId="724E30E8" w14:textId="77777777" w:rsidR="001914BA" w:rsidRPr="0019114E" w:rsidRDefault="001914BA" w:rsidP="001914BA">
      <w:pPr>
        <w:pStyle w:val="SectionTitle"/>
        <w:rPr>
          <w:moveTo w:id="134" w:author="Alex Popescu" w:date="2024-09-26T21:09:00Z" w16du:dateUtc="2024-09-27T01:09:00Z"/>
        </w:rPr>
      </w:pPr>
      <w:bookmarkStart w:id="135" w:name="_Toc162794580"/>
      <w:bookmarkStart w:id="136" w:name="_Toc178277215"/>
      <w:moveToRangeStart w:id="137" w:author="Alex Popescu" w:date="2024-09-26T21:09:00Z" w:name="move178277373"/>
      <w:commentRangeStart w:id="138"/>
      <w:moveTo w:id="139" w:author="Alex Popescu" w:date="2024-09-26T21:09:00Z" w16du:dateUtc="2024-09-27T01:09:00Z">
        <w:r w:rsidRPr="0019114E">
          <w:lastRenderedPageBreak/>
          <w:t xml:space="preserve">The American crow, </w:t>
        </w:r>
        <w:r w:rsidRPr="0019114E">
          <w:rPr>
            <w:i/>
            <w:iCs/>
          </w:rPr>
          <w:t>Corvus brachyrhynchos</w:t>
        </w:r>
        <w:bookmarkEnd w:id="135"/>
        <w:bookmarkEnd w:id="136"/>
      </w:moveTo>
    </w:p>
    <w:moveToRangeEnd w:id="137"/>
    <w:p w14:paraId="64BA7A0E" w14:textId="7A764488" w:rsidR="0095655F" w:rsidRPr="0019114E" w:rsidRDefault="001914BA" w:rsidP="0095655F">
      <w:pPr>
        <w:spacing w:after="240" w:line="480" w:lineRule="auto"/>
        <w:rPr>
          <w:del w:id="140" w:author="Alex Popescu" w:date="2024-09-26T21:09:00Z" w16du:dateUtc="2024-09-27T01:09:00Z"/>
          <w:rFonts w:cs="Times New Roman"/>
          <w:iCs/>
          <w:noProof/>
          <w:szCs w:val="24"/>
        </w:rPr>
      </w:pPr>
      <w:ins w:id="141" w:author="Alex Popescu" w:date="2024-09-26T21:09:00Z" w16du:dateUtc="2024-09-27T01:09:00Z">
        <w:r w:rsidRPr="0019114E">
          <w:rPr>
            <w:rFonts w:cs="Times New Roman"/>
            <w:iCs/>
            <w:noProof/>
            <w:szCs w:val="24"/>
          </w:rPr>
          <w:t>American crows</w:t>
        </w:r>
      </w:ins>
      <w:moveToRangeStart w:id="142" w:author="Alex Popescu" w:date="2024-09-26T21:09:00Z" w:name="move178277374"/>
      <w:moveTo w:id="143" w:author="Alex Popescu" w:date="2024-09-26T21:09:00Z" w16du:dateUtc="2024-09-27T01:09:00Z">
        <w:r w:rsidRPr="0019114E">
          <w:rPr>
            <w:rFonts w:cs="Times New Roman"/>
            <w:iCs/>
            <w:noProof/>
            <w:szCs w:val="24"/>
          </w:rPr>
          <w:t xml:space="preserve">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xml:space="preserve">. </w:t>
        </w:r>
      </w:moveTo>
      <w:moveToRangeEnd w:id="142"/>
      <w:ins w:id="144" w:author="Alex Popescu" w:date="2024-09-26T21:09:00Z" w16du:dateUtc="2024-09-27T01:09:00Z">
        <w:r w:rsidRPr="0019114E">
          <w:rPr>
            <w:rFonts w:cs="Times New Roman"/>
            <w:iCs/>
            <w:noProof/>
            <w:szCs w:val="24"/>
          </w:rPr>
          <w:t>Sentinel behaviour has been described in this species</w:t>
        </w:r>
        <w:r>
          <w:rPr>
            <w:rFonts w:cs="Times New Roman"/>
            <w:iCs/>
            <w:noProof/>
            <w:szCs w:val="24"/>
          </w:rPr>
          <w:t>, and you can often see a group of foragers under the watchful eye of a perched crow</w:t>
        </w:r>
      </w:ins>
      <w:moveToRangeStart w:id="145" w:author="Alex Popescu" w:date="2024-09-26T21:09:00Z" w:name="move178277375"/>
      <w:moveTo w:id="146" w:author="Alex Popescu" w:date="2024-09-26T21:09:00Z" w16du:dateUtc="2024-09-27T01:09:00Z">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Pr>
            <w:rFonts w:cs="Times New Roman"/>
            <w:iCs/>
            <w:noProof/>
            <w:szCs w:val="24"/>
          </w:rPr>
          <w:t xml:space="preserve">. </w:t>
        </w:r>
      </w:moveTo>
      <w:moveToRangeEnd w:id="145"/>
      <w:del w:id="147" w:author="Alex Popescu" w:date="2024-09-26T21:09:00Z" w16du:dateUtc="2024-09-27T01:09:00Z">
        <w:r w:rsidR="0095655F" w:rsidRPr="0019114E">
          <w:rPr>
            <w:rFonts w:cs="Times New Roman"/>
            <w:iCs/>
            <w:noProof/>
            <w:szCs w:val="24"/>
          </w:rPr>
          <w:delText>Urban living can also affect social behaviours.</w:delText>
        </w:r>
      </w:del>
      <w:ins w:id="148" w:author="Alex Popescu" w:date="2024-09-26T21:09:00Z" w16du:dateUtc="2024-09-27T01:09:00Z">
        <w:r>
          <w:rPr>
            <w:rFonts w:cs="Times New Roman"/>
            <w:iCs/>
            <w:noProof/>
            <w:szCs w:val="24"/>
          </w:rPr>
          <w:t>Therefore, their synurbic and social nature makes them good models for determining whether</w:t>
        </w:r>
        <w:r w:rsidRPr="0019114E">
          <w:rPr>
            <w:rFonts w:cs="Times New Roman"/>
            <w:iCs/>
            <w:noProof/>
            <w:szCs w:val="24"/>
          </w:rPr>
          <w:t xml:space="preserve"> the use of social behaviours, specifically sentinel behaviour, is adaptive in urban areas. </w:t>
        </w:r>
        <w:r>
          <w:rPr>
            <w:rFonts w:cs="Times New Roman"/>
            <w:iCs/>
            <w:noProof/>
            <w:szCs w:val="24"/>
          </w:rPr>
          <w:t>Urbanization could have many different effects on the sentinel behaviour of the species.</w:t>
        </w:r>
      </w:ins>
      <w:r w:rsidR="0095655F" w:rsidRPr="0019114E">
        <w:rPr>
          <w:rFonts w:cs="Times New Roman"/>
          <w:iCs/>
          <w:noProof/>
          <w:szCs w:val="24"/>
        </w:rPr>
        <w:t xml:space="preserve"> </w:t>
      </w:r>
      <w:commentRangeEnd w:id="138"/>
      <w:r w:rsidR="00001B26">
        <w:rPr>
          <w:rStyle w:val="CommentReference"/>
        </w:rPr>
        <w:commentReference w:id="138"/>
      </w:r>
      <w:r w:rsidR="0095655F" w:rsidRPr="0019114E">
        <w:rPr>
          <w:rFonts w:cs="Times New Roman"/>
          <w:iCs/>
          <w:noProof/>
          <w:szCs w:val="24"/>
        </w:rPr>
        <w:t>For example, the effectiveness of sentinel behaviour can be reduced in urban areas because of increased anthropogenic noise</w:t>
      </w:r>
      <w:del w:id="149" w:author="Alex Popescu" w:date="2024-09-26T21:09:00Z" w16du:dateUtc="2024-09-27T01:09:00Z">
        <w:r w:rsidR="0095655F" w:rsidRPr="0019114E">
          <w:rPr>
            <w:rFonts w:cs="Times New Roman"/>
            <w:iCs/>
            <w:noProof/>
            <w:szCs w:val="24"/>
          </w:rPr>
          <w:delText xml:space="preserve"> which makes</w:delText>
        </w:r>
      </w:del>
      <w:ins w:id="150" w:author="Alex Popescu" w:date="2024-09-26T21:09:00Z" w16du:dateUtc="2024-09-27T01:09:00Z">
        <w:r w:rsidR="00CC601D">
          <w:rPr>
            <w:rFonts w:cs="Times New Roman"/>
            <w:iCs/>
            <w:noProof/>
            <w:szCs w:val="24"/>
          </w:rPr>
          <w:t>, making</w:t>
        </w:r>
      </w:ins>
      <w:r w:rsidR="0095655F" w:rsidRPr="0019114E">
        <w:rPr>
          <w:rFonts w:cs="Times New Roman"/>
          <w:iCs/>
          <w:noProof/>
          <w:szCs w:val="24"/>
        </w:rPr>
        <w:t xml:space="preserve"> sentinel calls and signals more difficult to hear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 Eastcott et al. 2020)</w:t>
      </w:r>
      <w:r w:rsidR="0095655F" w:rsidRPr="0019114E">
        <w:rPr>
          <w:rFonts w:cs="Times New Roman"/>
          <w:iCs/>
          <w:noProof/>
          <w:szCs w:val="24"/>
        </w:rPr>
        <w:fldChar w:fldCharType="end"/>
      </w:r>
      <w:r w:rsidR="0095655F" w:rsidRPr="0019114E">
        <w:rPr>
          <w:rFonts w:cs="Times New Roman"/>
          <w:iCs/>
          <w:noProof/>
          <w:szCs w:val="24"/>
        </w:rPr>
        <w:t xml:space="preserve">. In such scenarios, </w:t>
      </w:r>
      <w:del w:id="151" w:author="Alex Popescu" w:date="2024-09-26T21:09:00Z" w16du:dateUtc="2024-09-27T01:09:00Z">
        <w:r w:rsidR="0095655F" w:rsidRPr="0019114E">
          <w:rPr>
            <w:rFonts w:cs="Times New Roman"/>
            <w:iCs/>
            <w:noProof/>
            <w:szCs w:val="24"/>
          </w:rPr>
          <w:delText>species</w:delText>
        </w:r>
      </w:del>
      <w:ins w:id="152" w:author="Alex Popescu" w:date="2024-09-26T21:09:00Z" w16du:dateUtc="2024-09-27T01:09:00Z">
        <w:r>
          <w:rPr>
            <w:rFonts w:cs="Times New Roman"/>
            <w:iCs/>
            <w:noProof/>
            <w:szCs w:val="24"/>
          </w:rPr>
          <w:t>dwarf mongoose</w:t>
        </w:r>
      </w:ins>
      <w:r w:rsidR="0095655F" w:rsidRPr="0019114E">
        <w:rPr>
          <w:rFonts w:cs="Times New Roman"/>
          <w:iCs/>
          <w:noProof/>
          <w:szCs w:val="24"/>
        </w:rPr>
        <w:t xml:space="preserve"> increase their individual vigilance despite the presence of a sentinel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w:t>
      </w:r>
      <w:r w:rsidR="0095655F" w:rsidRPr="0019114E">
        <w:rPr>
          <w:rFonts w:cs="Times New Roman"/>
          <w:iCs/>
          <w:noProof/>
          <w:szCs w:val="24"/>
        </w:rPr>
        <w:fldChar w:fldCharType="end"/>
      </w:r>
      <w:r w:rsidR="0095655F" w:rsidRPr="0019114E">
        <w:rPr>
          <w:rFonts w:cs="Times New Roman"/>
          <w:iCs/>
          <w:noProof/>
          <w:szCs w:val="24"/>
        </w:rPr>
        <w:t>.</w:t>
      </w:r>
      <w:r>
        <w:rPr>
          <w:rFonts w:cs="Times New Roman"/>
          <w:iCs/>
          <w:noProof/>
          <w:szCs w:val="24"/>
        </w:rPr>
        <w:t xml:space="preserve"> </w:t>
      </w:r>
      <w:ins w:id="153" w:author="Alex Popescu" w:date="2024-09-26T21:09:00Z" w16du:dateUtc="2024-09-27T01:09:00Z">
        <w:r>
          <w:rPr>
            <w:rFonts w:cs="Times New Roman"/>
            <w:iCs/>
            <w:noProof/>
            <w:szCs w:val="24"/>
          </w:rPr>
          <w:t>We could observe a similar effect in urban crows, with less reliance on sentinels in louder</w:t>
        </w:r>
        <w:r w:rsidR="00DE15E9">
          <w:rPr>
            <w:rFonts w:cs="Times New Roman"/>
            <w:iCs/>
            <w:noProof/>
            <w:szCs w:val="24"/>
          </w:rPr>
          <w:t xml:space="preserve"> and more disturbed</w:t>
        </w:r>
        <w:r>
          <w:rPr>
            <w:rFonts w:cs="Times New Roman"/>
            <w:iCs/>
            <w:noProof/>
            <w:szCs w:val="24"/>
          </w:rPr>
          <w:t xml:space="preserve"> environments. </w:t>
        </w:r>
      </w:ins>
      <w:r w:rsidR="0095655F" w:rsidRPr="0019114E">
        <w:rPr>
          <w:rFonts w:cs="Times New Roman"/>
          <w:iCs/>
          <w:noProof/>
          <w:szCs w:val="24"/>
        </w:rPr>
        <w:t xml:space="preserve">Urban areas also have an increased abundance and predictability of anthropogenic food sources such as litter, trash cans, and dumpsters. </w:t>
      </w:r>
      <w:r w:rsidR="0095655F" w:rsidRPr="0019114E">
        <w:rPr>
          <w:rFonts w:cs="Times New Roman"/>
          <w:iCs/>
          <w:noProof/>
          <w:szCs w:val="24"/>
        </w:rPr>
        <w:t xml:space="preserve">Individuals could therefore consume more </w:t>
      </w:r>
      <w:r>
        <w:rPr>
          <w:rFonts w:cs="Times New Roman"/>
          <w:iCs/>
          <w:noProof/>
          <w:szCs w:val="24"/>
        </w:rPr>
        <w:t>energy</w:t>
      </w:r>
      <w:r w:rsidR="0095655F" w:rsidRPr="0019114E">
        <w:rPr>
          <w:rFonts w:cs="Times New Roman"/>
          <w:iCs/>
          <w:noProof/>
          <w:szCs w:val="24"/>
        </w:rPr>
        <w:t xml:space="preserve"> more quickly than in wilder, less disturbed areas</w:t>
      </w:r>
      <w:r w:rsidR="0095655F" w:rsidRPr="0019114E">
        <w:rPr>
          <w:rFonts w:cs="Times New Roman"/>
          <w:iCs/>
          <w:noProof/>
          <w:szCs w:val="24"/>
        </w:rPr>
        <w:t xml:space="preserve">, resulting in greater body mass and energetic reserves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(Schulte-Hostedde et al. 2018, Stofberg et al. 2019)</w:t>
      </w:r>
      <w:r w:rsidR="0095655F" w:rsidRPr="0019114E">
        <w:rPr>
          <w:rFonts w:cs="Times New Roman"/>
          <w:iCs/>
          <w:noProof/>
          <w:szCs w:val="24"/>
        </w:rPr>
        <w:fldChar w:fldCharType="end"/>
      </w:r>
      <w:r w:rsidR="0095655F" w:rsidRPr="0019114E">
        <w:rPr>
          <w:rFonts w:cs="Times New Roman"/>
          <w:iCs/>
          <w:noProof/>
          <w:szCs w:val="24"/>
        </w:rPr>
        <w:t xml:space="preserve">. </w:t>
      </w:r>
      <w:r w:rsidR="0095655F" w:rsidRPr="0019114E">
        <w:rPr>
          <w:rFonts w:cs="Times New Roman"/>
          <w:iCs/>
          <w:noProof/>
          <w:szCs w:val="24"/>
        </w:rPr>
        <w:t>If</w:t>
      </w:r>
      <w:r w:rsidR="0095655F" w:rsidRPr="0019114E">
        <w:rPr>
          <w:rFonts w:cs="Times New Roman"/>
          <w:iCs/>
          <w:noProof/>
          <w:szCs w:val="24"/>
        </w:rPr>
        <w:t xml:space="preserve"> Bednekoff’s model of state-dependent decision-making</w:t>
      </w:r>
      <w:r w:rsidR="0095655F" w:rsidRPr="0019114E">
        <w:rPr>
          <w:rFonts w:cs="Times New Roman"/>
          <w:iCs/>
          <w:noProof/>
          <w:szCs w:val="24"/>
        </w:rPr>
        <w:t xml:space="preserve"> holds</w:t>
      </w:r>
      <w:r w:rsidR="0095655F" w:rsidRPr="0019114E">
        <w:rPr>
          <w:rFonts w:cs="Times New Roman"/>
          <w:iCs/>
          <w:noProof/>
          <w:szCs w:val="24"/>
        </w:rPr>
        <w:t xml:space="preserve">, individuals should </w:t>
      </w:r>
      <w:r w:rsidR="0095655F" w:rsidRPr="0019114E">
        <w:rPr>
          <w:rFonts w:cs="Times New Roman"/>
          <w:iCs/>
          <w:noProof/>
          <w:szCs w:val="24"/>
        </w:rPr>
        <w:t xml:space="preserve">then </w:t>
      </w:r>
      <w:r w:rsidR="00CC601D">
        <w:rPr>
          <w:rFonts w:cs="Times New Roman"/>
          <w:iCs/>
          <w:noProof/>
          <w:szCs w:val="24"/>
        </w:rPr>
        <w:t>be able to perform sentinel behaviour earlier, more often and/or</w:t>
      </w:r>
      <w:r w:rsidR="0095655F" w:rsidRPr="0019114E">
        <w:rPr>
          <w:rFonts w:cs="Times New Roman"/>
          <w:iCs/>
          <w:noProof/>
          <w:szCs w:val="24"/>
        </w:rPr>
        <w:t xml:space="preserve"> for</w:t>
      </w:r>
      <w:r w:rsidR="00CC601D">
        <w:rPr>
          <w:rFonts w:cs="Times New Roman"/>
          <w:iCs/>
          <w:noProof/>
          <w:szCs w:val="24"/>
        </w:rPr>
        <w:t xml:space="preserve"> </w:t>
      </w:r>
      <w:r w:rsidR="0095655F" w:rsidRPr="0019114E">
        <w:rPr>
          <w:rFonts w:cs="Times New Roman"/>
          <w:iCs/>
          <w:noProof/>
          <w:szCs w:val="24"/>
        </w:rPr>
        <w:t xml:space="preserve">longer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(Bednekoff 1997, 2001)</w:t>
      </w:r>
      <w:r w:rsidR="0095655F" w:rsidRPr="0019114E">
        <w:rPr>
          <w:rFonts w:cs="Times New Roman"/>
          <w:iCs/>
          <w:noProof/>
          <w:szCs w:val="24"/>
        </w:rPr>
        <w:fldChar w:fldCharType="end"/>
      </w:r>
      <w:r w:rsidR="0095655F" w:rsidRPr="0019114E">
        <w:rPr>
          <w:rFonts w:cs="Times New Roman"/>
          <w:iCs/>
          <w:noProof/>
          <w:szCs w:val="24"/>
        </w:rPr>
        <w:t xml:space="preserve">. </w:t>
      </w:r>
      <w:r w:rsidR="00CC601D">
        <w:rPr>
          <w:rFonts w:cs="Times New Roman"/>
          <w:iCs/>
          <w:noProof/>
          <w:szCs w:val="24"/>
        </w:rPr>
        <w:t>Since</w:t>
      </w:r>
      <w:r w:rsidR="0095655F" w:rsidRPr="0019114E">
        <w:rPr>
          <w:rFonts w:cs="Times New Roman"/>
          <w:iCs/>
          <w:noProof/>
          <w:szCs w:val="24"/>
        </w:rPr>
        <w:t xml:space="preserve"> sentinel behaviour can provide advantages to both antipredator vigilance and foraging efficiency, </w:t>
      </w:r>
      <w:del w:id="154" w:author="Alex Popescu" w:date="2024-09-26T21:09:00Z" w16du:dateUtc="2024-09-27T01:09:00Z">
        <w:r w:rsidR="0095655F" w:rsidRPr="0019114E">
          <w:rPr>
            <w:rFonts w:cs="Times New Roman"/>
            <w:iCs/>
            <w:noProof/>
            <w:szCs w:val="24"/>
          </w:rPr>
          <w:delText>sentinel-using species could be better suited to foraging in</w:delText>
        </w:r>
      </w:del>
      <w:ins w:id="155" w:author="Alex Popescu" w:date="2024-09-26T21:09:00Z" w16du:dateUtc="2024-09-27T01:09:00Z">
        <w:r w:rsidR="00DE15E9">
          <w:rPr>
            <w:rFonts w:cs="Times New Roman"/>
            <w:iCs/>
            <w:noProof/>
            <w:szCs w:val="24"/>
          </w:rPr>
          <w:t>t</w:t>
        </w:r>
        <w:r w:rsidRPr="0019114E">
          <w:rPr>
            <w:rFonts w:cs="Times New Roman"/>
            <w:iCs/>
            <w:noProof/>
            <w:szCs w:val="24"/>
          </w:rPr>
          <w:t xml:space="preserve">he sentinel behaviour </w:t>
        </w:r>
        <w:r w:rsidR="00DE15E9">
          <w:rPr>
            <w:rFonts w:cs="Times New Roman"/>
            <w:iCs/>
            <w:noProof/>
            <w:szCs w:val="24"/>
          </w:rPr>
          <w:t>of</w:t>
        </w:r>
      </w:ins>
      <w:r w:rsidR="00DE15E9">
        <w:rPr>
          <w:rFonts w:cs="Times New Roman"/>
          <w:iCs/>
          <w:noProof/>
          <w:szCs w:val="24"/>
        </w:rPr>
        <w:t xml:space="preserve"> urban </w:t>
      </w:r>
      <w:del w:id="156" w:author="Alex Popescu" w:date="2024-09-26T21:09:00Z" w16du:dateUtc="2024-09-27T01:09:00Z">
        <w:r w:rsidR="0095655F" w:rsidRPr="0019114E">
          <w:rPr>
            <w:rFonts w:cs="Times New Roman"/>
            <w:iCs/>
            <w:noProof/>
            <w:szCs w:val="24"/>
          </w:rPr>
          <w:delText xml:space="preserve">areas, outcompeting non-social and less adapted individuals. </w:delText>
        </w:r>
      </w:del>
    </w:p>
    <w:p w14:paraId="7480F62A" w14:textId="77777777" w:rsidR="001914BA" w:rsidRPr="0019114E" w:rsidRDefault="001914BA" w:rsidP="001914BA">
      <w:pPr>
        <w:pStyle w:val="SectionTitle"/>
        <w:rPr>
          <w:moveFrom w:id="157" w:author="Alex Popescu" w:date="2024-09-26T21:09:00Z" w16du:dateUtc="2024-09-27T01:09:00Z"/>
        </w:rPr>
      </w:pPr>
      <w:bookmarkStart w:id="158" w:name="_Toc174089109"/>
      <w:moveFromRangeStart w:id="159" w:author="Alex Popescu" w:date="2024-09-26T21:09:00Z" w:name="move178277373"/>
      <w:moveFrom w:id="160" w:author="Alex Popescu" w:date="2024-09-26T21:09:00Z" w16du:dateUtc="2024-09-27T01:09:00Z">
        <w:r w:rsidRPr="0019114E">
          <w:lastRenderedPageBreak/>
          <w:t xml:space="preserve">The American crow, </w:t>
        </w:r>
        <w:r w:rsidRPr="0019114E">
          <w:rPr>
            <w:i/>
            <w:iCs/>
          </w:rPr>
          <w:t>Corvus brachyrhynchos</w:t>
        </w:r>
        <w:bookmarkEnd w:id="158"/>
      </w:moveFrom>
    </w:p>
    <w:moveFromRangeEnd w:id="159"/>
    <w:p w14:paraId="5EE2E2DC" w14:textId="1D787626" w:rsidR="0095655F" w:rsidRPr="0019114E" w:rsidRDefault="00DE15E9" w:rsidP="0095655F">
      <w:pPr>
        <w:spacing w:after="240" w:line="480" w:lineRule="auto"/>
        <w:rPr>
          <w:rFonts w:cs="Times New Roman"/>
          <w:iCs/>
          <w:noProof/>
          <w:szCs w:val="24"/>
        </w:rPr>
      </w:pPr>
      <w:r>
        <w:rPr>
          <w:rFonts w:cs="Times New Roman"/>
          <w:iCs/>
          <w:noProof/>
          <w:szCs w:val="24"/>
        </w:rPr>
        <w:t>American crows</w:t>
      </w:r>
      <w:moveFromRangeStart w:id="161" w:author="Alex Popescu" w:date="2024-09-26T21:09:00Z" w:name="move178277374"/>
      <w:moveFrom w:id="162" w:author="Alex Popescu" w:date="2024-09-26T21:09:00Z" w16du:dateUtc="2024-09-27T01:09:00Z">
        <w:r w:rsidR="001914BA" w:rsidRPr="0019114E">
          <w:rPr>
            <w:rFonts w:cs="Times New Roman"/>
            <w:iCs/>
            <w:noProof/>
            <w:szCs w:val="24"/>
          </w:rPr>
          <w:t xml:space="preserve"> are cooperatively breeding corvids that can be found in most North American cities </w:t>
        </w:r>
        <w:r w:rsidR="001914BA" w:rsidRPr="0019114E">
          <w:rPr>
            <w:rFonts w:cs="Times New Roman"/>
            <w:iCs/>
            <w:noProof/>
            <w:szCs w:val="24"/>
          </w:rPr>
          <w:fldChar w:fldCharType="begin"/>
        </w:r>
        <w:r w:rsidR="001914BA"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001914BA" w:rsidRPr="0019114E">
          <w:rPr>
            <w:rFonts w:cs="Times New Roman"/>
            <w:iCs/>
            <w:noProof/>
            <w:szCs w:val="24"/>
          </w:rPr>
          <w:fldChar w:fldCharType="separate"/>
        </w:r>
        <w:r w:rsidR="001914BA" w:rsidRPr="0019114E">
          <w:rPr>
            <w:rFonts w:cs="Times New Roman"/>
          </w:rPr>
          <w:t>(Marzluff et al. 2001, Marzluff and Neatherlin 2006)</w:t>
        </w:r>
        <w:r w:rsidR="001914BA" w:rsidRPr="0019114E">
          <w:rPr>
            <w:rFonts w:cs="Times New Roman"/>
            <w:iCs/>
            <w:noProof/>
            <w:szCs w:val="24"/>
          </w:rPr>
          <w:fldChar w:fldCharType="end"/>
        </w:r>
        <w:r w:rsidR="001914BA" w:rsidRPr="0019114E">
          <w:rPr>
            <w:rFonts w:cs="Times New Roman"/>
            <w:iCs/>
            <w:noProof/>
            <w:szCs w:val="24"/>
          </w:rPr>
          <w:t xml:space="preserve">. </w:t>
        </w:r>
      </w:moveFrom>
      <w:moveFromRangeEnd w:id="161"/>
      <w:del w:id="163" w:author="Alex Popescu" w:date="2024-09-26T21:09:00Z" w16du:dateUtc="2024-09-27T01:09:00Z">
        <w:r w:rsidR="0095655F" w:rsidRPr="0019114E">
          <w:rPr>
            <w:rFonts w:cs="Times New Roman"/>
            <w:iCs/>
            <w:noProof/>
            <w:szCs w:val="24"/>
          </w:rPr>
          <w:delText>Sentinel behaviour has been described in this species</w:delText>
        </w:r>
      </w:del>
      <w:moveFromRangeStart w:id="164" w:author="Alex Popescu" w:date="2024-09-26T21:09:00Z" w:name="move178277375"/>
      <w:moveFrom w:id="165" w:author="Alex Popescu" w:date="2024-09-26T21:09:00Z" w16du:dateUtc="2024-09-27T01:09:00Z">
        <w:r w:rsidR="001914BA" w:rsidRPr="0019114E">
          <w:rPr>
            <w:rFonts w:cs="Times New Roman"/>
            <w:iCs/>
            <w:noProof/>
            <w:szCs w:val="24"/>
          </w:rPr>
          <w:t xml:space="preserve"> </w:t>
        </w:r>
        <w:r w:rsidR="001914BA" w:rsidRPr="0019114E">
          <w:rPr>
            <w:rFonts w:cs="Times New Roman"/>
            <w:iCs/>
            <w:noProof/>
            <w:szCs w:val="24"/>
          </w:rPr>
          <w:fldChar w:fldCharType="begin"/>
        </w:r>
        <w:r w:rsidR="001914BA"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001914BA" w:rsidRPr="0019114E">
          <w:rPr>
            <w:rFonts w:cs="Times New Roman"/>
            <w:iCs/>
            <w:noProof/>
            <w:szCs w:val="24"/>
          </w:rPr>
          <w:fldChar w:fldCharType="separate"/>
        </w:r>
        <w:r w:rsidR="001914BA" w:rsidRPr="0019114E">
          <w:rPr>
            <w:rFonts w:cs="Times New Roman"/>
          </w:rPr>
          <w:t>(Maccarone 1987)</w:t>
        </w:r>
        <w:r w:rsidR="001914BA" w:rsidRPr="0019114E">
          <w:rPr>
            <w:rFonts w:cs="Times New Roman"/>
            <w:iCs/>
            <w:noProof/>
            <w:szCs w:val="24"/>
          </w:rPr>
          <w:fldChar w:fldCharType="end"/>
        </w:r>
        <w:r w:rsidR="001914BA">
          <w:rPr>
            <w:rFonts w:cs="Times New Roman"/>
            <w:iCs/>
            <w:noProof/>
            <w:szCs w:val="24"/>
          </w:rPr>
          <w:t xml:space="preserve">. </w:t>
        </w:r>
      </w:moveFrom>
      <w:moveFromRangeEnd w:id="164"/>
      <w:del w:id="166" w:author="Alex Popescu" w:date="2024-09-26T21:09:00Z" w16du:dateUtc="2024-09-27T01:09:00Z">
        <w:r w:rsidR="0095655F" w:rsidRPr="0019114E">
          <w:rPr>
            <w:rFonts w:cs="Times New Roman"/>
            <w:iCs/>
            <w:noProof/>
            <w:szCs w:val="24"/>
          </w:rPr>
          <w:delText>Their synurbic and social nature therefore makes them good models to determine if the use of social behaviours, specifically sentinel behaviour, is adaptive in urban areas. By observing the behaviour of foraging American crows in two different urban microenvironments, I seek to shed light on their perception of their environment and how they adapt their social foraging behaviours. Their use of sentinel behaviour</w:delText>
        </w:r>
      </w:del>
      <w:r>
        <w:rPr>
          <w:rFonts w:cs="Times New Roman"/>
          <w:iCs/>
          <w:noProof/>
          <w:szCs w:val="24"/>
        </w:rPr>
        <w:t xml:space="preserve"> </w:t>
      </w:r>
      <w:r w:rsidR="001914BA" w:rsidRPr="0019114E">
        <w:rPr>
          <w:rFonts w:cs="Times New Roman"/>
          <w:iCs/>
          <w:noProof/>
          <w:szCs w:val="24"/>
        </w:rPr>
        <w:t>could allow them to forage more effectively and safely than other species, possibly contributing to their success in urban environments.</w:t>
      </w:r>
      <w:del w:id="167" w:author="Alex Popescu" w:date="2024-09-26T21:09:00Z" w16du:dateUtc="2024-09-27T01:09:00Z">
        <w:r w:rsidR="0095655F" w:rsidRPr="0019114E">
          <w:rPr>
            <w:rFonts w:cs="Times New Roman"/>
            <w:iCs/>
            <w:noProof/>
            <w:szCs w:val="24"/>
          </w:rPr>
          <w:delText xml:space="preserve"> </w:delText>
        </w:r>
      </w:del>
    </w:p>
    <w:p w14:paraId="4244A48E" w14:textId="77777777" w:rsidR="0095655F" w:rsidRPr="0019114E" w:rsidRDefault="0095655F" w:rsidP="0095655F">
      <w:pPr>
        <w:pStyle w:val="SectionTitle"/>
      </w:pPr>
      <w:bookmarkStart w:id="168" w:name="_Toc162794581"/>
      <w:bookmarkStart w:id="169" w:name="_Toc178277216"/>
      <w:bookmarkStart w:id="170" w:name="_Toc174089110"/>
      <w:r w:rsidRPr="0019114E">
        <w:t>Research Objectives</w:t>
      </w:r>
      <w:bookmarkEnd w:id="168"/>
      <w:bookmarkEnd w:id="169"/>
      <w:bookmarkEnd w:id="170"/>
    </w:p>
    <w:p w14:paraId="5E69B01B" w14:textId="526758DD" w:rsidR="0095655F" w:rsidRPr="0019114E" w:rsidRDefault="0095655F" w:rsidP="0095655F">
      <w:pPr>
        <w:spacing w:after="240" w:line="480" w:lineRule="auto"/>
        <w:rPr>
          <w:rFonts w:cs="Times New Roman"/>
          <w:iCs/>
          <w:noProof/>
          <w:szCs w:val="24"/>
        </w:rPr>
        <w:sectPr w:rsidR="0095655F" w:rsidRPr="0019114E" w:rsidSect="0095655F">
          <w:headerReference w:type="default" r:id="rId20"/>
          <w:pgSz w:w="12240" w:h="15840"/>
          <w:pgMar w:top="1440" w:right="1440" w:bottom="1440" w:left="1440" w:header="720" w:footer="720" w:gutter="0"/>
          <w:cols w:space="720"/>
        </w:sectPr>
      </w:pPr>
      <w:r w:rsidRPr="0019114E">
        <w:rPr>
          <w:rFonts w:cs="Times New Roman"/>
          <w:iCs/>
          <w:noProof/>
          <w:szCs w:val="24"/>
        </w:rPr>
        <w:t xml:space="preserve">In </w:t>
      </w:r>
      <w:del w:id="171" w:author="Alex Popescu" w:date="2024-09-26T21:09:00Z" w16du:dateUtc="2024-09-27T01:09:00Z">
        <w:r w:rsidRPr="0019114E">
          <w:rPr>
            <w:rFonts w:cs="Times New Roman"/>
            <w:iCs/>
            <w:noProof/>
            <w:szCs w:val="24"/>
          </w:rPr>
          <w:delText>chapter</w:delText>
        </w:r>
      </w:del>
      <w:ins w:id="172" w:author="Alex Popescu" w:date="2024-09-26T21:09:00Z" w16du:dateUtc="2024-09-27T01:09:00Z">
        <w:r w:rsidR="00CC601D">
          <w:rPr>
            <w:rFonts w:cs="Times New Roman"/>
            <w:iCs/>
            <w:noProof/>
            <w:szCs w:val="24"/>
          </w:rPr>
          <w:t>Chapter</w:t>
        </w:r>
      </w:ins>
      <w:r w:rsidRPr="0019114E">
        <w:rPr>
          <w:rFonts w:cs="Times New Roman"/>
          <w:iCs/>
          <w:noProof/>
          <w:szCs w:val="24"/>
        </w:rPr>
        <w:t xml:space="preserve"> 2, I conducted a scoping review of the current literature on intrinsic and extrinsic factors affecting sentinel decision-making in terrestrial and avian species. The purpose of this chapter was to help predict and explain the results of my </w:t>
      </w:r>
      <w:r w:rsidRPr="0019114E">
        <w:rPr>
          <w:rFonts w:cs="Times New Roman"/>
          <w:iCs/>
          <w:noProof/>
          <w:szCs w:val="24"/>
        </w:rPr>
        <w:t>observational</w:t>
      </w:r>
      <w:r w:rsidRPr="0019114E">
        <w:rPr>
          <w:rFonts w:cs="Times New Roman"/>
          <w:iCs/>
          <w:noProof/>
          <w:szCs w:val="24"/>
        </w:rPr>
        <w:t xml:space="preserve"> study in </w:t>
      </w:r>
      <w:del w:id="173" w:author="Alex Popescu" w:date="2024-09-26T21:09:00Z" w16du:dateUtc="2024-09-27T01:09:00Z">
        <w:r w:rsidRPr="0019114E">
          <w:rPr>
            <w:rFonts w:cs="Times New Roman"/>
            <w:iCs/>
            <w:noProof/>
            <w:szCs w:val="24"/>
          </w:rPr>
          <w:delText>chapter</w:delText>
        </w:r>
      </w:del>
      <w:ins w:id="174" w:author="Alex Popescu" w:date="2024-09-26T21:09:00Z" w16du:dateUtc="2024-09-27T01:09:00Z">
        <w:r w:rsidR="00CC601D">
          <w:rPr>
            <w:rFonts w:cs="Times New Roman"/>
            <w:iCs/>
            <w:noProof/>
            <w:szCs w:val="24"/>
          </w:rPr>
          <w:t>Chapter</w:t>
        </w:r>
      </w:ins>
      <w:r w:rsidRPr="0019114E">
        <w:rPr>
          <w:rFonts w:cs="Times New Roman"/>
          <w:iCs/>
          <w:noProof/>
          <w:szCs w:val="24"/>
        </w:rPr>
        <w:t xml:space="preserve"> 3. The objective of </w:t>
      </w:r>
      <w:del w:id="175" w:author="Alex Popescu" w:date="2024-09-26T21:09:00Z" w16du:dateUtc="2024-09-27T01:09:00Z">
        <w:r w:rsidRPr="0019114E">
          <w:rPr>
            <w:rFonts w:cs="Times New Roman"/>
            <w:iCs/>
            <w:noProof/>
            <w:szCs w:val="24"/>
          </w:rPr>
          <w:delText>chapter</w:delText>
        </w:r>
      </w:del>
      <w:ins w:id="176" w:author="Alex Popescu" w:date="2024-09-26T21:09:00Z" w16du:dateUtc="2024-09-27T01:09:00Z">
        <w:r w:rsidR="00CC601D">
          <w:rPr>
            <w:rFonts w:cs="Times New Roman"/>
            <w:iCs/>
            <w:noProof/>
            <w:szCs w:val="24"/>
          </w:rPr>
          <w:t>Chapter</w:t>
        </w:r>
      </w:ins>
      <w:r w:rsidRPr="0019114E">
        <w:rPr>
          <w:rFonts w:cs="Times New Roman"/>
          <w:iCs/>
          <w:noProof/>
          <w:szCs w:val="24"/>
        </w:rPr>
        <w:t xml:space="preserve"> 3 was to determine how American crows altered their use of sentinel coverage when foraging in different urban areas. To do this, foraging crows were recorded and the duration of bouts of alert and foraging behaviours </w:t>
      </w:r>
      <w:r w:rsidRPr="0019114E">
        <w:rPr>
          <w:rFonts w:cs="Times New Roman"/>
          <w:iCs/>
          <w:noProof/>
          <w:szCs w:val="24"/>
        </w:rPr>
        <w:t>were</w:t>
      </w:r>
      <w:r w:rsidRPr="0019114E">
        <w:rPr>
          <w:rFonts w:cs="Times New Roman"/>
          <w:iCs/>
          <w:noProof/>
          <w:szCs w:val="24"/>
        </w:rPr>
        <w:t xml:space="preserve"> measured. Since these two behaviours are mutually exclusive, they are good metrics to measure how the foragers perceive 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w:t>
      </w:r>
      <w:r w:rsidRPr="0019114E">
        <w:rPr>
          <w:rFonts w:cs="Times New Roman"/>
          <w:iCs/>
          <w:noProof/>
          <w:szCs w:val="24"/>
        </w:rPr>
        <w:lastRenderedPageBreak/>
        <w:t>decreased ambient noise levels in green areas such as the many parks and trails of St. Catharines, Ontario.</w:t>
      </w:r>
      <w:bookmarkStart w:id="177" w:name="_Toc162204951"/>
      <w:bookmarkEnd w:id="48"/>
    </w:p>
    <w:p w14:paraId="1795D174" w14:textId="77777777" w:rsidR="0095655F" w:rsidRPr="0019114E" w:rsidRDefault="0095655F" w:rsidP="0095655F">
      <w:pPr>
        <w:pStyle w:val="SectionTitle"/>
      </w:pPr>
      <w:bookmarkStart w:id="178" w:name="_Toc178277217"/>
      <w:bookmarkStart w:id="179" w:name="_Toc174089111"/>
      <w:r w:rsidRPr="0019114E">
        <w:lastRenderedPageBreak/>
        <w:t>References</w:t>
      </w:r>
      <w:bookmarkEnd w:id="178"/>
      <w:bookmarkEnd w:id="179"/>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001B26">
        <w:rPr>
          <w:lang w:val="fr-CA"/>
        </w:rPr>
        <w:lastRenderedPageBreak/>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21"/>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180" w:name="_Toc162794582"/>
      <w:bookmarkStart w:id="181" w:name="_Toc178277218"/>
      <w:bookmarkStart w:id="182" w:name="_Toc174089112"/>
      <w:bookmarkStart w:id="183" w:name="_Hlk162792346"/>
      <w:r w:rsidRPr="0019114E">
        <w:rPr>
          <w:rFonts w:cs="Times New Roman"/>
        </w:rPr>
        <w:lastRenderedPageBreak/>
        <w:t>Sentinel behaviour in mammalian and avian species</w:t>
      </w:r>
      <w:bookmarkEnd w:id="180"/>
      <w:bookmarkEnd w:id="181"/>
      <w:bookmarkEnd w:id="182"/>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184" w:name="_Toc162794583"/>
      <w:bookmarkStart w:id="185" w:name="_Toc178277219"/>
      <w:bookmarkStart w:id="186" w:name="_Toc174089113"/>
      <w:r w:rsidRPr="0019114E">
        <w:t>Introduction</w:t>
      </w:r>
      <w:bookmarkEnd w:id="184"/>
      <w:bookmarkEnd w:id="185"/>
      <w:bookmarkEnd w:id="186"/>
    </w:p>
    <w:p w14:paraId="59C8A2D7" w14:textId="25D9084E" w:rsidR="00382311" w:rsidRPr="00455AF4" w:rsidRDefault="00382311" w:rsidP="00382311">
      <w:pPr>
        <w:spacing w:after="240" w:line="480" w:lineRule="auto"/>
        <w:rPr>
          <w:del w:id="187" w:author="Alex Popescu" w:date="2024-09-26T21:09:00Z" w16du:dateUtc="2024-09-27T01:09:00Z"/>
          <w:rFonts w:cs="Times New Roman"/>
          <w:iCs/>
          <w:szCs w:val="24"/>
        </w:rPr>
      </w:pPr>
      <w:r w:rsidRPr="00455AF4">
        <w:rPr>
          <w:rFonts w:cs="Times New Roman"/>
          <w:iCs/>
          <w:szCs w:val="24"/>
        </w:rPr>
        <w:t xml:space="preserve">Sentinel behaviour is a form of coordinated vigilance observed in </w:t>
      </w:r>
      <w:ins w:id="188" w:author="Alex Popescu" w:date="2024-09-26T21:09:00Z" w16du:dateUtc="2024-09-27T01:09:00Z">
        <w:r w:rsidR="00DE15E9">
          <w:rPr>
            <w:rFonts w:cs="Times New Roman"/>
            <w:iCs/>
            <w:szCs w:val="24"/>
          </w:rPr>
          <w:t xml:space="preserve">certain </w:t>
        </w:r>
      </w:ins>
      <w:r w:rsidRPr="00455AF4">
        <w:rPr>
          <w:rFonts w:cs="Times New Roman"/>
          <w:iCs/>
          <w:szCs w:val="24"/>
        </w:rPr>
        <w:t xml:space="preserve">social species, where an individual adopts a prominent exposed position to perform constant vigilance and alert other group members in response to </w:t>
      </w:r>
      <w:r w:rsidR="005A02D7">
        <w:rPr>
          <w:rFonts w:cs="Times New Roman"/>
          <w:iCs/>
          <w:szCs w:val="24"/>
        </w:rPr>
        <w:t xml:space="preserve">threats </w:t>
      </w:r>
      <w:r w:rsidRPr="00455AF4">
        <w:rPr>
          <w:rFonts w:cs="Times New Roman"/>
          <w:iCs/>
          <w:szCs w:val="24"/>
        </w:rPr>
        <w:t xml:space="preserve">while others forage or engage in other activities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t>
      </w:r>
      <w:r w:rsidRPr="00455AF4">
        <w:rPr>
          <w:rFonts w:cs="Times New Roman"/>
          <w:iCs/>
          <w:szCs w:val="24"/>
        </w:rPr>
        <w:t>A highly recognizable sentinel-using species is the meerkat with sentinels adopting a bipedal stance. The presence of a sentinel can result in increased</w:t>
      </w:r>
      <w:r w:rsidRPr="00455AF4">
        <w:rPr>
          <w:rFonts w:cs="Times New Roman"/>
          <w:iCs/>
          <w:szCs w:val="24"/>
        </w:rPr>
        <w:t xml:space="preserve"> foraging efficiency and biomass intake</w:t>
      </w:r>
      <w:r w:rsidRPr="00455AF4">
        <w:rPr>
          <w:rFonts w:cs="Times New Roman"/>
          <w:iCs/>
          <w:szCs w:val="24"/>
        </w:rPr>
        <w:t xml:space="preserve"> while reducing predation risk in foragers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xml:space="preserve">. Sentinel behaviour </w:t>
      </w:r>
      <w:r w:rsidRPr="00455AF4">
        <w:rPr>
          <w:rFonts w:cs="Times New Roman"/>
          <w:iCs/>
          <w:szCs w:val="24"/>
        </w:rPr>
        <w:t>is therefore beneficial to</w:t>
      </w:r>
      <w:r w:rsidRPr="00455AF4">
        <w:rPr>
          <w:rFonts w:cs="Times New Roman"/>
          <w:iCs/>
          <w:szCs w:val="24"/>
        </w:rPr>
        <w:t xml:space="preserve"> foragers but appears to be at the detriment of the sentinel</w:t>
      </w:r>
      <w:r w:rsidRPr="00455AF4">
        <w:rPr>
          <w:rFonts w:cs="Times New Roman"/>
          <w:iCs/>
          <w:szCs w:val="24"/>
        </w:rPr>
        <w:t>. While performing sentinel behaviour, an individual incurs</w:t>
      </w:r>
      <w:r w:rsidR="005A02D7">
        <w:rPr>
          <w:rFonts w:cs="Times New Roman"/>
          <w:iCs/>
          <w:szCs w:val="24"/>
        </w:rPr>
        <w:t xml:space="preserve"> the </w:t>
      </w:r>
      <w:r w:rsidRPr="00455AF4">
        <w:rPr>
          <w:rFonts w:cs="Times New Roman"/>
          <w:iCs/>
          <w:szCs w:val="24"/>
        </w:rPr>
        <w:t>loss of</w:t>
      </w:r>
      <w:r w:rsidR="005A02D7">
        <w:rPr>
          <w:rFonts w:cs="Times New Roman"/>
          <w:iCs/>
          <w:szCs w:val="24"/>
        </w:rPr>
        <w:t xml:space="preserve"> foraging opportunities</w:t>
      </w:r>
      <w:r w:rsidRPr="00455AF4">
        <w:rPr>
          <w:rFonts w:cs="Times New Roman"/>
          <w:iCs/>
          <w:szCs w:val="24"/>
        </w:rPr>
        <w:t>, raising questions</w:t>
      </w:r>
      <w:r w:rsidRPr="00455AF4">
        <w:rPr>
          <w:rFonts w:cs="Times New Roman"/>
          <w:iCs/>
          <w:szCs w:val="24"/>
        </w:rPr>
        <w:t xml:space="preserve"> about the underlying mechanisms behind sentinel decision-making.</w:t>
      </w:r>
      <w:r w:rsidR="003A24A3">
        <w:rPr>
          <w:rFonts w:cs="Times New Roman"/>
          <w:iCs/>
          <w:szCs w:val="24"/>
        </w:rPr>
        <w:t xml:space="preserve"> </w:t>
      </w:r>
      <w:r w:rsidRPr="00455AF4">
        <w:rPr>
          <w:rFonts w:cs="Times New Roman"/>
          <w:iCs/>
          <w:szCs w:val="24"/>
        </w:rPr>
        <w:t>More recently, a state-dependent model for sentinel decision-making has garnered support from empirical studie</w:t>
      </w:r>
      <w:r w:rsidR="005A02D7">
        <w:rPr>
          <w:rFonts w:cs="Times New Roman"/>
          <w:iCs/>
          <w:szCs w:val="24"/>
        </w:rPr>
        <w:t>s</w:t>
      </w:r>
      <w:r w:rsidR="005A02D7">
        <w:rPr>
          <w:rFonts w:cs="Times New Roman"/>
          <w:iCs/>
          <w:szCs w:val="24"/>
        </w:rPr>
        <w:t xml:space="preserve">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Arbon et al. 2020)</w:t>
      </w:r>
      <w:r w:rsidR="005A02D7" w:rsidRPr="00455AF4">
        <w:rPr>
          <w:rFonts w:cs="Times New Roman"/>
          <w:iCs/>
          <w:szCs w:val="24"/>
        </w:rPr>
        <w:fldChar w:fldCharType="end"/>
      </w:r>
      <w:r w:rsidR="006C6E91" w:rsidRPr="0019114E">
        <w:rPr>
          <w:rFonts w:cs="Times New Roman"/>
          <w:iCs/>
          <w:szCs w:val="24"/>
        </w:rPr>
        <w:t xml:space="preserve">. </w:t>
      </w:r>
      <w:r w:rsidR="005A02D7">
        <w:rPr>
          <w:rFonts w:cs="Times New Roman"/>
          <w:iCs/>
          <w:szCs w:val="24"/>
        </w:rPr>
        <w:t>The decision to perform sentinel behaviour is based on an individual’s</w:t>
      </w:r>
      <w:r w:rsidRPr="00455AF4">
        <w:rPr>
          <w:rFonts w:cs="Times New Roman"/>
          <w:iCs/>
          <w:szCs w:val="24"/>
        </w:rPr>
        <w:t xml:space="preserve"> energetic levels and the benefits they receive from performing the behaviour</w:t>
      </w:r>
      <w:r w:rsidR="009410A8">
        <w:rPr>
          <w:rFonts w:cs="Times New Roman"/>
          <w:iCs/>
          <w:szCs w:val="24"/>
        </w:rPr>
        <w:t>, such as earlier threat detection</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w:t>
      </w:r>
      <w:r w:rsidRPr="00455AF4">
        <w:rPr>
          <w:rFonts w:cs="Times New Roman"/>
          <w:iCs/>
          <w:szCs w:val="24"/>
        </w:rPr>
        <w:t>Other intrinsic</w:t>
      </w:r>
      <w:r w:rsidRPr="00455AF4">
        <w:rPr>
          <w:rFonts w:cs="Times New Roman"/>
          <w:iCs/>
          <w:szCs w:val="24"/>
        </w:rPr>
        <w:t xml:space="preserve"> (internal, e.g. age, sex) and extrinsic (external or social, e.g. dominance, risk) factors can </w:t>
      </w:r>
      <w:r w:rsidRPr="00455AF4">
        <w:rPr>
          <w:rFonts w:cs="Times New Roman"/>
          <w:iCs/>
          <w:szCs w:val="24"/>
        </w:rPr>
        <w:t>also affect</w:t>
      </w:r>
      <w:r w:rsidR="009410A8">
        <w:rPr>
          <w:rFonts w:cs="Times New Roman"/>
          <w:iCs/>
          <w:szCs w:val="24"/>
        </w:rPr>
        <w:t xml:space="preserve"> an individual’s</w:t>
      </w:r>
      <w:r w:rsidRPr="00455AF4">
        <w:rPr>
          <w:rFonts w:cs="Times New Roman"/>
          <w:iCs/>
          <w:szCs w:val="24"/>
        </w:rPr>
        <w:t xml:space="preserve">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p>
    <w:p w14:paraId="23FF1692" w14:textId="20F149D0" w:rsidR="00382311" w:rsidRPr="00455AF4" w:rsidRDefault="00382311" w:rsidP="00382311">
      <w:pPr>
        <w:spacing w:after="240" w:line="480" w:lineRule="auto"/>
        <w:rPr>
          <w:rFonts w:cs="Times New Roman"/>
          <w:iCs/>
          <w:szCs w:val="24"/>
        </w:rPr>
      </w:pPr>
      <w:commentRangeStart w:id="189"/>
      <w:del w:id="190" w:author="Alex Popescu" w:date="2024-09-26T21:09:00Z" w16du:dateUtc="2024-09-27T01:09:00Z">
        <w:r w:rsidRPr="00455AF4">
          <w:rPr>
            <w:rFonts w:cs="Times New Roman"/>
            <w:iCs/>
            <w:szCs w:val="24"/>
          </w:rPr>
          <w:delText xml:space="preserve">Studying how intrinsic and extrinsic factors can affect sentinel behaviour can shed light on how individuals choose to participate in social behaviours and can provide insights into the evolution </w:delText>
        </w:r>
        <w:r w:rsidRPr="00455AF4">
          <w:rPr>
            <w:rFonts w:cs="Times New Roman"/>
            <w:iCs/>
            <w:szCs w:val="24"/>
          </w:rPr>
          <w:lastRenderedPageBreak/>
          <w:delText>of cooperative behaviours. By understanding the effects of social factors on sentinel behaviour, we could better interpret changes in social behaviours and possibly infer changes in social structures and dynamics in populations. Likewise, resource</w:delText>
        </w:r>
      </w:del>
      <w:ins w:id="191" w:author="Alex Popescu" w:date="2024-09-26T21:09:00Z" w16du:dateUtc="2024-09-27T01:09:00Z">
        <w:r w:rsidR="005A02D7" w:rsidRPr="005A02D7">
          <w:rPr>
            <w:rFonts w:cs="Times New Roman"/>
            <w:iCs/>
            <w:szCs w:val="24"/>
          </w:rPr>
          <w:t xml:space="preserve"> </w:t>
        </w:r>
      </w:ins>
      <w:commentRangeEnd w:id="189"/>
      <w:r w:rsidR="003A24A3">
        <w:rPr>
          <w:rStyle w:val="CommentReference"/>
        </w:rPr>
        <w:commentReference w:id="189"/>
      </w:r>
      <w:ins w:id="192" w:author="Alex Popescu" w:date="2024-09-26T21:09:00Z" w16du:dateUtc="2024-09-27T01:09:00Z">
        <w:r w:rsidR="005A02D7">
          <w:rPr>
            <w:rFonts w:cs="Times New Roman"/>
            <w:iCs/>
            <w:szCs w:val="24"/>
          </w:rPr>
          <w:t>R</w:t>
        </w:r>
        <w:r w:rsidR="005A02D7" w:rsidRPr="00455AF4">
          <w:rPr>
            <w:rFonts w:cs="Times New Roman"/>
            <w:iCs/>
            <w:szCs w:val="24"/>
          </w:rPr>
          <w:t>esource</w:t>
        </w:r>
      </w:ins>
      <w:r w:rsidR="005A02D7" w:rsidRPr="00455AF4">
        <w:rPr>
          <w:rFonts w:cs="Times New Roman"/>
          <w:iCs/>
          <w:szCs w:val="24"/>
        </w:rPr>
        <w:t>-related factors can change the availability of energy needed to perform costly social behaviours</w:t>
      </w:r>
      <w:del w:id="193" w:author="Alex Popescu" w:date="2024-09-26T21:09:00Z" w16du:dateUtc="2024-09-27T01:09:00Z">
        <w:r w:rsidRPr="00455AF4">
          <w:rPr>
            <w:rFonts w:cs="Times New Roman"/>
            <w:iCs/>
            <w:szCs w:val="24"/>
          </w:rPr>
          <w:delText>. Increased presence and quality of</w:delText>
        </w:r>
      </w:del>
      <w:ins w:id="194" w:author="Alex Popescu" w:date="2024-09-26T21:09:00Z" w16du:dateUtc="2024-09-27T01:09:00Z">
        <w:r w:rsidR="005A02D7">
          <w:rPr>
            <w:rFonts w:cs="Times New Roman"/>
            <w:iCs/>
            <w:szCs w:val="24"/>
          </w:rPr>
          <w:t>, while risk-related or social factors can increase the incentive to perform social behaviours</w:t>
        </w:r>
        <w:r w:rsidR="005A02D7" w:rsidRPr="00455AF4">
          <w:rPr>
            <w:rFonts w:cs="Times New Roman"/>
            <w:iCs/>
            <w:szCs w:val="24"/>
          </w:rPr>
          <w:t xml:space="preserve">. </w:t>
        </w:r>
        <w:r w:rsidR="005A02D7">
          <w:rPr>
            <w:rFonts w:cs="Times New Roman"/>
            <w:iCs/>
            <w:szCs w:val="24"/>
          </w:rPr>
          <w:t>In urban areas, the i</w:t>
        </w:r>
        <w:r w:rsidR="005A02D7" w:rsidRPr="00455AF4">
          <w:rPr>
            <w:rFonts w:cs="Times New Roman"/>
            <w:iCs/>
            <w:szCs w:val="24"/>
          </w:rPr>
          <w:t xml:space="preserve">ncreased </w:t>
        </w:r>
        <w:r w:rsidR="005A02D7">
          <w:rPr>
            <w:rFonts w:cs="Times New Roman"/>
            <w:iCs/>
            <w:szCs w:val="24"/>
          </w:rPr>
          <w:t>availability of high-calorie</w:t>
        </w:r>
      </w:ins>
      <w:r w:rsidR="005A02D7" w:rsidRPr="00455AF4">
        <w:rPr>
          <w:rFonts w:cs="Times New Roman"/>
          <w:iCs/>
          <w:szCs w:val="24"/>
        </w:rPr>
        <w:t xml:space="preserve"> food sources can increase the energetic reserves of an individual, increasing its ability to perform sentinel behaviour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Manser 2018, Arbon et al. 2020)</w:t>
      </w:r>
      <w:r w:rsidR="005A02D7" w:rsidRPr="00455AF4">
        <w:rPr>
          <w:rFonts w:cs="Times New Roman"/>
          <w:iCs/>
          <w:szCs w:val="24"/>
        </w:rPr>
        <w:fldChar w:fldCharType="end"/>
      </w:r>
      <w:r w:rsidR="005A02D7" w:rsidRPr="00455AF4">
        <w:rPr>
          <w:rFonts w:cs="Times New Roman"/>
          <w:iCs/>
          <w:szCs w:val="24"/>
        </w:rPr>
        <w:t>.</w:t>
      </w:r>
      <w:r w:rsidRPr="00455AF4">
        <w:rPr>
          <w:rFonts w:cs="Times New Roman"/>
          <w:iCs/>
          <w:szCs w:val="24"/>
        </w:rPr>
        <w:t xml:space="preserve"> Studies on urban adaptation</w:t>
      </w:r>
      <w:r w:rsidRPr="00455AF4">
        <w:rPr>
          <w:rFonts w:cs="Times New Roman"/>
          <w:iCs/>
          <w:szCs w:val="24"/>
        </w:rPr>
        <w:t xml:space="preserve"> have shown that </w:t>
      </w:r>
      <w:r w:rsidRPr="00455AF4">
        <w:rPr>
          <w:rFonts w:cs="Times New Roman"/>
          <w:iCs/>
          <w:szCs w:val="24"/>
        </w:rPr>
        <w:t>individual</w:t>
      </w:r>
      <w:r w:rsidR="009410A8">
        <w:rPr>
          <w:rFonts w:cs="Times New Roman"/>
          <w:iCs/>
          <w:szCs w:val="24"/>
        </w:rPr>
        <w:t xml:space="preserve"> </w:t>
      </w:r>
      <w:r w:rsidRPr="00455AF4">
        <w:rPr>
          <w:rFonts w:cs="Times New Roman"/>
          <w:iCs/>
          <w:szCs w:val="24"/>
        </w:rPr>
        <w:t xml:space="preserve">behaviours </w:t>
      </w:r>
      <w:r w:rsidRPr="00455AF4">
        <w:rPr>
          <w:rFonts w:cs="Times New Roman"/>
          <w:iCs/>
          <w:szCs w:val="24"/>
        </w:rPr>
        <w:t xml:space="preserve">change </w:t>
      </w:r>
      <w:r w:rsidRPr="00455AF4">
        <w:rPr>
          <w:rFonts w:cs="Times New Roman"/>
          <w:iCs/>
          <w:szCs w:val="24"/>
        </w:rPr>
        <w:t>to</w:t>
      </w:r>
      <w:r w:rsidRPr="00455AF4">
        <w:rPr>
          <w:rFonts w:cs="Times New Roman"/>
          <w:iCs/>
          <w:szCs w:val="24"/>
        </w:rPr>
        <w:t xml:space="preserve"> best</w:t>
      </w:r>
      <w:r w:rsidRPr="00455AF4">
        <w:rPr>
          <w:rFonts w:cs="Times New Roman"/>
          <w:iCs/>
          <w:szCs w:val="24"/>
        </w:rPr>
        <w:t xml:space="preserve"> take advantage of city living </w:t>
      </w:r>
      <w:r w:rsidRPr="00455AF4">
        <w:rPr>
          <w:rFonts w:cs="Times New Roman"/>
          <w:iCs/>
          <w:szCs w:val="24"/>
        </w:rPr>
        <w:fldChar w:fldCharType="begin"/>
      </w:r>
      <w:r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Pr="00455AF4">
        <w:rPr>
          <w:rFonts w:cs="Times New Roman"/>
          <w:iCs/>
          <w:szCs w:val="24"/>
        </w:rPr>
        <w:fldChar w:fldCharType="separate"/>
      </w:r>
      <w:r w:rsidRPr="0019114E">
        <w:rPr>
          <w:rFonts w:cs="Times New Roman"/>
        </w:rPr>
        <w:t>(Lowry et al. 2013, Isaksson 2018, Gotanda 2020)</w:t>
      </w:r>
      <w:r w:rsidRPr="00455AF4">
        <w:rPr>
          <w:rFonts w:cs="Times New Roman"/>
          <w:iCs/>
          <w:szCs w:val="24"/>
        </w:rPr>
        <w:fldChar w:fldCharType="end"/>
      </w:r>
      <w:r w:rsidRPr="00455AF4">
        <w:rPr>
          <w:rFonts w:cs="Times New Roman"/>
          <w:iCs/>
          <w:szCs w:val="24"/>
        </w:rPr>
        <w:t xml:space="preserve">, though comparatively fewer studies have been performed on social behaviours </w:t>
      </w:r>
      <w:r w:rsidRPr="00455AF4">
        <w:rPr>
          <w:rFonts w:cs="Times New Roman"/>
          <w:iCs/>
          <w:szCs w:val="24"/>
        </w:rPr>
        <w:fldChar w:fldCharType="begin"/>
      </w:r>
      <w:r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455AF4">
        <w:rPr>
          <w:rFonts w:cs="Times New Roman"/>
          <w:iCs/>
          <w:szCs w:val="24"/>
        </w:rPr>
        <w:fldChar w:fldCharType="separate"/>
      </w:r>
      <w:r w:rsidRPr="0019114E">
        <w:rPr>
          <w:rFonts w:cs="Times New Roman"/>
        </w:rPr>
        <w:t>(Łopucki et al. 2021)</w:t>
      </w:r>
      <w:r w:rsidRPr="00455AF4">
        <w:rPr>
          <w:rFonts w:cs="Times New Roman"/>
          <w:iCs/>
          <w:szCs w:val="24"/>
        </w:rPr>
        <w:fldChar w:fldCharType="end"/>
      </w:r>
      <w:r w:rsidRPr="00455AF4">
        <w:rPr>
          <w:rFonts w:cs="Times New Roman"/>
          <w:iCs/>
          <w:szCs w:val="24"/>
        </w:rPr>
        <w:t xml:space="preserve">. </w:t>
      </w:r>
      <w:ins w:id="195" w:author="Alex Popescu" w:date="2024-09-26T21:09:00Z" w16du:dateUtc="2024-09-27T01:09:00Z">
        <w:r w:rsidR="001F5AEE" w:rsidRPr="00455AF4">
          <w:rPr>
            <w:rFonts w:cs="Times New Roman"/>
            <w:iCs/>
            <w:szCs w:val="24"/>
          </w:rPr>
          <w:t>Urbanization can lead to adaptations in social behaviours</w:t>
        </w:r>
        <w:r w:rsidR="001F5AEE">
          <w:rPr>
            <w:rFonts w:cs="Times New Roman"/>
            <w:iCs/>
            <w:szCs w:val="24"/>
          </w:rPr>
          <w:t>, yet there remains a gap in the literature on the effects of urbanization on</w:t>
        </w:r>
        <w:r w:rsidR="001F5AEE" w:rsidRPr="00455AF4">
          <w:rPr>
            <w:rFonts w:cs="Times New Roman"/>
            <w:iCs/>
            <w:szCs w:val="24"/>
          </w:rPr>
          <w:t xml:space="preserve"> sentinel behaviour. </w:t>
        </w:r>
      </w:ins>
      <w:r w:rsidRPr="00455AF4">
        <w:rPr>
          <w:rFonts w:cs="Times New Roman"/>
          <w:iCs/>
          <w:szCs w:val="24"/>
        </w:rPr>
        <w:t xml:space="preserve">Behavioural plasticity is crucial for individuals </w:t>
      </w:r>
      <w:r w:rsidRPr="00455AF4">
        <w:rPr>
          <w:rFonts w:cs="Times New Roman"/>
          <w:iCs/>
          <w:szCs w:val="24"/>
        </w:rPr>
        <w:t>faced with</w:t>
      </w:r>
      <w:r w:rsidR="00B2382A">
        <w:rPr>
          <w:rFonts w:cs="Times New Roman"/>
          <w:iCs/>
          <w:szCs w:val="24"/>
        </w:rPr>
        <w:t xml:space="preserve"> a</w:t>
      </w:r>
      <w:ins w:id="196" w:author="Alex Popescu" w:date="2024-09-26T21:09:00Z" w16du:dateUtc="2024-09-27T01:09:00Z">
        <w:r w:rsidR="00B2382A">
          <w:rPr>
            <w:rFonts w:cs="Times New Roman"/>
            <w:iCs/>
            <w:szCs w:val="24"/>
          </w:rPr>
          <w:t xml:space="preserve"> rapidly</w:t>
        </w:r>
      </w:ins>
      <w:r w:rsidRPr="00455AF4">
        <w:rPr>
          <w:rFonts w:cs="Times New Roman"/>
          <w:iCs/>
          <w:szCs w:val="24"/>
        </w:rPr>
        <w:t xml:space="preserve"> changing environment, where failure to adapt could result in </w:t>
      </w:r>
      <w:del w:id="197" w:author="Alex Popescu" w:date="2024-09-26T21:09:00Z" w16du:dateUtc="2024-09-27T01:09:00Z">
        <w:r w:rsidRPr="00455AF4">
          <w:rPr>
            <w:rFonts w:cs="Times New Roman"/>
            <w:iCs/>
            <w:szCs w:val="24"/>
          </w:rPr>
          <w:delText>inefficiencies that can negatively impact survival.</w:delText>
        </w:r>
      </w:del>
      <w:ins w:id="198" w:author="Alex Popescu" w:date="2024-09-26T21:09:00Z" w16du:dateUtc="2024-09-27T01:09:00Z">
        <w:r w:rsidR="00CA23AA">
          <w:rPr>
            <w:rFonts w:cs="Times New Roman"/>
            <w:iCs/>
            <w:szCs w:val="24"/>
          </w:rPr>
          <w:t>reduce</w:t>
        </w:r>
        <w:r w:rsidR="005A02D7">
          <w:rPr>
            <w:rFonts w:cs="Times New Roman"/>
            <w:iCs/>
            <w:szCs w:val="24"/>
          </w:rPr>
          <w:t>d</w:t>
        </w:r>
        <w:r w:rsidR="00CA23AA">
          <w:rPr>
            <w:rFonts w:cs="Times New Roman"/>
            <w:iCs/>
            <w:szCs w:val="24"/>
          </w:rPr>
          <w:t xml:space="preserve"> fitness</w:t>
        </w:r>
        <w:r w:rsidRPr="00455AF4">
          <w:rPr>
            <w:rFonts w:cs="Times New Roman"/>
            <w:iCs/>
            <w:szCs w:val="24"/>
          </w:rPr>
          <w:t>.</w:t>
        </w:r>
      </w:ins>
      <w:r w:rsidRPr="00455AF4">
        <w:rPr>
          <w:rFonts w:cs="Times New Roman"/>
          <w:iCs/>
          <w:szCs w:val="24"/>
        </w:rPr>
        <w:t xml:space="preserve"> Changes in social behaviours, like sentinel behaviour, can be adaptive in cities and could </w:t>
      </w:r>
      <w:r w:rsidRPr="00455AF4">
        <w:rPr>
          <w:rFonts w:cs="Times New Roman"/>
          <w:iCs/>
          <w:szCs w:val="24"/>
        </w:rPr>
        <w:t>greatly</w:t>
      </w:r>
      <w:r w:rsidRPr="00455AF4">
        <w:rPr>
          <w:rFonts w:cs="Times New Roman"/>
          <w:iCs/>
          <w:szCs w:val="24"/>
        </w:rPr>
        <w:t xml:space="preserve"> improve the success of a </w:t>
      </w:r>
      <w:ins w:id="199" w:author="Alex Popescu" w:date="2024-09-26T21:09:00Z" w16du:dateUtc="2024-09-27T01:09:00Z">
        <w:r w:rsidR="00B2382A">
          <w:rPr>
            <w:rFonts w:cs="Times New Roman"/>
            <w:iCs/>
            <w:szCs w:val="24"/>
          </w:rPr>
          <w:t xml:space="preserve">sentinel-using </w:t>
        </w:r>
      </w:ins>
      <w:r w:rsidRPr="00455AF4">
        <w:rPr>
          <w:rFonts w:cs="Times New Roman"/>
          <w:iCs/>
          <w:szCs w:val="24"/>
        </w:rPr>
        <w:t>species in urban areas.</w:t>
      </w:r>
      <w:del w:id="200" w:author="Alex Popescu" w:date="2024-09-26T21:09:00Z" w16du:dateUtc="2024-09-27T01:09:00Z">
        <w:r w:rsidRPr="00455AF4">
          <w:rPr>
            <w:rFonts w:cs="Times New Roman"/>
            <w:iCs/>
            <w:szCs w:val="24"/>
          </w:rPr>
          <w:delText xml:space="preserve"> </w:delText>
        </w:r>
      </w:del>
    </w:p>
    <w:p w14:paraId="19C9DCA5" w14:textId="767E91BC" w:rsidR="00382311" w:rsidRPr="00455AF4" w:rsidRDefault="00B2382A" w:rsidP="00382311">
      <w:pPr>
        <w:spacing w:after="240" w:line="480" w:lineRule="auto"/>
        <w:rPr>
          <w:rFonts w:cs="Times New Roman"/>
          <w:iCs/>
          <w:szCs w:val="24"/>
          <w:highlight w:val="yellow"/>
        </w:rPr>
      </w:pPr>
      <w:r>
        <w:rPr>
          <w:rFonts w:cs="Times New Roman"/>
          <w:iCs/>
          <w:szCs w:val="24"/>
        </w:rPr>
        <w:t xml:space="preserve">Our objective </w:t>
      </w:r>
      <w:r w:rsidR="00382311" w:rsidRPr="00455AF4">
        <w:rPr>
          <w:rFonts w:cs="Times New Roman"/>
          <w:iCs/>
          <w:szCs w:val="24"/>
        </w:rPr>
        <w:t xml:space="preserve">was to explore the mechanisms underlying sentinel decision-making by identifying and analyzing the factors that affect sentinel behaviour </w:t>
      </w:r>
      <w:r w:rsidR="009410A8">
        <w:rPr>
          <w:rFonts w:cs="Times New Roman"/>
          <w:iCs/>
          <w:szCs w:val="24"/>
        </w:rPr>
        <w:t xml:space="preserve">in </w:t>
      </w:r>
      <w:r w:rsidR="00382311" w:rsidRPr="00455AF4">
        <w:rPr>
          <w:rFonts w:cs="Times New Roman"/>
          <w:iCs/>
          <w:szCs w:val="24"/>
        </w:rPr>
        <w:t>a</w:t>
      </w:r>
      <w:r w:rsidR="009410A8">
        <w:rPr>
          <w:rFonts w:cs="Times New Roman"/>
          <w:iCs/>
          <w:szCs w:val="24"/>
        </w:rPr>
        <w:t xml:space="preserve"> scoping review</w:t>
      </w:r>
      <w:r w:rsidR="00382311" w:rsidRPr="00455AF4">
        <w:rPr>
          <w:rFonts w:cs="Times New Roman"/>
          <w:iCs/>
          <w:szCs w:val="24"/>
        </w:rPr>
        <w:t xml:space="preserve">. By reviewing studies that investigate both </w:t>
      </w:r>
      <w:r w:rsidR="009410A8">
        <w:rPr>
          <w:rFonts w:cs="Times New Roman"/>
          <w:iCs/>
          <w:szCs w:val="24"/>
        </w:rPr>
        <w:t xml:space="preserve">intrinsic and extrinsic </w:t>
      </w:r>
      <w:r w:rsidR="00382311" w:rsidRPr="00455AF4">
        <w:rPr>
          <w:rFonts w:cs="Times New Roman"/>
          <w:iCs/>
          <w:szCs w:val="24"/>
        </w:rPr>
        <w:t>factors</w:t>
      </w:r>
      <w:r w:rsidR="00382311" w:rsidRPr="00455AF4">
        <w:rPr>
          <w:rFonts w:cs="Times New Roman"/>
          <w:iCs/>
          <w:szCs w:val="24"/>
        </w:rPr>
        <w:t xml:space="preserve">, we aimed to identify </w:t>
      </w:r>
      <w:r w:rsidR="009410A8">
        <w:rPr>
          <w:rFonts w:cs="Times New Roman"/>
          <w:iCs/>
          <w:szCs w:val="24"/>
        </w:rPr>
        <w:t xml:space="preserve">common </w:t>
      </w:r>
      <w:r w:rsidR="00382311" w:rsidRPr="00455AF4">
        <w:rPr>
          <w:rFonts w:cs="Times New Roman"/>
          <w:iCs/>
          <w:szCs w:val="24"/>
        </w:rPr>
        <w:t xml:space="preserve">patterns and </w:t>
      </w:r>
      <w:r w:rsidR="009410A8">
        <w:rPr>
          <w:rFonts w:cs="Times New Roman"/>
          <w:iCs/>
          <w:szCs w:val="24"/>
        </w:rPr>
        <w:t xml:space="preserve">trends in sentinel behaviour across different species and environments. </w:t>
      </w:r>
      <w:r w:rsidR="00382311" w:rsidRPr="00455AF4">
        <w:rPr>
          <w:rFonts w:cs="Times New Roman"/>
          <w:iCs/>
          <w:szCs w:val="24"/>
        </w:rPr>
        <w:t>To best understand sentinel decision-making, we searched for empirical studies on the behaviour of non-aquatic vertebrates, excluding studies that did not test the effects of a factor on sentinel behaviour (e.g. articles identifying a new sentinel-using species). We analyzed the main trends observed and</w:t>
      </w:r>
      <w:r w:rsidR="00382311" w:rsidRPr="00455AF4">
        <w:rPr>
          <w:rFonts w:cs="Times New Roman"/>
          <w:iCs/>
          <w:szCs w:val="24"/>
        </w:rPr>
        <w:t xml:space="preserve"> </w:t>
      </w:r>
      <w:r w:rsidR="00382311" w:rsidRPr="00455AF4">
        <w:rPr>
          <w:rFonts w:cs="Times New Roman"/>
          <w:iCs/>
          <w:szCs w:val="24"/>
        </w:rPr>
        <w:lastRenderedPageBreak/>
        <w:t xml:space="preserve">synthesized </w:t>
      </w:r>
      <w:r w:rsidR="003A24A3">
        <w:rPr>
          <w:rFonts w:cs="Times New Roman"/>
          <w:iCs/>
          <w:szCs w:val="24"/>
        </w:rPr>
        <w:t>our</w:t>
      </w:r>
      <w:r w:rsidR="00382311" w:rsidRPr="00455AF4">
        <w:rPr>
          <w:rFonts w:cs="Times New Roman"/>
          <w:iCs/>
          <w:szCs w:val="24"/>
        </w:rPr>
        <w:t xml:space="preserve"> findings to understand the influence of intrinsic and extrinsic factors. We then</w:t>
      </w:r>
      <w:r w:rsidR="004C1F4B">
        <w:rPr>
          <w:rFonts w:cs="Times New Roman"/>
          <w:iCs/>
          <w:szCs w:val="24"/>
        </w:rPr>
        <w:t xml:space="preserve"> </w:t>
      </w:r>
      <w:r w:rsidR="00382311" w:rsidRPr="00455AF4">
        <w:rPr>
          <w:rFonts w:cs="Times New Roman"/>
          <w:iCs/>
          <w:szCs w:val="24"/>
        </w:rPr>
        <w:t>discuss</w:t>
      </w:r>
      <w:r w:rsidR="009410A8">
        <w:rPr>
          <w:rFonts w:cs="Times New Roman"/>
          <w:iCs/>
          <w:szCs w:val="24"/>
        </w:rPr>
        <w:t>ed</w:t>
      </w:r>
      <w:r w:rsidR="00382311" w:rsidRPr="00455AF4">
        <w:rPr>
          <w:rFonts w:cs="Times New Roman"/>
          <w:iCs/>
          <w:szCs w:val="24"/>
        </w:rPr>
        <w:t xml:space="preserve"> how urbanization can affect sentinel behaviour by altering the factors involved in sentinel decisions. </w:t>
      </w:r>
      <w:r w:rsidR="00382311" w:rsidRPr="00455AF4">
        <w:rPr>
          <w:rFonts w:cs="Times New Roman"/>
          <w:iCs/>
          <w:szCs w:val="24"/>
        </w:rPr>
        <w:t xml:space="preserve">The need for a comprehensive review of factors influencing sentinel behaviour is highlighted by the complexity of urban environments and their effects on wildlife behaviour. </w:t>
      </w:r>
    </w:p>
    <w:p w14:paraId="1F730B9F" w14:textId="2D14FAA7" w:rsidR="001F5AEE" w:rsidRDefault="00382311" w:rsidP="00382311">
      <w:pPr>
        <w:spacing w:after="240" w:line="480" w:lineRule="auto"/>
        <w:rPr>
          <w:ins w:id="201" w:author="Alex Popescu" w:date="2024-09-26T21:09:00Z" w16du:dateUtc="2024-09-27T01:09:00Z"/>
          <w:rFonts w:cs="Times New Roman"/>
          <w:iCs/>
          <w:szCs w:val="24"/>
        </w:rPr>
        <w:sectPr w:rsidR="001F5AEE" w:rsidSect="00382311">
          <w:headerReference w:type="default" r:id="rId22"/>
          <w:pgSz w:w="12240" w:h="15840" w:code="1"/>
          <w:pgMar w:top="1440" w:right="1440" w:bottom="1440" w:left="1440" w:header="709" w:footer="709" w:gutter="0"/>
          <w:cols w:space="708"/>
          <w:docGrid w:linePitch="360"/>
        </w:sectPr>
      </w:pPr>
      <w:r w:rsidRPr="00455AF4">
        <w:rPr>
          <w:rFonts w:cs="Times New Roman"/>
          <w:iCs/>
          <w:szCs w:val="24"/>
        </w:rPr>
        <w:t xml:space="preserve">The synthesis of information on the factors involved in sentinel decision-making can further our understanding </w:t>
      </w:r>
      <w:r w:rsidR="004C1F4B">
        <w:rPr>
          <w:rFonts w:cs="Times New Roman"/>
          <w:iCs/>
          <w:szCs w:val="24"/>
        </w:rPr>
        <w:t xml:space="preserve">of social </w:t>
      </w:r>
      <w:r w:rsidRPr="00455AF4">
        <w:rPr>
          <w:rFonts w:cs="Times New Roman"/>
          <w:iCs/>
          <w:szCs w:val="24"/>
        </w:rPr>
        <w:t>behaviours in general. Other</w:t>
      </w:r>
      <w:r w:rsidRPr="00455AF4">
        <w:rPr>
          <w:rFonts w:cs="Times New Roman"/>
          <w:iCs/>
          <w:szCs w:val="24"/>
        </w:rPr>
        <w:t xml:space="preserve"> social antipredator behaviours</w:t>
      </w:r>
      <w:r w:rsidR="00CC601D">
        <w:rPr>
          <w:rFonts w:cs="Times New Roman"/>
          <w:iCs/>
          <w:szCs w:val="24"/>
        </w:rPr>
        <w:t>,</w:t>
      </w:r>
      <w:r w:rsidRPr="00455AF4">
        <w:rPr>
          <w:rFonts w:cs="Times New Roman"/>
          <w:iCs/>
          <w:szCs w:val="24"/>
        </w:rPr>
        <w:t xml:space="preserve"> such as the coordination of vigilance in</w:t>
      </w:r>
      <w:r w:rsidR="004C1F4B">
        <w:rPr>
          <w:rFonts w:cs="Times New Roman"/>
          <w:iCs/>
          <w:szCs w:val="24"/>
        </w:rPr>
        <w:t xml:space="preserve"> foragers</w:t>
      </w:r>
      <w:r w:rsidRPr="00455AF4">
        <w:rPr>
          <w:rFonts w:cs="Times New Roman"/>
          <w:iCs/>
          <w:szCs w:val="24"/>
        </w:rPr>
        <w:t>, can be affected by the same factors involved in sentinel behaviour.</w:t>
      </w:r>
      <w:r w:rsidRPr="00455AF4">
        <w:rPr>
          <w:rFonts w:cs="Times New Roman"/>
          <w:iCs/>
          <w:szCs w:val="24"/>
        </w:rPr>
        <w:t xml:space="preserve"> By </w:t>
      </w:r>
      <w:r w:rsidRPr="00455AF4">
        <w:rPr>
          <w:rFonts w:cs="Times New Roman"/>
          <w:iCs/>
          <w:szCs w:val="24"/>
        </w:rPr>
        <w:t>conducting a thorough review of</w:t>
      </w:r>
      <w:r w:rsidRPr="00455AF4">
        <w:rPr>
          <w:rFonts w:cs="Times New Roman"/>
          <w:iCs/>
          <w:szCs w:val="24"/>
        </w:rPr>
        <w:t xml:space="preserve"> the literature</w:t>
      </w:r>
      <w:r w:rsidRPr="00455AF4">
        <w:rPr>
          <w:rFonts w:cs="Times New Roman"/>
          <w:iCs/>
          <w:szCs w:val="24"/>
        </w:rPr>
        <w:t xml:space="preserve"> on sentinel behaviour, this study aimed</w:t>
      </w:r>
      <w:r w:rsidRPr="00455AF4">
        <w:rPr>
          <w:rFonts w:cs="Times New Roman"/>
          <w:iCs/>
          <w:szCs w:val="24"/>
        </w:rPr>
        <w:t xml:space="preserve"> to provide a comprehensive overview of </w:t>
      </w:r>
      <w:del w:id="202" w:author="Alex Popescu" w:date="2024-09-26T21:09:00Z" w16du:dateUtc="2024-09-27T01:09:00Z">
        <w:r w:rsidRPr="00455AF4">
          <w:rPr>
            <w:rFonts w:cs="Times New Roman"/>
            <w:iCs/>
            <w:szCs w:val="24"/>
          </w:rPr>
          <w:delText xml:space="preserve">the </w:delText>
        </w:r>
      </w:del>
      <w:ins w:id="203" w:author="Alex Popescu" w:date="2024-09-26T21:09:00Z" w16du:dateUtc="2024-09-27T01:09:00Z">
        <w:r w:rsidR="00B2382A">
          <w:rPr>
            <w:rFonts w:cs="Times New Roman"/>
            <w:iCs/>
            <w:szCs w:val="24"/>
          </w:rPr>
          <w:t>how intrinsic and extrinsic</w:t>
        </w:r>
        <w:r w:rsidRPr="00455AF4">
          <w:rPr>
            <w:rFonts w:cs="Times New Roman"/>
            <w:iCs/>
            <w:szCs w:val="24"/>
          </w:rPr>
          <w:t xml:space="preserve"> </w:t>
        </w:r>
      </w:ins>
      <w:r w:rsidR="001F5AEE" w:rsidRPr="00455AF4">
        <w:rPr>
          <w:rFonts w:cs="Times New Roman"/>
          <w:iCs/>
          <w:szCs w:val="24"/>
        </w:rPr>
        <w:t>factors</w:t>
      </w:r>
      <w:r w:rsidR="001F5AEE">
        <w:rPr>
          <w:rFonts w:cs="Times New Roman"/>
          <w:iCs/>
          <w:szCs w:val="24"/>
        </w:rPr>
        <w:t xml:space="preserve"> </w:t>
      </w:r>
      <w:del w:id="204" w:author="Alex Popescu" w:date="2024-09-26T21:09:00Z" w16du:dateUtc="2024-09-27T01:09:00Z">
        <w:r w:rsidRPr="00455AF4">
          <w:rPr>
            <w:rFonts w:cs="Times New Roman"/>
            <w:iCs/>
            <w:szCs w:val="24"/>
          </w:rPr>
          <w:delText>influencing this social</w:delText>
        </w:r>
      </w:del>
      <w:ins w:id="205" w:author="Alex Popescu" w:date="2024-09-26T21:09:00Z" w16du:dateUtc="2024-09-27T01:09:00Z">
        <w:r w:rsidR="001F5AEE">
          <w:rPr>
            <w:rFonts w:cs="Times New Roman"/>
            <w:iCs/>
            <w:szCs w:val="24"/>
          </w:rPr>
          <w:t>and their interaction</w:t>
        </w:r>
        <w:r w:rsidRPr="00455AF4">
          <w:rPr>
            <w:rFonts w:cs="Times New Roman"/>
            <w:iCs/>
            <w:szCs w:val="24"/>
          </w:rPr>
          <w:t xml:space="preserve"> influenc</w:t>
        </w:r>
        <w:r w:rsidR="00B2382A">
          <w:rPr>
            <w:rFonts w:cs="Times New Roman"/>
            <w:iCs/>
            <w:szCs w:val="24"/>
          </w:rPr>
          <w:t>e</w:t>
        </w:r>
        <w:r w:rsidRPr="00455AF4">
          <w:rPr>
            <w:rFonts w:cs="Times New Roman"/>
            <w:iCs/>
            <w:szCs w:val="24"/>
          </w:rPr>
          <w:t xml:space="preserve"> th</w:t>
        </w:r>
        <w:r w:rsidR="00B2382A">
          <w:rPr>
            <w:rFonts w:cs="Times New Roman"/>
            <w:iCs/>
            <w:szCs w:val="24"/>
          </w:rPr>
          <w:t>e decision to perform sentinel</w:t>
        </w:r>
      </w:ins>
      <w:r w:rsidR="00B2382A">
        <w:rPr>
          <w:rFonts w:cs="Times New Roman"/>
          <w:iCs/>
          <w:szCs w:val="24"/>
        </w:rPr>
        <w:t xml:space="preserve"> behaviour</w:t>
      </w:r>
      <w:r w:rsidRPr="00455AF4">
        <w:rPr>
          <w:rFonts w:cs="Times New Roman"/>
          <w:iCs/>
          <w:szCs w:val="24"/>
        </w:rPr>
        <w:t>.</w:t>
      </w:r>
    </w:p>
    <w:p w14:paraId="71E12320" w14:textId="77777777" w:rsidR="00382311" w:rsidRPr="0019114E" w:rsidRDefault="00382311" w:rsidP="00382311">
      <w:pPr>
        <w:pStyle w:val="SectionTitle"/>
      </w:pPr>
      <w:bookmarkStart w:id="206" w:name="_Toc162794584"/>
      <w:bookmarkStart w:id="207" w:name="_Toc178277220"/>
      <w:bookmarkStart w:id="208" w:name="_Toc174089114"/>
      <w:r w:rsidRPr="0019114E">
        <w:lastRenderedPageBreak/>
        <w:t>Methods</w:t>
      </w:r>
      <w:bookmarkEnd w:id="206"/>
      <w:bookmarkEnd w:id="207"/>
      <w:bookmarkEnd w:id="208"/>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209" w:name="_Toc162794585"/>
      <w:bookmarkStart w:id="210" w:name="_Toc178277221"/>
      <w:bookmarkStart w:id="211" w:name="_Toc174089115"/>
      <w:r w:rsidRPr="0019114E">
        <w:rPr>
          <w:rFonts w:cs="Times New Roman"/>
        </w:rPr>
        <w:t>Selection criteria</w:t>
      </w:r>
      <w:bookmarkEnd w:id="209"/>
      <w:bookmarkEnd w:id="210"/>
      <w:bookmarkEnd w:id="211"/>
    </w:p>
    <w:p w14:paraId="56EFE549" w14:textId="66AD9839" w:rsidR="001F5AEE" w:rsidRPr="00455AF4" w:rsidRDefault="00382311" w:rsidP="001F5AEE">
      <w:pPr>
        <w:spacing w:after="240" w:line="480" w:lineRule="auto"/>
        <w:rPr>
          <w:rFonts w:cs="Times New Roman"/>
          <w:iCs/>
          <w:szCs w:val="24"/>
        </w:r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w:t>
      </w:r>
      <w:r w:rsidRPr="00455AF4">
        <w:rPr>
          <w:rFonts w:cs="Times New Roman"/>
          <w:iCs/>
          <w:szCs w:val="24"/>
        </w:rPr>
        <w:t>Aquatic</w:t>
      </w:r>
      <w:r w:rsidRPr="00455AF4">
        <w:rPr>
          <w:rFonts w:cs="Times New Roman"/>
          <w:iCs/>
          <w:szCs w:val="24"/>
        </w:rPr>
        <w:t xml:space="preserve"> species </w:t>
      </w:r>
      <w:r w:rsidRPr="00455AF4">
        <w:rPr>
          <w:rFonts w:cs="Times New Roman"/>
          <w:iCs/>
          <w:szCs w:val="24"/>
        </w:rPr>
        <w:t>can</w:t>
      </w:r>
      <w:r w:rsidR="004C1F4B">
        <w:rPr>
          <w:rFonts w:cs="Times New Roman"/>
          <w:iCs/>
          <w:szCs w:val="24"/>
        </w:rPr>
        <w:t xml:space="preserve"> </w:t>
      </w:r>
      <w:r w:rsidRPr="00455AF4">
        <w:rPr>
          <w:rFonts w:cs="Times New Roman"/>
          <w:iCs/>
          <w:szCs w:val="24"/>
        </w:rPr>
        <w:t xml:space="preserve">have different methods of identifying threats and communicating their </w:t>
      </w:r>
      <w:r w:rsidR="001C68A5" w:rsidRPr="00455AF4">
        <w:rPr>
          <w:rFonts w:cs="Times New Roman"/>
          <w:iCs/>
          <w:szCs w:val="24"/>
        </w:rPr>
        <w:t>presence</w:t>
      </w:r>
      <w:r w:rsidR="001C68A5">
        <w:rPr>
          <w:rFonts w:cs="Times New Roman"/>
          <w:iCs/>
          <w:szCs w:val="24"/>
        </w:rPr>
        <w:t xml:space="preserve"> and</w:t>
      </w:r>
      <w:r w:rsidR="006C6E91" w:rsidRPr="0019114E">
        <w:rPr>
          <w:rFonts w:cs="Times New Roman"/>
          <w:iCs/>
          <w:szCs w:val="24"/>
        </w:rPr>
        <w:t xml:space="preserve"> were therefore excluded</w:t>
      </w:r>
      <w:r w:rsidRPr="00455AF4">
        <w:rPr>
          <w:rFonts w:cs="Times New Roman"/>
          <w:iCs/>
          <w:szCs w:val="24"/>
        </w:rPr>
        <w:t>.</w:t>
      </w:r>
      <w:r w:rsidR="001C68A5">
        <w:rPr>
          <w:rFonts w:cs="Times New Roman"/>
          <w:iCs/>
          <w:szCs w:val="24"/>
        </w:rPr>
        <w:t xml:space="preserve"> </w:t>
      </w:r>
      <w:r w:rsidR="001F5AEE" w:rsidRPr="00455AF4">
        <w:rPr>
          <w:rFonts w:cs="Times New Roman"/>
          <w:iCs/>
          <w:szCs w:val="24"/>
        </w:rPr>
        <w:t xml:space="preserve">We excluded articles published before 1970 because the definition of sentinel behaviour before this date was nebulous and </w:t>
      </w:r>
      <w:r w:rsidRPr="00455AF4">
        <w:rPr>
          <w:rFonts w:cs="Times New Roman"/>
          <w:iCs/>
          <w:szCs w:val="24"/>
        </w:rPr>
        <w:t>not consistent</w:t>
      </w:r>
      <w:r w:rsidR="001F5AEE">
        <w:rPr>
          <w:rFonts w:cs="Times New Roman"/>
          <w:iCs/>
          <w:szCs w:val="24"/>
        </w:rPr>
        <w:t xml:space="preserve"> with the currently used definition</w:t>
      </w:r>
      <w:r w:rsidRPr="00455AF4">
        <w:rPr>
          <w:rFonts w:cs="Times New Roman"/>
          <w:iCs/>
          <w:szCs w:val="24"/>
        </w:rPr>
        <w:t xml:space="preserve"> of sentinel behaviour</w:t>
      </w:r>
      <w:r w:rsidR="001F5AEE" w:rsidRPr="00455AF4">
        <w:rPr>
          <w:rFonts w:cs="Times New Roman"/>
          <w:iCs/>
          <w:szCs w:val="24"/>
        </w:rPr>
        <w:t xml:space="preserve">. For inclusion, we defined sentinel behaviour as an individual that adopted a prominent, exposed position and whose purpose was to maintain constant vigilance over other group members, whether coordinated or not </w:t>
      </w:r>
      <w:r w:rsidR="001F5AEE" w:rsidRPr="00455AF4">
        <w:rPr>
          <w:rFonts w:cs="Times New Roman"/>
          <w:iCs/>
          <w:szCs w:val="24"/>
        </w:rPr>
        <w:fldChar w:fldCharType="begin"/>
      </w:r>
      <w:r w:rsidR="001F5AEE"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001F5AEE" w:rsidRPr="00455AF4">
        <w:rPr>
          <w:rFonts w:cs="Times New Roman"/>
          <w:iCs/>
          <w:szCs w:val="24"/>
        </w:rPr>
        <w:fldChar w:fldCharType="separate"/>
      </w:r>
      <w:r w:rsidR="001F5AEE" w:rsidRPr="0019114E">
        <w:rPr>
          <w:rFonts w:cs="Times New Roman"/>
        </w:rPr>
        <w:t>(Blumstein 1999, Bednekoff 2015)</w:t>
      </w:r>
      <w:r w:rsidR="001F5AEE" w:rsidRPr="00455AF4">
        <w:rPr>
          <w:rFonts w:cs="Times New Roman"/>
          <w:iCs/>
          <w:szCs w:val="24"/>
        </w:rPr>
        <w:fldChar w:fldCharType="end"/>
      </w:r>
      <w:r w:rsidR="001F5AEE" w:rsidRPr="00455AF4">
        <w:rPr>
          <w:rFonts w:cs="Times New Roman"/>
          <w:iCs/>
          <w:szCs w:val="24"/>
        </w:rPr>
        <w:t xml:space="preserve">. Theoretical or review articles were excluded, though review article citations were screened. We also excluded mixed-species flocks to better observe effects on sentinel behaviour within a species without the </w:t>
      </w:r>
      <w:r w:rsidRPr="00455AF4">
        <w:rPr>
          <w:rFonts w:cs="Times New Roman"/>
          <w:iCs/>
          <w:szCs w:val="24"/>
        </w:rPr>
        <w:t>effects</w:t>
      </w:r>
      <w:r w:rsidR="001F5AEE" w:rsidRPr="00455AF4">
        <w:rPr>
          <w:rFonts w:cs="Times New Roman"/>
          <w:iCs/>
          <w:szCs w:val="24"/>
        </w:rPr>
        <w:t xml:space="preserve"> of eavesdropping and fake alarm cries performed by other species </w:t>
      </w:r>
      <w:r w:rsidR="001F5AEE" w:rsidRPr="00455AF4">
        <w:rPr>
          <w:rFonts w:cs="Times New Roman"/>
          <w:iCs/>
          <w:szCs w:val="24"/>
        </w:rPr>
        <w:fldChar w:fldCharType="begin"/>
      </w:r>
      <w:r w:rsidR="001F5AEE"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001F5AEE" w:rsidRPr="00455AF4">
        <w:rPr>
          <w:rFonts w:cs="Times New Roman"/>
          <w:iCs/>
          <w:szCs w:val="24"/>
        </w:rPr>
        <w:fldChar w:fldCharType="separate"/>
      </w:r>
      <w:r w:rsidR="001F5AEE" w:rsidRPr="0019114E">
        <w:rPr>
          <w:rFonts w:cs="Times New Roman"/>
        </w:rPr>
        <w:t>(Ridley et al. 2014)</w:t>
      </w:r>
      <w:r w:rsidR="001F5AEE" w:rsidRPr="00455AF4">
        <w:rPr>
          <w:rFonts w:cs="Times New Roman"/>
          <w:iCs/>
          <w:szCs w:val="24"/>
        </w:rPr>
        <w:fldChar w:fldCharType="end"/>
      </w:r>
      <w:r w:rsidR="001F5AEE" w:rsidRPr="00455AF4">
        <w:rPr>
          <w:rFonts w:cs="Times New Roman"/>
          <w:iCs/>
          <w:szCs w:val="24"/>
        </w:rPr>
        <w:t>.</w:t>
      </w:r>
    </w:p>
    <w:p w14:paraId="4219D321" w14:textId="7B981D2D" w:rsidR="00382311" w:rsidRPr="00455AF4" w:rsidRDefault="00382311" w:rsidP="00382311">
      <w:pPr>
        <w:spacing w:after="240" w:line="480" w:lineRule="auto"/>
        <w:rPr>
          <w:rFonts w:cs="Times New Roman"/>
          <w:iCs/>
          <w:szCs w:val="24"/>
        </w:rPr>
        <w:sectPr w:rsidR="00382311" w:rsidRPr="00455AF4" w:rsidSect="00382311">
          <w:headerReference w:type="default" r:id="rId23"/>
          <w:pgSz w:w="12240" w:h="15840" w:code="1"/>
          <w:pgMar w:top="1440" w:right="1440" w:bottom="1440" w:left="1440" w:header="709" w:footer="709" w:gutter="0"/>
          <w:cols w:space="708"/>
          <w:docGrid w:linePitch="360"/>
        </w:sectPr>
      </w:pPr>
      <w:r w:rsidRPr="00455AF4">
        <w:rPr>
          <w:rFonts w:cs="Times New Roman"/>
          <w:iCs/>
          <w:szCs w:val="24"/>
        </w:rPr>
        <w:t xml:space="preserve"> </w:t>
      </w:r>
    </w:p>
    <w:p w14:paraId="73C57260" w14:textId="70CE472A" w:rsidR="00382311" w:rsidRPr="00455AF4" w:rsidRDefault="00382311" w:rsidP="00382311">
      <w:pPr>
        <w:spacing w:before="120" w:after="120"/>
        <w:rPr>
          <w:rFonts w:eastAsia="Times New Roman" w:cs="Times New Roman"/>
          <w:b/>
          <w:bCs/>
          <w:szCs w:val="24"/>
        </w:rPr>
      </w:pPr>
      <w:bookmarkStart w:id="212" w:name="_Ref162209371"/>
      <w:bookmarkStart w:id="213" w:name="_Toc176714955"/>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212"/>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213"/>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4A31A540" w14:textId="77777777" w:rsidR="00382311" w:rsidRPr="0019114E" w:rsidRDefault="00382311" w:rsidP="00382311">
      <w:pPr>
        <w:pStyle w:val="SectionSubtitle"/>
        <w:rPr>
          <w:rFonts w:cs="Times New Roman"/>
        </w:rPr>
      </w:pPr>
      <w:bookmarkStart w:id="214" w:name="_Toc162794586"/>
      <w:bookmarkStart w:id="215" w:name="_Toc178277222"/>
      <w:bookmarkStart w:id="216" w:name="_Toc174089116"/>
      <w:r w:rsidRPr="0019114E">
        <w:rPr>
          <w:rFonts w:cs="Times New Roman"/>
        </w:rPr>
        <w:lastRenderedPageBreak/>
        <w:t>Search strategy</w:t>
      </w:r>
      <w:bookmarkEnd w:id="214"/>
      <w:bookmarkEnd w:id="215"/>
      <w:bookmarkEnd w:id="216"/>
    </w:p>
    <w:p w14:paraId="7B3C882B" w14:textId="77777777" w:rsidR="001F5AEE" w:rsidRDefault="00382311" w:rsidP="00382311">
      <w:pPr>
        <w:spacing w:after="240" w:line="480" w:lineRule="auto"/>
        <w:rPr>
          <w:rFonts w:cs="Times New Roman"/>
          <w:iCs/>
          <w:szCs w:val="24"/>
        </w:r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2022, a preliminary search</w:t>
      </w:r>
      <w:r w:rsidRPr="00455AF4">
        <w:rPr>
          <w:rFonts w:cs="Times New Roman"/>
          <w:iCs/>
          <w:szCs w:val="24"/>
        </w:rPr>
        <w:t xml:space="preserve"> was performed</w:t>
      </w:r>
      <w:r w:rsidRPr="00455AF4">
        <w:rPr>
          <w:rFonts w:cs="Times New Roman"/>
          <w:iCs/>
          <w:szCs w:val="24"/>
        </w:rPr>
        <w:t xml:space="preserve"> on Web of Science and Google Scholar to find relevant articles and generate a list of exemplar articles</w:t>
      </w:r>
      <w:r w:rsidRPr="00455AF4">
        <w:rPr>
          <w:rFonts w:cs="Times New Roman"/>
          <w:iCs/>
          <w:szCs w:val="24"/>
        </w:rPr>
        <w:t xml:space="preserve"> using</w:t>
      </w:r>
      <w:r w:rsidRPr="00455AF4">
        <w:rPr>
          <w:rFonts w:cs="Times New Roman"/>
          <w:iCs/>
          <w:szCs w:val="24"/>
        </w:rPr>
        <w:t xml:space="preserve"> “sentinel behaviour in animals” as a search string</w:t>
      </w:r>
      <w:r w:rsidRPr="00455AF4">
        <w:rPr>
          <w:rFonts w:cs="Times New Roman"/>
          <w:iCs/>
          <w:szCs w:val="24"/>
        </w:rPr>
        <w:t>. This</w:t>
      </w:r>
      <w:r w:rsidRPr="00455AF4">
        <w:rPr>
          <w:rFonts w:cs="Times New Roman"/>
          <w:iCs/>
          <w:szCs w:val="24"/>
        </w:rPr>
        <w:t xml:space="preserve"> list of 20</w:t>
      </w:r>
      <w:ins w:id="217" w:author="Alex Popescu" w:date="2024-09-26T21:09:00Z" w16du:dateUtc="2024-09-27T01:09:00Z">
        <w:r w:rsidRPr="00455AF4">
          <w:rPr>
            <w:rFonts w:cs="Times New Roman"/>
            <w:iCs/>
            <w:szCs w:val="24"/>
          </w:rPr>
          <w:t xml:space="preserve"> </w:t>
        </w:r>
        <w:r w:rsidR="00AE0A32">
          <w:rPr>
            <w:rFonts w:cs="Times New Roman"/>
            <w:iCs/>
            <w:szCs w:val="24"/>
          </w:rPr>
          <w:t>exemplar</w:t>
        </w:r>
      </w:ins>
      <w:r w:rsidR="00AE0A32">
        <w:rPr>
          <w:rFonts w:cs="Times New Roman"/>
          <w:iCs/>
          <w:szCs w:val="24"/>
        </w:rPr>
        <w:t xml:space="preserve"> </w:t>
      </w:r>
      <w:r w:rsidRPr="00455AF4">
        <w:rPr>
          <w:rFonts w:cs="Times New Roman"/>
          <w:iCs/>
          <w:szCs w:val="24"/>
        </w:rPr>
        <w:t>articles was subsequently used to test the comprehensiveness of the final search strategy and screening. Common keywords in the exemplar articles were compiled and used to develop the search string. The final search string we used to search for articles was "Sentinel AND Behavio*"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Table 2.2</w:t>
      </w:r>
      <w:r w:rsidRPr="00455AF4">
        <w:rPr>
          <w:rFonts w:cs="Times New Roman"/>
          <w:iCs/>
          <w:szCs w:val="24"/>
        </w:rPr>
        <w:fldChar w:fldCharType="end"/>
      </w:r>
      <w:r w:rsidRPr="00455AF4">
        <w:rPr>
          <w:rFonts w:cs="Times New Roman"/>
          <w:iCs/>
          <w:szCs w:val="24"/>
        </w:rPr>
        <w:t xml:space="preserve">). We filtered the articles by removing articles in fields unrelated to </w:t>
      </w:r>
      <w:ins w:id="218" w:author="Alex Popescu" w:date="2024-09-26T21:09:00Z" w16du:dateUtc="2024-09-27T01:09:00Z">
        <w:r w:rsidR="00AE0A32">
          <w:rPr>
            <w:rFonts w:cs="Times New Roman"/>
            <w:iCs/>
            <w:szCs w:val="24"/>
          </w:rPr>
          <w:t xml:space="preserve">animal </w:t>
        </w:r>
      </w:ins>
      <w:r w:rsidRPr="00455AF4">
        <w:rPr>
          <w:rFonts w:cs="Times New Roman"/>
          <w:iCs/>
          <w:szCs w:val="24"/>
        </w:rPr>
        <w:t>behaviour (e.g., sleep, remote sensing). On Nov. 1st, 2022, we searched through Web of Science Complete, which included Web of Science Core, Current Contents Connect, Zoological Records, SciELO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 xml:space="preserve">2023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bookmarkStart w:id="219" w:name="_Toc162794587"/>
      <w:bookmarkStart w:id="220" w:name="_Toc178277223"/>
    </w:p>
    <w:p w14:paraId="0A4200A0" w14:textId="77777777" w:rsidR="000249F2" w:rsidRPr="0019114E" w:rsidRDefault="000249F2" w:rsidP="000249F2">
      <w:pPr>
        <w:pStyle w:val="SectionSubtitle"/>
        <w:rPr>
          <w:rFonts w:cs="Times New Roman"/>
        </w:rPr>
      </w:pPr>
      <w:bookmarkStart w:id="221" w:name="_Toc174089117"/>
      <w:r w:rsidRPr="0019114E">
        <w:rPr>
          <w:rFonts w:cs="Times New Roman"/>
        </w:rPr>
        <w:t>Data collection and analysis</w:t>
      </w:r>
      <w:bookmarkEnd w:id="221"/>
    </w:p>
    <w:p w14:paraId="211EBA57" w14:textId="77777777" w:rsidR="000249F2" w:rsidRPr="00455AF4" w:rsidRDefault="000249F2" w:rsidP="000249F2">
      <w:pPr>
        <w:spacing w:after="240" w:line="480" w:lineRule="auto"/>
        <w:rPr>
          <w:rFonts w:cs="Times New Roman"/>
          <w:iCs/>
          <w:szCs w:val="24"/>
        </w:rPr>
      </w:pPr>
      <w:r w:rsidRPr="00455AF4">
        <w:rPr>
          <w:rFonts w:cs="Times New Roman"/>
          <w:iCs/>
          <w:szCs w:val="24"/>
        </w:rPr>
        <w:t xml:space="preserve">Titles and abstracts were screened three times using the "Metagear"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Bednekoff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4D3D4076" w14:textId="70F03B62" w:rsidR="000249F2" w:rsidRPr="00455AF4" w:rsidRDefault="000249F2" w:rsidP="00382311">
      <w:pPr>
        <w:spacing w:after="240" w:line="480" w:lineRule="auto"/>
        <w:rPr>
          <w:rFonts w:cs="Times New Roman"/>
          <w:iCs/>
          <w:szCs w:val="24"/>
        </w:rPr>
        <w:sectPr w:rsidR="000249F2" w:rsidRPr="00455AF4" w:rsidSect="00382311">
          <w:pgSz w:w="12240" w:h="15840" w:code="1"/>
          <w:pgMar w:top="1440" w:right="1440" w:bottom="1440" w:left="1440" w:header="709" w:footer="709" w:gutter="0"/>
          <w:cols w:space="708"/>
          <w:docGrid w:linePitch="360"/>
        </w:sectPr>
      </w:pPr>
    </w:p>
    <w:p w14:paraId="41DECA5B" w14:textId="77777777" w:rsidR="00382311" w:rsidRPr="00455AF4" w:rsidRDefault="00382311" w:rsidP="00382311">
      <w:pPr>
        <w:spacing w:before="120" w:after="120"/>
        <w:rPr>
          <w:rFonts w:eastAsia="Times New Roman" w:cs="Times New Roman"/>
          <w:b/>
          <w:bCs/>
          <w:szCs w:val="24"/>
        </w:rPr>
      </w:pPr>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p>
    <w:tbl>
      <w:tblPr>
        <w:tblStyle w:val="TableGrid1"/>
        <w:tblW w:w="8926" w:type="dxa"/>
        <w:tblLook w:val="04A0" w:firstRow="1" w:lastRow="0" w:firstColumn="1" w:lastColumn="0" w:noHBand="0" w:noVBand="1"/>
      </w:tblPr>
      <w:tblGrid>
        <w:gridCol w:w="1615"/>
        <w:gridCol w:w="7311"/>
      </w:tblGrid>
      <w:tr w:rsidR="00382311" w:rsidRPr="00455AF4" w14:paraId="5E127398" w14:textId="77777777" w:rsidTr="000249F2">
        <w:tc>
          <w:tcPr>
            <w:tcW w:w="1615" w:type="dxa"/>
            <w:shd w:val="clear" w:color="auto" w:fill="D9D9D9"/>
          </w:tcPr>
          <w:p w14:paraId="1B05D69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7311" w:type="dxa"/>
            <w:shd w:val="clear" w:color="auto" w:fill="D9D9D9"/>
          </w:tcPr>
          <w:p w14:paraId="4A05DD9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33793552" w14:textId="77777777" w:rsidTr="000249F2">
        <w:tc>
          <w:tcPr>
            <w:tcW w:w="1615" w:type="dxa"/>
          </w:tcPr>
          <w:p w14:paraId="04E97F9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7311" w:type="dxa"/>
          </w:tcPr>
          <w:p w14:paraId="0CD07084"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sentinel AND Behavio*</w:t>
            </w:r>
          </w:p>
        </w:tc>
      </w:tr>
      <w:tr w:rsidR="00382311" w:rsidRPr="00455AF4" w14:paraId="287C5F84" w14:textId="77777777" w:rsidTr="000249F2">
        <w:tc>
          <w:tcPr>
            <w:tcW w:w="1615" w:type="dxa"/>
          </w:tcPr>
          <w:p w14:paraId="4BFF5B9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7311" w:type="dxa"/>
          </w:tcPr>
          <w:p w14:paraId="1E6875D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54CABA60" w14:textId="77777777" w:rsidTr="000249F2">
        <w:tc>
          <w:tcPr>
            <w:tcW w:w="1615" w:type="dxa"/>
          </w:tcPr>
          <w:p w14:paraId="4669123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7311" w:type="dxa"/>
          </w:tcPr>
          <w:p w14:paraId="47EC717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2DA14825" w14:textId="77777777" w:rsidTr="000249F2">
        <w:tc>
          <w:tcPr>
            <w:tcW w:w="1615" w:type="dxa"/>
          </w:tcPr>
          <w:p w14:paraId="005CD948"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7311" w:type="dxa"/>
          </w:tcPr>
          <w:p w14:paraId="050861E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1F597824" w14:textId="77777777" w:rsidR="00382311" w:rsidRPr="00455AF4" w:rsidRDefault="00382311" w:rsidP="00382311">
      <w:pPr>
        <w:spacing w:after="240"/>
        <w:rPr>
          <w:rFonts w:cs="Times New Roman"/>
          <w:iCs/>
          <w:szCs w:val="24"/>
        </w:rPr>
      </w:pPr>
    </w:p>
    <w:p w14:paraId="4662AF51" w14:textId="77777777" w:rsidR="00382311" w:rsidRPr="00455AF4" w:rsidRDefault="00382311" w:rsidP="00382311">
      <w:pPr>
        <w:spacing w:after="240"/>
        <w:rPr>
          <w:rFonts w:cs="Times New Roman"/>
          <w:b/>
          <w:bCs/>
          <w:iCs/>
          <w:szCs w:val="24"/>
          <w:highlight w:val="yellow"/>
        </w:rPr>
        <w:sectPr w:rsidR="00382311" w:rsidRPr="00455AF4" w:rsidSect="001F5AEE">
          <w:pgSz w:w="12240" w:h="15840" w:orient="portrait" w:code="1"/>
          <w:pgMar w:top="1440" w:right="1440" w:bottom="1440" w:left="1440" w:header="709" w:footer="709" w:gutter="0"/>
          <w:cols w:space="708"/>
          <w:docGrid w:linePitch="360"/>
          <w:sectPrChange w:id="222" w:author="Alex Popescu" w:date="2024-09-26T21:09:00Z" w16du:dateUtc="2024-09-27T01:09:00Z">
            <w:sectPr w:rsidR="00382311" w:rsidRPr="00455AF4" w:rsidSect="001F5AEE">
              <w:pgSz w:w="15840" w:h="12240" w:orient="landscape"/>
              <w:pgMar w:top="1440" w:right="1440" w:bottom="1440" w:left="1440" w:header="709" w:footer="709" w:gutter="0"/>
            </w:sectPr>
          </w:sectPrChange>
        </w:sectPr>
      </w:pPr>
    </w:p>
    <w:p w14:paraId="6CFB4620" w14:textId="09041003" w:rsidR="00382311" w:rsidRPr="00455AF4" w:rsidRDefault="00382311" w:rsidP="00382311">
      <w:pPr>
        <w:spacing w:before="120" w:after="120"/>
        <w:rPr>
          <w:rFonts w:eastAsia="Times New Roman" w:cs="Times New Roman"/>
          <w:szCs w:val="24"/>
        </w:rPr>
      </w:pPr>
      <w:bookmarkStart w:id="223" w:name="_Ref168656268"/>
      <w:bookmarkStart w:id="224" w:name="_Toc176714957"/>
      <w:bookmarkEnd w:id="219"/>
      <w:bookmarkEnd w:id="220"/>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bookmarkEnd w:id="223"/>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224"/>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61"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62"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63"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64"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65"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66"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12</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headerReference w:type="default" r:id="rId24"/>
          <w:pgSz w:w="12240" w:h="15840" w:code="1"/>
          <w:pgMar w:top="1440" w:right="1440" w:bottom="1440" w:left="1440" w:header="709" w:footer="709" w:gutter="0"/>
          <w:cols w:space="708"/>
          <w:docGrid w:linePitch="360"/>
        </w:sectPr>
      </w:pPr>
    </w:p>
    <w:p w14:paraId="4A1770E0" w14:textId="77777777" w:rsidR="001F5AEE" w:rsidRPr="0019114E" w:rsidRDefault="001F5AEE" w:rsidP="001F5AEE">
      <w:pPr>
        <w:pStyle w:val="SectionTitle"/>
      </w:pPr>
      <w:bookmarkStart w:id="225" w:name="_Toc162794588"/>
      <w:bookmarkStart w:id="226" w:name="_Toc178277224"/>
      <w:bookmarkStart w:id="227" w:name="_Toc174089118"/>
      <w:r w:rsidRPr="0019114E">
        <w:lastRenderedPageBreak/>
        <w:t>Results</w:t>
      </w:r>
      <w:bookmarkEnd w:id="225"/>
      <w:bookmarkEnd w:id="226"/>
      <w:bookmarkEnd w:id="227"/>
    </w:p>
    <w:p w14:paraId="00521167" w14:textId="6234E910" w:rsidR="001F5AEE" w:rsidRPr="00455AF4" w:rsidRDefault="001F5AEE" w:rsidP="001F5AEE">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w:t>
      </w:r>
      <w:r w:rsidR="00382311" w:rsidRPr="00455AF4">
        <w:rPr>
          <w:rFonts w:cs="Times New Roman"/>
          <w:iCs/>
          <w:szCs w:val="24"/>
        </w:rPr>
        <w:t>,</w:t>
      </w:r>
      <w:r w:rsidRPr="00455AF4">
        <w:rPr>
          <w:rFonts w:cs="Times New Roman"/>
          <w:iCs/>
          <w:szCs w:val="24"/>
        </w:rPr>
        <w:t xml:space="preserve">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Pr="00F803F1">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Pr>
          <w:rFonts w:cs="Times New Roman"/>
          <w:iCs/>
          <w:szCs w:val="24"/>
        </w:rPr>
        <w:t>include</w:t>
      </w:r>
      <w:r w:rsidRPr="00455AF4">
        <w:rPr>
          <w:rFonts w:cs="Times New Roman"/>
          <w:iCs/>
          <w:szCs w:val="24"/>
        </w:rPr>
        <w:t>d 85% of the exemplar articles (17/20 articles, higher than the minimum pre-established threshold of 80%).</w:t>
      </w:r>
    </w:p>
    <w:p w14:paraId="45BE9811" w14:textId="77777777" w:rsidR="000249F2" w:rsidRDefault="001F5AEE" w:rsidP="001F5AEE">
      <w:pPr>
        <w:spacing w:after="240" w:line="480" w:lineRule="auto"/>
        <w:rPr>
          <w:rFonts w:cs="Times New Roman"/>
          <w:iCs/>
          <w:szCs w:val="24"/>
        </w:rPr>
      </w:pPr>
      <w:commentRangeStart w:id="228"/>
      <w:r w:rsidRPr="00455AF4">
        <w:rPr>
          <w:rFonts w:cs="Times New Roman"/>
          <w:iCs/>
          <w:szCs w:val="24"/>
        </w:rPr>
        <w:t xml:space="preserve">We </w:t>
      </w:r>
      <w:r>
        <w:rPr>
          <w:rFonts w:cs="Times New Roman"/>
          <w:iCs/>
          <w:szCs w:val="24"/>
        </w:rPr>
        <w:t>included</w:t>
      </w:r>
      <w:r w:rsidRPr="00455AF4">
        <w:rPr>
          <w:rFonts w:cs="Times New Roman"/>
          <w:iCs/>
          <w:szCs w:val="24"/>
        </w:rPr>
        <w:t xml:space="preserve"> 29 </w:t>
      </w:r>
      <w:r>
        <w:rPr>
          <w:rFonts w:cs="Times New Roman"/>
          <w:iCs/>
          <w:szCs w:val="24"/>
        </w:rPr>
        <w:t xml:space="preserve">studies </w:t>
      </w:r>
      <w:r w:rsidRPr="00455AF4">
        <w:rPr>
          <w:rFonts w:cs="Times New Roman"/>
          <w:iCs/>
          <w:szCs w:val="24"/>
        </w:rPr>
        <w:t xml:space="preserve">on sentinel behaviour </w:t>
      </w:r>
      <w:r>
        <w:rPr>
          <w:rFonts w:cs="Times New Roman"/>
          <w:iCs/>
          <w:szCs w:val="24"/>
        </w:rPr>
        <w:t>i</w:t>
      </w:r>
      <w:r w:rsidRPr="00455AF4">
        <w:rPr>
          <w:rFonts w:cs="Times New Roman"/>
          <w:iCs/>
          <w:szCs w:val="24"/>
        </w:rPr>
        <w:t xml:space="preserve">n avian species, with most studies being performed on </w:t>
      </w:r>
      <w:r>
        <w:rPr>
          <w:rFonts w:cs="Times New Roman"/>
          <w:iCs/>
          <w:szCs w:val="24"/>
        </w:rPr>
        <w:t>Arabian babblers (</w:t>
      </w:r>
      <w:r w:rsidRPr="00455AF4">
        <w:rPr>
          <w:rFonts w:cs="Times New Roman"/>
          <w:i/>
          <w:iCs/>
          <w:szCs w:val="24"/>
        </w:rPr>
        <w:t>Argya squamiceps</w:t>
      </w:r>
      <w:r>
        <w:rPr>
          <w:rFonts w:cs="Times New Roman"/>
          <w:iCs/>
          <w:szCs w:val="24"/>
        </w:rPr>
        <w:t xml:space="preserve">, </w:t>
      </w:r>
      <w:r w:rsidRPr="00455AF4">
        <w:rPr>
          <w:rFonts w:cs="Times New Roman"/>
          <w:iCs/>
          <w:szCs w:val="24"/>
        </w:rPr>
        <w:t xml:space="preserve">N=6), </w:t>
      </w:r>
      <w:ins w:id="229" w:author="Alex Popescu" w:date="2024-09-26T21:09:00Z" w16du:dateUtc="2024-09-27T01:09:00Z">
        <w:r w:rsidR="007526E9">
          <w:rPr>
            <w:rFonts w:cs="Times New Roman"/>
            <w:iCs/>
            <w:szCs w:val="24"/>
          </w:rPr>
          <w:t xml:space="preserve">jungle </w:t>
        </w:r>
      </w:ins>
      <w:r>
        <w:rPr>
          <w:rFonts w:cs="Times New Roman"/>
          <w:iCs/>
          <w:szCs w:val="24"/>
        </w:rPr>
        <w:t>babblers (</w:t>
      </w:r>
      <w:r w:rsidRPr="00455AF4">
        <w:rPr>
          <w:rFonts w:cs="Times New Roman"/>
          <w:i/>
          <w:iCs/>
          <w:szCs w:val="24"/>
        </w:rPr>
        <w:t>Turdoides spp.</w:t>
      </w:r>
      <w:r>
        <w:rPr>
          <w:rFonts w:cs="Times New Roman"/>
          <w:iCs/>
          <w:szCs w:val="24"/>
        </w:rPr>
        <w:t xml:space="preserve">, </w:t>
      </w:r>
      <w:r w:rsidRPr="00455AF4">
        <w:rPr>
          <w:rFonts w:cs="Times New Roman"/>
          <w:iCs/>
          <w:szCs w:val="24"/>
        </w:rPr>
        <w:t xml:space="preserve">N=5), </w:t>
      </w:r>
      <w:del w:id="230" w:author="Alex Popescu" w:date="2024-09-26T21:09:00Z" w16du:dateUtc="2024-09-27T01:09:00Z">
        <w:r w:rsidR="002E09E5">
          <w:rPr>
            <w:rFonts w:cs="Times New Roman"/>
            <w:iCs/>
            <w:szCs w:val="24"/>
          </w:rPr>
          <w:delText>New World</w:delText>
        </w:r>
      </w:del>
      <w:ins w:id="231" w:author="Alex Popescu" w:date="2024-09-26T21:09:00Z" w16du:dateUtc="2024-09-27T01:09:00Z">
        <w:r w:rsidR="007526E9">
          <w:rPr>
            <w:rFonts w:cs="Times New Roman"/>
            <w:iCs/>
            <w:szCs w:val="24"/>
          </w:rPr>
          <w:t>scrub</w:t>
        </w:r>
      </w:ins>
      <w:r>
        <w:rPr>
          <w:rFonts w:cs="Times New Roman"/>
          <w:iCs/>
          <w:szCs w:val="24"/>
        </w:rPr>
        <w:t xml:space="preserve"> jays (</w:t>
      </w:r>
      <w:r w:rsidRPr="00455AF4">
        <w:rPr>
          <w:rFonts w:cs="Times New Roman"/>
          <w:i/>
          <w:iCs/>
          <w:szCs w:val="24"/>
        </w:rPr>
        <w:t>Aphelocoma spp.</w:t>
      </w:r>
      <w:r>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Suricata suricatta,</w:t>
      </w:r>
      <w:r w:rsidRPr="00455AF4">
        <w:rPr>
          <w:rFonts w:cs="Times New Roman"/>
          <w:iCs/>
          <w:szCs w:val="24"/>
        </w:rPr>
        <w:t xml:space="preserve"> N=7), dwarf mongooses (</w:t>
      </w:r>
      <w:r w:rsidRPr="00455AF4">
        <w:rPr>
          <w:rFonts w:cs="Times New Roman"/>
          <w:i/>
          <w:iCs/>
          <w:szCs w:val="24"/>
        </w:rPr>
        <w:t xml:space="preserve">Helogale parvula, </w:t>
      </w:r>
      <w:r w:rsidRPr="00455AF4">
        <w:rPr>
          <w:rFonts w:cs="Times New Roman"/>
          <w:iCs/>
          <w:szCs w:val="24"/>
        </w:rPr>
        <w:t>N=5), and vervet monkeys (</w:t>
      </w:r>
      <w:r w:rsidRPr="00455AF4">
        <w:rPr>
          <w:rFonts w:cs="Times New Roman"/>
          <w:i/>
          <w:szCs w:val="24"/>
        </w:rPr>
        <w:t>Chlorocebus aethiops sabaeus</w:t>
      </w:r>
      <w:r w:rsidRPr="00455AF4">
        <w:rPr>
          <w:rFonts w:cs="Times New Roman"/>
          <w:iCs/>
          <w:szCs w:val="24"/>
        </w:rPr>
        <w:t>, N=1).</w:t>
      </w:r>
      <w:commentRangeEnd w:id="228"/>
      <w:r w:rsidR="005622C9">
        <w:rPr>
          <w:rStyle w:val="CommentReference"/>
        </w:rPr>
        <w:commentReference w:id="228"/>
      </w:r>
    </w:p>
    <w:p w14:paraId="27645662" w14:textId="6CA9B62C" w:rsidR="001F5AEE" w:rsidRPr="00455AF4" w:rsidRDefault="001F5AEE" w:rsidP="001F5AEE">
      <w:pPr>
        <w:spacing w:after="240" w:line="480" w:lineRule="auto"/>
        <w:rPr>
          <w:rFonts w:cs="Times New Roman"/>
          <w:iCs/>
          <w:szCs w:val="24"/>
        </w:rPr>
      </w:pPr>
      <w:r w:rsidRPr="00455AF4">
        <w:rPr>
          <w:rFonts w:cs="Times New Roman"/>
          <w:iCs/>
          <w:szCs w:val="24"/>
        </w:rPr>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xml:space="preserve">). </w:t>
      </w:r>
      <w:r w:rsidRPr="00455AF4">
        <w:rPr>
          <w:rFonts w:cs="Times New Roman"/>
          <w:iCs/>
          <w:szCs w:val="24"/>
        </w:rPr>
        <w:t xml:space="preserve">The effects of both intrinsic and extrinsic factors were tested in 20 studies, </w:t>
      </w:r>
      <w:r>
        <w:rPr>
          <w:rFonts w:cs="Times New Roman"/>
          <w:iCs/>
          <w:szCs w:val="24"/>
        </w:rPr>
        <w:t>most of which tested</w:t>
      </w:r>
      <w:r w:rsidRPr="00455AF4">
        <w:rPr>
          <w:rFonts w:cs="Times New Roman"/>
          <w:iCs/>
          <w:szCs w:val="24"/>
        </w:rPr>
        <w:t xml:space="preserve"> the interactive effects of sex and dominance on sentinel behaviour.</w:t>
      </w:r>
      <w:r w:rsidRPr="00455AF4">
        <w:rPr>
          <w:rFonts w:cs="Times New Roman"/>
          <w:iCs/>
          <w:szCs w:val="24"/>
        </w:rPr>
        <w:t xml:space="preserve">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p>
    <w:p w14:paraId="3489596F" w14:textId="5CE7DE85" w:rsidR="001F5AEE" w:rsidRDefault="001F5AEE" w:rsidP="001F5AEE">
      <w:pPr>
        <w:spacing w:after="240" w:line="480" w:lineRule="auto"/>
        <w:rPr>
          <w:rFonts w:cs="Times New Roman"/>
          <w:iCs/>
          <w:szCs w:val="24"/>
        </w:rPr>
        <w:sectPr w:rsidR="001F5AEE" w:rsidSect="00382311">
          <w:headerReference w:type="default" r:id="rId25"/>
          <w:pgSz w:w="12240" w:h="15840" w:code="1"/>
          <w:pgMar w:top="1440" w:right="1440" w:bottom="1440" w:left="1440" w:header="709" w:footer="709" w:gutter="0"/>
          <w:cols w:space="708"/>
          <w:docGrid w:linePitch="360"/>
        </w:sectPr>
      </w:pPr>
      <w:r w:rsidRPr="00455AF4">
        <w:rPr>
          <w:rFonts w:cs="Times New Roman"/>
          <w:iCs/>
          <w:szCs w:val="24"/>
        </w:rPr>
        <w:t xml:space="preserve">To follow up on Bednekoff’s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Pr>
          <w:rFonts w:cs="Times New Roman"/>
          <w:iCs/>
          <w:szCs w:val="24"/>
        </w:rPr>
        <w:t>studies included</w:t>
      </w:r>
      <w:r w:rsidRPr="00455AF4">
        <w:rPr>
          <w:rFonts w:cs="Times New Roman"/>
          <w:iCs/>
          <w:szCs w:val="24"/>
        </w:rPr>
        <w:t xml:space="preserve"> in this review (14 out of 42 articles) </w:t>
      </w:r>
      <w:r>
        <w:rPr>
          <w:rFonts w:cs="Times New Roman"/>
          <w:iCs/>
          <w:szCs w:val="24"/>
        </w:rPr>
        <w:t>fit</w:t>
      </w:r>
      <w:r w:rsidRPr="00455AF4">
        <w:rPr>
          <w:rFonts w:cs="Times New Roman"/>
          <w:iCs/>
          <w:szCs w:val="24"/>
        </w:rPr>
        <w:t xml:space="preserve"> this criterion.</w:t>
      </w:r>
    </w:p>
    <w:p w14:paraId="3E018A8C" w14:textId="5CE7DE85" w:rsidR="00382311" w:rsidRPr="00455AF4" w:rsidRDefault="00C76B45" w:rsidP="00382311">
      <w:pPr>
        <w:spacing w:after="240"/>
        <w:rPr>
          <w:rFonts w:cs="Times New Roman"/>
          <w:iCs/>
          <w:szCs w:val="24"/>
        </w:rPr>
      </w:pPr>
      <w:r>
        <w:rPr>
          <w:rFonts w:cs="Times New Roman"/>
          <w:iCs/>
          <w:noProof/>
          <w:szCs w:val="24"/>
        </w:rPr>
        <w:lastRenderedPageBreak/>
        <w:drawing>
          <wp:inline distT="0" distB="0" distL="0" distR="0" wp14:anchorId="601F2D46" wp14:editId="35E896BA">
            <wp:extent cx="6176513" cy="5486274"/>
            <wp:effectExtent l="0" t="0" r="0" b="635"/>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0539" cy="5507615"/>
                    </a:xfrm>
                    <a:prstGeom prst="rect">
                      <a:avLst/>
                    </a:prstGeom>
                    <a:noFill/>
                    <a:ln>
                      <a:noFill/>
                    </a:ln>
                  </pic:spPr>
                </pic:pic>
              </a:graphicData>
            </a:graphic>
          </wp:inline>
        </w:drawing>
      </w:r>
    </w:p>
    <w:p w14:paraId="5C2CF50C" w14:textId="7BF9789B" w:rsidR="00382311" w:rsidRPr="00455AF4" w:rsidRDefault="00382311" w:rsidP="00382311">
      <w:pPr>
        <w:spacing w:before="120" w:after="120"/>
        <w:rPr>
          <w:rFonts w:eastAsia="Times New Roman" w:cs="Times New Roman"/>
          <w:b/>
          <w:bCs/>
          <w:szCs w:val="24"/>
        </w:rPr>
      </w:pPr>
      <w:bookmarkStart w:id="232" w:name="_Ref155326346"/>
      <w:bookmarkStart w:id="233" w:name="_Toc155328548"/>
      <w:bookmarkStart w:id="234" w:name="_Toc155329355"/>
      <w:bookmarkStart w:id="235"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232"/>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233"/>
      <w:bookmarkEnd w:id="234"/>
      <w:bookmarkEnd w:id="235"/>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headerReference w:type="default" r:id="rId27"/>
          <w:pgSz w:w="12240" w:h="15840" w:code="1"/>
          <w:pgMar w:top="1440" w:right="1440" w:bottom="1440" w:left="1440" w:header="709" w:footer="709" w:gutter="0"/>
          <w:cols w:space="708"/>
          <w:docGrid w:linePitch="360"/>
        </w:sectPr>
      </w:pPr>
    </w:p>
    <w:p w14:paraId="7BC44CD2" w14:textId="2EAB683E" w:rsidR="00382311" w:rsidRPr="00455AF4" w:rsidRDefault="00382311" w:rsidP="00382311">
      <w:pPr>
        <w:rPr>
          <w:rFonts w:eastAsia="Times New Roman" w:cs="Times New Roman"/>
          <w:szCs w:val="24"/>
        </w:rPr>
      </w:pPr>
      <w:bookmarkStart w:id="236" w:name="_Ref155326295"/>
      <w:bookmarkStart w:id="237" w:name="_Toc161750862"/>
      <w:bookmarkStart w:id="238" w:name="_Ref162206708"/>
      <w:bookmarkStart w:id="239" w:name="_Toc176714958"/>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4</w:t>
      </w:r>
      <w:r w:rsidRPr="00455AF4">
        <w:rPr>
          <w:rFonts w:eastAsia="Times New Roman" w:cs="Times New Roman"/>
          <w:b/>
          <w:bCs/>
          <w:szCs w:val="24"/>
        </w:rPr>
        <w:fldChar w:fldCharType="end"/>
      </w:r>
      <w:bookmarkEnd w:id="236"/>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237"/>
      <w:bookmarkEnd w:id="238"/>
      <w:r w:rsidRPr="00455AF4">
        <w:rPr>
          <w:rFonts w:eastAsia="Times New Roman" w:cs="Times New Roman"/>
          <w:szCs w:val="24"/>
        </w:rPr>
        <w:t xml:space="preserve"> separated by factors tested and mention of coordination as a defining feature of sentinel behaviour.</w:t>
      </w:r>
      <w:bookmarkEnd w:id="239"/>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Aphelocoma</w:t>
            </w:r>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coerulescens</w:t>
            </w:r>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Argya</w:t>
            </w:r>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squamiceps</w:t>
            </w:r>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Furnarius</w:t>
            </w:r>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nigricollis</w:t>
            </w:r>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leucephalus</w:t>
            </w:r>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Malurus</w:t>
            </w:r>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cyaneus</w:t>
            </w:r>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Melierax</w:t>
            </w:r>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canorus</w:t>
            </w:r>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perdix</w:t>
            </w:r>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Plocepasser</w:t>
            </w:r>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mahali</w:t>
            </w:r>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Pomatostomus</w:t>
            </w:r>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ruficeps</w:t>
            </w:r>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atricollis</w:t>
            </w:r>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Taeniopygia</w:t>
            </w:r>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Turdoides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affinis</w:t>
            </w:r>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aethiops sabaeus</w:t>
            </w:r>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Helogale</w:t>
            </w:r>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suricatta</w:t>
            </w:r>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7AD47AD" w14:textId="1D423BAE" w:rsidR="00382311" w:rsidRPr="0019114E" w:rsidRDefault="00382311" w:rsidP="00382311">
      <w:pPr>
        <w:pStyle w:val="SectionTitle"/>
      </w:pPr>
      <w:bookmarkStart w:id="240" w:name="_Toc162794590"/>
      <w:bookmarkStart w:id="241" w:name="_Toc178277225"/>
      <w:bookmarkStart w:id="242" w:name="_Toc174089119"/>
      <w:r w:rsidRPr="0019114E">
        <w:lastRenderedPageBreak/>
        <w:t>Discussion</w:t>
      </w:r>
      <w:bookmarkEnd w:id="240"/>
      <w:bookmarkEnd w:id="241"/>
      <w:bookmarkEnd w:id="242"/>
    </w:p>
    <w:p w14:paraId="6DA372AA" w14:textId="77777777" w:rsidR="00382311" w:rsidRPr="0019114E" w:rsidRDefault="00382311" w:rsidP="00382311">
      <w:pPr>
        <w:pStyle w:val="SectionSubtitle"/>
        <w:rPr>
          <w:rFonts w:cs="Times New Roman"/>
        </w:rPr>
      </w:pPr>
      <w:bookmarkStart w:id="243" w:name="_Toc162794591"/>
      <w:bookmarkStart w:id="244" w:name="_Toc178277226"/>
      <w:bookmarkStart w:id="245" w:name="_Toc174089120"/>
      <w:r w:rsidRPr="0019114E">
        <w:rPr>
          <w:rFonts w:cs="Times New Roman"/>
        </w:rPr>
        <w:t>Intrinsic Factors</w:t>
      </w:r>
      <w:bookmarkEnd w:id="243"/>
      <w:bookmarkEnd w:id="244"/>
      <w:bookmarkEnd w:id="245"/>
    </w:p>
    <w:p w14:paraId="3272D427" w14:textId="425CA607" w:rsidR="00382311" w:rsidRPr="00455AF4" w:rsidRDefault="00382311" w:rsidP="00382311">
      <w:pPr>
        <w:spacing w:after="240" w:line="480" w:lineRule="auto"/>
        <w:rPr>
          <w:rFonts w:cs="Times New Roman"/>
          <w:iCs/>
          <w:szCs w:val="24"/>
        </w:rPr>
      </w:pPr>
      <w:r w:rsidRPr="00455AF4">
        <w:rPr>
          <w:rFonts w:cs="Times New Roman"/>
          <w:iCs/>
          <w:szCs w:val="24"/>
        </w:rPr>
        <w:t>Our review</w:t>
      </w:r>
      <w:r w:rsidR="001C09FE">
        <w:rPr>
          <w:rFonts w:cs="Times New Roman"/>
          <w:iCs/>
          <w:szCs w:val="24"/>
        </w:rPr>
        <w:t xml:space="preserve"> identified several</w:t>
      </w:r>
      <w:r w:rsidRPr="00455AF4">
        <w:rPr>
          <w:rFonts w:cs="Times New Roman"/>
          <w:iCs/>
          <w:szCs w:val="24"/>
        </w:rPr>
        <w:t xml:space="preserve"> intrinsic and extrinsic factors that could influence sentinel behaviour in avian and mammal species. The </w:t>
      </w:r>
      <w:r w:rsidRPr="00455AF4">
        <w:rPr>
          <w:rFonts w:cs="Times New Roman"/>
          <w:iCs/>
          <w:szCs w:val="24"/>
        </w:rPr>
        <w:t>common</w:t>
      </w:r>
      <w:r w:rsidRPr="00455AF4">
        <w:rPr>
          <w:rFonts w:cs="Times New Roman"/>
          <w:iCs/>
          <w:szCs w:val="24"/>
        </w:rPr>
        <w:t xml:space="preserve"> intrinsic factors </w:t>
      </w:r>
      <w:r w:rsidRPr="00455AF4">
        <w:rPr>
          <w:rFonts w:cs="Times New Roman"/>
          <w:iCs/>
          <w:szCs w:val="24"/>
        </w:rPr>
        <w:t xml:space="preserve">tested </w:t>
      </w:r>
      <w:r w:rsidRPr="00455AF4">
        <w:rPr>
          <w:rFonts w:cs="Times New Roman"/>
          <w:iCs/>
          <w:szCs w:val="24"/>
        </w:rPr>
        <w:t xml:space="preserve">were sex, maturity, body mass, and satiation. </w:t>
      </w:r>
      <w:commentRangeStart w:id="246"/>
      <w:del w:id="247" w:author="Alex Popescu" w:date="2024-09-26T21:09:00Z" w16du:dateUtc="2024-09-27T01:09:00Z">
        <w:r w:rsidRPr="00455AF4">
          <w:rPr>
            <w:rFonts w:cs="Times New Roman"/>
            <w:iCs/>
            <w:szCs w:val="24"/>
          </w:rPr>
          <w:delText>The</w:delText>
        </w:r>
      </w:del>
      <w:ins w:id="248" w:author="Alex Popescu" w:date="2024-09-26T21:09:00Z" w16du:dateUtc="2024-09-27T01:09:00Z">
        <w:r w:rsidR="00751B99">
          <w:rPr>
            <w:rFonts w:cs="Times New Roman"/>
            <w:iCs/>
            <w:szCs w:val="24"/>
          </w:rPr>
          <w:t>Sentinel contributions were male-biased, but sex had significantly fewer</w:t>
        </w:r>
      </w:ins>
      <w:r w:rsidR="00751B99">
        <w:rPr>
          <w:rFonts w:cs="Times New Roman"/>
          <w:iCs/>
          <w:szCs w:val="24"/>
        </w:rPr>
        <w:t xml:space="preserve"> effects </w:t>
      </w:r>
      <w:del w:id="249" w:author="Alex Popescu" w:date="2024-09-26T21:09:00Z" w16du:dateUtc="2024-09-27T01:09:00Z">
        <w:r w:rsidRPr="00455AF4">
          <w:rPr>
            <w:rFonts w:cs="Times New Roman"/>
            <w:iCs/>
            <w:szCs w:val="24"/>
          </w:rPr>
          <w:delText>of sex were consistent throughout</w:delText>
        </w:r>
      </w:del>
      <w:ins w:id="250" w:author="Alex Popescu" w:date="2024-09-26T21:09:00Z" w16du:dateUtc="2024-09-27T01:09:00Z">
        <w:r w:rsidR="00751B99">
          <w:rPr>
            <w:rFonts w:cs="Times New Roman"/>
            <w:iCs/>
            <w:szCs w:val="24"/>
          </w:rPr>
          <w:t>in mammal</w:t>
        </w:r>
      </w:ins>
      <w:r w:rsidR="00751B99">
        <w:rPr>
          <w:rFonts w:cs="Times New Roman"/>
          <w:iCs/>
          <w:szCs w:val="24"/>
        </w:rPr>
        <w:t xml:space="preserve"> species</w:t>
      </w:r>
      <w:del w:id="251" w:author="Alex Popescu" w:date="2024-09-26T21:09:00Z" w16du:dateUtc="2024-09-27T01:09:00Z">
        <w:r w:rsidRPr="00455AF4">
          <w:rPr>
            <w:rFonts w:cs="Times New Roman"/>
            <w:iCs/>
            <w:szCs w:val="24"/>
          </w:rPr>
          <w:delText>, with males engaging in sentinel behaviour more than females</w:delText>
        </w:r>
      </w:del>
      <w:ins w:id="252" w:author="Alex Popescu" w:date="2024-09-26T21:09:00Z" w16du:dateUtc="2024-09-27T01:09:00Z">
        <w:r w:rsidR="00076AE1">
          <w:rPr>
            <w:rFonts w:cs="Times New Roman"/>
            <w:iCs/>
            <w:szCs w:val="24"/>
          </w:rPr>
          <w:t xml:space="preserve"> </w:t>
        </w:r>
        <w:r w:rsidR="00751B99">
          <w:rPr>
            <w:rFonts w:cs="Times New Roman"/>
            <w:iCs/>
            <w:szCs w:val="24"/>
          </w:rPr>
          <w:t>(</w:t>
        </w:r>
        <w:r w:rsidR="00C33F98">
          <w:rPr>
            <w:rFonts w:cs="Times New Roman"/>
            <w:iCs/>
            <w:szCs w:val="24"/>
          </w:rPr>
          <w:t>88% in avian species, 50% in mammalian species)</w:t>
        </w:r>
      </w:ins>
      <w:r w:rsidR="00751B99">
        <w:rPr>
          <w:rFonts w:cs="Times New Roman"/>
          <w:iCs/>
          <w:szCs w:val="24"/>
        </w:rPr>
        <w:t xml:space="preserve"> </w:t>
      </w:r>
      <w:commentRangeEnd w:id="246"/>
      <w:r w:rsidR="005622C9">
        <w:rPr>
          <w:rStyle w:val="CommentReference"/>
        </w:rPr>
        <w:commentReference w:id="246"/>
      </w:r>
      <w:r w:rsidRPr="00455AF4">
        <w:rPr>
          <w:rFonts w:cs="Times New Roman"/>
          <w:iCs/>
          <w:szCs w:val="24"/>
        </w:rPr>
        <w:fldChar w:fldCharType="begin"/>
      </w:r>
      <w:r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Yasukawa et al. 1992, Burt 1996, Burton and Yasukawa 2001, Mainwaring and Griffith 2013, Walker et al. 2016)</w:t>
      </w:r>
      <w:r w:rsidRPr="00455AF4">
        <w:rPr>
          <w:rFonts w:cs="Times New Roman"/>
          <w:iCs/>
          <w:szCs w:val="24"/>
        </w:rPr>
        <w:fldChar w:fldCharType="end"/>
      </w:r>
      <w:r w:rsidRPr="00455AF4">
        <w:rPr>
          <w:rFonts w:cs="Times New Roman"/>
          <w:iCs/>
          <w:szCs w:val="24"/>
        </w:rPr>
        <w:t xml:space="preserve">. </w:t>
      </w:r>
      <w:del w:id="253" w:author="Alex Popescu" w:date="2024-09-26T21:09:00Z" w16du:dateUtc="2024-09-27T01:09:00Z">
        <w:r w:rsidRPr="00455AF4">
          <w:rPr>
            <w:rFonts w:cs="Times New Roman"/>
            <w:iCs/>
            <w:szCs w:val="24"/>
          </w:rPr>
          <w:delText>The difference in sentinel behaviour can be attributed to differences in</w:delText>
        </w:r>
      </w:del>
      <w:ins w:id="254" w:author="Alex Popescu" w:date="2024-09-26T21:09:00Z" w16du:dateUtc="2024-09-27T01:09:00Z">
        <w:r w:rsidR="00AE0A32">
          <w:rPr>
            <w:rFonts w:cs="Times New Roman"/>
            <w:iCs/>
            <w:szCs w:val="24"/>
          </w:rPr>
          <w:t>D</w:t>
        </w:r>
        <w:r w:rsidRPr="00455AF4">
          <w:rPr>
            <w:rFonts w:cs="Times New Roman"/>
            <w:iCs/>
            <w:szCs w:val="24"/>
          </w:rPr>
          <w:t xml:space="preserve">ifferences in </w:t>
        </w:r>
        <w:r w:rsidR="007E5C0A">
          <w:rPr>
            <w:rFonts w:cs="Times New Roman"/>
            <w:iCs/>
            <w:szCs w:val="24"/>
          </w:rPr>
          <w:t>body mass and</w:t>
        </w:r>
      </w:ins>
      <w:r w:rsidR="007E5C0A">
        <w:rPr>
          <w:rFonts w:cs="Times New Roman"/>
          <w:iCs/>
          <w:szCs w:val="24"/>
        </w:rPr>
        <w:t xml:space="preserve"> </w:t>
      </w:r>
      <w:r w:rsidRPr="00455AF4">
        <w:rPr>
          <w:rFonts w:cs="Times New Roman"/>
          <w:iCs/>
          <w:szCs w:val="24"/>
        </w:rPr>
        <w:t>energetic investment between sexes</w:t>
      </w:r>
      <w:del w:id="255" w:author="Alex Popescu" w:date="2024-09-26T21:09:00Z" w16du:dateUtc="2024-09-27T01:09:00Z">
        <w:r w:rsidRPr="00455AF4">
          <w:rPr>
            <w:rFonts w:cs="Times New Roman"/>
            <w:iCs/>
            <w:szCs w:val="24"/>
          </w:rPr>
          <w:delText xml:space="preserve">, with </w:delText>
        </w:r>
      </w:del>
      <w:ins w:id="256" w:author="Alex Popescu" w:date="2024-09-26T21:09:00Z" w16du:dateUtc="2024-09-27T01:09:00Z">
        <w:r w:rsidR="00AE0A32">
          <w:rPr>
            <w:rFonts w:cs="Times New Roman"/>
            <w:iCs/>
            <w:szCs w:val="24"/>
          </w:rPr>
          <w:t xml:space="preserve"> could explain the increased propensity of </w:t>
        </w:r>
      </w:ins>
      <w:r w:rsidR="00AE0A32">
        <w:rPr>
          <w:rFonts w:cs="Times New Roman"/>
          <w:iCs/>
          <w:szCs w:val="24"/>
        </w:rPr>
        <w:t xml:space="preserve">males </w:t>
      </w:r>
      <w:del w:id="257" w:author="Alex Popescu" w:date="2024-09-26T21:09:00Z" w16du:dateUtc="2024-09-27T01:09:00Z">
        <w:r w:rsidRPr="00455AF4">
          <w:rPr>
            <w:rFonts w:cs="Times New Roman"/>
            <w:iCs/>
            <w:szCs w:val="24"/>
          </w:rPr>
          <w:delText>having more energy available for activities outside of reproduction</w:delText>
        </w:r>
      </w:del>
      <w:ins w:id="258" w:author="Alex Popescu" w:date="2024-09-26T21:09:00Z" w16du:dateUtc="2024-09-27T01:09:00Z">
        <w:r w:rsidR="00AE0A32">
          <w:rPr>
            <w:rFonts w:cs="Times New Roman"/>
            <w:iCs/>
            <w:szCs w:val="24"/>
          </w:rPr>
          <w:t>to engage in sentinel behaviour</w:t>
        </w:r>
      </w:ins>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Male reproduction is less energetically costly than for females (sperm vs. egg production</w:t>
      </w:r>
      <w:r w:rsidRPr="00455AF4">
        <w:rPr>
          <w:rFonts w:cs="Times New Roman"/>
          <w:iCs/>
          <w:szCs w:val="24"/>
        </w:rPr>
        <w:t>)</w:t>
      </w:r>
      <w:r w:rsidR="00342388">
        <w:rPr>
          <w:rFonts w:cs="Times New Roman"/>
          <w:iCs/>
          <w:szCs w:val="24"/>
        </w:rPr>
        <w:t xml:space="preserve"> resulting in additional energy that can be allocated towards other behaviours</w:t>
      </w:r>
      <w:r w:rsidRPr="00455AF4">
        <w:rPr>
          <w:rFonts w:cs="Times New Roman"/>
          <w:iCs/>
          <w:szCs w:val="24"/>
        </w:rPr>
        <w:t xml:space="preserve"> including sentineling </w:t>
      </w:r>
      <w:r w:rsidRPr="00455AF4">
        <w:rPr>
          <w:rFonts w:cs="Times New Roman"/>
          <w:iCs/>
          <w:szCs w:val="24"/>
        </w:rPr>
        <w:fldChar w:fldCharType="begin"/>
      </w:r>
      <w:r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Pr="00455AF4">
        <w:rPr>
          <w:rFonts w:cs="Times New Roman"/>
          <w:iCs/>
          <w:szCs w:val="24"/>
        </w:rPr>
        <w:fldChar w:fldCharType="separate"/>
      </w:r>
      <w:r w:rsidRPr="0019114E">
        <w:rPr>
          <w:rFonts w:cs="Times New Roman"/>
        </w:rPr>
        <w:t>(Hayward and Gillooly 2011)</w:t>
      </w:r>
      <w:r w:rsidRPr="00455AF4">
        <w:rPr>
          <w:rFonts w:cs="Times New Roman"/>
          <w:iCs/>
          <w:szCs w:val="24"/>
        </w:rPr>
        <w:fldChar w:fldCharType="end"/>
      </w:r>
      <w:r w:rsidRPr="00455AF4">
        <w:rPr>
          <w:rFonts w:cs="Times New Roman"/>
          <w:iCs/>
          <w:szCs w:val="24"/>
        </w:rPr>
        <w:t>.</w:t>
      </w:r>
      <w:r w:rsidR="00057ADB">
        <w:rPr>
          <w:rFonts w:cs="Times New Roman"/>
          <w:iCs/>
          <w:szCs w:val="24"/>
        </w:rPr>
        <w:t xml:space="preserve"> </w:t>
      </w:r>
      <w:commentRangeStart w:id="259"/>
      <w:del w:id="260" w:author="Alex Popescu" w:date="2024-09-26T21:09:00Z" w16du:dateUtc="2024-09-27T01:09:00Z">
        <w:r w:rsidRPr="00455AF4">
          <w:rPr>
            <w:rFonts w:cs="Times New Roman"/>
            <w:iCs/>
            <w:szCs w:val="24"/>
          </w:rPr>
          <w:delText>In</w:delText>
        </w:r>
      </w:del>
      <w:ins w:id="261" w:author="Alex Popescu" w:date="2024-09-26T21:09:00Z" w16du:dateUtc="2024-09-27T01:09:00Z">
        <w:r w:rsidR="00C4704A">
          <w:rPr>
            <w:rFonts w:cs="Times New Roman"/>
            <w:iCs/>
            <w:szCs w:val="24"/>
          </w:rPr>
          <w:t>In certain species, the increased sentinel behaviour of males coincides with the nesting behaviour of female partners and can result in reproductive benefits</w:t>
        </w:r>
      </w:ins>
      <w:commentRangeEnd w:id="259"/>
      <w:r w:rsidR="001C4CF4">
        <w:rPr>
          <w:rStyle w:val="CommentReference"/>
        </w:rPr>
        <w:commentReference w:id="259"/>
      </w:r>
      <w:ins w:id="262" w:author="Alex Popescu" w:date="2024-09-26T21:09:00Z" w16du:dateUtc="2024-09-27T01:09:00Z">
        <w:r w:rsidR="00C4704A">
          <w:rPr>
            <w:rFonts w:cs="Times New Roman"/>
            <w:iCs/>
            <w:szCs w:val="24"/>
          </w:rPr>
          <w:t>.</w:t>
        </w:r>
        <w:r w:rsidRPr="00455AF4">
          <w:rPr>
            <w:rFonts w:cs="Times New Roman"/>
            <w:iCs/>
            <w:szCs w:val="24"/>
          </w:rPr>
          <w:t xml:space="preserve"> </w:t>
        </w:r>
      </w:ins>
      <w:r w:rsidR="00541789">
        <w:rPr>
          <w:rFonts w:cs="Times New Roman"/>
          <w:iCs/>
          <w:szCs w:val="24"/>
        </w:rPr>
        <w:t>In</w:t>
      </w:r>
      <w:r w:rsidR="004A334B">
        <w:rPr>
          <w:rFonts w:cs="Times New Roman"/>
          <w:iCs/>
          <w:szCs w:val="24"/>
        </w:rPr>
        <w:t xml:space="preserve"> </w:t>
      </w:r>
      <w:r w:rsidRPr="00455AF4">
        <w:rPr>
          <w:rFonts w:cs="Times New Roman"/>
          <w:iCs/>
          <w:szCs w:val="24"/>
        </w:rPr>
        <w:t>red-winged blackbirds (</w:t>
      </w:r>
      <w:r w:rsidRPr="00455AF4">
        <w:rPr>
          <w:rFonts w:cs="Times New Roman"/>
          <w:i/>
          <w:iCs/>
          <w:szCs w:val="24"/>
        </w:rPr>
        <w:t>Agelaius phoeniceus</w:t>
      </w:r>
      <w:r w:rsidRPr="00455AF4">
        <w:rPr>
          <w:rFonts w:cs="Times New Roman"/>
          <w:iCs/>
          <w:szCs w:val="24"/>
        </w:rPr>
        <w:t>), males assume the role of nest guarding by performing</w:t>
      </w:r>
      <w:r w:rsidR="004A334B">
        <w:rPr>
          <w:rFonts w:cs="Times New Roman"/>
          <w:iCs/>
          <w:szCs w:val="24"/>
        </w:rPr>
        <w:t xml:space="preserve"> sentinel behaviour</w:t>
      </w:r>
      <w:r w:rsidRPr="00455AF4">
        <w:rPr>
          <w:rFonts w:cs="Times New Roman"/>
          <w:iCs/>
          <w:szCs w:val="24"/>
        </w:rPr>
        <w:t>, with</w:t>
      </w:r>
      <w:r w:rsidR="004A334B">
        <w:rPr>
          <w:rFonts w:cs="Times New Roman"/>
          <w:iCs/>
          <w:szCs w:val="24"/>
        </w:rPr>
        <w:t xml:space="preserve"> </w:t>
      </w:r>
      <w:r w:rsidRPr="00455AF4">
        <w:rPr>
          <w:rFonts w:cs="Times New Roman"/>
          <w:iCs/>
          <w:szCs w:val="24"/>
        </w:rPr>
        <w:t>nest success</w:t>
      </w:r>
      <w:r w:rsidRPr="00455AF4">
        <w:rPr>
          <w:rFonts w:cs="Times New Roman"/>
          <w:iCs/>
          <w:szCs w:val="24"/>
        </w:rPr>
        <w:t xml:space="preserve"> associated with closer and higher perches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Pr="00455AF4">
        <w:rPr>
          <w:rFonts w:cs="Times New Roman"/>
          <w:iCs/>
          <w:szCs w:val="24"/>
        </w:rPr>
        <w:fldChar w:fldCharType="separate"/>
      </w:r>
      <w:r w:rsidRPr="0019114E">
        <w:rPr>
          <w:rFonts w:cs="Times New Roman"/>
        </w:rPr>
        <w:t>(Yasukawa et al. 1992)</w:t>
      </w:r>
      <w:r w:rsidRPr="00455AF4">
        <w:rPr>
          <w:rFonts w:cs="Times New Roman"/>
          <w:iCs/>
          <w:szCs w:val="24"/>
        </w:rPr>
        <w:fldChar w:fldCharType="end"/>
      </w:r>
      <w:r w:rsidRPr="00455AF4">
        <w:rPr>
          <w:rFonts w:cs="Times New Roman"/>
          <w:iCs/>
          <w:szCs w:val="24"/>
        </w:rPr>
        <w:t>. Likewise</w:t>
      </w:r>
      <w:r w:rsidRPr="00455AF4">
        <w:rPr>
          <w:rFonts w:cs="Times New Roman"/>
          <w:iCs/>
          <w:szCs w:val="24"/>
        </w:rPr>
        <w:t xml:space="preserve"> in</w:t>
      </w:r>
      <w:r w:rsidR="004A334B">
        <w:rPr>
          <w:rFonts w:cs="Times New Roman"/>
          <w:iCs/>
          <w:szCs w:val="24"/>
        </w:rPr>
        <w:t xml:space="preserve"> </w:t>
      </w:r>
      <w:r w:rsidR="00342388">
        <w:rPr>
          <w:rFonts w:cs="Times New Roman"/>
          <w:iCs/>
          <w:szCs w:val="24"/>
        </w:rPr>
        <w:t xml:space="preserve">Zebra </w:t>
      </w:r>
      <w:r w:rsidRPr="00455AF4">
        <w:rPr>
          <w:rFonts w:cs="Times New Roman"/>
          <w:iCs/>
          <w:szCs w:val="24"/>
        </w:rPr>
        <w:t>finches</w:t>
      </w:r>
      <w:r w:rsidR="00342388">
        <w:rPr>
          <w:rFonts w:cs="Times New Roman"/>
          <w:iCs/>
          <w:szCs w:val="24"/>
        </w:rPr>
        <w:t xml:space="preserve"> (</w:t>
      </w:r>
      <w:r w:rsidR="00342388" w:rsidRPr="00532C94">
        <w:rPr>
          <w:rFonts w:cs="Times New Roman"/>
          <w:i/>
          <w:szCs w:val="24"/>
        </w:rPr>
        <w:t>Taeniopygia guttata</w:t>
      </w:r>
      <w:r w:rsidRPr="00455AF4">
        <w:rPr>
          <w:rFonts w:cs="Times New Roman"/>
          <w:iCs/>
          <w:szCs w:val="24"/>
        </w:rPr>
        <w:t>),</w:t>
      </w:r>
      <w:r w:rsidR="00342388">
        <w:rPr>
          <w:rFonts w:cs="Times New Roman"/>
          <w:iCs/>
          <w:szCs w:val="24"/>
        </w:rPr>
        <w:t xml:space="preserve"> sentinels</w:t>
      </w:r>
      <w:r w:rsidRPr="00455AF4">
        <w:rPr>
          <w:rFonts w:cs="Times New Roman"/>
          <w:iCs/>
          <w:szCs w:val="24"/>
        </w:rPr>
        <w:t>, which are most often males,</w:t>
      </w:r>
      <w:r w:rsidR="00342388">
        <w:rPr>
          <w:rFonts w:cs="Times New Roman"/>
          <w:iCs/>
          <w:szCs w:val="24"/>
        </w:rPr>
        <w:t xml:space="preserve"> alert their partners when threats </w:t>
      </w:r>
      <w:r w:rsidRPr="00455AF4">
        <w:rPr>
          <w:rFonts w:cs="Times New Roman"/>
          <w:iCs/>
          <w:szCs w:val="24"/>
        </w:rPr>
        <w:t>approached</w:t>
      </w:r>
      <w:r w:rsidRPr="00455AF4">
        <w:rPr>
          <w:rFonts w:cs="Times New Roman"/>
          <w:iCs/>
          <w:szCs w:val="24"/>
        </w:rPr>
        <w:t xml:space="preserve"> the nest, resulting in incubating individuals flushing their nests earlier than when sentinels are absent </w:t>
      </w:r>
      <w:r w:rsidRPr="00455AF4">
        <w:rPr>
          <w:rFonts w:cs="Times New Roman"/>
          <w:iCs/>
          <w:szCs w:val="24"/>
        </w:rPr>
        <w:fldChar w:fldCharType="begin"/>
      </w:r>
      <w:r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(Mainwaring and Griffith 2013)</w:t>
      </w:r>
      <w:r w:rsidRPr="00455AF4">
        <w:rPr>
          <w:rFonts w:cs="Times New Roman"/>
          <w:iCs/>
          <w:szCs w:val="24"/>
        </w:rPr>
        <w:fldChar w:fldCharType="end"/>
      </w:r>
      <w:r w:rsidR="00057ADB">
        <w:rPr>
          <w:rFonts w:cs="Times New Roman"/>
          <w:iCs/>
          <w:szCs w:val="24"/>
        </w:rPr>
        <w:t xml:space="preserve">. </w:t>
      </w:r>
      <w:del w:id="263" w:author="Alex Popescu" w:date="2024-09-26T21:09:00Z" w16du:dateUtc="2024-09-27T01:09:00Z">
        <w:r w:rsidRPr="00455AF4">
          <w:rPr>
            <w:rFonts w:cs="Times New Roman"/>
            <w:iCs/>
            <w:szCs w:val="24"/>
          </w:rPr>
          <w:delText>The benefits from sentinel behaviour could therefore extend past increased foraging efficiency and biomass intake, but also to nest success and mate survival</w:delText>
        </w:r>
      </w:del>
      <w:ins w:id="264" w:author="Alex Popescu" w:date="2024-09-26T21:09:00Z" w16du:dateUtc="2024-09-27T01:09:00Z">
        <w:r w:rsidR="00057ADB">
          <w:rPr>
            <w:rFonts w:cs="Times New Roman"/>
            <w:iCs/>
            <w:szCs w:val="24"/>
          </w:rPr>
          <w:t xml:space="preserve">In addition to increased </w:t>
        </w:r>
        <w:r w:rsidR="00057ADB">
          <w:rPr>
            <w:rFonts w:cs="Times New Roman"/>
            <w:iCs/>
            <w:szCs w:val="24"/>
          </w:rPr>
          <w:lastRenderedPageBreak/>
          <w:t>foraging efficiency, males' increased sentinel behaviour could reduce the risk of predation in partners, i</w:t>
        </w:r>
        <w:r w:rsidR="00B05D2A">
          <w:rPr>
            <w:rFonts w:cs="Times New Roman"/>
            <w:iCs/>
            <w:szCs w:val="24"/>
          </w:rPr>
          <w:t>mprov</w:t>
        </w:r>
        <w:r w:rsidR="00057ADB">
          <w:rPr>
            <w:rFonts w:cs="Times New Roman"/>
            <w:iCs/>
            <w:szCs w:val="24"/>
          </w:rPr>
          <w:t>ing</w:t>
        </w:r>
        <w:r w:rsidR="00B05D2A">
          <w:rPr>
            <w:rFonts w:cs="Times New Roman"/>
            <w:iCs/>
            <w:szCs w:val="24"/>
          </w:rPr>
          <w:t xml:space="preserve"> nest success and mate survival,</w:t>
        </w:r>
        <w:r w:rsidR="00057ADB">
          <w:rPr>
            <w:rFonts w:cs="Times New Roman"/>
            <w:iCs/>
            <w:szCs w:val="24"/>
          </w:rPr>
          <w:t xml:space="preserve"> thereby</w:t>
        </w:r>
        <w:r w:rsidR="00B05D2A">
          <w:rPr>
            <w:rFonts w:cs="Times New Roman"/>
            <w:iCs/>
            <w:szCs w:val="24"/>
          </w:rPr>
          <w:t xml:space="preserve"> incentivizing the behaviour.</w:t>
        </w:r>
        <w:r w:rsidR="00057ADB">
          <w:rPr>
            <w:rFonts w:cs="Times New Roman"/>
            <w:iCs/>
            <w:szCs w:val="24"/>
          </w:rPr>
          <w:t xml:space="preserve"> Sentinel behaviour is then not limited to protecting foragers but could permit group members to allocate more time and energy to other behaviours, such as parental care, while also maintaining antipredator vigilance</w:t>
        </w:r>
      </w:ins>
      <w:r w:rsidR="00057ADB">
        <w:rPr>
          <w:rFonts w:cs="Times New Roman"/>
          <w:iCs/>
          <w:szCs w:val="24"/>
        </w:rPr>
        <w:t>.</w:t>
      </w:r>
    </w:p>
    <w:p w14:paraId="7A41A153" w14:textId="0A16CDF4" w:rsidR="00382311" w:rsidRPr="00455AF4" w:rsidRDefault="00B05D2A" w:rsidP="00382311">
      <w:pPr>
        <w:spacing w:after="240" w:line="480" w:lineRule="auto"/>
        <w:rPr>
          <w:rFonts w:cs="Times New Roman"/>
          <w:iCs/>
          <w:szCs w:val="24"/>
        </w:rPr>
      </w:pPr>
      <w:ins w:id="265" w:author="Alex Popescu" w:date="2024-09-26T21:09:00Z" w16du:dateUtc="2024-09-27T01:09:00Z">
        <w:r>
          <w:rPr>
            <w:rFonts w:cs="Times New Roman"/>
            <w:iCs/>
            <w:szCs w:val="24"/>
          </w:rPr>
          <w:t>The effects of sex often interacted with dominance rank</w:t>
        </w:r>
        <w:r w:rsidR="00057ADB">
          <w:rPr>
            <w:rFonts w:cs="Times New Roman"/>
            <w:iCs/>
            <w:szCs w:val="24"/>
          </w:rPr>
          <w:t xml:space="preserve">, </w:t>
        </w:r>
        <w:r>
          <w:rPr>
            <w:rFonts w:cs="Times New Roman"/>
            <w:iCs/>
            <w:szCs w:val="24"/>
          </w:rPr>
          <w:t>suggest</w:t>
        </w:r>
        <w:r w:rsidR="00057ADB">
          <w:rPr>
            <w:rFonts w:cs="Times New Roman"/>
            <w:iCs/>
            <w:szCs w:val="24"/>
          </w:rPr>
          <w:t>ing</w:t>
        </w:r>
        <w:r>
          <w:rPr>
            <w:rFonts w:cs="Times New Roman"/>
            <w:iCs/>
            <w:szCs w:val="24"/>
          </w:rPr>
          <w:t xml:space="preserve"> that sentinel behaviour could serve more than just antipredator functions. </w:t>
        </w:r>
      </w:ins>
      <w:r>
        <w:rPr>
          <w:rFonts w:cs="Times New Roman"/>
          <w:iCs/>
          <w:szCs w:val="24"/>
        </w:rPr>
        <w:t xml:space="preserve">Sentinel behaviour could </w:t>
      </w:r>
      <w:r w:rsidR="00057ADB">
        <w:rPr>
          <w:rFonts w:cs="Times New Roman"/>
          <w:iCs/>
          <w:szCs w:val="24"/>
        </w:rPr>
        <w:t xml:space="preserve">also </w:t>
      </w:r>
      <w:r>
        <w:rPr>
          <w:rFonts w:cs="Times New Roman"/>
          <w:iCs/>
          <w:szCs w:val="24"/>
        </w:rPr>
        <w:t xml:space="preserve">play a role in </w:t>
      </w:r>
      <w:r w:rsidR="00382311" w:rsidRPr="00455AF4">
        <w:rPr>
          <w:rFonts w:cs="Times New Roman"/>
          <w:iCs/>
          <w:szCs w:val="24"/>
        </w:rPr>
        <w:t>male intrasexual competition over mates</w:t>
      </w:r>
      <w:r>
        <w:rPr>
          <w:rFonts w:cs="Times New Roman"/>
          <w:iCs/>
          <w:szCs w:val="24"/>
        </w:rPr>
        <w:t xml:space="preserve"> and </w:t>
      </w:r>
      <w:r w:rsidR="00382311" w:rsidRPr="00455AF4">
        <w:rPr>
          <w:rFonts w:cs="Times New Roman"/>
          <w:iCs/>
          <w:szCs w:val="24"/>
        </w:rPr>
        <w:t>territories</w:t>
      </w:r>
      <w:r>
        <w:rPr>
          <w:rFonts w:cs="Times New Roman"/>
          <w:iCs/>
          <w:szCs w:val="24"/>
        </w:rPr>
        <w:t xml:space="preserve">. </w:t>
      </w:r>
      <w:r w:rsidR="00382311" w:rsidRPr="00455AF4">
        <w:rPr>
          <w:rFonts w:cs="Times New Roman"/>
          <w:iCs/>
          <w:szCs w:val="24"/>
        </w:rPr>
        <w:t>When encountering a foreign male’s solo song, dominant male white-browed sparrow weavers (</w:t>
      </w:r>
      <w:r w:rsidR="00382311" w:rsidRPr="00455AF4">
        <w:rPr>
          <w:rFonts w:cs="Times New Roman"/>
          <w:i/>
          <w:iCs/>
          <w:szCs w:val="24"/>
        </w:rPr>
        <w:t>Plocepasser mahali</w:t>
      </w:r>
      <w:r w:rsidR="00382311" w:rsidRPr="00455AF4">
        <w:rPr>
          <w:rFonts w:cs="Times New Roman"/>
          <w:iCs/>
          <w:szCs w:val="24"/>
        </w:rPr>
        <w:t xml:space="preserve">) increase their sentinel effort despite already sentineling more than other group members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xml:space="preserve">. </w:t>
      </w:r>
      <w:del w:id="266" w:author="Alex Popescu" w:date="2024-09-26T21:09:00Z" w16du:dateUtc="2024-09-27T01:09:00Z">
        <w:r w:rsidR="00382311" w:rsidRPr="00455AF4">
          <w:rPr>
            <w:rFonts w:cs="Times New Roman"/>
            <w:iCs/>
            <w:szCs w:val="24"/>
          </w:rPr>
          <w:delText>Similarly, dominant male dwarf mongoose (</w:delText>
        </w:r>
        <w:r w:rsidR="00382311" w:rsidRPr="00455AF4">
          <w:rPr>
            <w:rFonts w:cs="Times New Roman"/>
            <w:i/>
            <w:iCs/>
            <w:szCs w:val="24"/>
          </w:rPr>
          <w:delText xml:space="preserve">Helogale </w:delText>
        </w:r>
        <w:r w:rsidR="00382311" w:rsidRPr="00455AF4">
          <w:rPr>
            <w:rFonts w:cs="Times New Roman"/>
            <w:iCs/>
            <w:szCs w:val="24"/>
          </w:rPr>
          <w:delText>parvula)</w:delText>
        </w:r>
      </w:del>
      <w:ins w:id="267" w:author="Alex Popescu" w:date="2024-09-26T21:09:00Z" w16du:dateUtc="2024-09-27T01:09:00Z">
        <w:r w:rsidR="00DA2E8F">
          <w:rPr>
            <w:rFonts w:cs="Times New Roman"/>
            <w:iCs/>
            <w:szCs w:val="24"/>
          </w:rPr>
          <w:t>The sentinel’s p</w:t>
        </w:r>
        <w:r w:rsidR="00531327">
          <w:rPr>
            <w:rFonts w:cs="Times New Roman"/>
            <w:iCs/>
            <w:szCs w:val="24"/>
          </w:rPr>
          <w:t>ost</w:t>
        </w:r>
        <w:r w:rsidR="00DA2E8F">
          <w:rPr>
            <w:rFonts w:cs="Times New Roman"/>
            <w:iCs/>
            <w:szCs w:val="24"/>
          </w:rPr>
          <w:t xml:space="preserve"> provides good visibility over a wide area and </w:t>
        </w:r>
        <w:r w:rsidR="00C4704A">
          <w:rPr>
            <w:rFonts w:cs="Times New Roman"/>
            <w:iCs/>
            <w:szCs w:val="24"/>
          </w:rPr>
          <w:t>can facilitate q</w:t>
        </w:r>
        <w:r w:rsidR="00DA2E8F">
          <w:rPr>
            <w:rFonts w:cs="Times New Roman"/>
            <w:iCs/>
            <w:szCs w:val="24"/>
          </w:rPr>
          <w:t>uicker detection and responses to intruders</w:t>
        </w:r>
        <w:r w:rsidR="00C4704A">
          <w:rPr>
            <w:rFonts w:cs="Times New Roman"/>
            <w:iCs/>
            <w:szCs w:val="24"/>
          </w:rPr>
          <w:t>. This</w:t>
        </w:r>
        <w:r w:rsidR="00DA2E8F">
          <w:rPr>
            <w:rFonts w:cs="Times New Roman"/>
            <w:iCs/>
            <w:szCs w:val="24"/>
          </w:rPr>
          <w:t xml:space="preserve"> significantly benefit</w:t>
        </w:r>
        <w:r w:rsidR="00C4704A">
          <w:rPr>
            <w:rFonts w:cs="Times New Roman"/>
            <w:iCs/>
            <w:szCs w:val="24"/>
          </w:rPr>
          <w:t>s</w:t>
        </w:r>
        <w:r w:rsidR="00DA2E8F">
          <w:rPr>
            <w:rFonts w:cs="Times New Roman"/>
            <w:iCs/>
            <w:szCs w:val="24"/>
          </w:rPr>
          <w:t xml:space="preserve"> the dominant male s</w:t>
        </w:r>
        <w:r w:rsidR="00DA2E8F" w:rsidRPr="00455AF4">
          <w:rPr>
            <w:rFonts w:cs="Times New Roman"/>
            <w:iCs/>
            <w:szCs w:val="24"/>
          </w:rPr>
          <w:t xml:space="preserve">ince </w:t>
        </w:r>
        <w:r w:rsidR="00DA2E8F">
          <w:rPr>
            <w:rFonts w:cs="Times New Roman"/>
            <w:iCs/>
            <w:szCs w:val="24"/>
          </w:rPr>
          <w:t>out-group rivals are more likely to usurp the dominant individual than</w:t>
        </w:r>
        <w:r w:rsidR="00DA2E8F" w:rsidRPr="00455AF4">
          <w:rPr>
            <w:rFonts w:cs="Times New Roman"/>
            <w:iCs/>
            <w:szCs w:val="24"/>
          </w:rPr>
          <w:t xml:space="preserve"> subordinates</w:t>
        </w:r>
        <w:r w:rsidR="00DA2E8F">
          <w:rPr>
            <w:rFonts w:cs="Times New Roman"/>
            <w:iCs/>
            <w:szCs w:val="24"/>
          </w:rPr>
          <w:t xml:space="preserve"> </w:t>
        </w:r>
        <w:r w:rsidR="00DA2E8F" w:rsidRPr="00455AF4">
          <w:rPr>
            <w:rFonts w:cs="Times New Roman"/>
            <w:iCs/>
            <w:szCs w:val="24"/>
          </w:rPr>
          <w:fldChar w:fldCharType="begin"/>
        </w:r>
        <w:r w:rsidR="00DA2E8F"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DA2E8F" w:rsidRPr="00455AF4">
          <w:rPr>
            <w:rFonts w:cs="Times New Roman"/>
            <w:iCs/>
            <w:szCs w:val="24"/>
          </w:rPr>
          <w:fldChar w:fldCharType="separate"/>
        </w:r>
        <w:r w:rsidR="00DA2E8F" w:rsidRPr="0019114E">
          <w:rPr>
            <w:rFonts w:cs="Times New Roman"/>
          </w:rPr>
          <w:t>(Walker et al. 2016)</w:t>
        </w:r>
        <w:r w:rsidR="00DA2E8F" w:rsidRPr="00455AF4">
          <w:rPr>
            <w:rFonts w:cs="Times New Roman"/>
            <w:iCs/>
            <w:szCs w:val="24"/>
          </w:rPr>
          <w:fldChar w:fldCharType="end"/>
        </w:r>
        <w:r w:rsidR="00DA2E8F">
          <w:rPr>
            <w:rFonts w:cs="Times New Roman"/>
            <w:iCs/>
            <w:szCs w:val="24"/>
          </w:rPr>
          <w:t xml:space="preserve">. Increased investment in sentinel behaviour could help dominant males </w:t>
        </w:r>
        <w:r w:rsidR="00C4704A">
          <w:rPr>
            <w:rFonts w:cs="Times New Roman"/>
            <w:iCs/>
            <w:szCs w:val="24"/>
          </w:rPr>
          <w:t xml:space="preserve">deter rivals and </w:t>
        </w:r>
        <w:r w:rsidR="00DA2E8F">
          <w:rPr>
            <w:rFonts w:cs="Times New Roman"/>
            <w:iCs/>
            <w:szCs w:val="24"/>
          </w:rPr>
          <w:t>maintain their position within the group, increasing the incentive to perform sentinel behaviou</w:t>
        </w:r>
        <w:r w:rsidR="0061307F">
          <w:rPr>
            <w:rFonts w:cs="Times New Roman"/>
            <w:iCs/>
            <w:szCs w:val="24"/>
          </w:rPr>
          <w:t xml:space="preserve">r. On the other hand, all individuals in </w:t>
        </w:r>
        <w:r w:rsidR="0061307F" w:rsidRPr="00455AF4">
          <w:rPr>
            <w:rFonts w:cs="Times New Roman"/>
            <w:iCs/>
            <w:szCs w:val="24"/>
          </w:rPr>
          <w:t>dwarf mongo</w:t>
        </w:r>
        <w:r w:rsidR="0061307F">
          <w:rPr>
            <w:rFonts w:cs="Times New Roman"/>
            <w:iCs/>
            <w:szCs w:val="24"/>
          </w:rPr>
          <w:t>ose</w:t>
        </w:r>
        <w:r w:rsidR="0061307F" w:rsidRPr="00455AF4">
          <w:rPr>
            <w:rFonts w:cs="Times New Roman"/>
            <w:iCs/>
            <w:szCs w:val="24"/>
          </w:rPr>
          <w:t xml:space="preserve"> (</w:t>
        </w:r>
        <w:r w:rsidR="0061307F" w:rsidRPr="00455AF4">
          <w:rPr>
            <w:rFonts w:cs="Times New Roman"/>
            <w:i/>
            <w:iCs/>
            <w:szCs w:val="24"/>
          </w:rPr>
          <w:t xml:space="preserve">Helogale </w:t>
        </w:r>
        <w:r w:rsidR="0061307F" w:rsidRPr="00532C94">
          <w:rPr>
            <w:rFonts w:cs="Times New Roman"/>
            <w:i/>
            <w:szCs w:val="24"/>
          </w:rPr>
          <w:t>parvula</w:t>
        </w:r>
        <w:r w:rsidR="0061307F" w:rsidRPr="00455AF4">
          <w:rPr>
            <w:rFonts w:cs="Times New Roman"/>
            <w:iCs/>
            <w:szCs w:val="24"/>
          </w:rPr>
          <w:t>)</w:t>
        </w:r>
        <w:r w:rsidR="0061307F">
          <w:rPr>
            <w:rFonts w:cs="Times New Roman"/>
            <w:iCs/>
            <w:szCs w:val="24"/>
          </w:rPr>
          <w:t>, irrespective of dominance status or sex,</w:t>
        </w:r>
      </w:ins>
      <w:r w:rsidR="0061307F">
        <w:rPr>
          <w:rFonts w:cs="Times New Roman"/>
          <w:iCs/>
          <w:szCs w:val="24"/>
        </w:rPr>
        <w:t xml:space="preserve"> </w:t>
      </w:r>
      <w:r w:rsidR="0061307F" w:rsidRPr="00455AF4">
        <w:rPr>
          <w:rFonts w:cs="Times New Roman"/>
          <w:iCs/>
          <w:szCs w:val="24"/>
        </w:rPr>
        <w:t xml:space="preserve">more regularly </w:t>
      </w:r>
      <w:r w:rsidR="0061307F">
        <w:rPr>
          <w:rFonts w:cs="Times New Roman"/>
          <w:iCs/>
          <w:szCs w:val="24"/>
        </w:rPr>
        <w:t>engage</w:t>
      </w:r>
      <w:r w:rsidR="0061307F" w:rsidRPr="00455AF4">
        <w:rPr>
          <w:rFonts w:cs="Times New Roman"/>
          <w:iCs/>
          <w:szCs w:val="24"/>
        </w:rPr>
        <w:t xml:space="preserve"> in sentinel behaviour when encountering signs of rival groups </w:t>
      </w:r>
      <w:r w:rsidR="0061307F" w:rsidRPr="00455AF4">
        <w:rPr>
          <w:rFonts w:cs="Times New Roman"/>
          <w:iCs/>
          <w:szCs w:val="24"/>
        </w:rPr>
        <w:fldChar w:fldCharType="begin"/>
      </w:r>
      <w:r w:rsidR="0061307F"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0061307F" w:rsidRPr="00455AF4">
        <w:rPr>
          <w:rFonts w:cs="Times New Roman"/>
          <w:iCs/>
          <w:szCs w:val="24"/>
        </w:rPr>
        <w:fldChar w:fldCharType="separate"/>
      </w:r>
      <w:r w:rsidR="0061307F" w:rsidRPr="0019114E">
        <w:rPr>
          <w:rFonts w:cs="Times New Roman"/>
        </w:rPr>
        <w:t>(Morris-Drake et al. 2019)</w:t>
      </w:r>
      <w:r w:rsidR="0061307F" w:rsidRPr="00455AF4">
        <w:rPr>
          <w:rFonts w:cs="Times New Roman"/>
          <w:iCs/>
          <w:szCs w:val="24"/>
        </w:rPr>
        <w:fldChar w:fldCharType="end"/>
      </w:r>
      <w:del w:id="268" w:author="Alex Popescu" w:date="2024-09-26T21:09:00Z" w16du:dateUtc="2024-09-27T01:09:00Z">
        <w:r w:rsidR="00382311" w:rsidRPr="00455AF4">
          <w:rPr>
            <w:rFonts w:cs="Times New Roman"/>
            <w:iCs/>
            <w:szCs w:val="24"/>
          </w:rPr>
          <w:delText xml:space="preserve">. </w:delText>
        </w:r>
        <w:commentRangeStart w:id="269"/>
        <w:r w:rsidR="00382311" w:rsidRPr="00455AF4">
          <w:rPr>
            <w:rFonts w:cs="Times New Roman"/>
            <w:iCs/>
            <w:szCs w:val="24"/>
          </w:rPr>
          <w:delText xml:space="preserve">The increased sentinel behaviour of dominant male individuals could permit earlier intruder detection as well as serving as an antipredator function </w:delText>
        </w:r>
        <w:r w:rsidR="00382311" w:rsidRPr="00455AF4">
          <w:rPr>
            <w:rFonts w:cs="Times New Roman"/>
            <w:iCs/>
            <w:szCs w:val="24"/>
          </w:rPr>
          <w:fldChar w:fldCharType="begin"/>
        </w:r>
        <w:r w:rsidR="00382311" w:rsidRPr="0019114E">
          <w:rPr>
            <w:rFonts w:cs="Times New Roman"/>
            <w:iCs/>
            <w:szCs w:val="24"/>
          </w:rPr>
          <w:del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delInstrText>
        </w:r>
        <w:r w:rsidR="00382311" w:rsidRPr="00455AF4">
          <w:rPr>
            <w:rFonts w:cs="Times New Roman"/>
            <w:iCs/>
            <w:szCs w:val="24"/>
          </w:rPr>
          <w:fldChar w:fldCharType="separate"/>
        </w:r>
        <w:r w:rsidR="00382311" w:rsidRPr="0019114E">
          <w:rPr>
            <w:rFonts w:cs="Times New Roman"/>
          </w:rPr>
          <w:delText>(Walker et al. 2016, Morris-Drake et al. 2019)</w:delText>
        </w:r>
        <w:r w:rsidR="00382311" w:rsidRPr="00455AF4">
          <w:rPr>
            <w:rFonts w:cs="Times New Roman"/>
            <w:iCs/>
            <w:szCs w:val="24"/>
          </w:rPr>
          <w:fldChar w:fldCharType="end"/>
        </w:r>
        <w:r w:rsidR="00382311" w:rsidRPr="00455AF4">
          <w:rPr>
            <w:rFonts w:cs="Times New Roman"/>
            <w:iCs/>
            <w:szCs w:val="24"/>
          </w:rPr>
          <w:delText xml:space="preserve">. Since dominant males are most often usurped by out-group individuals rather than subordinates, early detection and monitoring of rivals is essential for dominant males to maintain their position in the group </w:delText>
        </w:r>
        <w:r w:rsidR="00382311" w:rsidRPr="00455AF4">
          <w:rPr>
            <w:rFonts w:cs="Times New Roman"/>
            <w:iCs/>
            <w:szCs w:val="24"/>
          </w:rPr>
          <w:fldChar w:fldCharType="begin"/>
        </w:r>
        <w:r w:rsidR="00382311" w:rsidRPr="0019114E">
          <w:rPr>
            <w:rFonts w:cs="Times New Roman"/>
            <w:iCs/>
            <w:szCs w:val="24"/>
          </w:rPr>
          <w:delInstrText xml:space="preserve"> ADDIN ZOTERO_ITEM CSL_CITATION {"citationID":"TpKKGOTC","properties":{"formattedCitation":"(Walker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delInstrText>
        </w:r>
        <w:r w:rsidR="00382311" w:rsidRPr="00455AF4">
          <w:rPr>
            <w:rFonts w:cs="Times New Roman"/>
            <w:iCs/>
            <w:szCs w:val="24"/>
          </w:rPr>
          <w:fldChar w:fldCharType="separate"/>
        </w:r>
        <w:r w:rsidR="00382311" w:rsidRPr="0019114E">
          <w:rPr>
            <w:rFonts w:cs="Times New Roman"/>
          </w:rPr>
          <w:delText>(Walker et al. 2016)</w:delText>
        </w:r>
        <w:r w:rsidR="00382311" w:rsidRPr="00455AF4">
          <w:rPr>
            <w:rFonts w:cs="Times New Roman"/>
            <w:iCs/>
            <w:szCs w:val="24"/>
          </w:rPr>
          <w:fldChar w:fldCharType="end"/>
        </w:r>
        <w:r w:rsidR="00382311" w:rsidRPr="00455AF4">
          <w:rPr>
            <w:rFonts w:cs="Times New Roman"/>
            <w:iCs/>
            <w:szCs w:val="24"/>
          </w:rPr>
          <w:delText xml:space="preserve">. </w:delText>
        </w:r>
      </w:del>
      <w:commentRangeEnd w:id="269"/>
      <w:r w:rsidR="001C4CF4">
        <w:rPr>
          <w:rStyle w:val="CommentReference"/>
        </w:rPr>
        <w:commentReference w:id="269"/>
      </w:r>
      <w:ins w:id="270" w:author="Alex Popescu" w:date="2024-09-26T21:09:00Z" w16du:dateUtc="2024-09-27T01:09:00Z">
        <w:r w:rsidR="0061307F">
          <w:rPr>
            <w:rFonts w:cs="Times New Roman"/>
            <w:iCs/>
            <w:szCs w:val="24"/>
          </w:rPr>
          <w:t xml:space="preserve">, possibly suggesting vested interest in all </w:t>
        </w:r>
        <w:r w:rsidR="0061307F">
          <w:rPr>
            <w:rFonts w:cs="Times New Roman"/>
            <w:iCs/>
            <w:szCs w:val="24"/>
          </w:rPr>
          <w:lastRenderedPageBreak/>
          <w:t>individuals to counter territory intrusions (e.g. protection of group resources). Further research is required to investigate this alternative role of sentinel behaviour.</w:t>
        </w:r>
      </w:ins>
    </w:p>
    <w:p w14:paraId="42D6E018" w14:textId="346B8D84" w:rsidR="00382311" w:rsidRPr="00455AF4" w:rsidRDefault="00382311" w:rsidP="00382311">
      <w:pPr>
        <w:spacing w:after="240" w:line="480" w:lineRule="auto"/>
        <w:rPr>
          <w:rFonts w:cs="Times New Roman"/>
          <w:iCs/>
          <w:szCs w:val="24"/>
        </w:rPr>
      </w:pPr>
      <w:r w:rsidRPr="00455AF4">
        <w:rPr>
          <w:rFonts w:cs="Times New Roman"/>
          <w:iCs/>
          <w:szCs w:val="24"/>
        </w:rPr>
        <w:t>Another intrinsic factor identified in our review was maturity</w:t>
      </w:r>
      <w:r w:rsidR="00190748">
        <w:rPr>
          <w:rFonts w:cs="Times New Roman"/>
          <w:iCs/>
          <w:szCs w:val="24"/>
        </w:rPr>
        <w:t>. O</w:t>
      </w:r>
      <w:r w:rsidRPr="00455AF4">
        <w:rPr>
          <w:rFonts w:cs="Times New Roman"/>
          <w:iCs/>
          <w:szCs w:val="24"/>
        </w:rPr>
        <w:t xml:space="preserve">lder and more experienced individuals </w:t>
      </w:r>
      <w:r w:rsidRPr="00455AF4">
        <w:rPr>
          <w:rFonts w:cs="Times New Roman"/>
          <w:iCs/>
          <w:szCs w:val="24"/>
        </w:rPr>
        <w:t>sentineled more</w:t>
      </w:r>
      <w:r w:rsidRPr="00455AF4">
        <w:rPr>
          <w:rFonts w:cs="Times New Roman"/>
          <w:iCs/>
          <w:szCs w:val="24"/>
        </w:rPr>
        <w:t xml:space="preserv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w:t>
      </w:r>
      <w:r w:rsidR="00190748">
        <w:rPr>
          <w:rFonts w:cs="Times New Roman"/>
          <w:iCs/>
          <w:szCs w:val="24"/>
        </w:rPr>
        <w:t xml:space="preserve"> </w:t>
      </w:r>
      <w:del w:id="271" w:author="Alex Popescu" w:date="2024-09-26T21:09:00Z" w16du:dateUtc="2024-09-27T01:09:00Z">
        <w:r w:rsidRPr="00455AF4">
          <w:rPr>
            <w:rFonts w:cs="Times New Roman"/>
            <w:iCs/>
            <w:szCs w:val="24"/>
          </w:rPr>
          <w:delText xml:space="preserve">Younger individuals could be inefficient sentinels as they lack the experience to identify potential </w:delText>
        </w:r>
        <w:commentRangeStart w:id="272"/>
        <w:r w:rsidRPr="00455AF4">
          <w:rPr>
            <w:rFonts w:cs="Times New Roman"/>
            <w:iCs/>
            <w:szCs w:val="24"/>
          </w:rPr>
          <w:delText>threats</w:delText>
        </w:r>
      </w:del>
      <w:ins w:id="273" w:author="Alex Popescu" w:date="2024-09-26T21:09:00Z" w16du:dateUtc="2024-09-27T01:09:00Z">
        <w:r w:rsidR="00531327">
          <w:rPr>
            <w:rFonts w:cs="Times New Roman"/>
            <w:iCs/>
            <w:szCs w:val="24"/>
          </w:rPr>
          <w:t xml:space="preserve">The increased sentinel behaviour observed in older individuals could </w:t>
        </w:r>
        <w:r w:rsidR="00057ADB">
          <w:rPr>
            <w:rFonts w:cs="Times New Roman"/>
            <w:iCs/>
            <w:szCs w:val="24"/>
          </w:rPr>
          <w:t>result from</w:t>
        </w:r>
        <w:r w:rsidR="00531327">
          <w:rPr>
            <w:rFonts w:cs="Times New Roman"/>
            <w:iCs/>
            <w:szCs w:val="24"/>
          </w:rPr>
          <w:t xml:space="preserve"> greater energetic availability</w:t>
        </w:r>
        <w:r w:rsidR="00571AB3">
          <w:rPr>
            <w:rFonts w:cs="Times New Roman"/>
            <w:iCs/>
            <w:szCs w:val="24"/>
          </w:rPr>
          <w:t xml:space="preserve"> </w:t>
        </w:r>
        <w:r w:rsidR="00571AB3" w:rsidRPr="00455AF4">
          <w:rPr>
            <w:rFonts w:cs="Times New Roman"/>
            <w:iCs/>
            <w:szCs w:val="24"/>
          </w:rPr>
          <w:fldChar w:fldCharType="begin"/>
        </w:r>
        <w:r w:rsidR="00571AB3"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571AB3" w:rsidRPr="00455AF4">
          <w:rPr>
            <w:rFonts w:cs="Times New Roman"/>
            <w:iCs/>
            <w:szCs w:val="24"/>
          </w:rPr>
          <w:fldChar w:fldCharType="separate"/>
        </w:r>
        <w:r w:rsidR="00571AB3" w:rsidRPr="0019114E">
          <w:rPr>
            <w:rFonts w:cs="Times New Roman"/>
          </w:rPr>
          <w:t>(Wright et al. 2001a)</w:t>
        </w:r>
        <w:r w:rsidR="00571AB3" w:rsidRPr="00455AF4">
          <w:rPr>
            <w:rFonts w:cs="Times New Roman"/>
            <w:iCs/>
            <w:szCs w:val="24"/>
          </w:rPr>
          <w:fldChar w:fldCharType="end"/>
        </w:r>
        <w:r w:rsidR="00531327">
          <w:rPr>
            <w:rFonts w:cs="Times New Roman"/>
            <w:iCs/>
            <w:szCs w:val="24"/>
          </w:rPr>
          <w:t>. Older individuals have greater body mass</w:t>
        </w:r>
        <w:r w:rsidR="00531327" w:rsidRPr="00455AF4">
          <w:rPr>
            <w:rFonts w:cs="Times New Roman"/>
            <w:iCs/>
            <w:szCs w:val="24"/>
          </w:rPr>
          <w:t xml:space="preserve"> </w:t>
        </w:r>
        <w:r w:rsidR="00531327">
          <w:rPr>
            <w:rFonts w:cs="Times New Roman"/>
            <w:iCs/>
            <w:szCs w:val="24"/>
          </w:rPr>
          <w:t>than youngling</w:t>
        </w:r>
        <w:r w:rsidR="00571AB3">
          <w:rPr>
            <w:rFonts w:cs="Times New Roman"/>
            <w:iCs/>
            <w:szCs w:val="24"/>
          </w:rPr>
          <w:t>s</w:t>
        </w:r>
        <w:r w:rsidR="00531327">
          <w:rPr>
            <w:rFonts w:cs="Times New Roman"/>
            <w:iCs/>
            <w:szCs w:val="24"/>
          </w:rPr>
          <w:t xml:space="preserve"> and are predicted to sentinel more by virtue of having greater energetic reserves. Older individuals could also have more efficient foraging strategies</w:t>
        </w:r>
        <w:r w:rsidR="00571AB3">
          <w:rPr>
            <w:rFonts w:cs="Times New Roman"/>
            <w:iCs/>
            <w:szCs w:val="24"/>
          </w:rPr>
          <w:t xml:space="preserve"> </w:t>
        </w:r>
        <w:r w:rsidR="00531327" w:rsidRPr="00455AF4">
          <w:rPr>
            <w:rFonts w:cs="Times New Roman"/>
            <w:iCs/>
            <w:szCs w:val="24"/>
          </w:rPr>
          <w:fldChar w:fldCharType="begin"/>
        </w:r>
        <w:r w:rsidR="00531327"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00531327" w:rsidRPr="00455AF4">
          <w:rPr>
            <w:rFonts w:cs="Times New Roman"/>
            <w:iCs/>
            <w:szCs w:val="24"/>
          </w:rPr>
          <w:fldChar w:fldCharType="separate"/>
        </w:r>
        <w:r w:rsidR="00531327" w:rsidRPr="0019114E">
          <w:rPr>
            <w:rFonts w:cs="Times New Roman"/>
          </w:rPr>
          <w:t>(Lescroël et al. 2019)</w:t>
        </w:r>
        <w:r w:rsidR="00531327" w:rsidRPr="00455AF4">
          <w:rPr>
            <w:rFonts w:cs="Times New Roman"/>
            <w:iCs/>
            <w:szCs w:val="24"/>
          </w:rPr>
          <w:fldChar w:fldCharType="end"/>
        </w:r>
        <w:r w:rsidR="00531327">
          <w:rPr>
            <w:rFonts w:cs="Times New Roman"/>
            <w:iCs/>
            <w:szCs w:val="24"/>
          </w:rPr>
          <w:t>, reducing the time required to replenish energetic reserves between bouts of sentinel behaviour</w:t>
        </w:r>
        <w:r w:rsidR="00531327" w:rsidRPr="00455AF4">
          <w:rPr>
            <w:rFonts w:cs="Times New Roman"/>
            <w:iCs/>
            <w:szCs w:val="24"/>
          </w:rPr>
          <w:t>.</w:t>
        </w:r>
        <w:r w:rsidR="00531327">
          <w:rPr>
            <w:rFonts w:cs="Times New Roman"/>
            <w:iCs/>
            <w:szCs w:val="24"/>
          </w:rPr>
          <w:t xml:space="preserve"> </w:t>
        </w:r>
      </w:ins>
      <w:commentRangeEnd w:id="272"/>
      <w:r w:rsidR="001C4CF4">
        <w:rPr>
          <w:rStyle w:val="CommentReference"/>
        </w:rPr>
        <w:commentReference w:id="272"/>
      </w:r>
      <w:commentRangeStart w:id="274"/>
      <w:ins w:id="275" w:author="Alex Popescu" w:date="2024-09-26T21:09:00Z" w16du:dateUtc="2024-09-27T01:09:00Z">
        <w:r w:rsidR="00531327">
          <w:rPr>
            <w:rFonts w:cs="Times New Roman"/>
            <w:iCs/>
            <w:szCs w:val="24"/>
          </w:rPr>
          <w:t>Alternatively, younger individuals might l</w:t>
        </w:r>
        <w:r w:rsidR="00190748">
          <w:rPr>
            <w:rFonts w:cs="Times New Roman"/>
            <w:iCs/>
            <w:szCs w:val="24"/>
          </w:rPr>
          <w:t xml:space="preserve">ack the </w:t>
        </w:r>
        <w:r w:rsidR="00531327">
          <w:rPr>
            <w:rFonts w:cs="Times New Roman"/>
            <w:iCs/>
            <w:szCs w:val="24"/>
          </w:rPr>
          <w:t xml:space="preserve">necessary </w:t>
        </w:r>
        <w:r w:rsidR="00190748">
          <w:rPr>
            <w:rFonts w:cs="Times New Roman"/>
            <w:iCs/>
            <w:szCs w:val="24"/>
          </w:rPr>
          <w:t xml:space="preserve">experience </w:t>
        </w:r>
        <w:r w:rsidR="00342388">
          <w:rPr>
            <w:rFonts w:cs="Times New Roman"/>
            <w:iCs/>
            <w:szCs w:val="24"/>
          </w:rPr>
          <w:t>to identify threats correctly</w:t>
        </w:r>
        <w:r w:rsidR="00190748">
          <w:rPr>
            <w:rFonts w:cs="Times New Roman"/>
            <w:iCs/>
            <w:szCs w:val="24"/>
          </w:rPr>
          <w:t xml:space="preserve">, </w:t>
        </w:r>
        <w:r w:rsidR="00571AB3">
          <w:rPr>
            <w:rFonts w:cs="Times New Roman"/>
            <w:iCs/>
            <w:szCs w:val="24"/>
          </w:rPr>
          <w:t>making them</w:t>
        </w:r>
        <w:r w:rsidR="00190748">
          <w:rPr>
            <w:rFonts w:cs="Times New Roman"/>
            <w:iCs/>
            <w:szCs w:val="24"/>
          </w:rPr>
          <w:t xml:space="preserve"> inefficient sentinels </w:t>
        </w:r>
        <w:r w:rsidR="00571AB3">
          <w:rPr>
            <w:rFonts w:cs="Times New Roman"/>
            <w:iCs/>
            <w:szCs w:val="24"/>
          </w:rPr>
          <w:t>who might not</w:t>
        </w:r>
        <w:r w:rsidR="002D3E8B">
          <w:rPr>
            <w:rFonts w:cs="Times New Roman"/>
            <w:iCs/>
            <w:szCs w:val="24"/>
          </w:rPr>
          <w:t xml:space="preserve"> benefit from earlier threat detection</w:t>
        </w:r>
      </w:ins>
      <w:r w:rsidR="00190748">
        <w:rPr>
          <w:rFonts w:cs="Times New Roman"/>
          <w:iCs/>
          <w:szCs w:val="24"/>
        </w:rPr>
        <w:t xml:space="preserve"> </w:t>
      </w:r>
      <w:commentRangeEnd w:id="274"/>
      <w:r w:rsidR="00541789">
        <w:rPr>
          <w:rStyle w:val="CommentReference"/>
        </w:rPr>
        <w:commentReference w:id="274"/>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00571AB3">
        <w:rPr>
          <w:rFonts w:cs="Times New Roman"/>
          <w:iCs/>
          <w:szCs w:val="24"/>
        </w:rPr>
        <w:t xml:space="preserve">. </w:t>
      </w:r>
      <w:del w:id="276" w:author="Alex Popescu" w:date="2024-09-26T21:09:00Z" w16du:dateUtc="2024-09-27T01:09:00Z">
        <w:r w:rsidRPr="00455AF4">
          <w:rPr>
            <w:rFonts w:cs="Times New Roman"/>
            <w:iCs/>
            <w:szCs w:val="24"/>
          </w:rPr>
          <w:delText xml:space="preserve">The benefits of earlier threat detection from sentineling might therefore be decreased in juveniles as they might not be able to correctly identify threats. Instead, juveniles could be taking advantage of the sentinel behaviour of more experienced individuals to learn to identify threats. Older and more experienced individuals could also have greater energetic resources to allocate to sentinel behaviour as a result of having a greater body mass </w:delText>
        </w:r>
        <w:r w:rsidRPr="00455AF4">
          <w:rPr>
            <w:rFonts w:cs="Times New Roman"/>
            <w:iCs/>
            <w:szCs w:val="24"/>
          </w:rPr>
          <w:fldChar w:fldCharType="begin"/>
        </w:r>
        <w:r w:rsidRPr="0019114E">
          <w:rPr>
            <w:rFonts w:cs="Times New Roman"/>
            <w:iCs/>
            <w:szCs w:val="24"/>
          </w:rPr>
          <w:del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delInstrText>
        </w:r>
        <w:r w:rsidRPr="00455AF4">
          <w:rPr>
            <w:rFonts w:cs="Times New Roman"/>
            <w:iCs/>
            <w:szCs w:val="24"/>
          </w:rPr>
          <w:fldChar w:fldCharType="separate"/>
        </w:r>
        <w:r w:rsidRPr="0019114E">
          <w:rPr>
            <w:rFonts w:cs="Times New Roman"/>
          </w:rPr>
          <w:delText>(Wright et al. 2001a)</w:delText>
        </w:r>
        <w:r w:rsidRPr="00455AF4">
          <w:rPr>
            <w:rFonts w:cs="Times New Roman"/>
            <w:iCs/>
            <w:szCs w:val="24"/>
          </w:rPr>
          <w:fldChar w:fldCharType="end"/>
        </w:r>
        <w:r w:rsidRPr="00455AF4">
          <w:rPr>
            <w:rFonts w:cs="Times New Roman"/>
            <w:iCs/>
            <w:szCs w:val="24"/>
          </w:rPr>
          <w:delText xml:space="preserve">. In certain species, older individuals could also be more efficient foragers, further mitigating the costs of sentinel behaviour </w:delText>
        </w:r>
        <w:r w:rsidRPr="00455AF4">
          <w:rPr>
            <w:rFonts w:cs="Times New Roman"/>
            <w:iCs/>
            <w:szCs w:val="24"/>
          </w:rPr>
          <w:fldChar w:fldCharType="begin"/>
        </w:r>
        <w:r w:rsidRPr="0019114E">
          <w:rPr>
            <w:rFonts w:cs="Times New Roman"/>
            <w:iCs/>
            <w:szCs w:val="24"/>
          </w:rPr>
          <w:del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delInstrText>
        </w:r>
        <w:r w:rsidRPr="00455AF4">
          <w:rPr>
            <w:rFonts w:cs="Times New Roman"/>
            <w:iCs/>
            <w:szCs w:val="24"/>
          </w:rPr>
          <w:fldChar w:fldCharType="separate"/>
        </w:r>
        <w:r w:rsidRPr="0019114E">
          <w:rPr>
            <w:rFonts w:cs="Times New Roman"/>
          </w:rPr>
          <w:delText>(Lescroël et al. 2019)</w:delText>
        </w:r>
        <w:r w:rsidRPr="00455AF4">
          <w:rPr>
            <w:rFonts w:cs="Times New Roman"/>
            <w:iCs/>
            <w:szCs w:val="24"/>
          </w:rPr>
          <w:fldChar w:fldCharType="end"/>
        </w:r>
        <w:r w:rsidRPr="00455AF4">
          <w:rPr>
            <w:rFonts w:cs="Times New Roman"/>
            <w:iCs/>
            <w:szCs w:val="24"/>
          </w:rPr>
          <w:delText>.</w:delText>
        </w:r>
      </w:del>
      <w:ins w:id="277" w:author="Alex Popescu" w:date="2024-09-26T21:09:00Z" w16du:dateUtc="2024-09-27T01:09:00Z">
        <w:r w:rsidR="00571AB3">
          <w:rPr>
            <w:rFonts w:cs="Times New Roman"/>
            <w:iCs/>
            <w:szCs w:val="24"/>
          </w:rPr>
          <w:t xml:space="preserve">In contrast, older individuals can more reliably identify threats and benefit from the earlier threat detection accorded by the sentinel’s post. Instead of sentineling, juveniles could learn to identify threats </w:t>
        </w:r>
        <w:r w:rsidR="00571AB3">
          <w:rPr>
            <w:rFonts w:cs="Times New Roman"/>
            <w:iCs/>
            <w:szCs w:val="24"/>
          </w:rPr>
          <w:lastRenderedPageBreak/>
          <w:t>and alarm calls from the behaviour of older, more experienced sentinels, reducing the costs of learning</w:t>
        </w:r>
        <w:r w:rsidRPr="00455AF4">
          <w:rPr>
            <w:rFonts w:cs="Times New Roman"/>
            <w:iCs/>
            <w:szCs w:val="24"/>
          </w:rPr>
          <w:t>.</w:t>
        </w:r>
      </w:ins>
    </w:p>
    <w:p w14:paraId="485FC4C5" w14:textId="31E8AF20" w:rsidR="00382311" w:rsidRPr="00455AF4" w:rsidRDefault="00382311" w:rsidP="00382311">
      <w:pPr>
        <w:spacing w:after="240" w:line="480" w:lineRule="auto"/>
        <w:rPr>
          <w:rFonts w:cs="Times New Roman"/>
          <w:iCs/>
          <w:szCs w:val="24"/>
        </w:rPr>
      </w:pPr>
      <w:del w:id="278" w:author="Alex Popescu" w:date="2024-09-26T21:09:00Z" w16du:dateUtc="2024-09-27T01:09:00Z">
        <w:r w:rsidRPr="00455AF4">
          <w:rPr>
            <w:rFonts w:cs="Times New Roman"/>
            <w:iCs/>
            <w:szCs w:val="24"/>
          </w:rPr>
          <w:delText>Energetic resources therefore play</w:delText>
        </w:r>
      </w:del>
      <w:ins w:id="279" w:author="Alex Popescu" w:date="2024-09-26T21:09:00Z" w16du:dateUtc="2024-09-27T01:09:00Z">
        <w:r w:rsidR="0083114A">
          <w:rPr>
            <w:rFonts w:cs="Times New Roman"/>
            <w:iCs/>
            <w:szCs w:val="24"/>
          </w:rPr>
          <w:t>The effects of sex and maturity on sentinel contributions can be explained through the lens of energetic availability,</w:t>
        </w:r>
      </w:ins>
      <w:r w:rsidR="0083114A">
        <w:rPr>
          <w:rFonts w:cs="Times New Roman"/>
          <w:iCs/>
          <w:szCs w:val="24"/>
        </w:rPr>
        <w:t xml:space="preserve"> a </w:t>
      </w:r>
      <w:del w:id="280" w:author="Alex Popescu" w:date="2024-09-26T21:09:00Z" w16du:dateUtc="2024-09-27T01:09:00Z">
        <w:r w:rsidRPr="00455AF4">
          <w:rPr>
            <w:rFonts w:cs="Times New Roman"/>
            <w:iCs/>
            <w:szCs w:val="24"/>
          </w:rPr>
          <w:delText>considerable role in</w:delText>
        </w:r>
      </w:del>
      <w:ins w:id="281" w:author="Alex Popescu" w:date="2024-09-26T21:09:00Z" w16du:dateUtc="2024-09-27T01:09:00Z">
        <w:r w:rsidR="0083114A">
          <w:rPr>
            <w:rFonts w:cs="Times New Roman"/>
            <w:iCs/>
            <w:szCs w:val="24"/>
          </w:rPr>
          <w:t>key factor shaping</w:t>
        </w:r>
      </w:ins>
      <w:r w:rsidRPr="00455AF4">
        <w:rPr>
          <w:rFonts w:cs="Times New Roman"/>
          <w:iCs/>
          <w:szCs w:val="24"/>
        </w:rPr>
        <w:t xml:space="preserve"> an individual’s decision to perform sentinel behaviour. The selfish state-dependent model proposes that an individual</w:t>
      </w:r>
      <w:ins w:id="282" w:author="Alex Popescu" w:date="2024-09-26T21:09:00Z" w16du:dateUtc="2024-09-27T01:09:00Z">
        <w:r w:rsidRPr="00455AF4">
          <w:rPr>
            <w:rFonts w:cs="Times New Roman"/>
            <w:iCs/>
            <w:szCs w:val="24"/>
          </w:rPr>
          <w:t xml:space="preserve"> </w:t>
        </w:r>
        <w:r w:rsidR="002D3E8B">
          <w:rPr>
            <w:rFonts w:cs="Times New Roman"/>
            <w:iCs/>
            <w:szCs w:val="24"/>
          </w:rPr>
          <w:t>with sufficient energetic reserves</w:t>
        </w:r>
      </w:ins>
      <w:r w:rsidR="002D3E8B">
        <w:rPr>
          <w:rFonts w:cs="Times New Roman"/>
          <w:iCs/>
          <w:szCs w:val="24"/>
        </w:rPr>
        <w:t xml:space="preserve"> </w:t>
      </w:r>
      <w:r w:rsidRPr="00455AF4">
        <w:rPr>
          <w:rFonts w:cs="Times New Roman"/>
          <w:iCs/>
          <w:szCs w:val="24"/>
        </w:rPr>
        <w:t xml:space="preserve">will perform sentinel behaviour if the alternative is foraging without a sentinel present, a considerably more dangerous option </w:t>
      </w:r>
      <w:r w:rsidRPr="00455AF4">
        <w:rPr>
          <w:rFonts w:cs="Times New Roman"/>
          <w:iCs/>
          <w:szCs w:val="24"/>
        </w:rPr>
        <w:fldChar w:fldCharType="begin"/>
      </w:r>
      <w:r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 2015)</w:t>
      </w:r>
      <w:r w:rsidRPr="00455AF4">
        <w:rPr>
          <w:rFonts w:cs="Times New Roman"/>
          <w:iCs/>
          <w:szCs w:val="24"/>
        </w:rPr>
        <w:fldChar w:fldCharType="end"/>
      </w:r>
      <w:r w:rsidRPr="00455AF4">
        <w:rPr>
          <w:rFonts w:cs="Times New Roman"/>
          <w:iCs/>
          <w:szCs w:val="24"/>
        </w:rPr>
        <w:t xml:space="preserve">. </w:t>
      </w:r>
      <w:del w:id="283" w:author="Alex Popescu" w:date="2024-09-26T21:09:00Z" w16du:dateUtc="2024-09-27T01:09:00Z">
        <w:r w:rsidRPr="00455AF4">
          <w:rPr>
            <w:rFonts w:cs="Times New Roman"/>
            <w:iCs/>
            <w:szCs w:val="24"/>
          </w:rPr>
          <w:delText>However, sentinel behaviour is only favourable if the individual has sufficient energetic reserves to perform this behaviour. The results of studies</w:delText>
        </w:r>
      </w:del>
      <w:ins w:id="284" w:author="Alex Popescu" w:date="2024-09-26T21:09:00Z" w16du:dateUtc="2024-09-27T01:09:00Z">
        <w:r w:rsidR="002D3E8B">
          <w:rPr>
            <w:rFonts w:cs="Times New Roman"/>
            <w:iCs/>
            <w:szCs w:val="24"/>
          </w:rPr>
          <w:t>S</w:t>
        </w:r>
        <w:r w:rsidRPr="00455AF4">
          <w:rPr>
            <w:rFonts w:cs="Times New Roman"/>
            <w:iCs/>
            <w:szCs w:val="24"/>
          </w:rPr>
          <w:t>tudies</w:t>
        </w:r>
      </w:ins>
      <w:r w:rsidRPr="00455AF4">
        <w:rPr>
          <w:rFonts w:cs="Times New Roman"/>
          <w:iCs/>
          <w:szCs w:val="24"/>
        </w:rPr>
        <w:t xml:space="preserve"> on the effects of satiation and body mass </w:t>
      </w:r>
      <w:r w:rsidRPr="00455AF4">
        <w:rPr>
          <w:rFonts w:cs="Times New Roman"/>
          <w:iCs/>
          <w:szCs w:val="24"/>
        </w:rPr>
        <w:t>on sentinel behaviour are consistent with this hypothesis</w:t>
      </w:r>
      <w:r w:rsidRPr="00455AF4">
        <w:rPr>
          <w:rFonts w:cs="Times New Roman"/>
          <w:iCs/>
          <w:szCs w:val="24"/>
        </w:rPr>
        <w:t>, with heavier and more satiated individuals sentineling</w:t>
      </w:r>
      <w:r w:rsidR="0083114A">
        <w:rPr>
          <w:rFonts w:cs="Times New Roman"/>
          <w:iCs/>
          <w:szCs w:val="24"/>
        </w:rPr>
        <w:t xml:space="preserve"> </w:t>
      </w:r>
      <w:ins w:id="285" w:author="Alex Popescu" w:date="2024-09-26T21:09:00Z" w16du:dateUtc="2024-09-27T01:09:00Z">
        <w:r w:rsidR="0083114A">
          <w:rPr>
            <w:rFonts w:cs="Times New Roman"/>
            <w:iCs/>
            <w:szCs w:val="24"/>
          </w:rPr>
          <w:t>earlier,</w:t>
        </w:r>
        <w:r w:rsidRPr="00455AF4">
          <w:rPr>
            <w:rFonts w:cs="Times New Roman"/>
            <w:iCs/>
            <w:szCs w:val="24"/>
          </w:rPr>
          <w:t xml:space="preserve"> </w:t>
        </w:r>
      </w:ins>
      <w:r w:rsidRPr="00455AF4">
        <w:rPr>
          <w:rFonts w:cs="Times New Roman"/>
          <w:iCs/>
          <w:szCs w:val="24"/>
        </w:rPr>
        <w:t>more</w:t>
      </w:r>
      <w:r w:rsidR="002D3E8B">
        <w:rPr>
          <w:rFonts w:cs="Times New Roman"/>
          <w:iCs/>
          <w:szCs w:val="24"/>
        </w:rPr>
        <w:t xml:space="preserve"> </w:t>
      </w:r>
      <w:ins w:id="286" w:author="Alex Popescu" w:date="2024-09-26T21:09:00Z" w16du:dateUtc="2024-09-27T01:09:00Z">
        <w:r w:rsidR="002D3E8B">
          <w:rPr>
            <w:rFonts w:cs="Times New Roman"/>
            <w:iCs/>
            <w:szCs w:val="24"/>
          </w:rPr>
          <w:t>frequently</w:t>
        </w:r>
        <w:r w:rsidR="0083114A">
          <w:rPr>
            <w:rFonts w:cs="Times New Roman"/>
            <w:iCs/>
            <w:szCs w:val="24"/>
          </w:rPr>
          <w:t>,</w:t>
        </w:r>
        <w:r w:rsidR="002D3E8B">
          <w:rPr>
            <w:rFonts w:cs="Times New Roman"/>
            <w:iCs/>
            <w:szCs w:val="24"/>
          </w:rPr>
          <w:t xml:space="preserve"> and for longer</w:t>
        </w:r>
        <w:r w:rsidRPr="00455AF4">
          <w:rPr>
            <w:rFonts w:cs="Times New Roman"/>
            <w:iCs/>
            <w:szCs w:val="24"/>
          </w:rPr>
          <w:t xml:space="preserve"> </w:t>
        </w:r>
      </w:ins>
      <w:r w:rsidRPr="00455AF4">
        <w:rPr>
          <w:rFonts w:cs="Times New Roman"/>
          <w:iCs/>
          <w:szCs w:val="24"/>
        </w:rPr>
        <w:t>than lighter</w:t>
      </w:r>
      <w:del w:id="287" w:author="Alex Popescu" w:date="2024-09-26T21:09:00Z" w16du:dateUtc="2024-09-27T01:09:00Z">
        <w:r w:rsidRPr="00455AF4">
          <w:rPr>
            <w:rFonts w:cs="Times New Roman"/>
            <w:iCs/>
            <w:szCs w:val="24"/>
          </w:rPr>
          <w:delText>, unsatiated</w:delText>
        </w:r>
      </w:del>
      <w:ins w:id="288" w:author="Alex Popescu" w:date="2024-09-26T21:09:00Z" w16du:dateUtc="2024-09-27T01:09:00Z">
        <w:r w:rsidR="002D3E8B">
          <w:rPr>
            <w:rFonts w:cs="Times New Roman"/>
            <w:iCs/>
            <w:szCs w:val="24"/>
          </w:rPr>
          <w:t xml:space="preserve"> and less </w:t>
        </w:r>
        <w:r w:rsidRPr="00455AF4">
          <w:rPr>
            <w:rFonts w:cs="Times New Roman"/>
            <w:iCs/>
            <w:szCs w:val="24"/>
          </w:rPr>
          <w:t>satiated</w:t>
        </w:r>
      </w:ins>
      <w:r w:rsidRPr="00455AF4">
        <w:rPr>
          <w:rFonts w:cs="Times New Roman"/>
          <w:iCs/>
          <w:szCs w:val="24"/>
        </w:rPr>
        <w:t xml:space="preserve"> individuals </w:t>
      </w:r>
      <w:r w:rsidRPr="00455AF4">
        <w:rPr>
          <w:rFonts w:cs="Times New Roman"/>
          <w:iCs/>
          <w:szCs w:val="24"/>
        </w:rPr>
        <w:fldChar w:fldCharType="begin"/>
      </w:r>
      <w:r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2001b, 2001a, Bednekoff and Woolfenden 2003, Huels and Stoeger 2022)</w:t>
      </w:r>
      <w:r w:rsidRPr="00455AF4">
        <w:rPr>
          <w:rFonts w:cs="Times New Roman"/>
          <w:iCs/>
          <w:szCs w:val="24"/>
        </w:rPr>
        <w:fldChar w:fldCharType="end"/>
      </w:r>
      <w:r w:rsidRPr="00455AF4">
        <w:rPr>
          <w:rFonts w:cs="Times New Roman"/>
          <w:iCs/>
          <w:szCs w:val="24"/>
        </w:rPr>
        <w:t xml:space="preserve">. Sentinel behaviour is unfavourable </w:t>
      </w:r>
      <w:r w:rsidRPr="00455AF4">
        <w:rPr>
          <w:rFonts w:cs="Times New Roman"/>
          <w:iCs/>
          <w:szCs w:val="24"/>
        </w:rPr>
        <w:t>for individuals lacking</w:t>
      </w:r>
      <w:r w:rsidRPr="00455AF4">
        <w:rPr>
          <w:rFonts w:cs="Times New Roman"/>
          <w:iCs/>
          <w:szCs w:val="24"/>
        </w:rPr>
        <w:t xml:space="preserve"> sufficient energetic </w:t>
      </w:r>
      <w:r w:rsidRPr="00455AF4">
        <w:rPr>
          <w:rFonts w:cs="Times New Roman"/>
          <w:iCs/>
          <w:szCs w:val="24"/>
        </w:rPr>
        <w:t>levels to perform it</w:t>
      </w:r>
      <w:r w:rsidRPr="00455AF4">
        <w:rPr>
          <w:rFonts w:cs="Times New Roman"/>
          <w:iCs/>
          <w:szCs w:val="24"/>
        </w:rPr>
        <w:t xml:space="preserve"> as the long periods of vigil are lost foraging opportunities for the individual. Instead, </w:t>
      </w:r>
      <w:del w:id="289" w:author="Alex Popescu" w:date="2024-09-26T21:09:00Z" w16du:dateUtc="2024-09-27T01:09:00Z">
        <w:r w:rsidRPr="00455AF4">
          <w:rPr>
            <w:rFonts w:cs="Times New Roman"/>
            <w:iCs/>
            <w:szCs w:val="24"/>
          </w:rPr>
          <w:delText>it would be most beneficial to forage</w:delText>
        </w:r>
      </w:del>
      <w:ins w:id="290" w:author="Alex Popescu" w:date="2024-09-26T21:09:00Z" w16du:dateUtc="2024-09-27T01:09:00Z">
        <w:r w:rsidR="00342388">
          <w:rPr>
            <w:rFonts w:cs="Times New Roman"/>
            <w:iCs/>
            <w:szCs w:val="24"/>
          </w:rPr>
          <w:t>foraging</w:t>
        </w:r>
      </w:ins>
      <w:r w:rsidR="00342388">
        <w:rPr>
          <w:rFonts w:cs="Times New Roman"/>
          <w:iCs/>
          <w:szCs w:val="24"/>
        </w:rPr>
        <w:t xml:space="preserve"> quickly and </w:t>
      </w:r>
      <w:del w:id="291" w:author="Alex Popescu" w:date="2024-09-26T21:09:00Z" w16du:dateUtc="2024-09-27T01:09:00Z">
        <w:r w:rsidRPr="00455AF4">
          <w:rPr>
            <w:rFonts w:cs="Times New Roman"/>
            <w:iCs/>
            <w:szCs w:val="24"/>
          </w:rPr>
          <w:delText>maintain</w:delText>
        </w:r>
      </w:del>
      <w:ins w:id="292" w:author="Alex Popescu" w:date="2024-09-26T21:09:00Z" w16du:dateUtc="2024-09-27T01:09:00Z">
        <w:r w:rsidR="00342388">
          <w:rPr>
            <w:rFonts w:cs="Times New Roman"/>
            <w:iCs/>
            <w:szCs w:val="24"/>
          </w:rPr>
          <w:t>maintaining</w:t>
        </w:r>
      </w:ins>
      <w:r w:rsidR="00342388">
        <w:rPr>
          <w:rFonts w:cs="Times New Roman"/>
          <w:iCs/>
          <w:szCs w:val="24"/>
        </w:rPr>
        <w:t xml:space="preserve"> sufficient individual vigilance to limit </w:t>
      </w:r>
      <w:del w:id="293" w:author="Alex Popescu" w:date="2024-09-26T21:09:00Z" w16du:dateUtc="2024-09-27T01:09:00Z">
        <w:r w:rsidRPr="00455AF4">
          <w:rPr>
            <w:rFonts w:cs="Times New Roman"/>
            <w:iCs/>
            <w:szCs w:val="24"/>
          </w:rPr>
          <w:delText xml:space="preserve">the risk of </w:delText>
        </w:r>
      </w:del>
      <w:r w:rsidR="00342388">
        <w:rPr>
          <w:rFonts w:cs="Times New Roman"/>
          <w:iCs/>
          <w:szCs w:val="24"/>
        </w:rPr>
        <w:t>predation</w:t>
      </w:r>
      <w:del w:id="294" w:author="Alex Popescu" w:date="2024-09-26T21:09:00Z" w16du:dateUtc="2024-09-27T01:09:00Z">
        <w:r w:rsidRPr="00455AF4">
          <w:rPr>
            <w:rFonts w:cs="Times New Roman"/>
            <w:iCs/>
            <w:szCs w:val="24"/>
          </w:rPr>
          <w:delText>. Individuals capable of more</w:delText>
        </w:r>
      </w:del>
      <w:ins w:id="295" w:author="Alex Popescu" w:date="2024-09-26T21:09:00Z" w16du:dateUtc="2024-09-27T01:09:00Z">
        <w:r w:rsidR="00342388">
          <w:rPr>
            <w:rFonts w:cs="Times New Roman"/>
            <w:iCs/>
            <w:szCs w:val="24"/>
          </w:rPr>
          <w:t xml:space="preserve"> risk would be most beneficial</w:t>
        </w:r>
        <w:r w:rsidRPr="00455AF4">
          <w:rPr>
            <w:rFonts w:cs="Times New Roman"/>
            <w:iCs/>
            <w:szCs w:val="24"/>
          </w:rPr>
          <w:t>.</w:t>
        </w:r>
        <w:r w:rsidR="0083114A">
          <w:rPr>
            <w:rFonts w:cs="Times New Roman"/>
            <w:iCs/>
            <w:szCs w:val="24"/>
          </w:rPr>
          <w:t xml:space="preserve"> More</w:t>
        </w:r>
      </w:ins>
      <w:r w:rsidR="0083114A">
        <w:rPr>
          <w:rFonts w:cs="Times New Roman"/>
          <w:iCs/>
          <w:szCs w:val="24"/>
        </w:rPr>
        <w:t xml:space="preserve"> efficient </w:t>
      </w:r>
      <w:del w:id="296" w:author="Alex Popescu" w:date="2024-09-26T21:09:00Z" w16du:dateUtc="2024-09-27T01:09:00Z">
        <w:r w:rsidRPr="00455AF4">
          <w:rPr>
            <w:rFonts w:cs="Times New Roman"/>
            <w:iCs/>
            <w:szCs w:val="24"/>
          </w:rPr>
          <w:delText>foraging, achieving</w:delText>
        </w:r>
      </w:del>
      <w:ins w:id="297" w:author="Alex Popescu" w:date="2024-09-26T21:09:00Z" w16du:dateUtc="2024-09-27T01:09:00Z">
        <w:r w:rsidR="0083114A">
          <w:rPr>
            <w:rFonts w:cs="Times New Roman"/>
            <w:iCs/>
            <w:szCs w:val="24"/>
          </w:rPr>
          <w:t>foragers can achieve</w:t>
        </w:r>
      </w:ins>
      <w:r w:rsidRPr="00455AF4">
        <w:rPr>
          <w:rFonts w:cs="Times New Roman"/>
          <w:iCs/>
          <w:szCs w:val="24"/>
        </w:rPr>
        <w:t xml:space="preserve"> the minimal energetic threshold to perform sentinel behaviour quicker than other </w:t>
      </w:r>
      <w:r w:rsidR="0083114A" w:rsidRPr="00455AF4">
        <w:rPr>
          <w:rFonts w:cs="Times New Roman"/>
          <w:iCs/>
          <w:szCs w:val="24"/>
        </w:rPr>
        <w:t>individuals</w:t>
      </w:r>
      <w:del w:id="298" w:author="Alex Popescu" w:date="2024-09-26T21:09:00Z" w16du:dateUtc="2024-09-27T01:09:00Z">
        <w:r w:rsidRPr="00455AF4">
          <w:rPr>
            <w:rFonts w:cs="Times New Roman"/>
            <w:iCs/>
            <w:szCs w:val="24"/>
          </w:rPr>
          <w:delText xml:space="preserve">, therefore </w:delText>
        </w:r>
      </w:del>
      <w:ins w:id="299" w:author="Alex Popescu" w:date="2024-09-26T21:09:00Z" w16du:dateUtc="2024-09-27T01:09:00Z">
        <w:r w:rsidR="0083114A" w:rsidRPr="00455AF4">
          <w:rPr>
            <w:rFonts w:cs="Times New Roman"/>
            <w:iCs/>
            <w:szCs w:val="24"/>
          </w:rPr>
          <w:t xml:space="preserve"> and</w:t>
        </w:r>
        <w:r w:rsidR="0083114A">
          <w:rPr>
            <w:rFonts w:cs="Times New Roman"/>
            <w:iCs/>
            <w:szCs w:val="24"/>
          </w:rPr>
          <w:t xml:space="preserve"> will initiate bouts of </w:t>
        </w:r>
      </w:ins>
      <w:r w:rsidR="0083114A">
        <w:rPr>
          <w:rFonts w:cs="Times New Roman"/>
          <w:iCs/>
          <w:szCs w:val="24"/>
        </w:rPr>
        <w:t xml:space="preserve">sentinel </w:t>
      </w:r>
      <w:del w:id="300" w:author="Alex Popescu" w:date="2024-09-26T21:09:00Z" w16du:dateUtc="2024-09-27T01:09:00Z">
        <w:r w:rsidRPr="00455AF4">
          <w:rPr>
            <w:rFonts w:cs="Times New Roman"/>
            <w:iCs/>
            <w:szCs w:val="24"/>
          </w:rPr>
          <w:delText>earlier and more</w:delText>
        </w:r>
      </w:del>
      <w:ins w:id="301" w:author="Alex Popescu" w:date="2024-09-26T21:09:00Z" w16du:dateUtc="2024-09-27T01:09:00Z">
        <w:r w:rsidR="0083114A">
          <w:rPr>
            <w:rFonts w:cs="Times New Roman"/>
            <w:iCs/>
            <w:szCs w:val="24"/>
          </w:rPr>
          <w:t>behaviour sooner</w:t>
        </w:r>
      </w:ins>
      <w:r w:rsidR="0083114A">
        <w:rPr>
          <w:rFonts w:cs="Times New Roman"/>
          <w:iCs/>
          <w:szCs w:val="24"/>
        </w:rPr>
        <w:t xml:space="preserve"> than</w:t>
      </w:r>
      <w:r w:rsidRPr="00455AF4">
        <w:rPr>
          <w:rFonts w:cs="Times New Roman"/>
          <w:iCs/>
          <w:szCs w:val="24"/>
        </w:rPr>
        <w:t xml:space="preserve"> other group members. This was supported by the results of studies on dwarf mongoose, Arabian babblers (</w:t>
      </w:r>
      <w:r w:rsidRPr="00455AF4">
        <w:rPr>
          <w:rFonts w:cs="Times New Roman"/>
          <w:i/>
          <w:iCs/>
          <w:szCs w:val="24"/>
        </w:rPr>
        <w:t>Turdoides squamiceps</w:t>
      </w:r>
      <w:r w:rsidRPr="00455AF4">
        <w:rPr>
          <w:rFonts w:cs="Times New Roman"/>
          <w:iCs/>
          <w:szCs w:val="24"/>
        </w:rPr>
        <w:t>), and Florida scrub-jays (</w:t>
      </w:r>
      <w:r w:rsidRPr="00455AF4">
        <w:rPr>
          <w:rFonts w:cs="Times New Roman"/>
          <w:i/>
          <w:iCs/>
          <w:szCs w:val="24"/>
        </w:rPr>
        <w:t>Aphelocoma coerulescens</w:t>
      </w:r>
      <w:r w:rsidRPr="00455AF4">
        <w:rPr>
          <w:rFonts w:cs="Times New Roman"/>
          <w:iCs/>
          <w:szCs w:val="24"/>
        </w:rPr>
        <w:t xml:space="preserve">) which found that </w:t>
      </w:r>
      <w:del w:id="302" w:author="Alex Popescu" w:date="2024-09-26T21:09:00Z" w16du:dateUtc="2024-09-27T01:09:00Z">
        <w:r w:rsidRPr="00455AF4">
          <w:rPr>
            <w:rFonts w:cs="Times New Roman"/>
            <w:iCs/>
            <w:szCs w:val="24"/>
          </w:rPr>
          <w:delText xml:space="preserve">fed </w:delText>
        </w:r>
      </w:del>
      <w:r w:rsidR="001626BF">
        <w:rPr>
          <w:rFonts w:cs="Times New Roman"/>
          <w:iCs/>
          <w:szCs w:val="24"/>
        </w:rPr>
        <w:t xml:space="preserve">individuals </w:t>
      </w:r>
      <w:ins w:id="303" w:author="Alex Popescu" w:date="2024-09-26T21:09:00Z" w16du:dateUtc="2024-09-27T01:09:00Z">
        <w:r w:rsidRPr="00455AF4">
          <w:rPr>
            <w:rFonts w:cs="Times New Roman"/>
            <w:iCs/>
            <w:szCs w:val="24"/>
          </w:rPr>
          <w:t xml:space="preserve">fed </w:t>
        </w:r>
        <w:r w:rsidR="001626BF" w:rsidRPr="001626BF">
          <w:rPr>
            <w:rFonts w:cs="Times New Roman"/>
            <w:i/>
            <w:szCs w:val="24"/>
          </w:rPr>
          <w:t>ad libitum</w:t>
        </w:r>
        <w:r w:rsidRPr="00455AF4">
          <w:rPr>
            <w:rFonts w:cs="Times New Roman"/>
            <w:iCs/>
            <w:szCs w:val="24"/>
          </w:rPr>
          <w:t xml:space="preserve"> </w:t>
        </w:r>
      </w:ins>
      <w:r w:rsidRPr="00455AF4">
        <w:rPr>
          <w:rFonts w:cs="Times New Roman"/>
          <w:iCs/>
          <w:szCs w:val="24"/>
        </w:rPr>
        <w:t>initiated bouts of sentinel behaviour</w:t>
      </w:r>
      <w:ins w:id="304" w:author="Alex Popescu" w:date="2024-09-26T21:09:00Z" w16du:dateUtc="2024-09-27T01:09:00Z">
        <w:r w:rsidRPr="00455AF4">
          <w:rPr>
            <w:rFonts w:cs="Times New Roman"/>
            <w:iCs/>
            <w:szCs w:val="24"/>
          </w:rPr>
          <w:t xml:space="preserve"> </w:t>
        </w:r>
        <w:r w:rsidR="001626BF">
          <w:rPr>
            <w:rFonts w:cs="Times New Roman"/>
            <w:iCs/>
            <w:szCs w:val="24"/>
          </w:rPr>
          <w:t>sooner and</w:t>
        </w:r>
      </w:ins>
      <w:r w:rsidR="001626BF">
        <w:rPr>
          <w:rFonts w:cs="Times New Roman"/>
          <w:iCs/>
          <w:szCs w:val="24"/>
        </w:rPr>
        <w:t xml:space="preserve"> </w:t>
      </w:r>
      <w:r w:rsidRPr="00455AF4">
        <w:rPr>
          <w:rFonts w:cs="Times New Roman"/>
          <w:iCs/>
          <w:szCs w:val="24"/>
        </w:rPr>
        <w:t xml:space="preserve">more frequently </w:t>
      </w:r>
      <w:r w:rsidRPr="00455AF4">
        <w:rPr>
          <w:rFonts w:cs="Times New Roman"/>
          <w:iCs/>
          <w:szCs w:val="24"/>
        </w:rPr>
        <w:fldChar w:fldCharType="begin"/>
      </w:r>
      <w:r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455AF4">
        <w:rPr>
          <w:rFonts w:cs="Times New Roman"/>
          <w:iCs/>
          <w:szCs w:val="24"/>
        </w:rPr>
        <w:fldChar w:fldCharType="separate"/>
      </w:r>
      <w:r w:rsidRPr="0019114E">
        <w:rPr>
          <w:rFonts w:cs="Times New Roman"/>
        </w:rPr>
        <w:t xml:space="preserve">(Clutton-Brock et al. 1999, Wright et al. 2001c, </w:t>
      </w:r>
      <w:r w:rsidRPr="0019114E">
        <w:rPr>
          <w:rFonts w:cs="Times New Roman"/>
        </w:rPr>
        <w:lastRenderedPageBreak/>
        <w:t>Bednekoff and Woolfenden 2003, 2006, Arbon et al. 2020, Ostreiher et al. 2021)</w:t>
      </w:r>
      <w:r w:rsidRPr="00455AF4">
        <w:rPr>
          <w:rFonts w:cs="Times New Roman"/>
          <w:iCs/>
          <w:szCs w:val="24"/>
        </w:rPr>
        <w:fldChar w:fldCharType="end"/>
      </w:r>
      <w:r w:rsidRPr="00455AF4">
        <w:rPr>
          <w:rFonts w:cs="Times New Roman"/>
          <w:iCs/>
          <w:szCs w:val="24"/>
        </w:rPr>
        <w:t xml:space="preserve">. Satiated individuals also decreased their foraging behaviour and sentineled more and longer than unsatiated individuals. </w:t>
      </w:r>
      <w:commentRangeStart w:id="305"/>
      <w:del w:id="306" w:author="Alex Popescu" w:date="2024-09-26T21:09:00Z" w16du:dateUtc="2024-09-27T01:09:00Z">
        <w:r w:rsidRPr="00455AF4">
          <w:rPr>
            <w:rFonts w:cs="Times New Roman"/>
            <w:iCs/>
            <w:szCs w:val="24"/>
          </w:rPr>
          <w:delText>In response to</w:delText>
        </w:r>
      </w:del>
      <w:ins w:id="307" w:author="Alex Popescu" w:date="2024-09-26T21:09:00Z" w16du:dateUtc="2024-09-27T01:09:00Z">
        <w:r w:rsidR="001626BF">
          <w:rPr>
            <w:rFonts w:cs="Times New Roman"/>
            <w:iCs/>
            <w:szCs w:val="24"/>
          </w:rPr>
          <w:t xml:space="preserve">Unfed group </w:t>
        </w:r>
        <w:r w:rsidRPr="00455AF4">
          <w:rPr>
            <w:rFonts w:cs="Times New Roman"/>
            <w:iCs/>
            <w:szCs w:val="24"/>
          </w:rPr>
          <w:t>members compensated</w:t>
        </w:r>
        <w:r w:rsidR="001626BF">
          <w:rPr>
            <w:rFonts w:cs="Times New Roman"/>
            <w:iCs/>
            <w:szCs w:val="24"/>
          </w:rPr>
          <w:t xml:space="preserve"> for</w:t>
        </w:r>
      </w:ins>
      <w:r w:rsidR="001626BF">
        <w:rPr>
          <w:rFonts w:cs="Times New Roman"/>
          <w:iCs/>
          <w:szCs w:val="24"/>
        </w:rPr>
        <w:t xml:space="preserve"> the</w:t>
      </w:r>
      <w:r w:rsidRPr="00455AF4">
        <w:rPr>
          <w:rFonts w:cs="Times New Roman"/>
          <w:iCs/>
          <w:szCs w:val="24"/>
        </w:rPr>
        <w:t xml:space="preserve"> </w:t>
      </w:r>
      <w:r w:rsidR="001626BF" w:rsidRPr="00455AF4">
        <w:rPr>
          <w:rFonts w:cs="Times New Roman"/>
          <w:iCs/>
          <w:szCs w:val="24"/>
        </w:rPr>
        <w:t xml:space="preserve">increased sentinel behaviour of </w:t>
      </w:r>
      <w:del w:id="308" w:author="Alex Popescu" w:date="2024-09-26T21:09:00Z" w16du:dateUtc="2024-09-27T01:09:00Z">
        <w:r w:rsidRPr="00455AF4">
          <w:rPr>
            <w:rFonts w:cs="Times New Roman"/>
            <w:iCs/>
            <w:szCs w:val="24"/>
          </w:rPr>
          <w:delText xml:space="preserve">a group member, other members compensated </w:delText>
        </w:r>
      </w:del>
      <w:ins w:id="309" w:author="Alex Popescu" w:date="2024-09-26T21:09:00Z" w16du:dateUtc="2024-09-27T01:09:00Z">
        <w:r w:rsidR="001626BF">
          <w:rPr>
            <w:rFonts w:cs="Times New Roman"/>
            <w:iCs/>
            <w:szCs w:val="24"/>
          </w:rPr>
          <w:t>the satiated individual</w:t>
        </w:r>
        <w:r w:rsidR="001626BF" w:rsidRPr="00455AF4">
          <w:rPr>
            <w:rFonts w:cs="Times New Roman"/>
            <w:iCs/>
            <w:szCs w:val="24"/>
          </w:rPr>
          <w:t xml:space="preserve"> </w:t>
        </w:r>
      </w:ins>
      <w:r w:rsidRPr="00455AF4">
        <w:rPr>
          <w:rFonts w:cs="Times New Roman"/>
          <w:iCs/>
          <w:szCs w:val="24"/>
        </w:rPr>
        <w:t xml:space="preserve">and decreased their </w:t>
      </w:r>
      <w:del w:id="310" w:author="Alex Popescu" w:date="2024-09-26T21:09:00Z" w16du:dateUtc="2024-09-27T01:09:00Z">
        <w:r w:rsidRPr="00455AF4">
          <w:rPr>
            <w:rFonts w:cs="Times New Roman"/>
            <w:iCs/>
            <w:szCs w:val="24"/>
          </w:rPr>
          <w:delText xml:space="preserve">own </w:delText>
        </w:r>
      </w:del>
      <w:r w:rsidRPr="00455AF4">
        <w:rPr>
          <w:rFonts w:cs="Times New Roman"/>
          <w:iCs/>
          <w:szCs w:val="24"/>
        </w:rPr>
        <w:t xml:space="preserve">sentinel </w:t>
      </w:r>
      <w:del w:id="311" w:author="Alex Popescu" w:date="2024-09-26T21:09:00Z" w16du:dateUtc="2024-09-27T01:09:00Z">
        <w:r w:rsidRPr="00455AF4">
          <w:rPr>
            <w:rFonts w:cs="Times New Roman"/>
            <w:iCs/>
            <w:szCs w:val="24"/>
          </w:rPr>
          <w:delText>behaviour</w:delText>
        </w:r>
      </w:del>
      <w:ins w:id="312" w:author="Alex Popescu" w:date="2024-09-26T21:09:00Z" w16du:dateUtc="2024-09-27T01:09:00Z">
        <w:r w:rsidR="001626BF">
          <w:rPr>
            <w:rFonts w:cs="Times New Roman"/>
            <w:iCs/>
            <w:szCs w:val="24"/>
          </w:rPr>
          <w:t>efforts</w:t>
        </w:r>
      </w:ins>
      <w:r w:rsidRPr="00455AF4">
        <w:rPr>
          <w:rFonts w:cs="Times New Roman"/>
          <w:iCs/>
          <w:szCs w:val="24"/>
        </w:rPr>
        <w:t xml:space="preserve"> </w:t>
      </w:r>
      <w:commentRangeEnd w:id="305"/>
      <w:r w:rsidR="001C4CF4">
        <w:rPr>
          <w:rStyle w:val="CommentReference"/>
        </w:rPr>
        <w:commentReference w:id="305"/>
      </w:r>
      <w:r w:rsidRPr="00455AF4">
        <w:rPr>
          <w:rFonts w:cs="Times New Roman"/>
          <w:iCs/>
          <w:szCs w:val="24"/>
        </w:rPr>
        <w:fldChar w:fldCharType="begin"/>
      </w:r>
      <w:r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2006)</w:t>
      </w:r>
      <w:r w:rsidRPr="00455AF4">
        <w:rPr>
          <w:rFonts w:cs="Times New Roman"/>
          <w:iCs/>
          <w:szCs w:val="24"/>
        </w:rPr>
        <w:fldChar w:fldCharType="end"/>
      </w:r>
      <w:r w:rsidRPr="00455AF4">
        <w:rPr>
          <w:rFonts w:cs="Times New Roman"/>
          <w:iCs/>
          <w:szCs w:val="24"/>
        </w:rPr>
        <w:t xml:space="preserve">. These findings suggest that </w:t>
      </w:r>
      <w:r w:rsidRPr="00455AF4">
        <w:rPr>
          <w:rFonts w:cs="Times New Roman"/>
          <w:iCs/>
          <w:szCs w:val="24"/>
        </w:rPr>
        <w:t xml:space="preserve">upon achieving sufficient energetic reserves, </w:t>
      </w:r>
      <w:r w:rsidR="00342388">
        <w:rPr>
          <w:rFonts w:cs="Times New Roman"/>
          <w:iCs/>
          <w:szCs w:val="24"/>
        </w:rPr>
        <w:t xml:space="preserve">sentinel behaviour is the most beneficial activity for the individual </w:t>
      </w:r>
      <w:r w:rsidRPr="00455AF4">
        <w:rPr>
          <w:rFonts w:cs="Times New Roman"/>
          <w:iCs/>
          <w:szCs w:val="24"/>
        </w:rPr>
        <w:t>if no other sentinel is present. The benefits accrued by the sentinel</w:t>
      </w:r>
      <w:ins w:id="313" w:author="Alex Popescu" w:date="2024-09-26T21:09:00Z" w16du:dateUtc="2024-09-27T01:09:00Z">
        <w:r w:rsidR="00342388">
          <w:rPr>
            <w:rFonts w:cs="Times New Roman"/>
            <w:iCs/>
            <w:szCs w:val="24"/>
          </w:rPr>
          <w:t>,</w:t>
        </w:r>
      </w:ins>
      <w:r w:rsidR="00342388">
        <w:rPr>
          <w:rFonts w:cs="Times New Roman"/>
          <w:iCs/>
          <w:szCs w:val="24"/>
        </w:rPr>
        <w:t xml:space="preserve"> such as earlier threat detection</w:t>
      </w:r>
      <w:ins w:id="314" w:author="Alex Popescu" w:date="2024-09-26T21:09:00Z" w16du:dateUtc="2024-09-27T01:09:00Z">
        <w:r w:rsidR="00342388">
          <w:rPr>
            <w:rFonts w:cs="Times New Roman"/>
            <w:iCs/>
            <w:szCs w:val="24"/>
          </w:rPr>
          <w:t>,</w:t>
        </w:r>
      </w:ins>
      <w:r w:rsidRPr="00455AF4">
        <w:rPr>
          <w:rFonts w:cs="Times New Roman"/>
          <w:iCs/>
          <w:szCs w:val="24"/>
        </w:rPr>
        <w:t xml:space="preserve"> could be greater in high-risk environments where the frequency of threat encounters is increased. As such, </w:t>
      </w:r>
      <w:r w:rsidR="00342388">
        <w:rPr>
          <w:rFonts w:cs="Times New Roman"/>
          <w:iCs/>
          <w:szCs w:val="24"/>
        </w:rPr>
        <w:t>the decision to perform sentinel behaviour</w:t>
      </w:r>
      <w:r w:rsidR="001626BF">
        <w:rPr>
          <w:rFonts w:cs="Times New Roman"/>
          <w:iCs/>
          <w:szCs w:val="24"/>
        </w:rPr>
        <w:t xml:space="preserve"> </w:t>
      </w:r>
      <w:r w:rsidRPr="00455AF4">
        <w:rPr>
          <w:rFonts w:cs="Times New Roman"/>
          <w:iCs/>
          <w:szCs w:val="24"/>
        </w:rPr>
        <w:t xml:space="preserve">could also </w:t>
      </w:r>
      <w:r w:rsidR="001626BF">
        <w:rPr>
          <w:rFonts w:cs="Times New Roman"/>
          <w:iCs/>
          <w:szCs w:val="24"/>
        </w:rPr>
        <w:t xml:space="preserve">be </w:t>
      </w:r>
      <w:r w:rsidRPr="00455AF4">
        <w:rPr>
          <w:rFonts w:cs="Times New Roman"/>
          <w:iCs/>
          <w:szCs w:val="24"/>
        </w:rPr>
        <w:t>affected by extrinsic factors</w:t>
      </w:r>
      <w:commentRangeStart w:id="315"/>
      <w:r w:rsidR="001C4CF4">
        <w:rPr>
          <w:rFonts w:cs="Times New Roman"/>
          <w:iCs/>
          <w:szCs w:val="24"/>
        </w:rPr>
        <w:t xml:space="preserve">, and must be </w:t>
      </w:r>
      <w:ins w:id="316" w:author="Alex Popescu" w:date="2024-09-26T21:09:00Z" w16du:dateUtc="2024-09-27T01:09:00Z">
        <w:r w:rsidR="001626BF">
          <w:rPr>
            <w:rFonts w:cs="Times New Roman"/>
            <w:iCs/>
            <w:szCs w:val="24"/>
          </w:rPr>
          <w:t>considered when discussing sentinel behaviour</w:t>
        </w:r>
      </w:ins>
      <w:commentRangeEnd w:id="315"/>
      <w:r w:rsidR="001C4CF4">
        <w:rPr>
          <w:rStyle w:val="CommentReference"/>
        </w:rPr>
        <w:commentReference w:id="315"/>
      </w:r>
      <w:r w:rsidRPr="00455AF4">
        <w:rPr>
          <w:rFonts w:cs="Times New Roman"/>
          <w:iCs/>
          <w:szCs w:val="24"/>
        </w:rPr>
        <w:t>.</w:t>
      </w:r>
    </w:p>
    <w:p w14:paraId="1D0CA16B" w14:textId="77777777" w:rsidR="00382311" w:rsidRPr="0019114E" w:rsidRDefault="00382311" w:rsidP="00382311">
      <w:pPr>
        <w:pStyle w:val="SectionSubtitle"/>
        <w:rPr>
          <w:rFonts w:cs="Times New Roman"/>
        </w:rPr>
      </w:pPr>
      <w:bookmarkStart w:id="317" w:name="_Toc162794592"/>
      <w:bookmarkStart w:id="318" w:name="_Toc178277227"/>
      <w:bookmarkStart w:id="319" w:name="_Toc174089121"/>
      <w:r w:rsidRPr="0019114E">
        <w:rPr>
          <w:rFonts w:cs="Times New Roman"/>
        </w:rPr>
        <w:t>Extrinsic Factors</w:t>
      </w:r>
      <w:bookmarkEnd w:id="317"/>
      <w:bookmarkEnd w:id="318"/>
      <w:bookmarkEnd w:id="319"/>
    </w:p>
    <w:p w14:paraId="08995646" w14:textId="15097572" w:rsidR="00382311" w:rsidRPr="00455AF4" w:rsidRDefault="00382311" w:rsidP="00382311">
      <w:pPr>
        <w:spacing w:after="240" w:line="480" w:lineRule="auto"/>
        <w:rPr>
          <w:rFonts w:cs="Times New Roman"/>
          <w:iCs/>
          <w:szCs w:val="24"/>
        </w:rPr>
      </w:pPr>
      <w:r w:rsidRPr="00455AF4">
        <w:rPr>
          <w:rFonts w:cs="Times New Roman"/>
          <w:iCs/>
          <w:szCs w:val="24"/>
        </w:rPr>
        <w:t>Our review has also</w:t>
      </w:r>
      <w:r w:rsidR="001626BF">
        <w:rPr>
          <w:rFonts w:cs="Times New Roman"/>
          <w:iCs/>
          <w:szCs w:val="24"/>
        </w:rPr>
        <w:t xml:space="preserve"> </w:t>
      </w:r>
      <w:r w:rsidRPr="00455AF4">
        <w:rPr>
          <w:rFonts w:cs="Times New Roman"/>
          <w:iCs/>
          <w:szCs w:val="24"/>
        </w:rPr>
        <w:t>identified several extrinsic factors that can affect sentinel behaviour</w:t>
      </w:r>
      <w:del w:id="320" w:author="Alex Popescu" w:date="2024-09-26T21:09:00Z" w16du:dateUtc="2024-09-27T01:09:00Z">
        <w:r w:rsidRPr="00455AF4">
          <w:rPr>
            <w:rFonts w:cs="Times New Roman"/>
            <w:iCs/>
            <w:szCs w:val="24"/>
          </w:rPr>
          <w:delText>. Dominance, group size, and risk play significant roles in shaping sentinel behaviour</w:delText>
        </w:r>
      </w:del>
      <w:r w:rsidR="001626BF">
        <w:rPr>
          <w:rFonts w:cs="Times New Roman"/>
          <w:iCs/>
          <w:szCs w:val="24"/>
        </w:rPr>
        <w:t xml:space="preserve"> in mammalian and avian species. </w:t>
      </w:r>
      <w:del w:id="321" w:author="Alex Popescu" w:date="2024-09-26T21:09:00Z" w16du:dateUtc="2024-09-27T01:09:00Z">
        <w:r w:rsidRPr="00455AF4">
          <w:rPr>
            <w:rFonts w:cs="Times New Roman"/>
            <w:iCs/>
            <w:szCs w:val="24"/>
          </w:rPr>
          <w:delText xml:space="preserve">These </w:delText>
        </w:r>
      </w:del>
      <w:ins w:id="322" w:author="Alex Popescu" w:date="2024-09-26T21:09:00Z" w16du:dateUtc="2024-09-27T01:09:00Z">
        <w:r w:rsidR="001626BF">
          <w:rPr>
            <w:rFonts w:cs="Times New Roman"/>
            <w:iCs/>
            <w:szCs w:val="24"/>
          </w:rPr>
          <w:t xml:space="preserve">The most researched </w:t>
        </w:r>
      </w:ins>
      <w:r w:rsidR="001626BF">
        <w:rPr>
          <w:rFonts w:cs="Times New Roman"/>
          <w:iCs/>
          <w:szCs w:val="24"/>
        </w:rPr>
        <w:t xml:space="preserve">factors </w:t>
      </w:r>
      <w:del w:id="323" w:author="Alex Popescu" w:date="2024-09-26T21:09:00Z" w16du:dateUtc="2024-09-27T01:09:00Z">
        <w:r w:rsidRPr="00455AF4">
          <w:rPr>
            <w:rFonts w:cs="Times New Roman"/>
            <w:iCs/>
            <w:szCs w:val="24"/>
          </w:rPr>
          <w:delText>influence</w:delText>
        </w:r>
      </w:del>
      <w:ins w:id="324" w:author="Alex Popescu" w:date="2024-09-26T21:09:00Z" w16du:dateUtc="2024-09-27T01:09:00Z">
        <w:r w:rsidR="001626BF">
          <w:rPr>
            <w:rFonts w:cs="Times New Roman"/>
            <w:iCs/>
            <w:szCs w:val="24"/>
          </w:rPr>
          <w:t>were d</w:t>
        </w:r>
        <w:r w:rsidRPr="00455AF4">
          <w:rPr>
            <w:rFonts w:cs="Times New Roman"/>
            <w:iCs/>
            <w:szCs w:val="24"/>
          </w:rPr>
          <w:t>ominance, group size, and risk</w:t>
        </w:r>
        <w:r w:rsidR="001626BF">
          <w:rPr>
            <w:rFonts w:cs="Times New Roman"/>
            <w:iCs/>
            <w:szCs w:val="24"/>
          </w:rPr>
          <w:t>.</w:t>
        </w:r>
        <w:r w:rsidRPr="00455AF4">
          <w:rPr>
            <w:rFonts w:cs="Times New Roman"/>
            <w:iCs/>
            <w:szCs w:val="24"/>
          </w:rPr>
          <w:t xml:space="preserve"> </w:t>
        </w:r>
        <w:r w:rsidR="00CA23AA">
          <w:rPr>
            <w:rFonts w:cs="Times New Roman"/>
            <w:iCs/>
            <w:szCs w:val="24"/>
          </w:rPr>
          <w:t xml:space="preserve">These </w:t>
        </w:r>
        <w:r w:rsidR="001626BF">
          <w:rPr>
            <w:rFonts w:cs="Times New Roman"/>
            <w:iCs/>
            <w:szCs w:val="24"/>
          </w:rPr>
          <w:t xml:space="preserve">extrinsic </w:t>
        </w:r>
        <w:r w:rsidR="00CA23AA">
          <w:rPr>
            <w:rFonts w:cs="Times New Roman"/>
            <w:iCs/>
            <w:szCs w:val="24"/>
          </w:rPr>
          <w:t xml:space="preserve">factors can also interact with intrinsic factors, </w:t>
        </w:r>
        <w:r w:rsidR="001626BF">
          <w:rPr>
            <w:rFonts w:cs="Times New Roman"/>
            <w:iCs/>
            <w:szCs w:val="24"/>
          </w:rPr>
          <w:t>reemphasizing</w:t>
        </w:r>
        <w:r w:rsidR="00B362FA">
          <w:rPr>
            <w:rFonts w:cs="Times New Roman"/>
            <w:iCs/>
            <w:szCs w:val="24"/>
          </w:rPr>
          <w:t xml:space="preserve"> the need to consider both intrinsic and extrinsic factors when researching</w:t>
        </w:r>
      </w:ins>
      <w:r w:rsidR="00B362FA">
        <w:rPr>
          <w:rFonts w:cs="Times New Roman"/>
          <w:iCs/>
          <w:szCs w:val="24"/>
        </w:rPr>
        <w:t xml:space="preserve"> </w:t>
      </w:r>
      <w:r w:rsidR="00CA23AA">
        <w:rPr>
          <w:rFonts w:cs="Times New Roman"/>
          <w:iCs/>
          <w:szCs w:val="24"/>
        </w:rPr>
        <w:t>sentinel decision-making</w:t>
      </w:r>
      <w:del w:id="325" w:author="Alex Popescu" w:date="2024-09-26T21:09:00Z" w16du:dateUtc="2024-09-27T01:09:00Z">
        <w:r w:rsidRPr="00455AF4">
          <w:rPr>
            <w:rFonts w:cs="Times New Roman"/>
            <w:iCs/>
            <w:szCs w:val="24"/>
          </w:rPr>
          <w:delText xml:space="preserve"> often in conjunction with intrinsic factors.</w:delText>
        </w:r>
      </w:del>
      <w:ins w:id="326" w:author="Alex Popescu" w:date="2024-09-26T21:09:00Z" w16du:dateUtc="2024-09-27T01:09:00Z">
        <w:r w:rsidRPr="00455AF4">
          <w:rPr>
            <w:rFonts w:cs="Times New Roman"/>
            <w:iCs/>
            <w:szCs w:val="24"/>
          </w:rPr>
          <w:t>.</w:t>
        </w:r>
      </w:ins>
      <w:r w:rsidRPr="00455AF4">
        <w:rPr>
          <w:rFonts w:cs="Times New Roman"/>
          <w:iCs/>
          <w:szCs w:val="24"/>
        </w:rPr>
        <w:t xml:space="preserve"> Social hierarchies within groups can </w:t>
      </w:r>
      <w:r w:rsidRPr="00455AF4">
        <w:rPr>
          <w:rFonts w:cs="Times New Roman"/>
          <w:iCs/>
          <w:szCs w:val="24"/>
        </w:rPr>
        <w:t>significantly affect</w:t>
      </w:r>
      <w:r w:rsidR="00B362FA">
        <w:rPr>
          <w:rFonts w:cs="Times New Roman"/>
          <w:iCs/>
          <w:szCs w:val="24"/>
        </w:rPr>
        <w:t xml:space="preserve"> sentinel behaviour</w:t>
      </w:r>
      <w:r w:rsidRPr="00455AF4">
        <w:rPr>
          <w:rFonts w:cs="Times New Roman"/>
          <w:iCs/>
          <w:szCs w:val="24"/>
        </w:rPr>
        <w:t>,</w:t>
      </w:r>
      <w:ins w:id="327" w:author="Alex Popescu" w:date="2024-09-26T21:09:00Z" w16du:dateUtc="2024-09-27T01:09:00Z">
        <w:r w:rsidR="003E7CE4">
          <w:rPr>
            <w:rFonts w:cs="Times New Roman"/>
            <w:iCs/>
            <w:szCs w:val="24"/>
          </w:rPr>
          <w:t xml:space="preserve"> generally</w:t>
        </w:r>
      </w:ins>
      <w:r w:rsidR="005B239C">
        <w:rPr>
          <w:rFonts w:cs="Times New Roman"/>
          <w:iCs/>
          <w:szCs w:val="24"/>
        </w:rPr>
        <w:t xml:space="preserve"> </w:t>
      </w:r>
      <w:r w:rsidRPr="00455AF4">
        <w:rPr>
          <w:rFonts w:cs="Times New Roman"/>
          <w:iCs/>
          <w:szCs w:val="24"/>
        </w:rPr>
        <w:t>with dominant individuals sentineling more than subordinates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Zacharias and Mathew 1998, 1998, Wright et al. 2001b, Walker et al. 2016, Ostreiher et al. 2021)</w:t>
      </w:r>
      <w:r w:rsidRPr="00455AF4">
        <w:rPr>
          <w:rFonts w:cs="Times New Roman"/>
          <w:iCs/>
          <w:szCs w:val="24"/>
        </w:rPr>
        <w:fldChar w:fldCharType="end"/>
      </w:r>
      <w:r w:rsidRPr="00455AF4">
        <w:rPr>
          <w:rFonts w:cs="Times New Roman"/>
          <w:iCs/>
          <w:szCs w:val="24"/>
        </w:rPr>
        <w:t>.</w:t>
      </w:r>
      <w:r w:rsidR="003E7CE4" w:rsidRPr="002C5569">
        <w:t xml:space="preserve"> </w:t>
      </w:r>
      <w:r w:rsidRPr="003E7CE4">
        <w:rPr>
          <w:rFonts w:cs="Times New Roman"/>
          <w:iCs/>
          <w:szCs w:val="24"/>
        </w:rPr>
        <w:t>Dominant</w:t>
      </w:r>
      <w:r w:rsidRPr="00455AF4">
        <w:rPr>
          <w:rFonts w:cs="Times New Roman"/>
          <w:iCs/>
          <w:szCs w:val="24"/>
        </w:rPr>
        <w:t xml:space="preserve"> individuals </w:t>
      </w:r>
      <w:ins w:id="328" w:author="Alex Popescu" w:date="2024-09-26T21:09:00Z" w16du:dateUtc="2024-09-27T01:09:00Z">
        <w:r w:rsidR="00B362FA">
          <w:rPr>
            <w:rFonts w:cs="Times New Roman"/>
            <w:iCs/>
            <w:szCs w:val="24"/>
          </w:rPr>
          <w:t xml:space="preserve">are typically heavier and </w:t>
        </w:r>
      </w:ins>
      <w:r w:rsidRPr="00455AF4">
        <w:rPr>
          <w:rFonts w:cs="Times New Roman"/>
          <w:iCs/>
          <w:szCs w:val="24"/>
        </w:rPr>
        <w:t>could have greater access to resources</w:t>
      </w:r>
      <w:r w:rsidRPr="00455AF4">
        <w:rPr>
          <w:rFonts w:cs="Times New Roman"/>
          <w:iCs/>
          <w:szCs w:val="24"/>
        </w:rPr>
        <w:t>, either</w:t>
      </w:r>
      <w:r w:rsidRPr="00455AF4">
        <w:rPr>
          <w:rFonts w:cs="Times New Roman"/>
          <w:iCs/>
          <w:szCs w:val="24"/>
        </w:rPr>
        <w:t xml:space="preserve"> through more effective foraging strategies</w:t>
      </w:r>
      <w:r w:rsidRPr="00455AF4">
        <w:rPr>
          <w:rFonts w:cs="Times New Roman"/>
          <w:iCs/>
          <w:szCs w:val="24"/>
        </w:rPr>
        <w:t xml:space="preserve"> or </w:t>
      </w:r>
      <w:r w:rsidR="00CA2FBD">
        <w:rPr>
          <w:rFonts w:cs="Times New Roman"/>
          <w:iCs/>
          <w:szCs w:val="24"/>
        </w:rPr>
        <w:t xml:space="preserve">by </w:t>
      </w:r>
      <w:r w:rsidRPr="00455AF4">
        <w:rPr>
          <w:rFonts w:cs="Times New Roman"/>
          <w:iCs/>
          <w:szCs w:val="24"/>
        </w:rPr>
        <w:t>receiving gifts from other members of the group</w:t>
      </w:r>
      <w:r w:rsidR="00342388">
        <w:rPr>
          <w:rFonts w:cs="Times New Roman"/>
          <w:iCs/>
          <w:szCs w:val="24"/>
        </w:rPr>
        <w:t xml:space="preserve">, resulting in greater energetic </w:t>
      </w:r>
      <w:r w:rsidR="001626BF">
        <w:rPr>
          <w:rFonts w:cs="Times New Roman"/>
          <w:iCs/>
          <w:szCs w:val="24"/>
        </w:rPr>
        <w:t xml:space="preserve">resources </w:t>
      </w:r>
      <w:r w:rsidRPr="00455AF4">
        <w:rPr>
          <w:rFonts w:cs="Times New Roman"/>
          <w:iCs/>
          <w:szCs w:val="24"/>
        </w:rPr>
        <w:t>to allocate to</w:t>
      </w:r>
      <w:r w:rsidR="00B362FA">
        <w:rPr>
          <w:rFonts w:cs="Times New Roman"/>
          <w:iCs/>
          <w:szCs w:val="24"/>
        </w:rPr>
        <w:t xml:space="preserve"> </w:t>
      </w:r>
      <w:r w:rsidRPr="00455AF4">
        <w:rPr>
          <w:rFonts w:cs="Times New Roman"/>
          <w:iCs/>
          <w:szCs w:val="24"/>
        </w:rPr>
        <w:t xml:space="preserve">sentinel </w:t>
      </w:r>
      <w:r w:rsidRPr="00455AF4">
        <w:rPr>
          <w:rFonts w:cs="Times New Roman"/>
          <w:iCs/>
          <w:szCs w:val="24"/>
        </w:rPr>
        <w:lastRenderedPageBreak/>
        <w:t xml:space="preserve">behaviour </w:t>
      </w:r>
      <w:r w:rsidRPr="00455AF4">
        <w:rPr>
          <w:rFonts w:cs="Times New Roman"/>
          <w:iCs/>
          <w:szCs w:val="24"/>
        </w:rPr>
        <w:fldChar w:fldCharType="begin"/>
      </w:r>
      <w:r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xml:space="preserve">. </w:t>
      </w:r>
      <w:commentRangeStart w:id="329"/>
      <w:del w:id="330" w:author="Alex Popescu" w:date="2024-09-26T21:09:00Z" w16du:dateUtc="2024-09-27T01:09:00Z">
        <w:r w:rsidRPr="00455AF4">
          <w:rPr>
            <w:rFonts w:cs="Times New Roman"/>
            <w:iCs/>
            <w:szCs w:val="24"/>
          </w:rPr>
          <w:delText xml:space="preserve">The differences in sentinel behaviour between dominant and subordinate individuals could also reflect the differences in benefits received by the sentinel. Dominant individuals, usually male, could receive additional benefits from sentinel behaviour, such as guarding against outgroup rivals and territory intrusions </w:delText>
        </w:r>
        <w:r w:rsidRPr="00455AF4">
          <w:rPr>
            <w:rFonts w:cs="Times New Roman"/>
            <w:iCs/>
            <w:szCs w:val="24"/>
          </w:rPr>
          <w:fldChar w:fldCharType="begin"/>
        </w:r>
        <w:r w:rsidRPr="0019114E">
          <w:rPr>
            <w:rFonts w:cs="Times New Roman"/>
            <w:iCs/>
            <w:szCs w:val="24"/>
          </w:rPr>
          <w:delInstrText xml:space="preserve"> ADDIN ZOTERO_ITEM CSL_CITATION {"citationID":"rV0DTGub","properties":{"formattedCitation":"(Walker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GMBJo3bg/kvZxQ9xb","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delInstrText>
        </w:r>
        <w:r w:rsidRPr="00455AF4">
          <w:rPr>
            <w:rFonts w:cs="Times New Roman"/>
            <w:iCs/>
            <w:szCs w:val="24"/>
          </w:rPr>
          <w:fldChar w:fldCharType="separate"/>
        </w:r>
        <w:r w:rsidRPr="0019114E">
          <w:rPr>
            <w:rFonts w:cs="Times New Roman"/>
          </w:rPr>
          <w:delText>(Walker et al. 2016, Morris-Drake et al. 2019)</w:delText>
        </w:r>
        <w:r w:rsidRPr="00455AF4">
          <w:rPr>
            <w:rFonts w:cs="Times New Roman"/>
            <w:iCs/>
            <w:szCs w:val="24"/>
          </w:rPr>
          <w:fldChar w:fldCharType="end"/>
        </w:r>
      </w:del>
      <w:commentRangeEnd w:id="329"/>
      <w:r w:rsidR="005622C9">
        <w:rPr>
          <w:rStyle w:val="CommentReference"/>
        </w:rPr>
        <w:commentReference w:id="329"/>
      </w:r>
      <w:del w:id="331" w:author="Alex Popescu" w:date="2024-09-26T21:09:00Z" w16du:dateUtc="2024-09-27T01:09:00Z">
        <w:r w:rsidRPr="00455AF4">
          <w:rPr>
            <w:rFonts w:cs="Times New Roman"/>
            <w:iCs/>
            <w:szCs w:val="24"/>
          </w:rPr>
          <w:delText>. Subordinates do</w:delText>
        </w:r>
      </w:del>
      <w:ins w:id="332" w:author="Alex Popescu" w:date="2024-09-26T21:09:00Z" w16du:dateUtc="2024-09-27T01:09:00Z">
        <w:r w:rsidRPr="00455AF4">
          <w:rPr>
            <w:rFonts w:cs="Times New Roman"/>
            <w:iCs/>
            <w:szCs w:val="24"/>
          </w:rPr>
          <w:t>Subordinates</w:t>
        </w:r>
        <w:r w:rsidR="00FF3CFB">
          <w:rPr>
            <w:rFonts w:cs="Times New Roman"/>
            <w:iCs/>
            <w:szCs w:val="24"/>
          </w:rPr>
          <w:t xml:space="preserve"> nonetheless</w:t>
        </w:r>
      </w:ins>
      <w:r w:rsidRPr="00455AF4">
        <w:rPr>
          <w:rFonts w:cs="Times New Roman"/>
          <w:iCs/>
          <w:szCs w:val="24"/>
        </w:rPr>
        <w:t xml:space="preserve"> </w:t>
      </w:r>
      <w:r w:rsidR="00342388">
        <w:rPr>
          <w:rFonts w:cs="Times New Roman"/>
          <w:iCs/>
          <w:szCs w:val="24"/>
        </w:rPr>
        <w:t>contribute to a group’s sentinel behaviour but</w:t>
      </w:r>
      <w:r w:rsidR="00FF3CFB">
        <w:rPr>
          <w:rFonts w:cs="Times New Roman"/>
          <w:iCs/>
          <w:szCs w:val="24"/>
        </w:rPr>
        <w:t xml:space="preserve"> </w:t>
      </w:r>
      <w:r w:rsidR="00342388">
        <w:rPr>
          <w:rFonts w:cs="Times New Roman"/>
          <w:iCs/>
          <w:szCs w:val="24"/>
        </w:rPr>
        <w:t xml:space="preserve">could </w:t>
      </w:r>
      <w:r w:rsidR="00FF3CFB">
        <w:rPr>
          <w:rFonts w:cs="Times New Roman"/>
          <w:iCs/>
          <w:szCs w:val="24"/>
        </w:rPr>
        <w:t xml:space="preserve">be </w:t>
      </w:r>
      <w:r w:rsidR="00342388">
        <w:rPr>
          <w:rFonts w:cs="Times New Roman"/>
          <w:iCs/>
          <w:szCs w:val="24"/>
        </w:rPr>
        <w:t>compensat</w:t>
      </w:r>
      <w:r w:rsidR="00FF3CFB">
        <w:rPr>
          <w:rFonts w:cs="Times New Roman"/>
          <w:iCs/>
          <w:szCs w:val="24"/>
        </w:rPr>
        <w:t>ing</w:t>
      </w:r>
      <w:r w:rsidRPr="00455AF4">
        <w:rPr>
          <w:rFonts w:cs="Times New Roman"/>
          <w:iCs/>
          <w:szCs w:val="24"/>
        </w:rPr>
        <w:t xml:space="preserve"> for the dominant individual’s </w:t>
      </w:r>
      <w:r w:rsidRPr="00455AF4">
        <w:rPr>
          <w:rFonts w:cs="Times New Roman"/>
          <w:iCs/>
          <w:szCs w:val="24"/>
        </w:rPr>
        <w:t>increase in</w:t>
      </w:r>
      <w:r w:rsidRPr="00455AF4">
        <w:rPr>
          <w:rFonts w:cs="Times New Roman"/>
          <w:iCs/>
          <w:szCs w:val="24"/>
        </w:rPr>
        <w:t xml:space="preserve"> sentinel behaviour by reducing theirs </w:t>
      </w:r>
      <w:r w:rsidRPr="00455AF4">
        <w:rPr>
          <w:rFonts w:cs="Times New Roman"/>
          <w:iCs/>
          <w:szCs w:val="24"/>
        </w:rPr>
        <w:fldChar w:fldCharType="begin"/>
      </w:r>
      <w:r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455AF4">
        <w:rPr>
          <w:rFonts w:cs="Times New Roman"/>
          <w:iCs/>
          <w:szCs w:val="24"/>
        </w:rPr>
        <w:fldChar w:fldCharType="separate"/>
      </w:r>
      <w:r w:rsidRPr="0019114E">
        <w:rPr>
          <w:rFonts w:cs="Times New Roman"/>
        </w:rPr>
        <w:t>(Hailman et al. 2010)</w:t>
      </w:r>
      <w:r w:rsidRPr="00455AF4">
        <w:rPr>
          <w:rFonts w:cs="Times New Roman"/>
          <w:iCs/>
          <w:szCs w:val="24"/>
        </w:rPr>
        <w:fldChar w:fldCharType="end"/>
      </w:r>
      <w:r w:rsidRPr="00455AF4">
        <w:rPr>
          <w:rFonts w:cs="Times New Roman"/>
          <w:iCs/>
          <w:szCs w:val="24"/>
        </w:rPr>
        <w:t xml:space="preserve">. When fed, however, subordinate Arabian babblers increased the duration of their sentinel bouts significantly more than dominants in comparison to when unfed, indicating they ended their bouts with a lower energetic state than </w:t>
      </w:r>
      <w:r w:rsidRPr="00455AF4">
        <w:rPr>
          <w:rFonts w:cs="Times New Roman"/>
          <w:iCs/>
          <w:szCs w:val="24"/>
        </w:rPr>
        <w:t>dominant</w:t>
      </w:r>
      <w:r w:rsidR="00DA2E8F">
        <w:rPr>
          <w:rFonts w:cs="Times New Roman"/>
          <w:iCs/>
          <w:szCs w:val="24"/>
        </w:rPr>
        <w:t xml:space="preserve"> individuals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xml:space="preserve">. This could point to yet another difference in energetic investment among group members, causing a difference in their </w:t>
      </w:r>
      <w:r w:rsidRPr="00455AF4">
        <w:rPr>
          <w:rFonts w:cs="Times New Roman"/>
          <w:iCs/>
          <w:szCs w:val="24"/>
        </w:rPr>
        <w:t>individual contribution to the group’s sentinel</w:t>
      </w:r>
      <w:r w:rsidR="002C5569">
        <w:rPr>
          <w:rFonts w:cs="Times New Roman"/>
          <w:iCs/>
          <w:szCs w:val="24"/>
        </w:rPr>
        <w:t xml:space="preserve"> behaviour. </w:t>
      </w:r>
      <w:commentRangeStart w:id="333"/>
      <w:ins w:id="334" w:author="Alex Popescu" w:date="2024-09-26T21:09:00Z" w16du:dateUtc="2024-09-27T01:09:00Z">
        <w:r w:rsidR="007E5C0A">
          <w:rPr>
            <w:rFonts w:cs="Times New Roman"/>
            <w:iCs/>
            <w:szCs w:val="24"/>
          </w:rPr>
          <w:t>Though t</w:t>
        </w:r>
        <w:r w:rsidR="00927F1B">
          <w:rPr>
            <w:rFonts w:cs="Times New Roman"/>
            <w:iCs/>
            <w:szCs w:val="24"/>
          </w:rPr>
          <w:t xml:space="preserve">he </w:t>
        </w:r>
        <w:r w:rsidR="007E5C0A">
          <w:rPr>
            <w:rFonts w:cs="Times New Roman"/>
            <w:iCs/>
            <w:szCs w:val="24"/>
          </w:rPr>
          <w:t>effect</w:t>
        </w:r>
        <w:r w:rsidR="00927F1B">
          <w:rPr>
            <w:rFonts w:cs="Times New Roman"/>
            <w:iCs/>
            <w:szCs w:val="24"/>
          </w:rPr>
          <w:t xml:space="preserve"> of dominance is similar across many taxa, its interaction with other factors can cause important changes in the behaviour. For example, female helpers in meerkat </w:t>
        </w:r>
        <w:r w:rsidR="00927F1B" w:rsidRPr="00455AF4">
          <w:rPr>
            <w:rFonts w:cs="Times New Roman"/>
            <w:iCs/>
            <w:szCs w:val="24"/>
          </w:rPr>
          <w:t>(</w:t>
        </w:r>
        <w:r w:rsidR="00927F1B" w:rsidRPr="00455AF4">
          <w:rPr>
            <w:rFonts w:cs="Times New Roman"/>
            <w:i/>
            <w:iCs/>
            <w:szCs w:val="24"/>
          </w:rPr>
          <w:t>Suricata suricatta</w:t>
        </w:r>
        <w:r w:rsidR="00927F1B" w:rsidRPr="00455AF4">
          <w:rPr>
            <w:rFonts w:cs="Times New Roman"/>
            <w:iCs/>
            <w:szCs w:val="24"/>
          </w:rPr>
          <w:t>)</w:t>
        </w:r>
        <w:r w:rsidR="00927F1B">
          <w:rPr>
            <w:rFonts w:cs="Times New Roman"/>
            <w:iCs/>
            <w:szCs w:val="24"/>
          </w:rPr>
          <w:t xml:space="preserve"> have been shown to sentinel more than dominant females (</w:t>
        </w:r>
        <w:r w:rsidR="00927F1B" w:rsidRPr="0019114E">
          <w:rPr>
            <w:rFonts w:cs="Times New Roman"/>
          </w:rPr>
          <w:t>Houslay et al. 2021</w:t>
        </w:r>
        <w:r w:rsidR="00927F1B">
          <w:rPr>
            <w:rFonts w:cs="Times New Roman"/>
          </w:rPr>
          <w:t>)</w:t>
        </w:r>
        <w:r w:rsidR="00927F1B">
          <w:rPr>
            <w:rFonts w:cs="Times New Roman"/>
            <w:iCs/>
            <w:szCs w:val="24"/>
          </w:rPr>
          <w:t xml:space="preserve"> and male helpers (</w:t>
        </w:r>
        <w:r w:rsidR="00927F1B" w:rsidRPr="0019114E">
          <w:rPr>
            <w:rFonts w:cs="Times New Roman"/>
          </w:rPr>
          <w:t>Santema and Clutton-Brock 2013)</w:t>
        </w:r>
        <w:r w:rsidR="00927F1B">
          <w:rPr>
            <w:rFonts w:cs="Times New Roman"/>
          </w:rPr>
          <w:t>, reemphasising the plasticity of the</w:t>
        </w:r>
      </w:ins>
      <w:r w:rsidR="00927F1B">
        <w:rPr>
          <w:rFonts w:cs="Times New Roman"/>
        </w:rPr>
        <w:t xml:space="preserve"> behaviour</w:t>
      </w:r>
      <w:r w:rsidR="007E5C0A">
        <w:rPr>
          <w:rFonts w:cs="Times New Roman"/>
        </w:rPr>
        <w:t>.</w:t>
      </w:r>
      <w:commentRangeEnd w:id="333"/>
      <w:r w:rsidR="005622C9">
        <w:rPr>
          <w:rStyle w:val="CommentReference"/>
        </w:rPr>
        <w:commentReference w:id="333"/>
      </w:r>
    </w:p>
    <w:p w14:paraId="7D8F6B15" w14:textId="2FD9B81D" w:rsidR="00382311" w:rsidRPr="00455AF4" w:rsidRDefault="00382311" w:rsidP="00382311">
      <w:pPr>
        <w:spacing w:after="240" w:line="480" w:lineRule="auto"/>
        <w:rPr>
          <w:rFonts w:cs="Times New Roman"/>
          <w:iCs/>
          <w:szCs w:val="24"/>
        </w:rPr>
      </w:pPr>
      <w:r w:rsidRPr="00455AF4">
        <w:rPr>
          <w:rFonts w:cs="Times New Roman"/>
          <w:iCs/>
          <w:szCs w:val="24"/>
        </w:rPr>
        <w:t>The effects of group size on sentinel behaviour are not surprising</w:t>
      </w:r>
      <w:del w:id="335" w:author="Alex Popescu" w:date="2024-09-26T21:09:00Z" w16du:dateUtc="2024-09-27T01:09:00Z">
        <w:r w:rsidRPr="00455AF4">
          <w:rPr>
            <w:rFonts w:cs="Times New Roman"/>
            <w:iCs/>
            <w:szCs w:val="24"/>
          </w:rPr>
          <w:delText>,</w:delText>
        </w:r>
      </w:del>
      <w:r w:rsidRPr="00455AF4">
        <w:rPr>
          <w:rFonts w:cs="Times New Roman"/>
          <w:iCs/>
          <w:szCs w:val="24"/>
        </w:rPr>
        <w:t xml:space="preserve">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w:t>
      </w:r>
      <w:r w:rsidRPr="00455AF4">
        <w:rPr>
          <w:rFonts w:cs="Times New Roman"/>
          <w:iCs/>
          <w:szCs w:val="24"/>
        </w:rPr>
        <w:t>Larger</w:t>
      </w:r>
      <w:r w:rsidR="00FF3CFB">
        <w:rPr>
          <w:rFonts w:cs="Times New Roman"/>
          <w:iCs/>
          <w:szCs w:val="24"/>
        </w:rPr>
        <w:t xml:space="preserve"> </w:t>
      </w:r>
      <w:r w:rsidR="00FF313D">
        <w:rPr>
          <w:rFonts w:cs="Times New Roman"/>
          <w:iCs/>
          <w:szCs w:val="24"/>
        </w:rPr>
        <w:t xml:space="preserve">groups </w:t>
      </w:r>
      <w:r w:rsidRPr="00455AF4">
        <w:rPr>
          <w:rFonts w:cs="Times New Roman"/>
          <w:iCs/>
          <w:szCs w:val="24"/>
        </w:rPr>
        <w:t>see decreased individual</w:t>
      </w:r>
      <w:r w:rsidR="00FF3CFB">
        <w:rPr>
          <w:rFonts w:cs="Times New Roman"/>
          <w:iCs/>
          <w:szCs w:val="24"/>
        </w:rPr>
        <w:t xml:space="preserve"> sentinel behaviour, potentially due to increased competition for resources</w:t>
      </w:r>
      <w:r w:rsidR="002C5569">
        <w:rPr>
          <w:rFonts w:cs="Times New Roman"/>
          <w:iCs/>
          <w:szCs w:val="24"/>
        </w:rPr>
        <w:t xml:space="preserve"> </w:t>
      </w:r>
      <w:r w:rsidRPr="00455AF4">
        <w:rPr>
          <w:rFonts w:cs="Times New Roman"/>
          <w:iCs/>
          <w:szCs w:val="24"/>
        </w:rPr>
        <w:t>and lower energetic reserves</w:t>
      </w:r>
      <w:del w:id="336" w:author="Alex Popescu" w:date="2024-09-26T21:09:00Z" w16du:dateUtc="2024-09-27T01:09:00Z">
        <w:r w:rsidRPr="00455AF4">
          <w:rPr>
            <w:rFonts w:cs="Times New Roman"/>
            <w:iCs/>
            <w:szCs w:val="24"/>
          </w:rPr>
          <w:delText>, but more</w:delText>
        </w:r>
      </w:del>
      <w:ins w:id="337" w:author="Alex Popescu" w:date="2024-09-26T21:09:00Z" w16du:dateUtc="2024-09-27T01:09:00Z">
        <w:r w:rsidR="00FF3CFB">
          <w:rPr>
            <w:rFonts w:cs="Times New Roman"/>
            <w:iCs/>
            <w:szCs w:val="24"/>
          </w:rPr>
          <w:t>,</w:t>
        </w:r>
        <w:r w:rsidR="00FF3CFB" w:rsidRPr="00FF3CFB">
          <w:rPr>
            <w:rFonts w:cs="Times New Roman"/>
            <w:iCs/>
            <w:szCs w:val="24"/>
          </w:rPr>
          <w:t xml:space="preserve"> </w:t>
        </w:r>
        <w:r w:rsidR="00FF3CFB">
          <w:rPr>
            <w:rFonts w:cs="Times New Roman"/>
            <w:iCs/>
            <w:szCs w:val="24"/>
          </w:rPr>
          <w:t>yet benefit from greater</w:t>
        </w:r>
      </w:ins>
      <w:r w:rsidR="00FF3CFB">
        <w:rPr>
          <w:rFonts w:cs="Times New Roman"/>
          <w:iCs/>
          <w:szCs w:val="24"/>
        </w:rPr>
        <w:t xml:space="preserve"> sentinel </w:t>
      </w:r>
      <w:del w:id="338" w:author="Alex Popescu" w:date="2024-09-26T21:09:00Z" w16du:dateUtc="2024-09-27T01:09:00Z">
        <w:r w:rsidRPr="00455AF4">
          <w:rPr>
            <w:rFonts w:cs="Times New Roman"/>
            <w:iCs/>
            <w:szCs w:val="24"/>
          </w:rPr>
          <w:delText>behaviour</w:delText>
        </w:r>
      </w:del>
      <w:ins w:id="339" w:author="Alex Popescu" w:date="2024-09-26T21:09:00Z" w16du:dateUtc="2024-09-27T01:09:00Z">
        <w:r w:rsidR="00FF3CFB">
          <w:rPr>
            <w:rFonts w:cs="Times New Roman"/>
            <w:iCs/>
            <w:szCs w:val="24"/>
          </w:rPr>
          <w:t>coverage</w:t>
        </w:r>
      </w:ins>
      <w:r w:rsidR="00FF3CFB">
        <w:rPr>
          <w:rFonts w:cs="Times New Roman"/>
          <w:iCs/>
          <w:szCs w:val="24"/>
        </w:rPr>
        <w:t xml:space="preserve"> </w:t>
      </w:r>
      <w:r w:rsidR="00FF3CFB" w:rsidRPr="00455AF4">
        <w:rPr>
          <w:rFonts w:cs="Times New Roman"/>
          <w:iCs/>
          <w:szCs w:val="24"/>
        </w:rPr>
        <w:t>at the group level</w:t>
      </w:r>
      <w:r w:rsidR="00FF3CFB">
        <w:rPr>
          <w:rFonts w:cs="Times New Roman"/>
          <w:iCs/>
          <w:szCs w:val="24"/>
        </w:rPr>
        <w:t>,</w:t>
      </w:r>
      <w:r w:rsidR="00FF3CFB" w:rsidRPr="00455AF4">
        <w:rPr>
          <w:rFonts w:cs="Times New Roman"/>
          <w:iCs/>
          <w:szCs w:val="24"/>
        </w:rPr>
        <w:t xml:space="preserve"> with </w:t>
      </w:r>
      <w:r w:rsidRPr="00455AF4">
        <w:rPr>
          <w:rFonts w:cs="Times New Roman"/>
          <w:iCs/>
          <w:szCs w:val="24"/>
        </w:rPr>
        <w:t xml:space="preserve">fewer and </w:t>
      </w:r>
      <w:r w:rsidR="00FF3CFB" w:rsidRPr="00455AF4">
        <w:rPr>
          <w:rFonts w:cs="Times New Roman"/>
          <w:iCs/>
          <w:szCs w:val="24"/>
        </w:rPr>
        <w:t>shorter gaps between</w:t>
      </w:r>
      <w:ins w:id="340" w:author="Alex Popescu" w:date="2024-09-26T21:09:00Z" w16du:dateUtc="2024-09-27T01:09:00Z">
        <w:r w:rsidR="00FF3CFB" w:rsidRPr="00455AF4">
          <w:rPr>
            <w:rFonts w:cs="Times New Roman"/>
            <w:iCs/>
            <w:szCs w:val="24"/>
          </w:rPr>
          <w:t xml:space="preserve"> </w:t>
        </w:r>
        <w:r w:rsidR="00FF3CFB">
          <w:rPr>
            <w:rFonts w:cs="Times New Roman"/>
            <w:iCs/>
            <w:szCs w:val="24"/>
          </w:rPr>
          <w:t>sentinel</w:t>
        </w:r>
      </w:ins>
      <w:r w:rsidR="00FF3CFB">
        <w:rPr>
          <w:rFonts w:cs="Times New Roman"/>
          <w:iCs/>
          <w:szCs w:val="24"/>
        </w:rPr>
        <w:t xml:space="preserve"> </w:t>
      </w:r>
      <w:r w:rsidR="00FF3CFB" w:rsidRPr="00455AF4">
        <w:rPr>
          <w:rFonts w:cs="Times New Roman"/>
          <w:iCs/>
          <w:szCs w:val="24"/>
        </w:rPr>
        <w:t xml:space="preserve">bouts </w:t>
      </w:r>
      <w:r w:rsidR="00FF3CFB" w:rsidRPr="00455AF4">
        <w:rPr>
          <w:rFonts w:cs="Times New Roman"/>
          <w:iCs/>
          <w:szCs w:val="24"/>
        </w:rPr>
        <w:fldChar w:fldCharType="begin"/>
      </w:r>
      <w:r w:rsidR="00FF3CFB"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FF3CFB" w:rsidRPr="00455AF4">
        <w:rPr>
          <w:rFonts w:cs="Times New Roman"/>
          <w:iCs/>
          <w:szCs w:val="24"/>
        </w:rPr>
        <w:fldChar w:fldCharType="separate"/>
      </w:r>
      <w:r w:rsidR="00FF3CFB" w:rsidRPr="0019114E">
        <w:rPr>
          <w:rFonts w:cs="Times New Roman"/>
        </w:rPr>
        <w:t>(Yasukawa and Cockburn 2009, Hailman et al. 2010, Houslay et al. 2021)</w:t>
      </w:r>
      <w:r w:rsidR="00FF3CFB" w:rsidRPr="00455AF4">
        <w:rPr>
          <w:rFonts w:cs="Times New Roman"/>
          <w:iCs/>
          <w:szCs w:val="24"/>
        </w:rPr>
        <w:fldChar w:fldCharType="end"/>
      </w:r>
      <w:r w:rsidR="00FF3CFB" w:rsidRPr="00455AF4">
        <w:rPr>
          <w:rFonts w:cs="Times New Roman"/>
          <w:iCs/>
          <w:szCs w:val="24"/>
        </w:rPr>
        <w:t>.</w:t>
      </w:r>
      <w:r w:rsidR="00FF3CFB">
        <w:rPr>
          <w:rFonts w:cs="Times New Roman"/>
          <w:iCs/>
          <w:szCs w:val="24"/>
        </w:rPr>
        <w:t xml:space="preserve"> </w:t>
      </w:r>
      <w:commentRangeStart w:id="341"/>
      <w:del w:id="342" w:author="Alex Popescu" w:date="2024-09-26T21:09:00Z" w16du:dateUtc="2024-09-27T01:09:00Z">
        <w:r w:rsidRPr="00455AF4">
          <w:rPr>
            <w:rFonts w:cs="Times New Roman"/>
            <w:iCs/>
            <w:szCs w:val="24"/>
          </w:rPr>
          <w:delText xml:space="preserve">In smaller groups, </w:delText>
        </w:r>
        <w:r w:rsidRPr="00455AF4">
          <w:rPr>
            <w:rFonts w:cs="Times New Roman"/>
            <w:iCs/>
            <w:szCs w:val="24"/>
          </w:rPr>
          <w:lastRenderedPageBreak/>
          <w:delText xml:space="preserve">individuals must perform longer bouts of sentinel behaviour, increasing the costs of sentinel behaviour for participating group members </w:delText>
        </w:r>
        <w:r w:rsidRPr="00455AF4">
          <w:rPr>
            <w:rFonts w:cs="Times New Roman"/>
            <w:iCs/>
            <w:szCs w:val="24"/>
          </w:rPr>
          <w:fldChar w:fldCharType="begin"/>
        </w:r>
        <w:r w:rsidRPr="0019114E">
          <w:rPr>
            <w:rFonts w:cs="Times New Roman"/>
            <w:iCs/>
            <w:szCs w:val="24"/>
          </w:rPr>
          <w:del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delInstrText>
        </w:r>
        <w:r w:rsidRPr="00455AF4">
          <w:rPr>
            <w:rFonts w:cs="Times New Roman"/>
            <w:iCs/>
            <w:szCs w:val="24"/>
          </w:rPr>
          <w:fldChar w:fldCharType="separate"/>
        </w:r>
        <w:r w:rsidRPr="0019114E">
          <w:rPr>
            <w:rFonts w:cs="Times New Roman"/>
          </w:rPr>
          <w:delText>(Clutton-Brock et al. 1999)</w:delText>
        </w:r>
        <w:r w:rsidRPr="00455AF4">
          <w:rPr>
            <w:rFonts w:cs="Times New Roman"/>
            <w:iCs/>
            <w:szCs w:val="24"/>
          </w:rPr>
          <w:fldChar w:fldCharType="end"/>
        </w:r>
        <w:r w:rsidRPr="00455AF4">
          <w:rPr>
            <w:rFonts w:cs="Times New Roman"/>
            <w:iCs/>
            <w:szCs w:val="24"/>
          </w:rPr>
          <w:delText>. Larger groups can more effectively distribute the costs of sentinel behaviour among members, while also providing additional predation risk-reducing effects through other group-size effects</w:delText>
        </w:r>
      </w:del>
      <w:commentRangeEnd w:id="341"/>
      <w:r w:rsidR="005622C9">
        <w:rPr>
          <w:rStyle w:val="CommentReference"/>
        </w:rPr>
        <w:commentReference w:id="341"/>
      </w:r>
      <w:ins w:id="343" w:author="Alex Popescu" w:date="2024-09-26T21:09:00Z" w16du:dateUtc="2024-09-27T01:09:00Z">
        <w:r w:rsidR="00B26360" w:rsidRPr="00455AF4">
          <w:rPr>
            <w:rFonts w:cs="Times New Roman"/>
            <w:iCs/>
            <w:szCs w:val="24"/>
          </w:rPr>
          <w:t xml:space="preserve">Larger groups can more effectively </w:t>
        </w:r>
        <w:r w:rsidR="00FF313D">
          <w:rPr>
            <w:rFonts w:cs="Times New Roman"/>
            <w:iCs/>
            <w:szCs w:val="24"/>
          </w:rPr>
          <w:t>share</w:t>
        </w:r>
        <w:r w:rsidR="00B26360" w:rsidRPr="00455AF4">
          <w:rPr>
            <w:rFonts w:cs="Times New Roman"/>
            <w:iCs/>
            <w:szCs w:val="24"/>
          </w:rPr>
          <w:t xml:space="preserve"> the costs of sentinel behaviour among members while also providing additional predation risk-reducing effects through other group-size effects</w:t>
        </w:r>
        <w:r w:rsidR="00342388">
          <w:rPr>
            <w:rFonts w:cs="Times New Roman"/>
            <w:iCs/>
            <w:szCs w:val="24"/>
          </w:rPr>
          <w:t>,</w:t>
        </w:r>
      </w:ins>
      <w:r w:rsidR="00B26360" w:rsidRPr="00455AF4">
        <w:rPr>
          <w:rFonts w:cs="Times New Roman"/>
          <w:iCs/>
          <w:szCs w:val="24"/>
        </w:rPr>
        <w:t xml:space="preserve"> such as the Many Eyes hypothesis </w:t>
      </w:r>
      <w:r w:rsidR="00B26360" w:rsidRPr="00455AF4">
        <w:rPr>
          <w:rFonts w:cs="Times New Roman"/>
          <w:iCs/>
          <w:szCs w:val="24"/>
        </w:rPr>
        <w:fldChar w:fldCharType="begin"/>
      </w:r>
      <w:r w:rsidR="00B26360"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00B26360" w:rsidRPr="00455AF4">
        <w:rPr>
          <w:rFonts w:cs="Times New Roman"/>
          <w:iCs/>
          <w:szCs w:val="24"/>
        </w:rPr>
        <w:fldChar w:fldCharType="separate"/>
      </w:r>
      <w:r w:rsidR="00B26360" w:rsidRPr="0019114E">
        <w:rPr>
          <w:rFonts w:cs="Times New Roman"/>
        </w:rPr>
        <w:t>(Lima 1995)</w:t>
      </w:r>
      <w:r w:rsidR="00B26360" w:rsidRPr="00455AF4">
        <w:rPr>
          <w:rFonts w:cs="Times New Roman"/>
          <w:iCs/>
          <w:szCs w:val="24"/>
        </w:rPr>
        <w:fldChar w:fldCharType="end"/>
      </w:r>
      <w:r w:rsidR="00B26360" w:rsidRPr="00455AF4">
        <w:rPr>
          <w:rFonts w:cs="Times New Roman"/>
          <w:iCs/>
          <w:szCs w:val="24"/>
        </w:rPr>
        <w:t>.</w:t>
      </w:r>
      <w:ins w:id="344" w:author="Alex Popescu" w:date="2024-09-26T21:09:00Z" w16du:dateUtc="2024-09-27T01:09:00Z">
        <w:r w:rsidR="00B26360">
          <w:rPr>
            <w:rFonts w:cs="Times New Roman"/>
            <w:iCs/>
            <w:szCs w:val="24"/>
          </w:rPr>
          <w:t xml:space="preserve"> </w:t>
        </w:r>
        <w:commentRangeStart w:id="345"/>
        <w:r w:rsidR="00ED0F08">
          <w:rPr>
            <w:rFonts w:cs="Times New Roman"/>
            <w:iCs/>
            <w:szCs w:val="24"/>
          </w:rPr>
          <w:t>In contrast, individuals in</w:t>
        </w:r>
        <w:r w:rsidRPr="00455AF4">
          <w:rPr>
            <w:rFonts w:cs="Times New Roman"/>
            <w:iCs/>
            <w:szCs w:val="24"/>
          </w:rPr>
          <w:t xml:space="preserve"> smaller groups perform longer bouts of sentinel behaviour</w:t>
        </w:r>
        <w:r w:rsidR="00ED0F08">
          <w:rPr>
            <w:rFonts w:cs="Times New Roman"/>
            <w:iCs/>
            <w:szCs w:val="24"/>
          </w:rPr>
          <w:t xml:space="preserve"> and suffer from longer gaps between sentinel bouts</w:t>
        </w:r>
        <w:r w:rsidRPr="00455AF4">
          <w:rPr>
            <w:rFonts w:cs="Times New Roman"/>
            <w:iCs/>
            <w:szCs w:val="24"/>
          </w:rPr>
          <w:t xml:space="preserve">, increasing the costs of sentinel behaviour for participating group members </w:t>
        </w:r>
        <w:r w:rsidR="00B26360">
          <w:rPr>
            <w:rFonts w:cs="Times New Roman"/>
            <w:iCs/>
            <w:szCs w:val="24"/>
          </w:rPr>
          <w:t xml:space="preserve">and reducing sentinel coverage at the group level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w:t>
        </w:r>
        <w:r w:rsidR="001639B6">
          <w:rPr>
            <w:rFonts w:cs="Times New Roman"/>
            <w:iCs/>
            <w:szCs w:val="24"/>
          </w:rPr>
          <w:t xml:space="preserve"> In small group sizes (&lt;3), meerkats reduced their sentinel efforts but did not stop performing sentinel behaviour</w:t>
        </w:r>
        <w:r w:rsidR="000655F7">
          <w:rPr>
            <w:rFonts w:cs="Times New Roman"/>
            <w:iCs/>
            <w:szCs w:val="24"/>
          </w:rPr>
          <w:t>.</w:t>
        </w:r>
        <w:r w:rsidR="001639B6">
          <w:rPr>
            <w:rFonts w:cs="Times New Roman"/>
            <w:iCs/>
            <w:szCs w:val="24"/>
          </w:rPr>
          <w:t xml:space="preserve"> </w:t>
        </w:r>
        <w:r w:rsidR="000655F7">
          <w:rPr>
            <w:rFonts w:cs="Times New Roman"/>
            <w:iCs/>
            <w:szCs w:val="24"/>
          </w:rPr>
          <w:t>G</w:t>
        </w:r>
        <w:r w:rsidR="001639B6">
          <w:rPr>
            <w:rFonts w:cs="Times New Roman"/>
            <w:iCs/>
            <w:szCs w:val="24"/>
          </w:rPr>
          <w:t xml:space="preserve">roups of 2-3 and solitary meerkats </w:t>
        </w:r>
        <w:r w:rsidR="000655F7">
          <w:rPr>
            <w:rFonts w:cs="Times New Roman"/>
            <w:iCs/>
            <w:szCs w:val="24"/>
          </w:rPr>
          <w:t>spend</w:t>
        </w:r>
        <w:r w:rsidR="001639B6">
          <w:rPr>
            <w:rFonts w:cs="Times New Roman"/>
            <w:iCs/>
            <w:szCs w:val="24"/>
          </w:rPr>
          <w:t xml:space="preserve"> 12-22% of foraging time sentineling </w:t>
        </w:r>
        <w:r w:rsidR="001639B6" w:rsidRPr="00455AF4">
          <w:rPr>
            <w:rFonts w:cs="Times New Roman"/>
            <w:iCs/>
            <w:szCs w:val="24"/>
          </w:rPr>
          <w:fldChar w:fldCharType="begin"/>
        </w:r>
        <w:r w:rsidR="001639B6"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1639B6" w:rsidRPr="00455AF4">
          <w:rPr>
            <w:rFonts w:cs="Times New Roman"/>
            <w:iCs/>
            <w:szCs w:val="24"/>
          </w:rPr>
          <w:fldChar w:fldCharType="separate"/>
        </w:r>
        <w:r w:rsidR="001639B6" w:rsidRPr="0019114E">
          <w:rPr>
            <w:rFonts w:cs="Times New Roman"/>
          </w:rPr>
          <w:t>(Clutton-Brock et al. 1999)</w:t>
        </w:r>
        <w:r w:rsidR="001639B6" w:rsidRPr="00455AF4">
          <w:rPr>
            <w:rFonts w:cs="Times New Roman"/>
            <w:iCs/>
            <w:szCs w:val="24"/>
          </w:rPr>
          <w:fldChar w:fldCharType="end"/>
        </w:r>
        <w:r w:rsidR="001639B6">
          <w:rPr>
            <w:rFonts w:cs="Times New Roman"/>
            <w:iCs/>
            <w:szCs w:val="24"/>
          </w:rPr>
          <w:t xml:space="preserve">. </w:t>
        </w:r>
        <w:r w:rsidR="000655F7">
          <w:rPr>
            <w:rFonts w:cs="Times New Roman"/>
            <w:iCs/>
            <w:szCs w:val="24"/>
          </w:rPr>
          <w:t>Sentinel</w:t>
        </w:r>
        <w:r w:rsidR="001639B6">
          <w:rPr>
            <w:rFonts w:cs="Times New Roman"/>
            <w:iCs/>
            <w:szCs w:val="24"/>
          </w:rPr>
          <w:t xml:space="preserve"> behaviour in solitary </w:t>
        </w:r>
        <w:r w:rsidR="000655F7">
          <w:rPr>
            <w:rFonts w:cs="Times New Roman"/>
            <w:iCs/>
            <w:szCs w:val="24"/>
          </w:rPr>
          <w:t>meerkats</w:t>
        </w:r>
        <w:r w:rsidR="001639B6">
          <w:rPr>
            <w:rFonts w:cs="Times New Roman"/>
            <w:iCs/>
            <w:szCs w:val="24"/>
          </w:rPr>
          <w:t xml:space="preserve"> further supports the selfish, state-dependent model for sentinel decision-making.</w:t>
        </w:r>
      </w:ins>
      <w:commentRangeEnd w:id="345"/>
      <w:r w:rsidR="005622C9">
        <w:rPr>
          <w:rStyle w:val="CommentReference"/>
        </w:rPr>
        <w:commentReference w:id="345"/>
      </w:r>
    </w:p>
    <w:p w14:paraId="020BF28E" w14:textId="5A314B16"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w:t>
      </w:r>
      <w:r w:rsidR="00FF313D">
        <w:rPr>
          <w:rFonts w:cs="Times New Roman"/>
          <w:iCs/>
          <w:szCs w:val="24"/>
        </w:rPr>
        <w:t xml:space="preserve"> </w:t>
      </w:r>
      <w:r w:rsidRPr="00455AF4">
        <w:rPr>
          <w:rFonts w:cs="Times New Roman"/>
          <w:iCs/>
          <w:szCs w:val="24"/>
        </w:rPr>
        <w:t xml:space="preserve">This risk can be from the presence of predators but also the presence of outgroup rivals and territory intruders </w:t>
      </w:r>
      <w:r w:rsidRPr="00455AF4">
        <w:rPr>
          <w:rFonts w:cs="Times New Roman"/>
          <w:iCs/>
          <w:szCs w:val="24"/>
        </w:rPr>
        <w:fldChar w:fldCharType="begin"/>
      </w:r>
      <w:r w:rsidRPr="0019114E">
        <w:rPr>
          <w:rFonts w:cs="Times New Roman"/>
          <w:iCs/>
          <w:szCs w:val="24"/>
        </w:rPr>
        <w:instrText xml:space="preserve"> ADDIN ZOTERO_ITEM CSL_CITATION {"citationID":"FyzOODcm","properties":{"formattedCitation":"(Walker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005622C9">
        <w:rPr>
          <w:rFonts w:cs="Times New Roman"/>
        </w:rPr>
        <w:t>)</w:t>
      </w:r>
      <w:r w:rsidRPr="00455AF4">
        <w:rPr>
          <w:rFonts w:cs="Times New Roman"/>
          <w:iCs/>
          <w:szCs w:val="24"/>
        </w:rPr>
        <w:fldChar w:fldCharType="end"/>
      </w:r>
      <w:r w:rsidRPr="00455AF4">
        <w:rPr>
          <w:rFonts w:cs="Times New Roman"/>
          <w:iCs/>
          <w:szCs w:val="24"/>
        </w:rPr>
        <w:t xml:space="preserve">. Earlier collection of information on potential threats is beneficial to the sentinel, as it can quicken responses to territory intrusion or predator encounter. Dominant individuals could therefore garner additional benefits from performing sentinel behaviour if encounters with conspecific intruders are frequent. The earlier detection of predators reduces the risk of mortality and injury </w:t>
      </w:r>
      <w:r w:rsidR="00EA66DA">
        <w:rPr>
          <w:rFonts w:cs="Times New Roman"/>
          <w:iCs/>
          <w:szCs w:val="24"/>
        </w:rPr>
        <w:t>in</w:t>
      </w:r>
      <w:r w:rsidRPr="00455AF4">
        <w:rPr>
          <w:rFonts w:cs="Times New Roman"/>
          <w:iCs/>
          <w:szCs w:val="24"/>
        </w:rPr>
        <w:t xml:space="preserve"> a predator encounter, improving the survival of the sentinel and other group members. </w:t>
      </w:r>
      <w:r w:rsidRPr="00455AF4">
        <w:rPr>
          <w:rFonts w:cs="Times New Roman"/>
          <w:iCs/>
          <w:szCs w:val="24"/>
        </w:rPr>
        <w:t xml:space="preserve">If predator encounters are frequent, individuals could </w:t>
      </w:r>
      <w:r w:rsidR="00EA66DA">
        <w:rPr>
          <w:rFonts w:cs="Times New Roman"/>
          <w:iCs/>
          <w:szCs w:val="24"/>
        </w:rPr>
        <w:t xml:space="preserve">be more prone to engage in </w:t>
      </w:r>
      <w:r w:rsidR="00EA66DA">
        <w:rPr>
          <w:rFonts w:cs="Times New Roman"/>
          <w:iCs/>
          <w:szCs w:val="24"/>
        </w:rPr>
        <w:lastRenderedPageBreak/>
        <w:t xml:space="preserve">sentinel behaviour if no sentinels are </w:t>
      </w:r>
      <w:r w:rsidRPr="00455AF4">
        <w:rPr>
          <w:rFonts w:cs="Times New Roman"/>
          <w:iCs/>
          <w:szCs w:val="24"/>
        </w:rPr>
        <w:t xml:space="preserve">present. </w:t>
      </w:r>
      <w:commentRangeStart w:id="346"/>
      <w:ins w:id="347" w:author="Alex Popescu" w:date="2024-09-26T21:09:00Z" w16du:dateUtc="2024-09-27T01:09:00Z">
        <w:r w:rsidR="00FF313D">
          <w:rPr>
            <w:rFonts w:cs="Times New Roman"/>
            <w:iCs/>
            <w:szCs w:val="24"/>
          </w:rPr>
          <w:t>Significant increases in sentinel behaviour were observed immediately after encountering a predator stimulus, and high-risk environments predictably increased sentinel contributions</w:t>
        </w:r>
        <w:r w:rsidR="001639B6">
          <w:rPr>
            <w:rFonts w:cs="Times New Roman"/>
            <w:iCs/>
            <w:szCs w:val="24"/>
          </w:rPr>
          <w:t xml:space="preserve">. For example, meerkat groups in low-risk environments had a sentinel present during 12% of foraging time compared to 55.6% in high-risk environments </w:t>
        </w:r>
        <w:r w:rsidR="00FF313D" w:rsidRPr="00455AF4">
          <w:rPr>
            <w:rFonts w:cs="Times New Roman"/>
            <w:iCs/>
            <w:szCs w:val="24"/>
          </w:rPr>
          <w:fldChar w:fldCharType="begin"/>
        </w:r>
        <w:r w:rsidR="00FF313D"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FF313D" w:rsidRPr="00455AF4">
          <w:rPr>
            <w:rFonts w:cs="Times New Roman"/>
            <w:iCs/>
            <w:szCs w:val="24"/>
          </w:rPr>
          <w:fldChar w:fldCharType="separate"/>
        </w:r>
        <w:r w:rsidR="00FF313D" w:rsidRPr="0019114E">
          <w:rPr>
            <w:rFonts w:cs="Times New Roman"/>
          </w:rPr>
          <w:t>(Clutton-Brock et al. 1999)</w:t>
        </w:r>
        <w:r w:rsidR="00FF313D" w:rsidRPr="00455AF4">
          <w:rPr>
            <w:rFonts w:cs="Times New Roman"/>
            <w:iCs/>
            <w:szCs w:val="24"/>
          </w:rPr>
          <w:fldChar w:fldCharType="end"/>
        </w:r>
        <w:r w:rsidR="00FF313D">
          <w:rPr>
            <w:rFonts w:cs="Times New Roman"/>
            <w:iCs/>
            <w:szCs w:val="24"/>
          </w:rPr>
          <w:t>.</w:t>
        </w:r>
      </w:ins>
      <w:r w:rsidR="00FF313D">
        <w:rPr>
          <w:rFonts w:cs="Times New Roman"/>
          <w:iCs/>
          <w:szCs w:val="24"/>
        </w:rPr>
        <w:t xml:space="preserve"> </w:t>
      </w:r>
      <w:commentRangeEnd w:id="346"/>
      <w:r w:rsidR="005622C9">
        <w:rPr>
          <w:rStyle w:val="CommentReference"/>
        </w:rPr>
        <w:commentReference w:id="346"/>
      </w:r>
      <w:r w:rsidRPr="00455AF4">
        <w:rPr>
          <w:rFonts w:cs="Times New Roman"/>
          <w:iCs/>
          <w:szCs w:val="24"/>
        </w:rPr>
        <w:t xml:space="preserve">The presence of at-risk individuals, such as young individuals, also increased sentinel behaviour, likely to compensate for </w:t>
      </w:r>
      <w:r w:rsidRPr="00455AF4">
        <w:rPr>
          <w:rFonts w:cs="Times New Roman"/>
          <w:iCs/>
          <w:szCs w:val="24"/>
        </w:rPr>
        <w:t>an increase in</w:t>
      </w:r>
      <w:r w:rsidRPr="00455AF4">
        <w:rPr>
          <w:rFonts w:cs="Times New Roman"/>
          <w:iCs/>
          <w:szCs w:val="24"/>
        </w:rPr>
        <w:t xml:space="preserve">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In meerkats</w:t>
      </w:r>
      <w:r w:rsidRPr="00455AF4">
        <w:rPr>
          <w:rFonts w:cs="Times New Roman"/>
          <w:iCs/>
          <w:szCs w:val="24"/>
        </w:rPr>
        <w:t>,</w:t>
      </w:r>
      <w:r w:rsidRPr="00455AF4">
        <w:rPr>
          <w:rFonts w:cs="Times New Roman"/>
          <w:iCs/>
          <w:szCs w:val="24"/>
        </w:rPr>
        <w:t xml:space="preserve">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The presence of young in the group could increase predation risk if young individuals are more vulnerable or have inefficient vigilance due to a lack of experience with threats. Their inclusion in foraging groups could</w:t>
      </w:r>
      <w:r w:rsidRPr="00455AF4">
        <w:rPr>
          <w:rFonts w:cs="Times New Roman"/>
          <w:iCs/>
          <w:szCs w:val="24"/>
        </w:rPr>
        <w:t xml:space="preserve"> therefore</w:t>
      </w:r>
      <w:r w:rsidRPr="00455AF4">
        <w:rPr>
          <w:rFonts w:cs="Times New Roman"/>
          <w:iCs/>
          <w:szCs w:val="24"/>
        </w:rPr>
        <w:t xml:space="preserve"> increase the group’s risk of predation, resulting in increased sentinel behaviour in adult members to counteract that increased risk. Reduced-risk environments, such as in captivity, have shown that captive meerkats </w:t>
      </w:r>
      <w:del w:id="348" w:author="Alex Popescu" w:date="2024-09-26T21:09:00Z" w16du:dateUtc="2024-09-27T01:09:00Z">
        <w:r w:rsidRPr="00455AF4">
          <w:rPr>
            <w:rFonts w:cs="Times New Roman"/>
            <w:iCs/>
            <w:szCs w:val="24"/>
          </w:rPr>
          <w:delText>behaved similarly to their wild counterparts</w:delText>
        </w:r>
      </w:del>
      <w:ins w:id="349" w:author="Alex Popescu" w:date="2024-09-26T21:09:00Z" w16du:dateUtc="2024-09-27T01:09:00Z">
        <w:r w:rsidR="001639B6">
          <w:rPr>
            <w:rFonts w:cs="Times New Roman"/>
            <w:iCs/>
            <w:szCs w:val="24"/>
          </w:rPr>
          <w:t>continued to perform sentinel behaviour</w:t>
        </w:r>
        <w:r w:rsidR="00EA66DA">
          <w:rPr>
            <w:rFonts w:cs="Times New Roman"/>
            <w:iCs/>
            <w:szCs w:val="24"/>
          </w:rPr>
          <w:t>,</w:t>
        </w:r>
      </w:ins>
      <w:r w:rsidRPr="00455AF4">
        <w:rPr>
          <w:rFonts w:cs="Times New Roman"/>
          <w:iCs/>
          <w:szCs w:val="24"/>
        </w:rPr>
        <w:t xml:space="preserve">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 2022)</w:t>
      </w:r>
      <w:r w:rsidRPr="00455AF4">
        <w:rPr>
          <w:rFonts w:cs="Times New Roman"/>
          <w:iCs/>
          <w:szCs w:val="24"/>
        </w:rPr>
        <w:fldChar w:fldCharType="end"/>
      </w:r>
      <w:r w:rsidRPr="00455AF4">
        <w:rPr>
          <w:rFonts w:cs="Times New Roman"/>
          <w:iCs/>
          <w:szCs w:val="24"/>
        </w:rP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1F64D0AF" w14:textId="0331F9CC"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lastRenderedPageBreak/>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w:t>
      </w:r>
      <w:r w:rsidRPr="00455AF4">
        <w:rPr>
          <w:rFonts w:cs="Times New Roman"/>
          <w:iCs/>
          <w:szCs w:val="24"/>
        </w:rPr>
        <w:t xml:space="preserve">by extension </w:t>
      </w:r>
      <w:r w:rsidRPr="00455AF4">
        <w:rPr>
          <w:rFonts w:cs="Times New Roman"/>
          <w:iCs/>
          <w:szCs w:val="24"/>
        </w:rPr>
        <w:t xml:space="preserve">sentinel behaviour. In dwarf mongooses, </w:t>
      </w:r>
      <w:r w:rsidRPr="00455AF4">
        <w:rPr>
          <w:rFonts w:cs="Times New Roman"/>
          <w:iCs/>
          <w:szCs w:val="24"/>
        </w:rPr>
        <w:t xml:space="preserve">the presence of </w:t>
      </w:r>
      <w:r w:rsidRPr="00455AF4">
        <w:rPr>
          <w:rFonts w:cs="Times New Roman"/>
          <w:iCs/>
          <w:szCs w:val="24"/>
        </w:rPr>
        <w:t xml:space="preserve">anthropogenic noises significantly affected </w:t>
      </w:r>
      <w:r w:rsidRPr="00455AF4">
        <w:rPr>
          <w:rFonts w:cs="Times New Roman"/>
          <w:iCs/>
          <w:szCs w:val="24"/>
        </w:rPr>
        <w:t>the</w:t>
      </w:r>
      <w:r w:rsidRPr="00455AF4">
        <w:rPr>
          <w:rFonts w:cs="Times New Roman"/>
          <w:iCs/>
          <w:szCs w:val="24"/>
        </w:rPr>
        <w:t xml:space="preserve"> ability to hear acoustic signals from the sentinel, reducing </w:t>
      </w:r>
      <w:del w:id="350" w:author="Alex Popescu" w:date="2024-09-26T21:09:00Z" w16du:dateUtc="2024-09-27T01:09:00Z">
        <w:r w:rsidRPr="00455AF4">
          <w:rPr>
            <w:rFonts w:cs="Times New Roman"/>
            <w:iCs/>
            <w:szCs w:val="24"/>
          </w:rPr>
          <w:delText>their</w:delText>
        </w:r>
      </w:del>
      <w:ins w:id="351" w:author="Alex Popescu" w:date="2024-09-26T21:09:00Z" w16du:dateUtc="2024-09-27T01:09:00Z">
        <w:r w:rsidRPr="00455AF4">
          <w:rPr>
            <w:rFonts w:cs="Times New Roman"/>
            <w:iCs/>
            <w:szCs w:val="24"/>
          </w:rPr>
          <w:t>the</w:t>
        </w:r>
        <w:r w:rsidR="004A334B">
          <w:rPr>
            <w:rFonts w:cs="Times New Roman"/>
            <w:iCs/>
            <w:szCs w:val="24"/>
          </w:rPr>
          <w:t xml:space="preserve"> sentinel’s</w:t>
        </w:r>
      </w:ins>
      <w:r w:rsidRPr="00455AF4">
        <w:rPr>
          <w:rFonts w:cs="Times New Roman"/>
          <w:iCs/>
          <w:szCs w:val="24"/>
        </w:rPr>
        <w:t xml:space="preserve">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Foragers were observed to increase their</w:t>
      </w:r>
      <w:del w:id="352" w:author="Alex Popescu" w:date="2024-09-26T21:09:00Z" w16du:dateUtc="2024-09-27T01:09:00Z">
        <w:r w:rsidRPr="00455AF4">
          <w:rPr>
            <w:rFonts w:cs="Times New Roman"/>
            <w:iCs/>
            <w:szCs w:val="24"/>
          </w:rPr>
          <w:delText xml:space="preserve"> personal</w:delText>
        </w:r>
      </w:del>
      <w:r w:rsidRPr="00455AF4">
        <w:rPr>
          <w:rFonts w:cs="Times New Roman"/>
          <w:iCs/>
          <w:szCs w:val="24"/>
        </w:rPr>
        <w:t xml:space="preserve">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The wealth of environmental factors that can increase risk and</w:t>
      </w:r>
      <w:ins w:id="353" w:author="Alex Popescu" w:date="2024-09-26T21:09:00Z" w16du:dateUtc="2024-09-27T01:09:00Z">
        <w:r w:rsidRPr="00455AF4">
          <w:rPr>
            <w:rFonts w:cs="Times New Roman"/>
            <w:iCs/>
            <w:szCs w:val="24"/>
          </w:rPr>
          <w:t xml:space="preserve"> </w:t>
        </w:r>
        <w:r w:rsidR="00EA66DA">
          <w:rPr>
            <w:rFonts w:cs="Times New Roman"/>
            <w:iCs/>
            <w:szCs w:val="24"/>
          </w:rPr>
          <w:t>the</w:t>
        </w:r>
      </w:ins>
      <w:r w:rsidR="00EA66DA">
        <w:rPr>
          <w:rFonts w:cs="Times New Roman"/>
          <w:iCs/>
          <w:szCs w:val="24"/>
        </w:rPr>
        <w:t xml:space="preserve"> </w:t>
      </w:r>
      <w:r w:rsidRPr="00455AF4">
        <w:rPr>
          <w:rFonts w:cs="Times New Roman"/>
          <w:iCs/>
          <w:szCs w:val="24"/>
        </w:rPr>
        <w:t>need for vigilance require further study to assess their impacts on sentinel behaviour.</w:t>
      </w:r>
    </w:p>
    <w:p w14:paraId="79A68BA9" w14:textId="30805951"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extrinsic </w:t>
      </w:r>
      <w:r w:rsidRPr="00455AF4">
        <w:rPr>
          <w:rFonts w:cs="Times New Roman"/>
          <w:iCs/>
          <w:szCs w:val="24"/>
        </w:rPr>
        <w:t>as well as</w:t>
      </w:r>
      <w:r w:rsidRPr="00455AF4">
        <w:rPr>
          <w:rFonts w:cs="Times New Roman"/>
          <w:iCs/>
          <w:szCs w:val="24"/>
        </w:rPr>
        <w:t xml:space="preserve"> intrinsic factors, </w:t>
      </w:r>
      <w:r w:rsidRPr="00455AF4">
        <w:rPr>
          <w:rFonts w:cs="Times New Roman"/>
          <w:iCs/>
          <w:szCs w:val="24"/>
        </w:rPr>
        <w:t>revealing a remarkably plastic</w:t>
      </w:r>
      <w:r w:rsidR="005622C9">
        <w:rPr>
          <w:rFonts w:cs="Times New Roman"/>
          <w:iCs/>
          <w:szCs w:val="24"/>
        </w:rPr>
        <w:t xml:space="preserve"> behaviour</w:t>
      </w:r>
      <w:ins w:id="354" w:author="Alex Popescu" w:date="2024-09-26T21:09:00Z" w16du:dateUtc="2024-09-27T01:09:00Z">
        <w:r w:rsidRPr="00455AF4">
          <w:rPr>
            <w:rFonts w:cs="Times New Roman"/>
            <w:iCs/>
            <w:szCs w:val="24"/>
          </w:rPr>
          <w:t xml:space="preserve">. </w:t>
        </w:r>
        <w:r w:rsidR="00373742">
          <w:rPr>
            <w:rFonts w:cs="Times New Roman"/>
            <w:iCs/>
            <w:szCs w:val="24"/>
          </w:rPr>
          <w:t>Individuals elect to perform sentinel</w:t>
        </w:r>
      </w:ins>
      <w:r w:rsidR="00373742">
        <w:rPr>
          <w:rFonts w:cs="Times New Roman"/>
          <w:iCs/>
          <w:szCs w:val="24"/>
        </w:rPr>
        <w:t xml:space="preserve"> behaviour</w:t>
      </w:r>
      <w:del w:id="355" w:author="Alex Popescu" w:date="2024-09-26T21:09:00Z" w16du:dateUtc="2024-09-27T01:09:00Z">
        <w:r w:rsidRPr="00455AF4">
          <w:rPr>
            <w:rFonts w:cs="Times New Roman"/>
            <w:iCs/>
            <w:szCs w:val="24"/>
          </w:rPr>
          <w:delText>. By altering their behaviour, individuals can best manage their own needs for foraging and vigilance</w:delText>
        </w:r>
      </w:del>
      <w:ins w:id="356" w:author="Alex Popescu" w:date="2024-09-26T21:09:00Z" w16du:dateUtc="2024-09-27T01:09:00Z">
        <w:r w:rsidR="00373742">
          <w:rPr>
            <w:rFonts w:cs="Times New Roman"/>
            <w:iCs/>
            <w:szCs w:val="24"/>
          </w:rPr>
          <w:t xml:space="preserve"> if it is favourable to them, and this decision is</w:t>
        </w:r>
      </w:ins>
      <w:r w:rsidR="00373742">
        <w:rPr>
          <w:rFonts w:cs="Times New Roman"/>
          <w:iCs/>
          <w:szCs w:val="24"/>
        </w:rPr>
        <w:t xml:space="preserve"> </w:t>
      </w:r>
      <w:r w:rsidRPr="00455AF4">
        <w:rPr>
          <w:rFonts w:cs="Times New Roman"/>
          <w:iCs/>
          <w:szCs w:val="24"/>
        </w:rPr>
        <w:t>based on their energetic reserves</w:t>
      </w:r>
      <w:ins w:id="357" w:author="Alex Popescu" w:date="2024-09-26T21:09:00Z" w16du:dateUtc="2024-09-27T01:09:00Z">
        <w:r w:rsidR="00373742">
          <w:rPr>
            <w:rFonts w:cs="Times New Roman"/>
            <w:iCs/>
            <w:szCs w:val="24"/>
          </w:rPr>
          <w:t xml:space="preserve">, </w:t>
        </w:r>
        <w:r w:rsidR="009D1A86">
          <w:rPr>
            <w:rFonts w:cs="Times New Roman"/>
            <w:iCs/>
            <w:szCs w:val="24"/>
          </w:rPr>
          <w:t>the benefits received from sentineling,</w:t>
        </w:r>
      </w:ins>
      <w:r w:rsidR="009D1A86">
        <w:rPr>
          <w:rFonts w:cs="Times New Roman"/>
          <w:iCs/>
          <w:szCs w:val="24"/>
        </w:rPr>
        <w:t xml:space="preserve"> and</w:t>
      </w:r>
      <w:r w:rsidR="009D1A86" w:rsidRPr="00455AF4">
        <w:rPr>
          <w:rFonts w:cs="Times New Roman"/>
          <w:iCs/>
          <w:szCs w:val="24"/>
        </w:rPr>
        <w:t xml:space="preserve"> </w:t>
      </w:r>
      <w:r w:rsidRPr="00455AF4">
        <w:rPr>
          <w:rFonts w:cs="Times New Roman"/>
          <w:iCs/>
          <w:szCs w:val="24"/>
        </w:rPr>
        <w:t>the perceived threats in their environments</w:t>
      </w:r>
      <w:r w:rsidR="009D1A86">
        <w:rPr>
          <w:rFonts w:cs="Times New Roman"/>
          <w:iCs/>
          <w:szCs w:val="24"/>
        </w:rPr>
        <w:t xml:space="preserve">. </w:t>
      </w:r>
      <w:r w:rsidRPr="00455AF4">
        <w:rPr>
          <w:rFonts w:cs="Times New Roman"/>
          <w:iCs/>
          <w:szCs w:val="24"/>
        </w:rPr>
        <w:t xml:space="preserve">This ability to change their behaviour can be adaptive in </w:t>
      </w:r>
      <w:r w:rsidR="00EA66DA">
        <w:rPr>
          <w:rFonts w:cs="Times New Roman"/>
          <w:iCs/>
          <w:szCs w:val="24"/>
        </w:rPr>
        <w:t>highly variable environments</w:t>
      </w:r>
      <w:r w:rsidRPr="00455AF4">
        <w:rPr>
          <w:rFonts w:cs="Times New Roman"/>
          <w:iCs/>
          <w:szCs w:val="24"/>
        </w:rPr>
        <w:t>,</w:t>
      </w:r>
      <w:r w:rsidR="00EA66DA">
        <w:rPr>
          <w:rFonts w:cs="Times New Roman"/>
          <w:iCs/>
          <w:szCs w:val="24"/>
        </w:rPr>
        <w:t xml:space="preserve"> such as urban environments</w:t>
      </w:r>
      <w:r w:rsidRPr="00455AF4">
        <w:rPr>
          <w:rFonts w:cs="Times New Roman"/>
          <w:iCs/>
          <w:szCs w:val="24"/>
        </w:rPr>
        <w:t xml:space="preserve">.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w:t>
      </w:r>
      <w:r w:rsidRPr="00455AF4">
        <w:rPr>
          <w:rFonts w:cs="Times New Roman"/>
          <w:iCs/>
          <w:szCs w:val="24"/>
        </w:rPr>
        <w:t>By disrupting</w:t>
      </w:r>
      <w:r w:rsidR="00175638">
        <w:rPr>
          <w:rFonts w:cs="Times New Roman"/>
          <w:iCs/>
          <w:szCs w:val="24"/>
        </w:rPr>
        <w:t xml:space="preserve"> forager-sentinel communication</w:t>
      </w:r>
      <w:r w:rsidRPr="00455AF4">
        <w:rPr>
          <w:rFonts w:cs="Times New Roman"/>
          <w:iCs/>
          <w:szCs w:val="24"/>
        </w:rPr>
        <w:t>, this</w:t>
      </w:r>
      <w:r w:rsidRPr="00455AF4">
        <w:rPr>
          <w:rFonts w:cs="Times New Roman"/>
          <w:iCs/>
          <w:szCs w:val="24"/>
        </w:rPr>
        <w:t xml:space="preserve"> can result in foragers relying less on the sentinel’s vigilance, affecting their foraging efficiency. The shortening or </w:t>
      </w:r>
      <w:r w:rsidRPr="00455AF4">
        <w:rPr>
          <w:rFonts w:cs="Times New Roman"/>
          <w:iCs/>
          <w:szCs w:val="24"/>
        </w:rPr>
        <w:t>obstruction of</w:t>
      </w:r>
      <w:r w:rsidRPr="00455AF4">
        <w:rPr>
          <w:rFonts w:cs="Times New Roman"/>
          <w:iCs/>
          <w:szCs w:val="24"/>
        </w:rPr>
        <w:t xml:space="preserve"> lines of sight could affect the sentinel’s ability to identify threats in </w:t>
      </w:r>
      <w:r w:rsidRPr="00455AF4">
        <w:rPr>
          <w:rFonts w:cs="Times New Roman"/>
          <w:iCs/>
          <w:szCs w:val="24"/>
        </w:rPr>
        <w:lastRenderedPageBreak/>
        <w:t>time, possibly increasing the risk of predation to themselves and other group members. Habitat alteration could also beneficially affect sentinel behaviour by increasing the presence of perches and elevated locations from which to sentinel</w:t>
      </w:r>
      <w:r w:rsidRPr="00455AF4">
        <w:rPr>
          <w:rFonts w:cs="Times New Roman"/>
          <w:iCs/>
          <w:szCs w:val="24"/>
        </w:rPr>
        <w:t xml:space="preserve"> from</w:t>
      </w:r>
      <w:r w:rsidRPr="00455AF4">
        <w:rPr>
          <w:rFonts w:cs="Times New Roman"/>
          <w:iCs/>
          <w:szCs w:val="24"/>
        </w:rPr>
        <w:t xml:space="preserve">.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Pr="00455AF4">
        <w:rPr>
          <w:rFonts w:cs="Times New Roman"/>
          <w:iCs/>
          <w:szCs w:val="24"/>
        </w:rPr>
        <w:t>heterogenous.</w:t>
      </w:r>
      <w:r w:rsidRPr="00455AF4">
        <w:rPr>
          <w:rFonts w:cs="Times New Roman"/>
          <w:iCs/>
          <w:szCs w:val="24"/>
        </w:rPr>
        <w:t xml:space="preserve"> Factors </w:t>
      </w:r>
      <w:r w:rsidRPr="00455AF4">
        <w:rPr>
          <w:rFonts w:cs="Times New Roman"/>
          <w:iCs/>
          <w:szCs w:val="24"/>
        </w:rPr>
        <w:t>that contribute</w:t>
      </w:r>
      <w:r w:rsidRPr="00455AF4">
        <w:rPr>
          <w:rFonts w:cs="Times New Roman"/>
          <w:iCs/>
          <w:szCs w:val="24"/>
        </w:rPr>
        <w:t xml:space="preserve"> to sentinel decision-making could differ wildly between an undeveloped area and a grocery store parking lot. Predation risk due to the presence of urban raptors could also </w:t>
      </w:r>
      <w:r w:rsidRPr="00455AF4">
        <w:rPr>
          <w:rFonts w:cs="Times New Roman"/>
          <w:iCs/>
          <w:szCs w:val="24"/>
        </w:rPr>
        <w:t>differ</w:t>
      </w:r>
      <w:r w:rsidRPr="00455AF4">
        <w:rPr>
          <w:rFonts w:cs="Times New Roman"/>
          <w:iCs/>
          <w:szCs w:val="24"/>
        </w:rPr>
        <w:t xml:space="preserve">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xml:space="preserve">. Studying the differences in sentinel behaviour </w:t>
      </w:r>
      <w:r w:rsidRPr="00455AF4">
        <w:rPr>
          <w:rFonts w:cs="Times New Roman"/>
          <w:iCs/>
          <w:szCs w:val="24"/>
        </w:rPr>
        <w:t>between different types of</w:t>
      </w:r>
      <w:r w:rsidR="004A334B">
        <w:rPr>
          <w:rFonts w:cs="Times New Roman"/>
          <w:iCs/>
          <w:szCs w:val="24"/>
        </w:rPr>
        <w:t xml:space="preserve"> </w:t>
      </w:r>
      <w:r w:rsidR="00175638">
        <w:rPr>
          <w:rFonts w:cs="Times New Roman"/>
          <w:iCs/>
          <w:szCs w:val="24"/>
        </w:rPr>
        <w:t xml:space="preserve">urban </w:t>
      </w:r>
      <w:r w:rsidRPr="00455AF4">
        <w:rPr>
          <w:rFonts w:cs="Times New Roman"/>
          <w:iCs/>
          <w:szCs w:val="24"/>
        </w:rPr>
        <w:t>environment</w:t>
      </w:r>
      <w:r w:rsidR="00175638">
        <w:rPr>
          <w:rFonts w:cs="Times New Roman"/>
          <w:iCs/>
          <w:szCs w:val="24"/>
        </w:rPr>
        <w:t xml:space="preserve"> could reveal more subtle factors</w:t>
      </w:r>
      <w:r w:rsidRPr="00455AF4">
        <w:rPr>
          <w:rFonts w:cs="Times New Roman"/>
          <w:iCs/>
          <w:szCs w:val="24"/>
        </w:rPr>
        <w:t xml:space="preserve"> at play</w:t>
      </w:r>
      <w:r w:rsidR="00175638">
        <w:rPr>
          <w:rFonts w:cs="Times New Roman"/>
          <w:iCs/>
          <w:szCs w:val="24"/>
        </w:rPr>
        <w:t xml:space="preserve"> </w:t>
      </w:r>
      <w:r w:rsidRPr="00455AF4">
        <w:rPr>
          <w:rFonts w:cs="Times New Roman"/>
          <w:iCs/>
          <w:szCs w:val="24"/>
        </w:rPr>
        <w:t>in sentinel decision-making.</w:t>
      </w:r>
    </w:p>
    <w:p w14:paraId="0548CB2F" w14:textId="77777777" w:rsidR="00382311" w:rsidRPr="0019114E" w:rsidRDefault="00382311" w:rsidP="00382311">
      <w:pPr>
        <w:pStyle w:val="SectionSubtitle"/>
        <w:rPr>
          <w:rFonts w:cs="Times New Roman"/>
        </w:rPr>
      </w:pPr>
      <w:bookmarkStart w:id="358" w:name="_Toc162794593"/>
      <w:bookmarkStart w:id="359" w:name="_Toc178277228"/>
      <w:bookmarkStart w:id="360" w:name="_Toc174089122"/>
      <w:r w:rsidRPr="0019114E">
        <w:rPr>
          <w:rFonts w:cs="Times New Roman"/>
        </w:rPr>
        <w:t>Coordination</w:t>
      </w:r>
      <w:bookmarkEnd w:id="358"/>
      <w:bookmarkEnd w:id="359"/>
      <w:bookmarkEnd w:id="360"/>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361" w:name="_Toc162794595"/>
      <w:bookmarkStart w:id="362" w:name="_Toc178277229"/>
      <w:bookmarkStart w:id="363" w:name="_Toc174089123"/>
      <w:r w:rsidRPr="0019114E">
        <w:rPr>
          <w:rFonts w:cs="Times New Roman"/>
        </w:rPr>
        <w:t>Implications and Future Directions</w:t>
      </w:r>
      <w:bookmarkEnd w:id="361"/>
      <w:bookmarkEnd w:id="362"/>
      <w:bookmarkEnd w:id="363"/>
    </w:p>
    <w:p w14:paraId="4EB8DC84" w14:textId="771089F0" w:rsidR="00382311" w:rsidRPr="00455AF4" w:rsidRDefault="00382311" w:rsidP="00382311">
      <w:pPr>
        <w:spacing w:after="240" w:line="480" w:lineRule="auto"/>
        <w:rPr>
          <w:rFonts w:cs="Times New Roman"/>
          <w:iCs/>
          <w:szCs w:val="24"/>
        </w:rPr>
        <w:sectPr w:rsidR="00382311" w:rsidRPr="00455AF4" w:rsidSect="00382311">
          <w:headerReference w:type="default" r:id="rId28"/>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w:t>
      </w:r>
      <w:del w:id="364" w:author="Alex Popescu" w:date="2024-09-26T21:09:00Z" w16du:dateUtc="2024-09-27T01:09:00Z">
        <w:r w:rsidRPr="00455AF4">
          <w:rPr>
            <w:rFonts w:cs="Times New Roman"/>
            <w:iCs/>
            <w:szCs w:val="24"/>
          </w:rPr>
          <w:delText xml:space="preserve">serves </w:delText>
        </w:r>
      </w:del>
      <w:r w:rsidR="00175638">
        <w:rPr>
          <w:rFonts w:cs="Times New Roman"/>
          <w:iCs/>
          <w:szCs w:val="24"/>
        </w:rPr>
        <w:t xml:space="preserve">primarily </w:t>
      </w:r>
      <w:ins w:id="365" w:author="Alex Popescu" w:date="2024-09-26T21:09:00Z" w16du:dateUtc="2024-09-27T01:09:00Z">
        <w:r w:rsidR="00175638">
          <w:rPr>
            <w:rFonts w:cs="Times New Roman"/>
            <w:iCs/>
            <w:szCs w:val="24"/>
          </w:rPr>
          <w:t xml:space="preserve">serves </w:t>
        </w:r>
      </w:ins>
      <w:r w:rsidR="00175638">
        <w:rPr>
          <w:rFonts w:cs="Times New Roman"/>
          <w:iCs/>
          <w:szCs w:val="24"/>
        </w:rPr>
        <w:t xml:space="preserve">the sentinel, </w:t>
      </w:r>
      <w:ins w:id="366" w:author="Alex Popescu" w:date="2024-09-26T21:09:00Z" w16du:dateUtc="2024-09-27T01:09:00Z">
        <w:r w:rsidR="00175638">
          <w:rPr>
            <w:rFonts w:cs="Times New Roman"/>
            <w:iCs/>
            <w:szCs w:val="24"/>
          </w:rPr>
          <w:t xml:space="preserve">generally </w:t>
        </w:r>
      </w:ins>
      <w:r w:rsidR="00175638">
        <w:rPr>
          <w:rFonts w:cs="Times New Roman"/>
          <w:iCs/>
          <w:szCs w:val="24"/>
        </w:rPr>
        <w:t>revolving</w:t>
      </w:r>
      <w:del w:id="367" w:author="Alex Popescu" w:date="2024-09-26T21:09:00Z" w16du:dateUtc="2024-09-27T01:09:00Z">
        <w:r w:rsidRPr="00455AF4">
          <w:rPr>
            <w:rFonts w:cs="Times New Roman"/>
            <w:iCs/>
            <w:szCs w:val="24"/>
          </w:rPr>
          <w:delText xml:space="preserve"> generally</w:delText>
        </w:r>
      </w:del>
      <w:r w:rsidRPr="00455AF4">
        <w:rPr>
          <w:rFonts w:cs="Times New Roman"/>
          <w:iCs/>
          <w:szCs w:val="24"/>
        </w:rPr>
        <w:t xml:space="preserve"> around an individual’s need to forage </w:t>
      </w:r>
      <w:r w:rsidRPr="00455AF4">
        <w:rPr>
          <w:rFonts w:cs="Times New Roman"/>
          <w:iCs/>
          <w:szCs w:val="24"/>
        </w:rPr>
        <w:lastRenderedPageBreak/>
        <w:t>(i.e. to maintain sufficient energetic reserves) and for safety. An individual’s foraging environment can then affect an individual’s propensity and ability to perform sentinel behaviour. For example, individuals who have fed on anthropogenic foods could have more energy to perform sentinel behaviour. Conversely</w:t>
      </w:r>
      <w:r w:rsidR="00175638">
        <w:rPr>
          <w:rFonts w:cs="Times New Roman"/>
          <w:iCs/>
          <w:szCs w:val="24"/>
        </w:rPr>
        <w:t>,</w:t>
      </w:r>
      <w:r w:rsidRPr="00455AF4">
        <w:rPr>
          <w:rFonts w:cs="Times New Roman"/>
          <w:iCs/>
          <w:szCs w:val="24"/>
        </w:rPr>
        <w:t xml:space="preserve">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183"/>
    </w:p>
    <w:p w14:paraId="24F08314" w14:textId="77777777" w:rsidR="00382311" w:rsidRPr="0019114E" w:rsidRDefault="00382311" w:rsidP="0004059D">
      <w:pPr>
        <w:pStyle w:val="SectionTitle"/>
      </w:pPr>
      <w:bookmarkStart w:id="368" w:name="_Toc178277230"/>
      <w:bookmarkStart w:id="369" w:name="_Toc174089124"/>
      <w:r w:rsidRPr="0019114E">
        <w:lastRenderedPageBreak/>
        <w:t>References</w:t>
      </w:r>
      <w:bookmarkEnd w:id="368"/>
      <w:bookmarkEnd w:id="369"/>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9"/>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370" w:name="_Toc162794597"/>
      <w:bookmarkStart w:id="371" w:name="_Toc178277231"/>
      <w:bookmarkStart w:id="372" w:name="_Toc174089125"/>
      <w:bookmarkEnd w:id="177"/>
      <w:r w:rsidRPr="0019114E">
        <w:rPr>
          <w:rFonts w:cs="Times New Roman"/>
        </w:rPr>
        <w:lastRenderedPageBreak/>
        <w:t>Heads up! Social vigilance behaviour in urban American crows</w:t>
      </w:r>
      <w:bookmarkEnd w:id="370"/>
      <w:bookmarkEnd w:id="371"/>
      <w:bookmarkEnd w:id="372"/>
    </w:p>
    <w:p w14:paraId="436F2DB7" w14:textId="77777777" w:rsidR="007D6254" w:rsidRPr="00356BD5" w:rsidRDefault="007D6254" w:rsidP="007D6254">
      <w:pPr>
        <w:spacing w:after="240"/>
        <w:rPr>
          <w:rFonts w:cs="Times New Roman"/>
          <w:iCs/>
          <w:szCs w:val="24"/>
        </w:rPr>
      </w:pPr>
      <w:bookmarkStart w:id="373"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374" w:name="_Toc162204952"/>
      <w:bookmarkStart w:id="375" w:name="_Toc162794598"/>
      <w:bookmarkStart w:id="376" w:name="_Toc178277232"/>
      <w:bookmarkStart w:id="377" w:name="_Toc174089126"/>
      <w:bookmarkEnd w:id="373"/>
      <w:r w:rsidRPr="0019114E">
        <w:t>Introduction</w:t>
      </w:r>
      <w:bookmarkEnd w:id="374"/>
      <w:bookmarkEnd w:id="375"/>
      <w:bookmarkEnd w:id="376"/>
      <w:bookmarkEnd w:id="377"/>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0365A549"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w:t>
      </w:r>
      <w:r w:rsidRPr="00356BD5">
        <w:rPr>
          <w:rFonts w:cs="Times New Roman"/>
          <w:iCs/>
          <w:szCs w:val="24"/>
        </w:rPr>
        <w:t>making them more likely</w:t>
      </w:r>
      <w:r w:rsidRPr="00356BD5">
        <w:rPr>
          <w:rFonts w:cs="Times New Roman"/>
          <w:iCs/>
          <w:szCs w:val="24"/>
        </w:rPr>
        <w:t xml:space="preserve">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Initially perceived as an altruistic act benefiting the group at the expense of the sentinel, sentinel behaviour is now recognized as a more selfish behaviour, with the sentinel reaping the primary benefits through increased safety</w:t>
      </w:r>
      <w:r w:rsidR="006725CB">
        <w:rPr>
          <w:rFonts w:cs="Times New Roman"/>
          <w:iCs/>
          <w:szCs w:val="24"/>
        </w:rPr>
        <w:t xml:space="preserve"> </w:t>
      </w:r>
      <w:ins w:id="378" w:author="Alex Popescu" w:date="2024-09-26T21:09:00Z" w16du:dateUtc="2024-09-27T01:09:00Z">
        <w:r w:rsidR="006725CB">
          <w:rPr>
            <w:rFonts w:cs="Times New Roman"/>
            <w:iCs/>
            <w:szCs w:val="24"/>
          </w:rPr>
          <w:t>and earlier threat detection</w:t>
        </w:r>
        <w:r w:rsidRPr="00356BD5">
          <w:rPr>
            <w:rFonts w:cs="Times New Roman"/>
            <w:iCs/>
            <w:szCs w:val="24"/>
          </w:rPr>
          <w:t xml:space="preserve"> </w:t>
        </w:r>
      </w:ins>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Other group members</w:t>
      </w:r>
      <w:r w:rsidR="00561D85">
        <w:rPr>
          <w:rFonts w:cs="Times New Roman"/>
          <w:iCs/>
          <w:szCs w:val="24"/>
        </w:rPr>
        <w:t xml:space="preserve"> </w:t>
      </w:r>
      <w:r w:rsidRPr="00356BD5">
        <w:rPr>
          <w:rFonts w:cs="Times New Roman"/>
          <w:iCs/>
          <w:szCs w:val="24"/>
        </w:rPr>
        <w:t>then</w:t>
      </w:r>
      <w:r w:rsidRPr="00356BD5">
        <w:rPr>
          <w:rFonts w:cs="Times New Roman"/>
          <w:iCs/>
          <w:szCs w:val="24"/>
        </w:rPr>
        <w:t xml:space="preserve">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67E8308A" w:rsidR="007D6254" w:rsidRPr="00356BD5" w:rsidRDefault="00A61A57" w:rsidP="007D6254">
      <w:pPr>
        <w:spacing w:after="240" w:line="480" w:lineRule="auto"/>
        <w:rPr>
          <w:rFonts w:cs="Times New Roman"/>
          <w:iCs/>
          <w:szCs w:val="24"/>
        </w:rPr>
      </w:pPr>
      <w:ins w:id="379" w:author="Alex Popescu" w:date="2024-09-26T21:09:00Z" w16du:dateUtc="2024-09-27T01:09:00Z">
        <w:r>
          <w:rPr>
            <w:rFonts w:cs="Times New Roman"/>
            <w:iCs/>
            <w:szCs w:val="24"/>
          </w:rPr>
          <w:t xml:space="preserve">Urban environments could affect the </w:t>
        </w:r>
        <w:r w:rsidR="005851B3">
          <w:rPr>
            <w:rFonts w:cs="Times New Roman"/>
            <w:iCs/>
            <w:szCs w:val="24"/>
          </w:rPr>
          <w:t>reliance of foragers on the sentinel’s coverage.</w:t>
        </w:r>
        <w:r>
          <w:rPr>
            <w:rFonts w:cs="Times New Roman"/>
            <w:iCs/>
            <w:szCs w:val="24"/>
          </w:rPr>
          <w:t xml:space="preserve"> </w:t>
        </w:r>
      </w:ins>
      <w:r w:rsidR="007D6254" w:rsidRPr="00356BD5">
        <w:rPr>
          <w:rFonts w:cs="Times New Roman"/>
          <w:iCs/>
          <w:szCs w:val="24"/>
        </w:rPr>
        <w:t>American crows in urban centres might rely on sentinel behaviour for feeding due to increased human presence and frequent disturbances</w:t>
      </w:r>
      <w:r w:rsidR="007D6254" w:rsidRPr="00356BD5">
        <w:rPr>
          <w:rFonts w:cs="Times New Roman"/>
          <w:iCs/>
          <w:szCs w:val="24"/>
        </w:rPr>
        <w:t>. Increased</w:t>
      </w:r>
      <w:r w:rsidR="007D6254" w:rsidRPr="00356BD5">
        <w:rPr>
          <w:rFonts w:cs="Times New Roman"/>
          <w:iCs/>
          <w:szCs w:val="24"/>
        </w:rPr>
        <w:t xml:space="preserve"> ambient noise levels in cities can interfere with acoustic communication, reducing the effectiveness of sentinel signalling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(Kern and Radford 2016)</w:t>
      </w:r>
      <w:r w:rsidR="007D6254" w:rsidRPr="00356BD5">
        <w:rPr>
          <w:rFonts w:cs="Times New Roman"/>
          <w:iCs/>
          <w:szCs w:val="24"/>
        </w:rPr>
        <w:fldChar w:fldCharType="end"/>
      </w:r>
      <w:r w:rsidR="007D6254" w:rsidRPr="00356BD5">
        <w:rPr>
          <w:rFonts w:cs="Times New Roman"/>
          <w:iCs/>
          <w:szCs w:val="24"/>
        </w:rPr>
        <w:t>. The presence of urban predators such as the red-tailed hawk (</w:t>
      </w:r>
      <w:r w:rsidR="007D6254" w:rsidRPr="00356BD5">
        <w:rPr>
          <w:rFonts w:cs="Times New Roman"/>
          <w:i/>
          <w:szCs w:val="24"/>
        </w:rPr>
        <w:t>Buteo jamaicensis</w:t>
      </w:r>
      <w:r w:rsidR="007D6254" w:rsidRPr="00356BD5">
        <w:rPr>
          <w:rFonts w:cs="Times New Roman"/>
          <w:iCs/>
          <w:szCs w:val="24"/>
        </w:rPr>
        <w:t xml:space="preserve">) could increase the risk of predation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(Morrison et al. 2016)</w:t>
      </w:r>
      <w:r w:rsidR="007D6254" w:rsidRPr="00356BD5">
        <w:rPr>
          <w:rFonts w:cs="Times New Roman"/>
          <w:iCs/>
          <w:szCs w:val="24"/>
        </w:rPr>
        <w:fldChar w:fldCharType="end"/>
      </w:r>
      <w:r w:rsidR="007D6254" w:rsidRPr="00356BD5">
        <w:rPr>
          <w:rFonts w:cs="Times New Roman"/>
          <w:iCs/>
          <w:szCs w:val="24"/>
        </w:rPr>
        <w:t xml:space="preserve">, increasing the need for the added vigilance of a sentinel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(Ridley et al. 2010)</w:t>
      </w:r>
      <w:r w:rsidR="007D6254" w:rsidRPr="00356BD5">
        <w:rPr>
          <w:rFonts w:cs="Times New Roman"/>
          <w:iCs/>
          <w:szCs w:val="24"/>
        </w:rPr>
        <w:fldChar w:fldCharType="end"/>
      </w:r>
      <w:r w:rsidR="007D6254" w:rsidRPr="00356BD5">
        <w:rPr>
          <w:rFonts w:cs="Times New Roman"/>
          <w:iCs/>
          <w:szCs w:val="24"/>
        </w:rPr>
        <w:t xml:space="preserve">. The increased availability and predictability of anthropogenic food sources that are usually concentrated (e.g. trash cans, litter) can lead to changes in foraging strategy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(Lowry et al. 2013)</w:t>
      </w:r>
      <w:r w:rsidR="007D6254" w:rsidRPr="00356BD5">
        <w:rPr>
          <w:rFonts w:cs="Times New Roman"/>
          <w:iCs/>
          <w:szCs w:val="24"/>
        </w:rPr>
        <w:fldChar w:fldCharType="end"/>
      </w:r>
      <w:r w:rsidR="007D6254" w:rsidRPr="00356BD5">
        <w:rPr>
          <w:rFonts w:cs="Times New Roman"/>
          <w:iCs/>
          <w:szCs w:val="24"/>
        </w:rPr>
        <w:t xml:space="preserve">, a reduction in resource competition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xml:space="preserve">, and high </w:t>
      </w:r>
      <w:r w:rsidR="007D6254" w:rsidRPr="00356BD5">
        <w:rPr>
          <w:rFonts w:cs="Times New Roman"/>
          <w:iCs/>
          <w:szCs w:val="24"/>
        </w:rPr>
        <w:lastRenderedPageBreak/>
        <w:t xml:space="preserve">energetic levels in urban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(Auman et al. 2008)</w:t>
      </w:r>
      <w:r w:rsidR="007D6254" w:rsidRPr="00356BD5">
        <w:rPr>
          <w:rFonts w:cs="Times New Roman"/>
          <w:iCs/>
          <w:szCs w:val="24"/>
        </w:rPr>
        <w:fldChar w:fldCharType="end"/>
      </w:r>
      <w:r w:rsidR="007D6254" w:rsidRPr="00356BD5">
        <w:rPr>
          <w:rFonts w:cs="Times New Roman"/>
          <w:iCs/>
          <w:szCs w:val="24"/>
        </w:rPr>
        <w:t xml:space="preserve">. </w:t>
      </w:r>
      <w:ins w:id="380" w:author="Alex Popescu" w:date="2024-09-26T21:09:00Z" w16du:dateUtc="2024-09-27T01:09:00Z">
        <w:r w:rsidR="006725CB">
          <w:rPr>
            <w:rFonts w:cs="Times New Roman"/>
            <w:iCs/>
            <w:szCs w:val="24"/>
          </w:rPr>
          <w:t>As a result, individuals could have more energy to invest in sentinel behaviour.</w:t>
        </w:r>
      </w:ins>
    </w:p>
    <w:p w14:paraId="7F10C97A" w14:textId="575538A1" w:rsidR="007D6254" w:rsidRPr="00356BD5" w:rsidRDefault="006725CB" w:rsidP="007D6254">
      <w:pPr>
        <w:spacing w:after="240" w:line="480" w:lineRule="auto"/>
        <w:rPr>
          <w:rFonts w:cs="Times New Roman"/>
          <w:iCs/>
          <w:szCs w:val="24"/>
        </w:rPr>
      </w:pPr>
      <w:ins w:id="381" w:author="Alex Popescu" w:date="2024-09-26T21:09:00Z" w16du:dateUtc="2024-09-27T01:09:00Z">
        <w:r>
          <w:rPr>
            <w:rFonts w:cs="Times New Roman"/>
            <w:iCs/>
            <w:szCs w:val="24"/>
          </w:rPr>
          <w:t xml:space="preserve">Urbanized environments can </w:t>
        </w:r>
        <w:r w:rsidR="005851B3">
          <w:rPr>
            <w:rFonts w:cs="Times New Roman"/>
            <w:iCs/>
            <w:szCs w:val="24"/>
          </w:rPr>
          <w:t>also alter</w:t>
        </w:r>
        <w:r>
          <w:rPr>
            <w:rFonts w:cs="Times New Roman"/>
            <w:iCs/>
            <w:szCs w:val="24"/>
          </w:rPr>
          <w:t xml:space="preserve"> the propensity of individuals to participate in social behaviours. </w:t>
        </w:r>
      </w:ins>
      <w:r w:rsidR="007D6254" w:rsidRPr="00356BD5">
        <w:rPr>
          <w:rFonts w:cs="Times New Roman"/>
          <w:iCs/>
          <w:szCs w:val="24"/>
        </w:rPr>
        <w:t>Research on striped field mice (</w:t>
      </w:r>
      <w:r w:rsidR="007D6254" w:rsidRPr="00356BD5">
        <w:rPr>
          <w:rFonts w:cs="Times New Roman"/>
          <w:i/>
          <w:szCs w:val="24"/>
        </w:rPr>
        <w:t>Apodemus agrarius</w:t>
      </w:r>
      <w:r w:rsidR="007D6254" w:rsidRPr="00356BD5">
        <w:rPr>
          <w:rFonts w:cs="Times New Roman"/>
          <w:iCs/>
          <w:szCs w:val="24"/>
        </w:rPr>
        <w:t xml:space="preserve">) has shown that urban individuals are less likely to avoid contact, more tolerant of conspecifics, and </w:t>
      </w:r>
      <w:r w:rsidR="007D6254" w:rsidRPr="00356BD5">
        <w:rPr>
          <w:rFonts w:cs="Times New Roman"/>
          <w:iCs/>
          <w:szCs w:val="24"/>
        </w:rPr>
        <w:t>exhibit a lower tendency</w:t>
      </w:r>
      <w:r w:rsidR="007D6254" w:rsidRPr="00356BD5">
        <w:rPr>
          <w:rFonts w:cs="Times New Roman"/>
          <w:iCs/>
          <w:szCs w:val="24"/>
        </w:rPr>
        <w:t xml:space="preserve"> to monopolize resources compared to rural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r w:rsidR="007D6254" w:rsidRPr="00356BD5">
        <w:rPr>
          <w:rFonts w:cs="Times New Roman"/>
          <w:i/>
          <w:szCs w:val="24"/>
        </w:rPr>
        <w:t>Poecile atricapillus</w:t>
      </w:r>
      <w:r w:rsidR="007D6254"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 xml:space="preserve">. </w:t>
      </w:r>
      <w:r w:rsidR="007D6254" w:rsidRPr="00356BD5">
        <w:rPr>
          <w:rFonts w:cs="Times New Roman"/>
          <w:iCs/>
          <w:szCs w:val="24"/>
        </w:rPr>
        <w:t>This suggests that urban environments could have more stable</w:t>
      </w:r>
      <w:r w:rsidR="004F36A3">
        <w:rPr>
          <w:rFonts w:cs="Times New Roman"/>
          <w:iCs/>
          <w:szCs w:val="24"/>
        </w:rPr>
        <w:t xml:space="preserve"> food resources</w:t>
      </w:r>
      <w:r w:rsidR="007D6254" w:rsidRPr="00356BD5">
        <w:rPr>
          <w:rFonts w:cs="Times New Roman"/>
          <w:iCs/>
          <w:szCs w:val="24"/>
        </w:rPr>
        <w:t>, leading to less behavioural plasticity</w:t>
      </w:r>
      <w:r w:rsidR="004F36A3">
        <w:rPr>
          <w:rFonts w:cs="Times New Roman"/>
          <w:iCs/>
          <w:szCs w:val="24"/>
        </w:rPr>
        <w:t xml:space="preserve"> in </w:t>
      </w:r>
      <w:r w:rsidR="007D6254" w:rsidRPr="00356BD5">
        <w:rPr>
          <w:rFonts w:cs="Times New Roman"/>
          <w:iCs/>
          <w:szCs w:val="24"/>
        </w:rPr>
        <w:t>response to</w:t>
      </w:r>
      <w:r w:rsidR="004F36A3">
        <w:rPr>
          <w:rFonts w:cs="Times New Roman"/>
          <w:iCs/>
          <w:szCs w:val="24"/>
        </w:rPr>
        <w:t xml:space="preserve"> seasonal changes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w:t>
      </w:r>
    </w:p>
    <w:p w14:paraId="094DC48A" w14:textId="77777777" w:rsidR="001C68A5" w:rsidRDefault="007D6254" w:rsidP="007D6254">
      <w:pPr>
        <w:spacing w:after="240" w:line="480" w:lineRule="auto"/>
        <w:rPr>
          <w:rFonts w:cs="Times New Roman"/>
          <w:iCs/>
          <w:szCs w:val="24"/>
        </w:rPr>
        <w:sectPr w:rsidR="001C68A5" w:rsidSect="007D6254">
          <w:headerReference w:type="default" r:id="rId30"/>
          <w:pgSz w:w="12240" w:h="15840"/>
          <w:pgMar w:top="1440" w:right="1440" w:bottom="1440" w:left="1440" w:header="720" w:footer="720" w:gutter="0"/>
          <w:cols w:space="720"/>
        </w:sect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w:t>
      </w:r>
      <w:r w:rsidRPr="00356BD5">
        <w:rPr>
          <w:rFonts w:cs="Times New Roman"/>
          <w:iCs/>
          <w:szCs w:val="24"/>
        </w:rPr>
        <w:t xml:space="preserve">Sentinel behaviour is a complex social adaptation that can have far-reaching effects on group dynamics and foraging efficiency. </w:t>
      </w:r>
      <w:r w:rsidRPr="00356BD5">
        <w:rPr>
          <w:rFonts w:cs="Times New Roman"/>
          <w:iCs/>
          <w:szCs w:val="24"/>
        </w:rPr>
        <w:t xml:space="preserve">By examining the effects of sentinel presence and generalized environment, we seek to </w:t>
      </w:r>
      <w:r w:rsidRPr="00356BD5">
        <w:rPr>
          <w:rFonts w:cs="Times New Roman"/>
          <w:iCs/>
          <w:szCs w:val="24"/>
        </w:rPr>
        <w:t>gain insights into</w:t>
      </w:r>
      <w:r w:rsidRPr="00356BD5">
        <w:rPr>
          <w:rFonts w:cs="Times New Roman"/>
          <w:iCs/>
          <w:szCs w:val="24"/>
        </w:rPr>
        <w:t xml:space="preserve"> how adaptive social behaviours contribute to the success of this species in urban environments. With these findings, we could be able to determine how other social species capable of sentinel behaviour could respond to urbanization. </w:t>
      </w:r>
    </w:p>
    <w:p w14:paraId="4F35CF8E" w14:textId="474E955A"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In this study, we aimed to determine the effects of sentinel presence and the environment on the social foraging behaviour of urban American crows. We hypothesized that </w:t>
      </w:r>
      <w:ins w:id="382" w:author="Alex Popescu" w:date="2024-09-26T21:09:00Z" w16du:dateUtc="2024-09-27T01:09:00Z">
        <w:r w:rsidR="006725CB">
          <w:rPr>
            <w:rFonts w:cs="Times New Roman"/>
            <w:iCs/>
            <w:szCs w:val="24"/>
          </w:rPr>
          <w:t xml:space="preserve">the presence of a </w:t>
        </w:r>
      </w:ins>
      <w:r w:rsidR="006725CB">
        <w:rPr>
          <w:rFonts w:cs="Times New Roman"/>
          <w:iCs/>
          <w:szCs w:val="24"/>
        </w:rPr>
        <w:t>sentinel</w:t>
      </w:r>
      <w:r w:rsidRPr="00356BD5">
        <w:rPr>
          <w:rFonts w:cs="Times New Roman"/>
          <w:iCs/>
          <w:szCs w:val="24"/>
        </w:rPr>
        <w:t xml:space="preserve"> </w:t>
      </w:r>
      <w:del w:id="383" w:author="Alex Popescu" w:date="2024-09-26T21:09:00Z" w16du:dateUtc="2024-09-27T01:09:00Z">
        <w:r w:rsidRPr="00356BD5">
          <w:rPr>
            <w:rFonts w:cs="Times New Roman"/>
            <w:iCs/>
            <w:szCs w:val="24"/>
          </w:rPr>
          <w:delText>behaviour</w:delText>
        </w:r>
      </w:del>
      <w:r w:rsidR="002C5569">
        <w:rPr>
          <w:rFonts w:cs="Times New Roman"/>
          <w:iCs/>
          <w:szCs w:val="24"/>
        </w:rPr>
        <w:t xml:space="preserve"> </w:t>
      </w:r>
      <w:r w:rsidRPr="00356BD5">
        <w:rPr>
          <w:rFonts w:cs="Times New Roman"/>
          <w:iCs/>
          <w:szCs w:val="24"/>
        </w:rPr>
        <w:t xml:space="preserve">and the </w:t>
      </w:r>
      <w:del w:id="384" w:author="Alex Popescu" w:date="2024-09-26T21:09:00Z" w16du:dateUtc="2024-09-27T01:09:00Z">
        <w:r w:rsidRPr="00356BD5">
          <w:rPr>
            <w:rFonts w:cs="Times New Roman"/>
            <w:iCs/>
            <w:szCs w:val="24"/>
          </w:rPr>
          <w:delText>generalized</w:delText>
        </w:r>
      </w:del>
      <w:ins w:id="385" w:author="Alex Popescu" w:date="2024-09-26T21:09:00Z" w16du:dateUtc="2024-09-27T01:09:00Z">
        <w:r w:rsidR="006725CB">
          <w:rPr>
            <w:rFonts w:cs="Times New Roman"/>
            <w:iCs/>
            <w:szCs w:val="24"/>
          </w:rPr>
          <w:t>foraging</w:t>
        </w:r>
      </w:ins>
      <w:r w:rsidRPr="00356BD5">
        <w:rPr>
          <w:rFonts w:cs="Times New Roman"/>
          <w:iCs/>
          <w:szCs w:val="24"/>
        </w:rPr>
        <w:t xml:space="preserve"> environment would affect</w:t>
      </w:r>
      <w:r w:rsidR="005851B3">
        <w:rPr>
          <w:rFonts w:cs="Times New Roman"/>
          <w:iCs/>
          <w:szCs w:val="24"/>
        </w:rPr>
        <w:t xml:space="preserve"> the </w:t>
      </w:r>
      <w:ins w:id="386" w:author="Alex Popescu" w:date="2024-09-26T21:09:00Z" w16du:dateUtc="2024-09-27T01:09:00Z">
        <w:r w:rsidR="005851B3">
          <w:rPr>
            <w:rFonts w:cs="Times New Roman"/>
            <w:iCs/>
            <w:szCs w:val="24"/>
          </w:rPr>
          <w:t>reliance of foragers on the sentinel, thereby affecting</w:t>
        </w:r>
        <w:r w:rsidRPr="00356BD5">
          <w:rPr>
            <w:rFonts w:cs="Times New Roman"/>
            <w:iCs/>
            <w:szCs w:val="24"/>
          </w:rPr>
          <w:t xml:space="preserve"> the</w:t>
        </w:r>
        <w:r w:rsidR="005851B3">
          <w:rPr>
            <w:rFonts w:cs="Times New Roman"/>
            <w:iCs/>
            <w:szCs w:val="24"/>
          </w:rPr>
          <w:t>ir</w:t>
        </w:r>
        <w:r w:rsidRPr="00356BD5">
          <w:rPr>
            <w:rFonts w:cs="Times New Roman"/>
            <w:iCs/>
            <w:szCs w:val="24"/>
          </w:rPr>
          <w:t xml:space="preserve"> </w:t>
        </w:r>
      </w:ins>
      <w:r w:rsidRPr="00356BD5">
        <w:rPr>
          <w:rFonts w:cs="Times New Roman"/>
          <w:iCs/>
          <w:szCs w:val="24"/>
        </w:rPr>
        <w:t>alert and foraging behaviour</w:t>
      </w:r>
      <w:r w:rsidRPr="00356BD5">
        <w:rPr>
          <w:rFonts w:cs="Times New Roman"/>
          <w:iCs/>
          <w:szCs w:val="24"/>
        </w:rPr>
        <w:t xml:space="preserve"> of crows</w:t>
      </w:r>
      <w:r w:rsidRPr="00356BD5">
        <w:rPr>
          <w:rFonts w:cs="Times New Roman"/>
          <w:iCs/>
          <w:szCs w:val="24"/>
        </w:rPr>
        <w:t>.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387" w:name="_Toc162204957"/>
      <w:bookmarkStart w:id="388" w:name="_Toc162794602"/>
    </w:p>
    <w:p w14:paraId="5E6853F9" w14:textId="77777777" w:rsidR="007D6254" w:rsidRPr="0019114E" w:rsidRDefault="007D6254" w:rsidP="007D6254">
      <w:pPr>
        <w:pStyle w:val="SectionTitle"/>
      </w:pPr>
      <w:bookmarkStart w:id="389" w:name="_Toc178277233"/>
      <w:bookmarkStart w:id="390" w:name="_Toc174089127"/>
      <w:r w:rsidRPr="0019114E">
        <w:t>Methods</w:t>
      </w:r>
      <w:bookmarkEnd w:id="387"/>
      <w:bookmarkEnd w:id="388"/>
      <w:bookmarkEnd w:id="389"/>
      <w:bookmarkEnd w:id="390"/>
    </w:p>
    <w:p w14:paraId="636A6C0B" w14:textId="77777777" w:rsidR="007D6254" w:rsidRPr="0019114E" w:rsidRDefault="007D6254" w:rsidP="007D6254">
      <w:pPr>
        <w:pStyle w:val="SectionSubtitle"/>
        <w:rPr>
          <w:rFonts w:cs="Times New Roman"/>
        </w:rPr>
      </w:pPr>
      <w:bookmarkStart w:id="391" w:name="_Toc162204958"/>
      <w:bookmarkStart w:id="392" w:name="_Toc162794603"/>
      <w:bookmarkStart w:id="393" w:name="_Toc178277234"/>
      <w:bookmarkStart w:id="394" w:name="_Toc174089128"/>
      <w:r w:rsidRPr="0019114E">
        <w:rPr>
          <w:rFonts w:cs="Times New Roman"/>
        </w:rPr>
        <w:t>Site Selection</w:t>
      </w:r>
      <w:bookmarkEnd w:id="391"/>
      <w:bookmarkEnd w:id="392"/>
      <w:bookmarkEnd w:id="393"/>
      <w:bookmarkEnd w:id="394"/>
    </w:p>
    <w:p w14:paraId="3EA2987A" w14:textId="487D1C6A" w:rsidR="007D6254" w:rsidRPr="00356BD5" w:rsidRDefault="007D6254" w:rsidP="007D6254">
      <w:pPr>
        <w:spacing w:after="240" w:line="480" w:lineRule="auto"/>
        <w:rPr>
          <w:ins w:id="395" w:author="Alex Popescu" w:date="2024-09-26T21:09:00Z" w16du:dateUtc="2024-09-27T01:09:00Z"/>
          <w:rFonts w:cs="Times New Roman"/>
          <w:iCs/>
          <w:szCs w:val="24"/>
        </w:rPr>
        <w:sectPr w:rsidR="007D6254" w:rsidRPr="00356BD5" w:rsidSect="007D6254">
          <w:headerReference w:type="default" r:id="rId31"/>
          <w:pgSz w:w="12240" w:h="15840"/>
          <w:pgMar w:top="1440" w:right="1440" w:bottom="1440" w:left="1440" w:header="720" w:footer="720" w:gutter="0"/>
          <w:cols w:space="720"/>
        </w:sectPr>
      </w:pPr>
      <w:r w:rsidRPr="00356BD5">
        <w:rPr>
          <w:rFonts w:cs="Times New Roman"/>
          <w:iCs/>
          <w:szCs w:val="24"/>
        </w:rPr>
        <w:t xml:space="preserve">To find areas in which crows aggregate, we launched a community science initiative in the greater St. Catharines and Niagara region called Crowkemon Go (www.crowkemon.weebly.com) in spring 2022. Community members were invited to report the location of crow sightings to identify areas with a high likelihood of crow occurrences. In total, the community </w:t>
      </w:r>
      <w:r w:rsidRPr="00356BD5">
        <w:rPr>
          <w:rFonts w:cs="Times New Roman"/>
          <w:iCs/>
          <w:szCs w:val="24"/>
        </w:rPr>
        <w:t>recorded</w:t>
      </w:r>
      <w:r w:rsidRPr="00356BD5">
        <w:rPr>
          <w:rFonts w:cs="Times New Roman"/>
          <w:iCs/>
          <w:szCs w:val="24"/>
        </w:rPr>
        <w:t xml:space="preserve"> 221 crow sightings </w:t>
      </w:r>
      <w:r w:rsidRPr="00356BD5">
        <w:rPr>
          <w:rFonts w:cs="Times New Roman"/>
          <w:iCs/>
          <w:szCs w:val="24"/>
        </w:rPr>
        <w:t xml:space="preserve">using Crowkemon Go </w:t>
      </w:r>
      <w:r w:rsidRPr="00356BD5">
        <w:rPr>
          <w:rFonts w:cs="Times New Roman"/>
          <w:iCs/>
          <w:szCs w:val="24"/>
        </w:rPr>
        <w:t xml:space="preserve">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3.1</w:t>
      </w:r>
      <w:r w:rsidRPr="00356BD5">
        <w:rPr>
          <w:rFonts w:cs="Times New Roman"/>
          <w:b/>
          <w:bCs/>
          <w:iCs/>
          <w:szCs w:val="24"/>
        </w:rPr>
        <w:fldChar w:fldCharType="end"/>
      </w:r>
      <w:r w:rsidRPr="00356BD5">
        <w:rPr>
          <w:rFonts w:cs="Times New Roman"/>
          <w:iCs/>
          <w:szCs w:val="24"/>
        </w:rPr>
        <w:t xml:space="preserve">). We also visited areas with many crow sightings for opportunistic sampling, as the presence of crows was not guaranteed at other </w:t>
      </w:r>
      <w:r w:rsidRPr="00356BD5">
        <w:rPr>
          <w:rFonts w:cs="Times New Roman"/>
          <w:iCs/>
          <w:szCs w:val="24"/>
        </w:rPr>
        <w:lastRenderedPageBreak/>
        <w:t>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F803F1" w:rsidRPr="00F803F1">
        <w:rPr>
          <w:rFonts w:cs="Times New Roman"/>
          <w:iCs/>
          <w:szCs w:val="24"/>
        </w:rPr>
        <w:t>Figure 3.1</w:t>
      </w:r>
      <w:r w:rsidRPr="00356BD5">
        <w:rPr>
          <w:rFonts w:cs="Times New Roman"/>
          <w:iCs/>
          <w:szCs w:val="24"/>
        </w:rPr>
        <w:fldChar w:fldCharType="end"/>
      </w:r>
      <w:r w:rsidRPr="00356BD5">
        <w:rPr>
          <w:rFonts w:cs="Times New Roman"/>
          <w:iCs/>
          <w:szCs w:val="24"/>
        </w:rPr>
        <w:t xml:space="preserve">). </w:t>
      </w:r>
      <w:ins w:id="396" w:author="Alex Popescu" w:date="2024-09-26T21:09:00Z" w16du:dateUtc="2024-09-27T01:09:00Z">
        <w:r w:rsidR="00FA23BD">
          <w:rPr>
            <w:rFonts w:cs="Times New Roman"/>
            <w:iCs/>
            <w:szCs w:val="24"/>
          </w:rPr>
          <w:t>Some opportunistic sampling locations were visited more than once or could be in proximity to previous sampling locations.</w:t>
        </w:r>
      </w:ins>
    </w:p>
    <w:p w14:paraId="7EC055F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32"/>
                    <a:stretch>
                      <a:fillRect/>
                    </a:stretch>
                  </pic:blipFill>
                  <pic:spPr>
                    <a:xfrm>
                      <a:off x="0" y="0"/>
                      <a:ext cx="6990937" cy="4994487"/>
                    </a:xfrm>
                    <a:prstGeom prst="rect">
                      <a:avLst/>
                    </a:prstGeom>
                  </pic:spPr>
                </pic:pic>
              </a:graphicData>
            </a:graphic>
          </wp:inline>
        </w:drawing>
      </w:r>
    </w:p>
    <w:p w14:paraId="33AEC6D0" w14:textId="0424D4E2" w:rsidR="007D6254" w:rsidRPr="00356BD5" w:rsidRDefault="007D6254" w:rsidP="007D6254">
      <w:pPr>
        <w:rPr>
          <w:rFonts w:cs="Times New Roman"/>
          <w:iCs/>
          <w:szCs w:val="24"/>
        </w:rPr>
      </w:pPr>
      <w:bookmarkStart w:id="397" w:name="_Ref151135363"/>
      <w:bookmarkStart w:id="398"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397"/>
      <w:r w:rsidRPr="00356BD5">
        <w:rPr>
          <w:rFonts w:cs="Times New Roman"/>
          <w:b/>
          <w:bCs/>
          <w:szCs w:val="24"/>
        </w:rPr>
        <w:t>:</w:t>
      </w:r>
      <w:r w:rsidRPr="00356BD5">
        <w:rPr>
          <w:rFonts w:cs="Times New Roman"/>
          <w:iCs/>
          <w:szCs w:val="24"/>
        </w:rPr>
        <w:t xml:space="preserve"> Map of observations from Crowkemon Go and sampling locations.</w:t>
      </w:r>
      <w:bookmarkEnd w:id="398"/>
    </w:p>
    <w:p w14:paraId="530DEA8F" w14:textId="77777777" w:rsidR="007D6254" w:rsidRPr="00356BD5" w:rsidRDefault="007D6254" w:rsidP="007D6254">
      <w:pPr>
        <w:spacing w:after="240"/>
        <w:rPr>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cs="Times New Roman"/>
          <w:iCs/>
          <w:szCs w:val="24"/>
        </w:rPr>
        <w:t>The black dots represent observations collected from Crowkemon Go, and the circular icons are sampling locations. The single recurrent site used is in green. Opportunistic sampling sites are in yellow. The focal area was limited to the St. Catharines &amp; Niagara region. This map was created using Google My Maps.</w:t>
      </w:r>
    </w:p>
    <w:p w14:paraId="2D5CBD85" w14:textId="77777777" w:rsidR="00FA23BD" w:rsidRPr="0019114E" w:rsidRDefault="00FA23BD" w:rsidP="00FA23BD">
      <w:pPr>
        <w:pStyle w:val="SectionSubtitle"/>
        <w:rPr>
          <w:rFonts w:cs="Times New Roman"/>
        </w:rPr>
      </w:pPr>
      <w:bookmarkStart w:id="399" w:name="_Toc162204959"/>
      <w:bookmarkStart w:id="400" w:name="_Toc162794604"/>
      <w:bookmarkStart w:id="401" w:name="_Toc178277235"/>
      <w:bookmarkStart w:id="402" w:name="_Toc174089129"/>
      <w:r w:rsidRPr="0019114E">
        <w:rPr>
          <w:rFonts w:cs="Times New Roman"/>
        </w:rPr>
        <w:lastRenderedPageBreak/>
        <w:t>Field observation</w:t>
      </w:r>
      <w:bookmarkEnd w:id="399"/>
      <w:bookmarkEnd w:id="400"/>
      <w:r w:rsidRPr="0019114E">
        <w:rPr>
          <w:rFonts w:cs="Times New Roman"/>
        </w:rPr>
        <w:t>s</w:t>
      </w:r>
      <w:bookmarkEnd w:id="401"/>
      <w:bookmarkEnd w:id="402"/>
    </w:p>
    <w:p w14:paraId="59DF6A1C" w14:textId="77777777" w:rsidR="00FA23BD" w:rsidRPr="00356BD5" w:rsidRDefault="00FA23BD" w:rsidP="00FA23BD">
      <w:pPr>
        <w:spacing w:after="240" w:line="480" w:lineRule="auto"/>
        <w:rPr>
          <w:rFonts w:cs="Times New Roman"/>
          <w:iCs/>
          <w:szCs w:val="24"/>
        </w:rPr>
      </w:pPr>
      <w:r w:rsidRPr="00356BD5">
        <w:rPr>
          <w:rFonts w:cs="Times New Roman"/>
          <w:iCs/>
          <w:szCs w:val="24"/>
        </w:rPr>
        <w:t>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57EC5759" w14:textId="169BAB62" w:rsidR="007D6254" w:rsidRPr="00356BD5" w:rsidRDefault="00FA23BD" w:rsidP="00FA23BD">
      <w:pPr>
        <w:spacing w:after="240" w:line="480" w:lineRule="auto"/>
        <w:rPr>
          <w:rFonts w:cs="Times New Roman"/>
          <w:iCs/>
          <w:szCs w:val="24"/>
        </w:rPr>
      </w:pPr>
      <w:r w:rsidRPr="00356BD5">
        <w:rPr>
          <w:rFonts w:cs="Times New Roman"/>
          <w:iCs/>
          <w:szCs w:val="24"/>
        </w:rPr>
        <w:t>The presence of a sentinel,</w:t>
      </w:r>
      <w:r>
        <w:rPr>
          <w:rFonts w:cs="Times New Roman"/>
          <w:iCs/>
          <w:szCs w:val="24"/>
        </w:rPr>
        <w:t xml:space="preserve"> </w:t>
      </w:r>
      <w:del w:id="403" w:author="Alex Popescu" w:date="2024-09-26T21:09:00Z" w16du:dateUtc="2024-09-27T01:09:00Z">
        <w:r w:rsidR="007D6254" w:rsidRPr="00356BD5">
          <w:rPr>
            <w:rFonts w:cs="Times New Roman"/>
            <w:iCs/>
            <w:szCs w:val="24"/>
          </w:rPr>
          <w:delText>whether heard or seen</w:delText>
        </w:r>
      </w:del>
      <w:ins w:id="404" w:author="Alex Popescu" w:date="2024-09-26T21:09:00Z" w16du:dateUtc="2024-09-27T01:09:00Z">
        <w:r>
          <w:rPr>
            <w:rFonts w:cs="Times New Roman"/>
            <w:iCs/>
            <w:szCs w:val="24"/>
          </w:rPr>
          <w:t xml:space="preserve">a group-member perched away from the </w:t>
        </w:r>
      </w:ins>
      <w:r w:rsidR="002C5569">
        <w:rPr>
          <w:rFonts w:cs="Times New Roman"/>
          <w:iCs/>
          <w:szCs w:val="24"/>
        </w:rPr>
        <w:t>foragers</w:t>
      </w:r>
      <w:r w:rsidRPr="00356BD5">
        <w:rPr>
          <w:rFonts w:cs="Times New Roman"/>
          <w:iCs/>
          <w:szCs w:val="24"/>
        </w:rPr>
        <w:t>,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Pr="00F803F1">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w:t>
      </w:r>
      <w:r w:rsidRPr="00356BD5">
        <w:rPr>
          <w:rFonts w:cs="Times New Roman"/>
          <w:iCs/>
          <w:szCs w:val="24"/>
        </w:rPr>
        <w:lastRenderedPageBreak/>
        <w:t xml:space="preserve">anything passing within 5m of </w:t>
      </w:r>
      <w:r>
        <w:rPr>
          <w:rFonts w:cs="Times New Roman"/>
          <w:iCs/>
          <w:szCs w:val="24"/>
        </w:rPr>
        <w:t>the</w:t>
      </w:r>
      <w:bookmarkStart w:id="405" w:name="_Toc162204960"/>
      <w:bookmarkStart w:id="406" w:name="_Toc162794605"/>
      <w:r w:rsidR="00BA3253">
        <w:rPr>
          <w:rFonts w:cs="Times New Roman"/>
          <w:iCs/>
          <w:szCs w:val="24"/>
        </w:rPr>
        <w:t xml:space="preserve"> </w:t>
      </w:r>
      <w:r w:rsidR="007D6254" w:rsidRPr="00356BD5">
        <w:rPr>
          <w:rFonts w:cs="Times New Roman"/>
          <w:iCs/>
          <w:szCs w:val="24"/>
        </w:rPr>
        <w:t>crows’ foraging area, including vehicles, pedestrians, and domestic and wild animals. The group size was binned into two categories: small (</w:t>
      </w:r>
      <m:oMath>
        <m:r>
          <w:rPr>
            <w:rFonts w:ascii="Cambria Math" w:hAnsi="Cambria Math" w:cs="Times New Roman"/>
            <w:szCs w:val="24"/>
          </w:rPr>
          <m:t>≤</m:t>
        </m:r>
      </m:oMath>
      <w:r w:rsidR="007D6254" w:rsidRPr="00356BD5">
        <w:rPr>
          <w:rFonts w:cs="Times New Roman"/>
          <w:iCs/>
          <w:szCs w:val="24"/>
        </w:rPr>
        <w:t>4) and large (</w:t>
      </w:r>
      <m:oMath>
        <m:r>
          <w:rPr>
            <w:rFonts w:ascii="Cambria Math" w:hAnsi="Cambria Math" w:cs="Times New Roman"/>
            <w:szCs w:val="24"/>
          </w:rPr>
          <m:t>&gt;</m:t>
        </m:r>
      </m:oMath>
      <w:r w:rsidR="007D6254"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407" w:name="_Toc178277236"/>
      <w:bookmarkStart w:id="408" w:name="_Toc174089130"/>
      <w:r w:rsidRPr="0019114E">
        <w:rPr>
          <w:rFonts w:cs="Times New Roman"/>
        </w:rPr>
        <w:t>Video Analysis</w:t>
      </w:r>
      <w:bookmarkEnd w:id="405"/>
      <w:bookmarkEnd w:id="406"/>
      <w:bookmarkEnd w:id="407"/>
      <w:bookmarkEnd w:id="408"/>
    </w:p>
    <w:p w14:paraId="48537CAF" w14:textId="7C8F2BEA"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We recorded each individual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F803F1" w:rsidRPr="00F803F1">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409" w:name="_Toc162204961"/>
      <w:bookmarkStart w:id="410" w:name="_Toc162794606"/>
      <w:bookmarkStart w:id="411" w:name="_Toc178277237"/>
      <w:bookmarkStart w:id="412" w:name="_Toc174089131"/>
      <w:r w:rsidRPr="0019114E">
        <w:rPr>
          <w:rFonts w:cs="Times New Roman"/>
        </w:rPr>
        <w:lastRenderedPageBreak/>
        <w:t>Statistical Analysis</w:t>
      </w:r>
      <w:bookmarkEnd w:id="409"/>
      <w:bookmarkEnd w:id="410"/>
      <w:bookmarkEnd w:id="411"/>
      <w:bookmarkEnd w:id="412"/>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We first ran separate chi-squared tests to determine if the generalized environment, the group size, or the disturbance frequency affected the likelihood of sentinel presence. To determine the effects of generalized environment and sentinel presence on the proportion of time allocated to each behaviour (alert or foraging), we used the “lm()”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To determine the effects of generalized environment and the presence of a sentinel on the duration of bouts of all behaviours,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0781700D" w14:textId="77777777" w:rsidR="001C68A5" w:rsidRDefault="007D6254" w:rsidP="007D6254">
      <w:pPr>
        <w:spacing w:after="240" w:line="480" w:lineRule="auto"/>
        <w:rPr>
          <w:rFonts w:cs="Times New Roman"/>
          <w:iCs/>
          <w:szCs w:val="24"/>
        </w:rPr>
        <w:sectPr w:rsidR="001C68A5" w:rsidSect="007D6254">
          <w:headerReference w:type="default" r:id="rId33"/>
          <w:pgSz w:w="12240" w:h="15840"/>
          <w:pgMar w:top="1440" w:right="1440" w:bottom="1440" w:left="1440" w:header="720" w:footer="720" w:gutter="0"/>
          <w:cols w:space="720"/>
          <w:docGrid w:linePitch="299"/>
        </w:sectPr>
      </w:pPr>
      <w:r w:rsidRPr="00356BD5">
        <w:rPr>
          <w:rFonts w:cs="Times New Roman"/>
          <w:iCs/>
          <w:szCs w:val="24"/>
        </w:rPr>
        <w:t xml:space="preserve">To determine the effects of sentinel presence and generalized environment on peck rate,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1C70B224" w14:textId="1BEB852B" w:rsidR="007D6254" w:rsidRPr="00356BD5" w:rsidRDefault="007D6254" w:rsidP="007D6254">
      <w:pPr>
        <w:spacing w:after="240" w:line="480" w:lineRule="auto"/>
        <w:rPr>
          <w:rFonts w:cs="Times New Roman"/>
          <w:iCs/>
          <w:szCs w:val="24"/>
        </w:rPr>
      </w:pPr>
      <w:r w:rsidRPr="00356BD5">
        <w:rPr>
          <w:rFonts w:cs="Times New Roman"/>
          <w:iCs/>
          <w:szCs w:val="24"/>
        </w:rPr>
        <w:lastRenderedPageBreak/>
        <w:t>Finally, we counted the number of transitions from each behaviour to determine the effects of sentinel presence and generalized environment on the frequency of each transition type. Using</w:t>
      </w:r>
      <w:r w:rsidR="002C5569">
        <w:rPr>
          <w:rFonts w:cs="Times New Roman"/>
          <w:iCs/>
          <w:szCs w:val="24"/>
        </w:rPr>
        <w:t xml:space="preserve"> </w:t>
      </w:r>
      <w:r w:rsidRPr="00356BD5">
        <w:rPr>
          <w:rFonts w:cs="Times New Roman"/>
          <w:iCs/>
          <w:szCs w:val="24"/>
        </w:rPr>
        <w:t xml:space="preserve">the “glmer”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xml:space="preserve">,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“emmeans” function from the “emmeans”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413" w:name="_Toc162204962"/>
      <w:bookmarkStart w:id="414" w:name="_Toc162794607"/>
    </w:p>
    <w:p w14:paraId="2A6EDB48" w14:textId="77777777" w:rsidR="007D6254" w:rsidRPr="0019114E" w:rsidRDefault="007D6254" w:rsidP="007D6254">
      <w:pPr>
        <w:pStyle w:val="SectionTitle"/>
      </w:pPr>
      <w:bookmarkStart w:id="415" w:name="_Toc178277238"/>
      <w:bookmarkStart w:id="416" w:name="_Toc174089132"/>
      <w:r w:rsidRPr="0019114E">
        <w:t>Results</w:t>
      </w:r>
      <w:bookmarkEnd w:id="413"/>
      <w:bookmarkEnd w:id="414"/>
      <w:bookmarkEnd w:id="415"/>
      <w:bookmarkEnd w:id="416"/>
    </w:p>
    <w:p w14:paraId="79DF2894" w14:textId="247D58D3"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df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F803F1" w:rsidRPr="00F803F1">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df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df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417" w:name="_Toc162204964"/>
      <w:bookmarkStart w:id="418" w:name="_Toc162794609"/>
      <w:bookmarkStart w:id="419" w:name="_Toc178277239"/>
      <w:bookmarkStart w:id="420" w:name="_Toc174089133"/>
      <w:r w:rsidRPr="0019114E">
        <w:rPr>
          <w:rFonts w:cs="Times New Roman"/>
        </w:rPr>
        <w:t>Proportion of time allocated to each behaviour</w:t>
      </w:r>
      <w:bookmarkEnd w:id="417"/>
      <w:bookmarkEnd w:id="418"/>
      <w:bookmarkEnd w:id="419"/>
      <w:bookmarkEnd w:id="420"/>
    </w:p>
    <w:p w14:paraId="75BF5B5C" w14:textId="24F73448" w:rsidR="007D6254" w:rsidRPr="00356BD5" w:rsidRDefault="007D6254" w:rsidP="007D6254">
      <w:pPr>
        <w:spacing w:after="240" w:line="480" w:lineRule="auto"/>
        <w:rPr>
          <w:rFonts w:cs="Times New Roman"/>
          <w:iCs/>
          <w:szCs w:val="24"/>
        </w:rPr>
        <w:sectPr w:rsidR="007D6254" w:rsidRPr="00356BD5" w:rsidSect="007D6254">
          <w:headerReference w:type="default" r:id="rId34"/>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421" w:name="_Ref151134482"/>
      <w:r w:rsidRPr="00356BD5">
        <w:rPr>
          <w:rFonts w:cs="Times New Roman"/>
          <w:iCs/>
          <w:noProof/>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6F93F52B"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422" w:name="_Ref151137384"/>
      <w:bookmarkStart w:id="423" w:name="_Ref151137379"/>
      <w:bookmarkStart w:id="424" w:name="_Ref162210126"/>
      <w:bookmarkStart w:id="425"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422"/>
      <w:r w:rsidRPr="00356BD5">
        <w:rPr>
          <w:rFonts w:cs="Times New Roman"/>
          <w:b/>
          <w:bCs/>
          <w:szCs w:val="24"/>
        </w:rPr>
        <w:t>:</w:t>
      </w:r>
      <w:r w:rsidRPr="00356BD5">
        <w:rPr>
          <w:rFonts w:cs="Times New Roman"/>
          <w:iCs/>
          <w:szCs w:val="24"/>
        </w:rPr>
        <w:t xml:space="preserve"> Proportion of time allocated to each behaviour</w:t>
      </w:r>
      <w:bookmarkEnd w:id="423"/>
      <w:r w:rsidRPr="00356BD5">
        <w:rPr>
          <w:rFonts w:cs="Times New Roman"/>
          <w:iCs/>
          <w:szCs w:val="24"/>
        </w:rPr>
        <w:t xml:space="preserve"> by foragers in commercial and green areas</w:t>
      </w:r>
      <w:bookmarkEnd w:id="424"/>
      <w:bookmarkEnd w:id="425"/>
    </w:p>
    <w:p w14:paraId="3844175F" w14:textId="24E2FE5E" w:rsidR="007D6254" w:rsidRPr="00356BD5" w:rsidRDefault="007D6254" w:rsidP="007D6254">
      <w:pPr>
        <w:spacing w:after="240"/>
        <w:rPr>
          <w:rFonts w:cs="Times New Roman"/>
          <w:iCs/>
          <w:szCs w:val="24"/>
        </w:rPr>
      </w:pPr>
      <w:bookmarkStart w:id="426" w:name="_Ref162210184"/>
      <w:bookmarkStart w:id="427" w:name="_Toc176714959"/>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421"/>
      <w:bookmarkEnd w:id="426"/>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427"/>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428" w:name="_Toc162204965"/>
      <w:bookmarkStart w:id="429" w:name="_Toc162794610"/>
      <w:bookmarkStart w:id="430" w:name="_Toc178277240"/>
      <w:bookmarkStart w:id="431" w:name="_Toc174089134"/>
      <w:r w:rsidRPr="0019114E">
        <w:rPr>
          <w:rFonts w:cs="Times New Roman"/>
        </w:rPr>
        <w:lastRenderedPageBreak/>
        <w:t>Duration of bouts of all behaviours</w:t>
      </w:r>
      <w:bookmarkEnd w:id="428"/>
      <w:bookmarkEnd w:id="429"/>
      <w:bookmarkEnd w:id="430"/>
      <w:bookmarkEnd w:id="431"/>
    </w:p>
    <w:p w14:paraId="6727DCE4" w14:textId="06D7D43C"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F803F1" w:rsidRPr="00F803F1">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432" w:name="_Toc162204966"/>
      <w:bookmarkStart w:id="433" w:name="_Toc162794611"/>
      <w:bookmarkStart w:id="434" w:name="_Toc178277241"/>
      <w:bookmarkStart w:id="435" w:name="_Toc174089135"/>
      <w:r w:rsidRPr="0019114E">
        <w:rPr>
          <w:rFonts w:cs="Times New Roman"/>
        </w:rPr>
        <w:t>Duration of bouts of “foraging” behaviour</w:t>
      </w:r>
      <w:bookmarkEnd w:id="432"/>
      <w:bookmarkEnd w:id="433"/>
      <w:bookmarkEnd w:id="434"/>
      <w:bookmarkEnd w:id="435"/>
    </w:p>
    <w:p w14:paraId="08172471" w14:textId="5B90902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32DE4FF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436" w:name="_Ref151137725"/>
      <w:bookmarkStart w:id="437" w:name="_Ref169246911"/>
      <w:bookmarkStart w:id="438"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436"/>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437"/>
      <w:bookmarkEnd w:id="438"/>
    </w:p>
    <w:p w14:paraId="4BD3F9F5" w14:textId="6223E8CF" w:rsidR="007D6254" w:rsidRPr="00356BD5" w:rsidRDefault="007D6254" w:rsidP="007D6254">
      <w:pPr>
        <w:spacing w:after="240"/>
        <w:rPr>
          <w:rFonts w:cs="Times New Roman"/>
          <w:iCs/>
          <w:szCs w:val="24"/>
        </w:rPr>
      </w:pPr>
      <w:bookmarkStart w:id="439" w:name="_Ref151137897"/>
      <w:bookmarkStart w:id="440" w:name="_Ref151143600"/>
      <w:bookmarkStart w:id="441" w:name="_Toc176714960"/>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439"/>
      <w:r w:rsidRPr="00356BD5">
        <w:rPr>
          <w:rFonts w:cs="Times New Roman"/>
          <w:b/>
          <w:bCs/>
          <w:szCs w:val="24"/>
        </w:rPr>
        <w:t>:</w:t>
      </w:r>
      <w:r w:rsidRPr="00356BD5">
        <w:rPr>
          <w:rFonts w:cs="Times New Roman"/>
          <w:iCs/>
          <w:szCs w:val="24"/>
        </w:rPr>
        <w:t xml:space="preserve"> Results of the linear mixed models fit to the mean bout duration</w:t>
      </w:r>
      <w:bookmarkEnd w:id="440"/>
      <w:r w:rsidRPr="00356BD5">
        <w:rPr>
          <w:rFonts w:cs="Times New Roman"/>
          <w:iCs/>
          <w:szCs w:val="24"/>
        </w:rPr>
        <w:t>.</w:t>
      </w:r>
      <w:bookmarkEnd w:id="441"/>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0862BBE8"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F803F1" w:rsidRPr="00F803F1">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F803F1" w:rsidRPr="00F803F1">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442" w:name="_Toc162204967"/>
      <w:bookmarkStart w:id="443" w:name="_Toc162794612"/>
      <w:bookmarkStart w:id="444" w:name="_Toc178277242"/>
      <w:bookmarkStart w:id="445" w:name="_Toc174089136"/>
      <w:r w:rsidRPr="0019114E">
        <w:rPr>
          <w:rFonts w:cs="Times New Roman"/>
        </w:rPr>
        <w:t>Duration of bouts of “alert” behaviour</w:t>
      </w:r>
      <w:bookmarkEnd w:id="442"/>
      <w:bookmarkEnd w:id="443"/>
      <w:bookmarkEnd w:id="444"/>
      <w:bookmarkEnd w:id="445"/>
    </w:p>
    <w:p w14:paraId="037B0F06" w14:textId="77777777" w:rsidR="002C5569" w:rsidRDefault="007D6254" w:rsidP="007D6254">
      <w:pPr>
        <w:spacing w:after="240" w:line="480" w:lineRule="auto"/>
        <w:rPr>
          <w:rFonts w:cs="Times New Roman"/>
          <w:iCs/>
          <w:szCs w:val="24"/>
        </w:r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p>
    <w:p w14:paraId="257ADB9B" w14:textId="4DB713AF" w:rsidR="00706416" w:rsidRDefault="00700D8A" w:rsidP="007D6254">
      <w:pPr>
        <w:spacing w:after="240" w:line="480" w:lineRule="auto"/>
        <w:rPr>
          <w:ins w:id="446" w:author="Alex Popescu" w:date="2024-09-26T21:09:00Z" w16du:dateUtc="2024-09-27T01:09:00Z"/>
          <w:rFonts w:cs="Times New Roman"/>
          <w:iCs/>
          <w:szCs w:val="24"/>
        </w:rPr>
      </w:pPr>
      <w:ins w:id="447" w:author="Alex Popescu" w:date="2024-09-26T21:09:00Z" w16du:dateUtc="2024-09-27T01:09:00Z">
        <w:r>
          <w:rPr>
            <w:rFonts w:cs="Times New Roman"/>
            <w:iCs/>
            <w:szCs w:val="24"/>
          </w:rPr>
          <w:t xml:space="preserve"> The duration of bouts of alert behaviour were not affected by recurrent, baited sampling (</w:t>
        </w:r>
      </w:ins>
      <m:oMath>
        <m:acc>
          <m:accPr>
            <m:ctrlPr>
              <w:ins w:id="448" w:author="Alex Popescu" w:date="2024-09-26T21:09:00Z" w16du:dateUtc="2024-09-27T01:09:00Z">
                <w:rPr>
                  <w:rFonts w:ascii="Cambria Math" w:hAnsi="Cambria Math" w:cs="Times New Roman"/>
                  <w:iCs/>
                  <w:szCs w:val="24"/>
                </w:rPr>
              </w:ins>
            </m:ctrlPr>
          </m:accPr>
          <m:e>
            <m:r>
              <w:ins w:id="449" w:author="Alex Popescu" w:date="2024-09-26T21:09:00Z" w16du:dateUtc="2024-09-27T01:09:00Z">
                <w:rPr>
                  <w:rFonts w:ascii="Cambria Math" w:hAnsi="Cambria Math" w:cs="Times New Roman"/>
                  <w:szCs w:val="24"/>
                </w:rPr>
                <m:t>β</m:t>
              </w:ins>
            </m:r>
          </m:e>
        </m:acc>
      </m:oMath>
      <w:ins w:id="450" w:author="Alex Popescu" w:date="2024-09-26T21:09:00Z" w16du:dateUtc="2024-09-27T01:09:00Z">
        <w:r w:rsidRPr="00356BD5">
          <w:rPr>
            <w:rFonts w:cs="Times New Roman"/>
            <w:iCs/>
            <w:szCs w:val="24"/>
          </w:rPr>
          <w:t xml:space="preserve"> = -0.</w:t>
        </w:r>
        <w:r>
          <w:rPr>
            <w:rFonts w:cs="Times New Roman"/>
            <w:iCs/>
            <w:szCs w:val="24"/>
          </w:rPr>
          <w:t>009</w:t>
        </w:r>
        <w:r w:rsidRPr="00356BD5">
          <w:rPr>
            <w:rFonts w:cs="Times New Roman"/>
            <w:iCs/>
            <w:szCs w:val="24"/>
          </w:rPr>
          <w:t>, SE = 0.</w:t>
        </w:r>
        <w:r>
          <w:rPr>
            <w:rFonts w:cs="Times New Roman"/>
            <w:iCs/>
            <w:szCs w:val="24"/>
          </w:rPr>
          <w:t>007</w:t>
        </w:r>
        <w:r w:rsidRPr="00356BD5">
          <w:rPr>
            <w:rFonts w:cs="Times New Roman"/>
            <w:iCs/>
            <w:szCs w:val="24"/>
          </w:rPr>
          <w:t>, t = -</w:t>
        </w:r>
        <w:r>
          <w:rPr>
            <w:rFonts w:cs="Times New Roman"/>
            <w:iCs/>
            <w:szCs w:val="24"/>
          </w:rPr>
          <w:t>1.230</w:t>
        </w:r>
        <w:r w:rsidRPr="00356BD5">
          <w:rPr>
            <w:rFonts w:cs="Times New Roman"/>
            <w:iCs/>
            <w:szCs w:val="24"/>
          </w:rPr>
          <w:t>, p = 0.</w:t>
        </w:r>
        <w:r>
          <w:rPr>
            <w:rFonts w:cs="Times New Roman"/>
            <w:iCs/>
            <w:szCs w:val="24"/>
          </w:rPr>
          <w:t>198), suggesting little effect of habituation</w:t>
        </w:r>
        <w:r w:rsidR="00FA16B7">
          <w:rPr>
            <w:rFonts w:cs="Times New Roman"/>
            <w:iCs/>
            <w:szCs w:val="24"/>
          </w:rPr>
          <w:t xml:space="preserve"> on the alertness of individuals in the recurrent sampling location.</w:t>
        </w:r>
      </w:ins>
    </w:p>
    <w:p w14:paraId="19758B89" w14:textId="77777777" w:rsidR="007D6254" w:rsidRPr="0019114E" w:rsidRDefault="007D6254" w:rsidP="007D6254">
      <w:pPr>
        <w:pStyle w:val="SectionSubtitle"/>
        <w:rPr>
          <w:rFonts w:cs="Times New Roman"/>
        </w:rPr>
      </w:pPr>
      <w:bookmarkStart w:id="451" w:name="_Toc162204968"/>
      <w:bookmarkStart w:id="452" w:name="_Toc162794613"/>
      <w:bookmarkStart w:id="453" w:name="_Toc178277243"/>
      <w:bookmarkStart w:id="454" w:name="_Toc174089137"/>
      <w:r w:rsidRPr="0019114E">
        <w:rPr>
          <w:rFonts w:cs="Times New Roman"/>
        </w:rPr>
        <w:lastRenderedPageBreak/>
        <w:t>Foraging rate</w:t>
      </w:r>
      <w:bookmarkEnd w:id="451"/>
      <w:bookmarkEnd w:id="452"/>
      <w:bookmarkEnd w:id="453"/>
      <w:bookmarkEnd w:id="454"/>
    </w:p>
    <w:p w14:paraId="4D76BCA4" w14:textId="4594519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F803F1" w:rsidRPr="00F803F1">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F803F1" w:rsidRPr="00F803F1">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455" w:name="_Toc162204969"/>
      <w:bookmarkStart w:id="456" w:name="_Toc162794614"/>
      <w:bookmarkStart w:id="457" w:name="_Toc178277244"/>
      <w:bookmarkStart w:id="458" w:name="_Toc174089138"/>
      <w:r w:rsidRPr="0019114E">
        <w:rPr>
          <w:rFonts w:cs="Times New Roman"/>
        </w:rPr>
        <w:t>Transition analysis</w:t>
      </w:r>
      <w:bookmarkEnd w:id="455"/>
      <w:bookmarkEnd w:id="456"/>
      <w:bookmarkEnd w:id="457"/>
      <w:bookmarkEnd w:id="458"/>
    </w:p>
    <w:p w14:paraId="485B87D7" w14:textId="7FFADA04"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6EE9C14C" w:rsidR="007D6254" w:rsidRPr="00356BD5" w:rsidRDefault="007D6254" w:rsidP="007D6254">
      <w:pPr>
        <w:spacing w:after="240"/>
        <w:rPr>
          <w:rFonts w:cs="Times New Roman"/>
          <w:iCs/>
          <w:szCs w:val="24"/>
        </w:rPr>
      </w:pPr>
      <w:bookmarkStart w:id="459" w:name="_Ref151144753"/>
      <w:bookmarkStart w:id="460" w:name="_Toc176714961"/>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459"/>
      <w:r w:rsidRPr="00356BD5">
        <w:rPr>
          <w:rFonts w:cs="Times New Roman"/>
          <w:b/>
          <w:bCs/>
          <w:szCs w:val="24"/>
        </w:rPr>
        <w:t>:</w:t>
      </w:r>
      <w:r w:rsidRPr="00356BD5">
        <w:rPr>
          <w:rFonts w:cs="Times New Roman"/>
          <w:iCs/>
          <w:szCs w:val="24"/>
        </w:rPr>
        <w:t xml:space="preserve"> Result of the linear mixed model fit to peck rate.</w:t>
      </w:r>
      <w:bookmarkEnd w:id="460"/>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3907910A"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461" w:name="_Ref151145969"/>
      <w:bookmarkStart w:id="462"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461"/>
      <w:r w:rsidRPr="00356BD5">
        <w:rPr>
          <w:rFonts w:cs="Times New Roman"/>
          <w:b/>
          <w:bCs/>
          <w:szCs w:val="24"/>
        </w:rPr>
        <w:t>:</w:t>
      </w:r>
      <w:r w:rsidRPr="00356BD5">
        <w:rPr>
          <w:rFonts w:cs="Times New Roman"/>
          <w:iCs/>
          <w:szCs w:val="24"/>
        </w:rPr>
        <w:t xml:space="preserve"> Peck rate in relation to disturbance frequency.</w:t>
      </w:r>
      <w:bookmarkEnd w:id="462"/>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4FE28F36" w:rsidR="007D6254" w:rsidRPr="00356BD5" w:rsidRDefault="007D6254" w:rsidP="007D6254">
      <w:pPr>
        <w:spacing w:after="240"/>
        <w:rPr>
          <w:rFonts w:cs="Times New Roman"/>
          <w:b/>
          <w:bCs/>
          <w:iCs/>
          <w:szCs w:val="24"/>
        </w:rPr>
      </w:pPr>
      <w:bookmarkStart w:id="463" w:name="_Ref151148768"/>
      <w:bookmarkStart w:id="464"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5</w:t>
      </w:r>
      <w:r w:rsidRPr="00356BD5">
        <w:rPr>
          <w:rFonts w:cs="Times New Roman"/>
          <w:b/>
          <w:bCs/>
          <w:szCs w:val="24"/>
        </w:rPr>
        <w:fldChar w:fldCharType="end"/>
      </w:r>
      <w:bookmarkEnd w:id="463"/>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464"/>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22C82664" w:rsidR="007D6254" w:rsidRPr="00356BD5" w:rsidRDefault="007D6254" w:rsidP="007D6254">
      <w:pPr>
        <w:spacing w:after="240"/>
        <w:rPr>
          <w:rFonts w:cs="Times New Roman"/>
          <w:iCs/>
          <w:szCs w:val="24"/>
        </w:rPr>
      </w:pPr>
      <w:bookmarkStart w:id="465" w:name="_Ref151148773"/>
      <w:bookmarkStart w:id="466" w:name="_Toc176714962"/>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465"/>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466"/>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367FFC23"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467" w:name="_Ref151150285"/>
      <w:bookmarkStart w:id="468"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6</w:t>
      </w:r>
      <w:r w:rsidRPr="00356BD5">
        <w:rPr>
          <w:rFonts w:cs="Times New Roman"/>
          <w:b/>
          <w:bCs/>
          <w:szCs w:val="24"/>
        </w:rPr>
        <w:fldChar w:fldCharType="end"/>
      </w:r>
      <w:bookmarkEnd w:id="467"/>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468"/>
      <w:r w:rsidRPr="00356BD5">
        <w:rPr>
          <w:rFonts w:cs="Times New Roman"/>
          <w:iCs/>
          <w:szCs w:val="24"/>
        </w:rPr>
        <w:t xml:space="preserve"> </w:t>
      </w:r>
      <w:bookmarkStart w:id="469" w:name="_Hlk162792491"/>
    </w:p>
    <w:p w14:paraId="677560CD" w14:textId="6F3DCF35"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F803F1" w:rsidRPr="00F803F1">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1ACE534"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w:t>
      </w:r>
      <w:bookmarkStart w:id="470" w:name="_Toc162204970"/>
    </w:p>
    <w:p w14:paraId="753C71BF" w14:textId="77777777" w:rsidR="007D6254" w:rsidRPr="0019114E" w:rsidRDefault="007D6254" w:rsidP="007D6254">
      <w:pPr>
        <w:pStyle w:val="SectionTitle"/>
      </w:pPr>
      <w:bookmarkStart w:id="471" w:name="_Toc162794615"/>
      <w:bookmarkStart w:id="472" w:name="_Toc178277245"/>
      <w:bookmarkStart w:id="473" w:name="_Toc174089139"/>
      <w:r w:rsidRPr="0019114E">
        <w:t>Discussion</w:t>
      </w:r>
      <w:bookmarkEnd w:id="470"/>
      <w:bookmarkEnd w:id="471"/>
      <w:bookmarkEnd w:id="472"/>
      <w:bookmarkEnd w:id="473"/>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474" w:name="_Toc162204971"/>
      <w:bookmarkStart w:id="475" w:name="_Toc162794616"/>
      <w:bookmarkStart w:id="476" w:name="_Toc178277246"/>
      <w:bookmarkStart w:id="477" w:name="_Toc174089140"/>
      <w:r w:rsidRPr="0019114E">
        <w:rPr>
          <w:rFonts w:cs="Times New Roman"/>
        </w:rPr>
        <w:t xml:space="preserve">The effects of sentinel </w:t>
      </w:r>
      <w:bookmarkEnd w:id="474"/>
      <w:bookmarkEnd w:id="475"/>
      <w:r w:rsidRPr="0019114E">
        <w:rPr>
          <w:rFonts w:cs="Times New Roman"/>
        </w:rPr>
        <w:t>presence on forager behaviour</w:t>
      </w:r>
      <w:bookmarkEnd w:id="476"/>
      <w:bookmarkEnd w:id="477"/>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r w:rsidRPr="00356BD5">
        <w:rPr>
          <w:rFonts w:cs="Times New Roman"/>
          <w:i/>
          <w:iCs/>
          <w:szCs w:val="24"/>
        </w:rPr>
        <w:t>Turdoides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478" w:name="_Toc178277247"/>
      <w:bookmarkStart w:id="479" w:name="_Toc174089141"/>
      <w:r w:rsidRPr="0019114E">
        <w:rPr>
          <w:rFonts w:cs="Times New Roman"/>
        </w:rPr>
        <w:t>Effects of foraging in commercial vs green areas</w:t>
      </w:r>
      <w:bookmarkEnd w:id="478"/>
      <w:bookmarkEnd w:id="479"/>
    </w:p>
    <w:p w14:paraId="3F494896" w14:textId="5183C08C" w:rsidR="007D6254" w:rsidRPr="00356BD5" w:rsidRDefault="007D6254" w:rsidP="007D6254">
      <w:pPr>
        <w:spacing w:after="240" w:line="480" w:lineRule="auto"/>
        <w:rPr>
          <w:del w:id="480" w:author="Alex Popescu" w:date="2024-09-26T21:09:00Z" w16du:dateUtc="2024-09-27T01:09:00Z"/>
          <w:rFonts w:cs="Times New Roman"/>
          <w:iCs/>
          <w:szCs w:val="24"/>
        </w:rPr>
      </w:pPr>
      <w:r w:rsidRPr="00356BD5">
        <w:rPr>
          <w:rFonts w:cs="Times New Roman"/>
          <w:iCs/>
          <w:szCs w:val="24"/>
        </w:rPr>
        <w:t xml:space="preserve">We found that the generalized environment had significant effects on forager behaviour, </w:t>
      </w:r>
      <w:del w:id="481" w:author="Alex Popescu" w:date="2024-09-26T21:09:00Z" w16du:dateUtc="2024-09-27T01:09:00Z">
        <w:r w:rsidRPr="00356BD5">
          <w:rPr>
            <w:rFonts w:cs="Times New Roman"/>
            <w:iCs/>
            <w:szCs w:val="24"/>
          </w:rPr>
          <w:delText>particularly in terms of the</w:delText>
        </w:r>
      </w:del>
      <w:ins w:id="482" w:author="Alex Popescu" w:date="2024-09-26T21:09:00Z" w16du:dateUtc="2024-09-27T01:09:00Z">
        <w:r w:rsidR="009E34B0">
          <w:rPr>
            <w:rFonts w:cs="Times New Roman"/>
            <w:iCs/>
            <w:szCs w:val="24"/>
          </w:rPr>
          <w:t xml:space="preserve">with significantly longer bouts of foraging and an increase in the number of </w:t>
        </w:r>
        <w:r w:rsidRPr="00356BD5">
          <w:rPr>
            <w:rFonts w:cs="Times New Roman"/>
            <w:iCs/>
            <w:szCs w:val="24"/>
          </w:rPr>
          <w:t>transitions from the vulnerable to the alert state</w:t>
        </w:r>
        <w:r w:rsidR="009E34B0">
          <w:rPr>
            <w:rFonts w:cs="Times New Roman"/>
            <w:iCs/>
            <w:szCs w:val="24"/>
          </w:rPr>
          <w:t xml:space="preserve"> observed in green areas</w:t>
        </w:r>
        <w:r w:rsidRPr="00356BD5">
          <w:rPr>
            <w:rFonts w:cs="Times New Roman"/>
            <w:iCs/>
            <w:szCs w:val="24"/>
          </w:rPr>
          <w:t>.</w:t>
        </w:r>
        <w:r w:rsidR="009E34B0">
          <w:rPr>
            <w:rFonts w:cs="Times New Roman"/>
            <w:iCs/>
            <w:szCs w:val="24"/>
          </w:rPr>
          <w:t xml:space="preserve"> The increased</w:t>
        </w:r>
      </w:ins>
      <w:r w:rsidR="009E34B0">
        <w:rPr>
          <w:rFonts w:cs="Times New Roman"/>
          <w:iCs/>
          <w:szCs w:val="24"/>
        </w:rPr>
        <w:t xml:space="preserve"> duration of bouts of foraging behaviour </w:t>
      </w:r>
      <w:del w:id="483" w:author="Alex Popescu" w:date="2024-09-26T21:09:00Z" w16du:dateUtc="2024-09-27T01:09:00Z">
        <w:r w:rsidRPr="00356BD5">
          <w:rPr>
            <w:rFonts w:cs="Times New Roman"/>
            <w:iCs/>
            <w:szCs w:val="24"/>
          </w:rPr>
          <w:delText>and the number of transitions from the vulnerable to the alert state. In green areas, crows exhibited longer bouts of foraging behaviour, suggesting</w:delText>
        </w:r>
      </w:del>
      <w:ins w:id="484" w:author="Alex Popescu" w:date="2024-09-26T21:09:00Z" w16du:dateUtc="2024-09-27T01:09:00Z">
        <w:r w:rsidR="009E34B0">
          <w:rPr>
            <w:rFonts w:cs="Times New Roman"/>
            <w:iCs/>
            <w:szCs w:val="24"/>
          </w:rPr>
          <w:t>suggests</w:t>
        </w:r>
      </w:ins>
      <w:r w:rsidR="009E34B0">
        <w:rPr>
          <w:rFonts w:cs="Times New Roman"/>
          <w:iCs/>
          <w:szCs w:val="24"/>
        </w:rPr>
        <w:t xml:space="preserve"> that </w:t>
      </w:r>
      <w:del w:id="485" w:author="Alex Popescu" w:date="2024-09-26T21:09:00Z" w16du:dateUtc="2024-09-27T01:09:00Z">
        <w:r w:rsidRPr="00356BD5">
          <w:rPr>
            <w:rFonts w:cs="Times New Roman"/>
            <w:iCs/>
            <w:szCs w:val="24"/>
          </w:rPr>
          <w:delText>they spent more time searching for food to forage on.</w:delText>
        </w:r>
      </w:del>
      <w:ins w:id="486" w:author="Alex Popescu" w:date="2024-09-26T21:09:00Z" w16du:dateUtc="2024-09-27T01:09:00Z">
        <w:r w:rsidR="009E34B0">
          <w:rPr>
            <w:rFonts w:cs="Times New Roman"/>
            <w:iCs/>
            <w:szCs w:val="24"/>
          </w:rPr>
          <w:t>foraging in green areas takes longer</w:t>
        </w:r>
        <w:r w:rsidRPr="00356BD5">
          <w:rPr>
            <w:rFonts w:cs="Times New Roman"/>
            <w:iCs/>
            <w:szCs w:val="24"/>
          </w:rPr>
          <w:t>.</w:t>
        </w:r>
      </w:ins>
      <w:r w:rsidRPr="00356BD5">
        <w:rPr>
          <w:rFonts w:cs="Times New Roman"/>
          <w:iCs/>
          <w:szCs w:val="24"/>
        </w:rPr>
        <w:t xml:space="preserve"> Vegetation </w:t>
      </w:r>
      <w:r w:rsidRPr="00356BD5">
        <w:rPr>
          <w:rFonts w:cs="Times New Roman"/>
          <w:iCs/>
          <w:szCs w:val="24"/>
        </w:rPr>
        <w:t>might</w:t>
      </w:r>
      <w:r w:rsidRPr="00356BD5">
        <w:rPr>
          <w:rFonts w:cs="Times New Roman"/>
          <w:iCs/>
          <w:szCs w:val="24"/>
        </w:rPr>
        <w:t xml:space="preserve"> obscure food items, making them harder to spot and, in the case of prey, harder to catch.</w:t>
      </w:r>
      <w:r w:rsidR="00480220">
        <w:rPr>
          <w:rFonts w:cs="Times New Roman"/>
          <w:iCs/>
          <w:szCs w:val="24"/>
        </w:rPr>
        <w:t xml:space="preserve"> </w:t>
      </w:r>
      <w:del w:id="487" w:author="Alex Popescu" w:date="2024-09-26T21:09:00Z" w16du:dateUtc="2024-09-27T01:09:00Z">
        <w:r w:rsidRPr="00356BD5">
          <w:rPr>
            <w:rFonts w:cs="Times New Roman"/>
            <w:iCs/>
            <w:szCs w:val="24"/>
          </w:rPr>
          <w:delText>Likewise, an increase in the</w:delText>
        </w:r>
      </w:del>
      <w:ins w:id="488" w:author="Alex Popescu" w:date="2024-09-26T21:09:00Z" w16du:dateUtc="2024-09-27T01:09:00Z">
        <w:r w:rsidR="00480220">
          <w:rPr>
            <w:rFonts w:cs="Times New Roman"/>
            <w:iCs/>
            <w:szCs w:val="24"/>
          </w:rPr>
          <w:t>Additionally, food patches could b</w:t>
        </w:r>
        <w:r w:rsidR="009E34B0">
          <w:rPr>
            <w:rFonts w:cs="Times New Roman"/>
            <w:iCs/>
            <w:szCs w:val="24"/>
          </w:rPr>
          <w:t>e</w:t>
        </w:r>
        <w:r w:rsidR="00480220">
          <w:rPr>
            <w:rFonts w:cs="Times New Roman"/>
            <w:iCs/>
            <w:szCs w:val="24"/>
          </w:rPr>
          <w:t xml:space="preserve"> dispersed</w:t>
        </w:r>
        <w:r w:rsidR="009E34B0">
          <w:rPr>
            <w:rFonts w:cs="Times New Roman"/>
            <w:iCs/>
            <w:szCs w:val="24"/>
          </w:rPr>
          <w:t xml:space="preserve"> over a greater area</w:t>
        </w:r>
        <w:r w:rsidR="00480220">
          <w:rPr>
            <w:rFonts w:cs="Times New Roman"/>
            <w:iCs/>
            <w:szCs w:val="24"/>
          </w:rPr>
          <w:t>, requiring more time to search for.</w:t>
        </w:r>
        <w:r w:rsidRPr="00356BD5">
          <w:rPr>
            <w:rFonts w:cs="Times New Roman"/>
            <w:iCs/>
            <w:szCs w:val="24"/>
          </w:rPr>
          <w:t xml:space="preserve"> </w:t>
        </w:r>
        <w:r w:rsidR="009E34B0">
          <w:rPr>
            <w:rFonts w:cs="Times New Roman"/>
            <w:iCs/>
            <w:szCs w:val="24"/>
          </w:rPr>
          <w:t>The increased</w:t>
        </w:r>
      </w:ins>
      <w:r w:rsidR="009E34B0">
        <w:rPr>
          <w:rFonts w:cs="Times New Roman"/>
          <w:iCs/>
          <w:szCs w:val="24"/>
        </w:rPr>
        <w:t xml:space="preserve"> number of transitions from the vulnerable </w:t>
      </w:r>
      <w:r w:rsidRPr="00356BD5">
        <w:rPr>
          <w:rFonts w:cs="Times New Roman"/>
          <w:iCs/>
          <w:szCs w:val="24"/>
        </w:rPr>
        <w:t xml:space="preserve">state </w:t>
      </w:r>
      <w:r w:rsidR="009E34B0">
        <w:rPr>
          <w:rFonts w:cs="Times New Roman"/>
          <w:iCs/>
          <w:szCs w:val="24"/>
        </w:rPr>
        <w:t xml:space="preserve">to the alert state </w:t>
      </w:r>
      <w:del w:id="489" w:author="Alex Popescu" w:date="2024-09-26T21:09:00Z" w16du:dateUtc="2024-09-27T01:09:00Z">
        <w:r w:rsidRPr="00356BD5">
          <w:rPr>
            <w:rFonts w:cs="Times New Roman"/>
            <w:iCs/>
            <w:szCs w:val="24"/>
          </w:rPr>
          <w:delText>was observed in green areas, suggesting that crows were more vigilant to potential threats</w:delText>
        </w:r>
      </w:del>
      <w:ins w:id="490" w:author="Alex Popescu" w:date="2024-09-26T21:09:00Z" w16du:dateUtc="2024-09-27T01:09:00Z">
        <w:r w:rsidR="009E34B0">
          <w:rPr>
            <w:rFonts w:cs="Times New Roman"/>
            <w:iCs/>
            <w:szCs w:val="24"/>
          </w:rPr>
          <w:t>could suggest increased vigilance,</w:t>
        </w:r>
      </w:ins>
      <w:r w:rsidRPr="00356BD5">
        <w:rPr>
          <w:rFonts w:cs="Times New Roman"/>
          <w:iCs/>
          <w:szCs w:val="24"/>
        </w:rPr>
        <w:t xml:space="preserve"> possibly indicating a higher perceived predation risk in green areas compared to commercial areas.</w:t>
      </w:r>
      <w:r w:rsidR="004116B0">
        <w:rPr>
          <w:rFonts w:cs="Times New Roman"/>
          <w:iCs/>
          <w:szCs w:val="24"/>
        </w:rPr>
        <w:t xml:space="preserve"> </w:t>
      </w:r>
    </w:p>
    <w:p w14:paraId="4A09B89A" w14:textId="79727908" w:rsidR="004116B0" w:rsidRPr="00356BD5" w:rsidRDefault="004116B0" w:rsidP="004116B0">
      <w:pPr>
        <w:spacing w:after="240" w:line="480" w:lineRule="auto"/>
        <w:rPr>
          <w:rFonts w:cs="Times New Roman"/>
          <w:iCs/>
          <w:szCs w:val="24"/>
        </w:rPr>
      </w:pPr>
      <w:r w:rsidRPr="00356BD5">
        <w:rPr>
          <w:rFonts w:cs="Times New Roman"/>
          <w:iCs/>
          <w:szCs w:val="24"/>
        </w:rPr>
        <w:lastRenderedPageBreak/>
        <w:t xml:space="preserve">Green areas, such as parks, offer longer lines of sight and less ambient noise which makes the sentinel more effective </w:t>
      </w:r>
      <w:r w:rsidRPr="00356BD5">
        <w:rPr>
          <w:rFonts w:cs="Times New Roman"/>
          <w:iCs/>
          <w:szCs w:val="24"/>
        </w:rPr>
        <w:fldChar w:fldCharType="begin"/>
      </w:r>
      <w:r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Pr="00356BD5">
        <w:rPr>
          <w:rFonts w:cs="Times New Roman"/>
          <w:iCs/>
          <w:szCs w:val="24"/>
        </w:rPr>
        <w:fldChar w:fldCharType="separate"/>
      </w:r>
      <w:r w:rsidRPr="0019114E">
        <w:rPr>
          <w:rFonts w:cs="Times New Roman"/>
        </w:rPr>
        <w:t>(Hollén et al. 2011)</w:t>
      </w:r>
      <w:r w:rsidRPr="00356BD5">
        <w:rPr>
          <w:rFonts w:cs="Times New Roman"/>
          <w:iCs/>
          <w:szCs w:val="24"/>
        </w:rPr>
        <w:fldChar w:fldCharType="end"/>
      </w:r>
      <w:r w:rsidRPr="00356BD5">
        <w:rPr>
          <w:rFonts w:cs="Times New Roman"/>
          <w:iCs/>
          <w:szCs w:val="24"/>
        </w:rPr>
        <w:t xml:space="preserve"> but could also benefit urban raptors. Urban red-tailed hawk (</w:t>
      </w:r>
      <w:r w:rsidRPr="00356BD5">
        <w:rPr>
          <w:rFonts w:cs="Times New Roman"/>
          <w:i/>
          <w:szCs w:val="24"/>
        </w:rPr>
        <w:t>Buteo jamaicensis</w:t>
      </w:r>
      <w:r w:rsidRPr="00356BD5">
        <w:rPr>
          <w:rFonts w:cs="Times New Roman"/>
          <w:iCs/>
          <w:szCs w:val="24"/>
        </w:rPr>
        <w:t xml:space="preserve">) populations make large green areas the cores of their home ranges </w:t>
      </w:r>
      <w:r w:rsidRPr="00356BD5">
        <w:rPr>
          <w:rFonts w:cs="Times New Roman"/>
          <w:iCs/>
          <w:szCs w:val="24"/>
        </w:rPr>
        <w:fldChar w:fldCharType="begin"/>
      </w:r>
      <w:r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cs="Times New Roman"/>
          <w:iCs/>
          <w:szCs w:val="24"/>
        </w:rPr>
        <w:fldChar w:fldCharType="separate"/>
      </w:r>
      <w:r w:rsidRPr="0019114E">
        <w:rPr>
          <w:rFonts w:cs="Times New Roman"/>
        </w:rPr>
        <w:t>(Morrison et al. 2016)</w:t>
      </w:r>
      <w:r w:rsidRPr="00356BD5">
        <w:rPr>
          <w:rFonts w:cs="Times New Roman"/>
          <w:iCs/>
          <w:szCs w:val="24"/>
        </w:rPr>
        <w:fldChar w:fldCharType="end"/>
      </w:r>
      <w:r w:rsidRPr="00356BD5">
        <w:rPr>
          <w:rFonts w:cs="Times New Roman"/>
          <w:iCs/>
          <w:szCs w:val="24"/>
        </w:rPr>
        <w:t>. Foraging in green areas could therefore be risky, explaining an individual’s need to maintain vigilance. Though not formally quantified, we did observe foraging crows abandon sites when disturbed by raptors but only temporarily flee when disturbed by vehicles. This suggests that the type of disturbances in each environment could change how risky an environment is to forage on.</w:t>
      </w:r>
    </w:p>
    <w:p w14:paraId="1703E4BB" w14:textId="3CD9D2A3" w:rsidR="007D6254" w:rsidRPr="00356BD5" w:rsidRDefault="002D6645"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w:t>
      </w:r>
      <w:del w:id="491" w:author="Alex Popescu" w:date="2024-09-26T21:09:00Z" w16du:dateUtc="2024-09-27T01:09:00Z">
        <w:r w:rsidR="007D6254" w:rsidRPr="00356BD5">
          <w:rPr>
            <w:rFonts w:cs="Times New Roman"/>
            <w:iCs/>
            <w:szCs w:val="24"/>
          </w:rPr>
          <w:delText>The increased duration of foraging bouts in green areas could suggest that crows need to spend more time actively searching for and consuming food. In green areas, food can be more dispersed, require more time to locate, and could be obscured by vegetation. Comparatively, food</w:delText>
        </w:r>
      </w:del>
      <w:ins w:id="492" w:author="Alex Popescu" w:date="2024-09-26T21:09:00Z" w16du:dateUtc="2024-09-27T01:09:00Z">
        <w:r>
          <w:rPr>
            <w:rFonts w:cs="Times New Roman"/>
            <w:iCs/>
            <w:szCs w:val="24"/>
          </w:rPr>
          <w:t>Food</w:t>
        </w:r>
      </w:ins>
      <w:r w:rsidRPr="00356BD5">
        <w:rPr>
          <w:rFonts w:cs="Times New Roman"/>
          <w:iCs/>
          <w:szCs w:val="24"/>
        </w:rPr>
        <w:t xml:space="preserve"> scraps and litter in commercial areas are considerably easier to </w:t>
      </w:r>
      <w:del w:id="493" w:author="Alex Popescu" w:date="2024-09-26T21:09:00Z" w16du:dateUtc="2024-09-27T01:09:00Z">
        <w:r w:rsidR="007D6254" w:rsidRPr="00356BD5">
          <w:rPr>
            <w:rFonts w:cs="Times New Roman"/>
            <w:iCs/>
            <w:szCs w:val="24"/>
          </w:rPr>
          <w:delText>forage</w:delText>
        </w:r>
      </w:del>
      <w:ins w:id="494" w:author="Alex Popescu" w:date="2024-09-26T21:09:00Z" w16du:dateUtc="2024-09-27T01:09:00Z">
        <w:r w:rsidRPr="00356BD5">
          <w:rPr>
            <w:rFonts w:cs="Times New Roman"/>
            <w:iCs/>
            <w:szCs w:val="24"/>
          </w:rPr>
          <w:t>f</w:t>
        </w:r>
        <w:r>
          <w:rPr>
            <w:rFonts w:cs="Times New Roman"/>
            <w:iCs/>
            <w:szCs w:val="24"/>
          </w:rPr>
          <w:t>ind</w:t>
        </w:r>
      </w:ins>
      <w:r w:rsidRPr="00356BD5">
        <w:rPr>
          <w:rFonts w:cs="Times New Roman"/>
          <w:iCs/>
          <w:szCs w:val="24"/>
        </w:rPr>
        <w:t xml:space="preserve"> when on impermeable surfaces</w:t>
      </w:r>
      <w:del w:id="495" w:author="Alex Popescu" w:date="2024-09-26T21:09:00Z" w16du:dateUtc="2024-09-27T01:09:00Z">
        <w:r w:rsidR="007D6254" w:rsidRPr="00356BD5">
          <w:rPr>
            <w:rFonts w:cs="Times New Roman"/>
            <w:iCs/>
            <w:szCs w:val="24"/>
          </w:rPr>
          <w:delText xml:space="preserve">. </w:delText>
        </w:r>
      </w:del>
      <w:ins w:id="496" w:author="Alex Popescu" w:date="2024-09-26T21:09:00Z" w16du:dateUtc="2024-09-27T01:09:00Z">
        <w:r>
          <w:rPr>
            <w:rFonts w:cs="Times New Roman"/>
            <w:iCs/>
            <w:szCs w:val="24"/>
          </w:rPr>
          <w:t>, reducing the time to find and catch food</w:t>
        </w:r>
        <w:r w:rsidRPr="00356BD5">
          <w:rPr>
            <w:rFonts w:cs="Times New Roman"/>
            <w:iCs/>
            <w:szCs w:val="24"/>
          </w:rPr>
          <w:t xml:space="preserve">. </w:t>
        </w:r>
      </w:ins>
      <w:r w:rsidRPr="00356BD5">
        <w:rPr>
          <w:rFonts w:cs="Times New Roman"/>
          <w:iCs/>
          <w:szCs w:val="24"/>
        </w:rPr>
        <w:t>Moreover, anthropogenic foods</w:t>
      </w:r>
      <w:ins w:id="497" w:author="Alex Popescu" w:date="2024-09-26T21:09:00Z" w16du:dateUtc="2024-09-27T01:09:00Z">
        <w:r w:rsidRPr="00356BD5">
          <w:rPr>
            <w:rFonts w:cs="Times New Roman"/>
            <w:iCs/>
            <w:szCs w:val="24"/>
          </w:rPr>
          <w:t xml:space="preserve"> </w:t>
        </w:r>
        <w:r>
          <w:rPr>
            <w:rFonts w:cs="Times New Roman"/>
            <w:iCs/>
            <w:szCs w:val="24"/>
          </w:rPr>
          <w:t>can</w:t>
        </w:r>
      </w:ins>
      <w:r>
        <w:rPr>
          <w:rFonts w:cs="Times New Roman"/>
          <w:iCs/>
          <w:szCs w:val="24"/>
        </w:rPr>
        <w:t xml:space="preserve"> </w:t>
      </w:r>
      <w:r w:rsidRPr="00356BD5">
        <w:rPr>
          <w:rFonts w:cs="Times New Roman"/>
          <w:iCs/>
          <w:szCs w:val="24"/>
        </w:rPr>
        <w:t>have a greater caloric content than non-anthropogenic foods, making them more satiating than other food sources</w:t>
      </w:r>
      <w:del w:id="498" w:author="Alex Popescu" w:date="2024-09-26T21:09:00Z" w16du:dateUtc="2024-09-27T01:09:00Z">
        <w:r w:rsidR="007D6254" w:rsidRPr="00356BD5">
          <w:rPr>
            <w:rFonts w:cs="Times New Roman"/>
            <w:iCs/>
            <w:szCs w:val="24"/>
          </w:rPr>
          <w:delText xml:space="preserve"> and easier to find when on impermeable surfaces</w:delText>
        </w:r>
      </w:del>
      <w:r w:rsidRPr="00356BD5">
        <w:rPr>
          <w:rFonts w:cs="Times New Roman"/>
          <w:iCs/>
          <w:szCs w:val="24"/>
        </w:rPr>
        <w:t xml:space="preserve">,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w:t>
      </w:r>
      <w:r>
        <w:rPr>
          <w:rFonts w:cs="Times New Roman"/>
          <w:iCs/>
          <w:szCs w:val="24"/>
        </w:rPr>
        <w:t xml:space="preserve"> </w:t>
      </w:r>
      <w:ins w:id="499" w:author="Alex Popescu" w:date="2024-09-26T21:09:00Z" w16du:dateUtc="2024-09-27T01:09:00Z">
        <w:r>
          <w:rPr>
            <w:rFonts w:cs="Times New Roman"/>
            <w:iCs/>
            <w:szCs w:val="24"/>
          </w:rPr>
          <w:t>The higher peck rate in commercial areas could be caused by how concentrated food patches are, with more concentrated patches facilitating quick foraging and a higher peck rate.</w:t>
        </w:r>
      </w:ins>
    </w:p>
    <w:p w14:paraId="6BC6D5D7" w14:textId="4F6B11AD"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Bedneckoff's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w:t>
      </w:r>
      <w:r w:rsidRPr="00356BD5">
        <w:rPr>
          <w:rFonts w:cs="Times New Roman"/>
          <w:iCs/>
          <w:szCs w:val="24"/>
        </w:rPr>
        <w:lastRenderedPageBreak/>
        <w:t xml:space="preserve">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w:t>
      </w:r>
      <w:r w:rsidR="00064273" w:rsidRPr="00356BD5">
        <w:rPr>
          <w:rFonts w:cs="Times New Roman"/>
          <w:iCs/>
          <w:szCs w:val="24"/>
        </w:rPr>
        <w:t>urban and</w:t>
      </w:r>
      <w:r w:rsidRPr="00356BD5">
        <w:rPr>
          <w:rFonts w:cs="Times New Roman"/>
          <w:iCs/>
          <w:szCs w:val="24"/>
        </w:rPr>
        <w:t xml:space="preserve"> can move between environments within the urban area. If travel time or time between foraging events is short, individuals could then be able to immediately sentinel upon arriving at a foraging site. Unfortunately, we were unable to track 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500" w:name="_Toc162204973"/>
      <w:bookmarkStart w:id="501" w:name="_Toc162794618"/>
      <w:bookmarkStart w:id="502" w:name="_Toc178277248"/>
      <w:bookmarkStart w:id="503" w:name="_Toc174089142"/>
      <w:r w:rsidRPr="0019114E">
        <w:rPr>
          <w:rFonts w:cs="Times New Roman"/>
        </w:rPr>
        <w:t>Disturbances</w:t>
      </w:r>
      <w:bookmarkEnd w:id="500"/>
      <w:bookmarkEnd w:id="501"/>
      <w:bookmarkEnd w:id="502"/>
      <w:bookmarkEnd w:id="503"/>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504" w:name="_Toc162204974"/>
      <w:bookmarkStart w:id="505" w:name="_Toc162794619"/>
      <w:bookmarkStart w:id="506" w:name="_Toc178277249"/>
      <w:bookmarkStart w:id="507" w:name="_Toc174089143"/>
      <w:r w:rsidRPr="0019114E">
        <w:rPr>
          <w:rFonts w:cs="Times New Roman"/>
        </w:rPr>
        <w:lastRenderedPageBreak/>
        <w:t>Baited sites</w:t>
      </w:r>
      <w:bookmarkEnd w:id="504"/>
      <w:bookmarkEnd w:id="505"/>
      <w:bookmarkEnd w:id="506"/>
      <w:bookmarkEnd w:id="507"/>
    </w:p>
    <w:p w14:paraId="5BE76F3B" w14:textId="3AFA86A3" w:rsidR="007D6254" w:rsidRPr="00356BD5" w:rsidRDefault="007D6254" w:rsidP="007D6254">
      <w:pPr>
        <w:spacing w:after="240" w:line="480" w:lineRule="auto"/>
        <w:rPr>
          <w:rFonts w:cs="Times New Roman"/>
          <w:iCs/>
          <w:szCs w:val="24"/>
        </w:rPr>
      </w:pPr>
      <w:del w:id="508" w:author="Alex Popescu" w:date="2024-09-26T21:09:00Z" w16du:dateUtc="2024-09-27T01:09:00Z">
        <w:r w:rsidRPr="00356BD5">
          <w:rPr>
            <w:rFonts w:cs="Times New Roman"/>
            <w:iCs/>
            <w:szCs w:val="24"/>
          </w:rPr>
          <w:delText xml:space="preserve">The presence of bait, which can be considered a proxy for human-generated litter in the environment, increased the </w:delText>
        </w:r>
      </w:del>
      <w:ins w:id="509" w:author="Alex Popescu" w:date="2024-09-26T21:09:00Z" w16du:dateUtc="2024-09-27T01:09:00Z">
        <w:r w:rsidR="004116B0">
          <w:rPr>
            <w:rFonts w:cs="Times New Roman"/>
            <w:iCs/>
            <w:szCs w:val="24"/>
          </w:rPr>
          <w:t xml:space="preserve">We observed a significant increase in </w:t>
        </w:r>
      </w:ins>
      <w:r w:rsidR="004116B0">
        <w:rPr>
          <w:rFonts w:cs="Times New Roman"/>
          <w:iCs/>
          <w:szCs w:val="24"/>
        </w:rPr>
        <w:t xml:space="preserve">peck rate and </w:t>
      </w:r>
      <w:del w:id="510" w:author="Alex Popescu" w:date="2024-09-26T21:09:00Z" w16du:dateUtc="2024-09-27T01:09:00Z">
        <w:r w:rsidRPr="00356BD5">
          <w:rPr>
            <w:rFonts w:cs="Times New Roman"/>
            <w:iCs/>
            <w:szCs w:val="24"/>
          </w:rPr>
          <w:delText>decreased</w:delText>
        </w:r>
      </w:del>
      <w:ins w:id="511" w:author="Alex Popescu" w:date="2024-09-26T21:09:00Z" w16du:dateUtc="2024-09-27T01:09:00Z">
        <w:r w:rsidR="004116B0">
          <w:rPr>
            <w:rFonts w:cs="Times New Roman"/>
            <w:iCs/>
            <w:szCs w:val="24"/>
          </w:rPr>
          <w:t>a decrease in</w:t>
        </w:r>
      </w:ins>
      <w:r w:rsidR="004116B0">
        <w:rPr>
          <w:rFonts w:cs="Times New Roman"/>
          <w:iCs/>
          <w:szCs w:val="24"/>
        </w:rPr>
        <w:t xml:space="preserve"> the duration of foraging bouts</w:t>
      </w:r>
      <w:del w:id="512" w:author="Alex Popescu" w:date="2024-09-26T21:09:00Z" w16du:dateUtc="2024-09-27T01:09:00Z">
        <w:r w:rsidRPr="00356BD5">
          <w:rPr>
            <w:rFonts w:cs="Times New Roman"/>
            <w:iCs/>
            <w:szCs w:val="24"/>
          </w:rPr>
          <w:delText>. This suggests</w:delText>
        </w:r>
      </w:del>
      <w:ins w:id="513" w:author="Alex Popescu" w:date="2024-09-26T21:09:00Z" w16du:dateUtc="2024-09-27T01:09:00Z">
        <w:r w:rsidR="004116B0">
          <w:rPr>
            <w:rFonts w:cs="Times New Roman"/>
            <w:iCs/>
            <w:szCs w:val="24"/>
          </w:rPr>
          <w:t xml:space="preserve"> when the crows were foraging on bait. The bait we used can be a proxy for human-generated litter, and our results suggest</w:t>
        </w:r>
      </w:ins>
      <w:r w:rsidR="004116B0">
        <w:rPr>
          <w:rFonts w:cs="Times New Roman"/>
          <w:iCs/>
          <w:szCs w:val="24"/>
        </w:rPr>
        <w:t xml:space="preserve"> that foraging on </w:t>
      </w:r>
      <w:r w:rsidRPr="00356BD5">
        <w:rPr>
          <w:rFonts w:cs="Times New Roman"/>
          <w:iCs/>
          <w:szCs w:val="24"/>
        </w:rPr>
        <w:t>bait or litter</w:t>
      </w:r>
      <w:r w:rsidR="004116B0">
        <w:rPr>
          <w:rFonts w:cs="Times New Roman"/>
          <w:iCs/>
          <w:szCs w:val="24"/>
        </w:rPr>
        <w:t xml:space="preserve"> could be quicker </w:t>
      </w:r>
      <w:r w:rsidRPr="00356BD5">
        <w:rPr>
          <w:rFonts w:cs="Times New Roman"/>
          <w:iCs/>
          <w:szCs w:val="24"/>
        </w:rPr>
        <w:t>and decrease time being vulnerable when compared to</w:t>
      </w:r>
      <w:r w:rsidR="004116B0">
        <w:rPr>
          <w:rFonts w:cs="Times New Roman"/>
          <w:iCs/>
          <w:szCs w:val="24"/>
        </w:rPr>
        <w:t xml:space="preserve"> foraging on natural food patches. </w:t>
      </w:r>
      <w:r w:rsidRPr="00356BD5">
        <w:rPr>
          <w:rFonts w:cs="Times New Roman"/>
          <w:iCs/>
          <w:szCs w:val="24"/>
        </w:rPr>
        <w:t>The latter</w:t>
      </w:r>
      <w:r w:rsidR="004116B0">
        <w:rPr>
          <w:rFonts w:cs="Times New Roman"/>
          <w:iCs/>
          <w:szCs w:val="24"/>
        </w:rPr>
        <w:t xml:space="preserve"> could take more time to </w:t>
      </w:r>
      <w:r w:rsidRPr="00356BD5">
        <w:rPr>
          <w:rFonts w:cs="Times New Roman"/>
          <w:iCs/>
          <w:szCs w:val="24"/>
        </w:rPr>
        <w:t>forage on since grass and other vegetation can obscure food items, making them harder to identify</w:t>
      </w:r>
      <w:r w:rsidR="004116B0">
        <w:rPr>
          <w:rFonts w:cs="Times New Roman"/>
          <w:iCs/>
          <w:szCs w:val="24"/>
        </w:rPr>
        <w:t xml:space="preserve"> and catch</w:t>
      </w:r>
      <w:r w:rsidRPr="00356BD5">
        <w:rPr>
          <w:rFonts w:cs="Times New Roman"/>
          <w:iCs/>
          <w:szCs w:val="24"/>
        </w:rPr>
        <w:t>.</w:t>
      </w:r>
      <w:r w:rsidR="004116B0">
        <w:rPr>
          <w:rFonts w:cs="Times New Roman"/>
          <w:iCs/>
          <w:szCs w:val="24"/>
        </w:rPr>
        <w:t xml:space="preserve"> </w:t>
      </w:r>
      <w:r w:rsidRPr="00356BD5">
        <w:rPr>
          <w:rFonts w:cs="Times New Roman"/>
          <w:iCs/>
          <w:szCs w:val="24"/>
        </w:rPr>
        <w:t>This observation could explain w</w:t>
      </w:r>
      <w:r w:rsidR="004116B0">
        <w:rPr>
          <w:rFonts w:cs="Times New Roman"/>
          <w:iCs/>
          <w:szCs w:val="24"/>
        </w:rPr>
        <w:t xml:space="preserve">hy </w:t>
      </w:r>
      <w:r w:rsidRPr="00356BD5">
        <w:rPr>
          <w:rFonts w:cs="Times New Roman"/>
          <w:iCs/>
          <w:szCs w:val="24"/>
        </w:rPr>
        <w:t>a shift in</w:t>
      </w:r>
      <w:r w:rsidR="004116B0">
        <w:rPr>
          <w:rFonts w:cs="Times New Roman"/>
          <w:iCs/>
          <w:szCs w:val="24"/>
        </w:rPr>
        <w:t xml:space="preserve"> preference for anthropogenic foods</w:t>
      </w:r>
      <w:r w:rsidRPr="00356BD5">
        <w:rPr>
          <w:rFonts w:cs="Times New Roman"/>
          <w:iCs/>
          <w:szCs w:val="24"/>
        </w:rPr>
        <w:t xml:space="preserve"> is observed in American crows and potentially other urbanized species</w:t>
      </w:r>
      <w:r w:rsidRPr="00356BD5">
        <w:rPr>
          <w:rFonts w:cs="Times New Roman"/>
          <w:iCs/>
          <w:szCs w:val="24"/>
        </w:rPr>
        <w:t xml:space="preserve"> </w:t>
      </w:r>
      <w:r w:rsidRPr="00356BD5">
        <w:rPr>
          <w:rFonts w:cs="Times New Roman"/>
          <w:iCs/>
          <w:szCs w:val="24"/>
        </w:rPr>
        <w:fldChar w:fldCharType="begin"/>
      </w:r>
      <w:r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514" w:name="_Toc162204975"/>
      <w:bookmarkStart w:id="515" w:name="_Toc162794620"/>
      <w:bookmarkStart w:id="516" w:name="_Toc178277250"/>
      <w:bookmarkStart w:id="517" w:name="_Toc174089144"/>
      <w:r w:rsidRPr="0019114E">
        <w:rPr>
          <w:rFonts w:cs="Times New Roman"/>
        </w:rPr>
        <w:t>Group Size</w:t>
      </w:r>
      <w:bookmarkEnd w:id="514"/>
      <w:bookmarkEnd w:id="515"/>
      <w:bookmarkEnd w:id="516"/>
      <w:bookmarkEnd w:id="517"/>
    </w:p>
    <w:p w14:paraId="04D2F5F9" w14:textId="5A7D1508"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xml:space="preserve">, yet the effect of group size was only observed in the duration of bouts of foraging behaviour. Bouts of alert behaviour could have a minimal duration to effectively monitor the surrounding environment for sources of threat. Alternatively, </w:t>
      </w:r>
      <w:del w:id="518" w:author="Alex Popescu" w:date="2024-09-26T21:09:00Z" w16du:dateUtc="2024-09-27T01:09:00Z">
        <w:r w:rsidRPr="00356BD5">
          <w:rPr>
            <w:rFonts w:cs="Times New Roman"/>
            <w:iCs/>
            <w:szCs w:val="24"/>
          </w:rPr>
          <w:delText>foraging crows could</w:delText>
        </w:r>
      </w:del>
      <w:ins w:id="519" w:author="Alex Popescu" w:date="2024-09-26T21:09:00Z" w16du:dateUtc="2024-09-27T01:09:00Z">
        <w:r w:rsidR="00AE76D6">
          <w:rPr>
            <w:rFonts w:cs="Times New Roman"/>
            <w:iCs/>
            <w:szCs w:val="24"/>
          </w:rPr>
          <w:t>the bouts of alert behaviour</w:t>
        </w:r>
      </w:ins>
      <w:r w:rsidR="00AE76D6">
        <w:rPr>
          <w:rFonts w:cs="Times New Roman"/>
          <w:iCs/>
          <w:szCs w:val="24"/>
        </w:rPr>
        <w:t xml:space="preserve"> be </w:t>
      </w:r>
      <w:del w:id="520" w:author="Alex Popescu" w:date="2024-09-26T21:09:00Z" w16du:dateUtc="2024-09-27T01:09:00Z">
        <w:r w:rsidRPr="00356BD5">
          <w:rPr>
            <w:rFonts w:cs="Times New Roman"/>
            <w:iCs/>
            <w:szCs w:val="24"/>
          </w:rPr>
          <w:delText>maintaining vigilance</w:delText>
        </w:r>
      </w:del>
      <w:ins w:id="521" w:author="Alex Popescu" w:date="2024-09-26T21:09:00Z" w16du:dateUtc="2024-09-27T01:09:00Z">
        <w:r w:rsidR="00AE76D6">
          <w:rPr>
            <w:rFonts w:cs="Times New Roman"/>
            <w:iCs/>
            <w:szCs w:val="24"/>
          </w:rPr>
          <w:t>used to also maintain</w:t>
        </w:r>
        <w:r w:rsidRPr="00356BD5">
          <w:rPr>
            <w:rFonts w:cs="Times New Roman"/>
            <w:iCs/>
            <w:szCs w:val="24"/>
          </w:rPr>
          <w:t xml:space="preserve"> </w:t>
        </w:r>
        <w:r w:rsidR="00AE76D6">
          <w:rPr>
            <w:rFonts w:cs="Times New Roman"/>
            <w:iCs/>
            <w:szCs w:val="24"/>
          </w:rPr>
          <w:t>awareness of other group members</w:t>
        </w:r>
      </w:ins>
      <w:r w:rsidR="00AE76D6">
        <w:rPr>
          <w:rFonts w:cs="Times New Roman"/>
          <w:iCs/>
          <w:szCs w:val="24"/>
        </w:rPr>
        <w:t xml:space="preserve"> </w:t>
      </w:r>
      <w:r w:rsidRPr="00356BD5">
        <w:rPr>
          <w:rFonts w:cs="Times New Roman"/>
          <w:iCs/>
          <w:szCs w:val="24"/>
        </w:rPr>
        <w:lastRenderedPageBreak/>
        <w:t xml:space="preserve">due to </w:t>
      </w:r>
      <w:ins w:id="522" w:author="Alex Popescu" w:date="2024-09-26T21:09:00Z" w16du:dateUtc="2024-09-27T01:09:00Z">
        <w:r w:rsidR="00AE76D6">
          <w:rPr>
            <w:rFonts w:cs="Times New Roman"/>
            <w:iCs/>
            <w:szCs w:val="24"/>
          </w:rPr>
          <w:t xml:space="preserve">the </w:t>
        </w:r>
      </w:ins>
      <w:r w:rsidRPr="00356BD5">
        <w:rPr>
          <w:rFonts w:cs="Times New Roman"/>
          <w:iCs/>
          <w:szCs w:val="24"/>
        </w:rPr>
        <w:t>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523" w:name="_Toc162204976"/>
      <w:bookmarkStart w:id="524" w:name="_Toc162794621"/>
      <w:bookmarkStart w:id="525" w:name="_Toc178277251"/>
      <w:bookmarkStart w:id="526" w:name="_Toc174089145"/>
      <w:r w:rsidRPr="0019114E">
        <w:rPr>
          <w:rFonts w:cs="Times New Roman"/>
        </w:rPr>
        <w:t>Future directions and improvements</w:t>
      </w:r>
      <w:bookmarkEnd w:id="523"/>
      <w:bookmarkEnd w:id="524"/>
      <w:bookmarkEnd w:id="525"/>
      <w:bookmarkEnd w:id="526"/>
    </w:p>
    <w:p w14:paraId="396E57BC" w14:textId="248600A2"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w:t>
      </w:r>
      <w:del w:id="527" w:author="Alex Popescu" w:date="2024-09-26T21:09:00Z" w16du:dateUtc="2024-09-27T01:09:00Z">
        <w:r w:rsidRPr="00356BD5">
          <w:rPr>
            <w:rFonts w:cs="Times New Roman"/>
            <w:iCs/>
            <w:szCs w:val="24"/>
          </w:rPr>
          <w:delText>significant</w:delText>
        </w:r>
      </w:del>
      <w:ins w:id="528" w:author="Alex Popescu" w:date="2024-09-26T21:09:00Z" w16du:dateUtc="2024-09-27T01:09:00Z">
        <w:r w:rsidR="004116B0">
          <w:rPr>
            <w:rFonts w:cs="Times New Roman"/>
            <w:iCs/>
            <w:szCs w:val="24"/>
          </w:rPr>
          <w:t>more subtle</w:t>
        </w:r>
      </w:ins>
      <w:r w:rsidRPr="00356BD5">
        <w:rPr>
          <w:rFonts w:cs="Times New Roman"/>
          <w:iCs/>
          <w:szCs w:val="24"/>
        </w:rPr>
        <w:t xml:space="preserve"> effects. As such, caution should be exercised when interpreting the results</w:t>
      </w:r>
      <w:r w:rsidR="004116B0">
        <w:rPr>
          <w:rFonts w:cs="Times New Roman"/>
          <w:iCs/>
          <w:szCs w:val="24"/>
        </w:rPr>
        <w:t xml:space="preserve">, and </w:t>
      </w:r>
      <w:del w:id="529" w:author="Alex Popescu" w:date="2024-09-26T21:09:00Z" w16du:dateUtc="2024-09-27T01:09:00Z">
        <w:r w:rsidRPr="00356BD5">
          <w:rPr>
            <w:rFonts w:cs="Times New Roman"/>
            <w:iCs/>
            <w:szCs w:val="24"/>
          </w:rPr>
          <w:delText>further</w:delText>
        </w:r>
      </w:del>
      <w:ins w:id="530" w:author="Alex Popescu" w:date="2024-09-26T21:09:00Z" w16du:dateUtc="2024-09-27T01:09:00Z">
        <w:r w:rsidR="004116B0">
          <w:rPr>
            <w:rFonts w:cs="Times New Roman"/>
            <w:iCs/>
            <w:szCs w:val="24"/>
          </w:rPr>
          <w:t>future</w:t>
        </w:r>
      </w:ins>
      <w:r w:rsidR="004116B0">
        <w:rPr>
          <w:rFonts w:cs="Times New Roman"/>
          <w:iCs/>
          <w:szCs w:val="24"/>
        </w:rPr>
        <w:t xml:space="preserve"> studies </w:t>
      </w:r>
      <w:del w:id="531" w:author="Alex Popescu" w:date="2024-09-26T21:09:00Z" w16du:dateUtc="2024-09-27T01:09:00Z">
        <w:r w:rsidRPr="00356BD5">
          <w:rPr>
            <w:rFonts w:cs="Times New Roman"/>
            <w:iCs/>
            <w:szCs w:val="24"/>
          </w:rPr>
          <w:delText>with larger sample sizes are required to make conclusive statements. Future studies should make use of</w:delText>
        </w:r>
      </w:del>
      <w:ins w:id="532" w:author="Alex Popescu" w:date="2024-09-26T21:09:00Z" w16du:dateUtc="2024-09-27T01:09:00Z">
        <w:r w:rsidR="004116B0">
          <w:rPr>
            <w:rFonts w:cs="Times New Roman"/>
            <w:iCs/>
            <w:szCs w:val="24"/>
          </w:rPr>
          <w:t>should build upon our preliminary findings</w:t>
        </w:r>
        <w:r w:rsidR="00D8253F">
          <w:rPr>
            <w:rFonts w:cs="Times New Roman"/>
            <w:iCs/>
            <w:szCs w:val="24"/>
          </w:rPr>
          <w:t xml:space="preserve"> using</w:t>
        </w:r>
      </w:ins>
      <w:r w:rsidR="004116B0">
        <w:rPr>
          <w:rFonts w:cs="Times New Roman"/>
          <w:iCs/>
          <w:szCs w:val="24"/>
        </w:rPr>
        <w:t xml:space="preserve"> long-term video recorders</w:t>
      </w:r>
      <w:r w:rsidR="00D8253F">
        <w:rPr>
          <w:rFonts w:cs="Times New Roman"/>
          <w:iCs/>
          <w:szCs w:val="24"/>
        </w:rPr>
        <w:t xml:space="preserve"> </w:t>
      </w:r>
      <w:del w:id="533" w:author="Alex Popescu" w:date="2024-09-26T21:09:00Z" w16du:dateUtc="2024-09-27T01:09:00Z">
        <w:r w:rsidRPr="00356BD5">
          <w:rPr>
            <w:rFonts w:cs="Times New Roman"/>
            <w:iCs/>
            <w:szCs w:val="24"/>
          </w:rPr>
          <w:delText>in areas where crows forage</w:delText>
        </w:r>
      </w:del>
      <w:ins w:id="534" w:author="Alex Popescu" w:date="2024-09-26T21:09:00Z" w16du:dateUtc="2024-09-27T01:09:00Z">
        <w:r w:rsidR="00D8253F">
          <w:rPr>
            <w:rFonts w:cs="Times New Roman"/>
            <w:iCs/>
            <w:szCs w:val="24"/>
          </w:rPr>
          <w:t>and sampling locations</w:t>
        </w:r>
      </w:ins>
      <w:r w:rsidR="00D8253F">
        <w:rPr>
          <w:rFonts w:cs="Times New Roman"/>
          <w:iCs/>
          <w:szCs w:val="24"/>
        </w:rPr>
        <w:t xml:space="preserve"> across a wider breadth of urbanization</w:t>
      </w:r>
      <w:r w:rsidR="00700D8A">
        <w:rPr>
          <w:rFonts w:cs="Times New Roman"/>
          <w:iCs/>
          <w:szCs w:val="24"/>
        </w:rPr>
        <w:t xml:space="preserve">. </w:t>
      </w:r>
      <w:r w:rsidRPr="00356BD5">
        <w:rPr>
          <w:rFonts w:cs="Times New Roman"/>
          <w:iCs/>
          <w:szCs w:val="24"/>
        </w:rPr>
        <w:t xml:space="preserve">Additionally, the study focused on the population of crows in St. Catharines Ontario, which could limit the generalizability of our results to other populations or environments. Factors such as local food availability, the number and area of green spaces, and predator presence can vary widely between cities, and these factors can affect the behaviour of foraging crows. Therefore, the findings of our study could differ from those of a similar study performed in a different city. </w:t>
      </w:r>
    </w:p>
    <w:p w14:paraId="7694318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investigated the effects of sentinel behaviour and the generalized environment on the behaviour of foraging American crows in urban environments. Contrary to expectations, sentinel presence did not have a significant effect on forager behaviour. </w:t>
      </w:r>
      <w:del w:id="535" w:author="Alex Popescu" w:date="2024-09-26T21:09:00Z" w16du:dateUtc="2024-09-27T01:09:00Z">
        <w:r w:rsidRPr="00356BD5">
          <w:rPr>
            <w:rFonts w:cs="Times New Roman"/>
            <w:iCs/>
            <w:szCs w:val="24"/>
          </w:rPr>
          <w:delText xml:space="preserve">This suggests that sentinel decision-making could be more influenced by individual needs rather than group benefits, aligning with Bednekoff's state-dependent model. </w:delText>
        </w:r>
      </w:del>
      <w:r w:rsidRPr="00356BD5">
        <w:rPr>
          <w:rFonts w:cs="Times New Roman"/>
          <w:iCs/>
          <w:szCs w:val="24"/>
        </w:rPr>
        <w:t xml:space="preserve">The generalized environment, however, had a significant impact on forager behaviour. Crows in green areas exhibited longer bouts of foraging behaviour and more transitions from the vulnerable to the alert state compared to those in commercial areas. </w:t>
      </w:r>
      <w:del w:id="536" w:author="Alex Popescu" w:date="2024-09-26T21:09:00Z" w16du:dateUtc="2024-09-27T01:09:00Z">
        <w:r w:rsidRPr="00356BD5">
          <w:rPr>
            <w:rFonts w:cs="Times New Roman"/>
            <w:iCs/>
            <w:szCs w:val="24"/>
          </w:rPr>
          <w:delText>This indicates that</w:delText>
        </w:r>
      </w:del>
      <w:ins w:id="537" w:author="Alex Popescu" w:date="2024-09-26T21:09:00Z" w16du:dateUtc="2024-09-27T01:09:00Z">
        <w:r w:rsidR="00AE76D6">
          <w:rPr>
            <w:rFonts w:cs="Times New Roman"/>
            <w:iCs/>
            <w:szCs w:val="24"/>
          </w:rPr>
          <w:t xml:space="preserve">Crows therefore alter their foraging behaviour in response </w:t>
        </w:r>
        <w:r w:rsidR="00AE76D6">
          <w:rPr>
            <w:rFonts w:cs="Times New Roman"/>
            <w:iCs/>
            <w:szCs w:val="24"/>
          </w:rPr>
          <w:lastRenderedPageBreak/>
          <w:t>to changes in</w:t>
        </w:r>
      </w:ins>
      <w:r w:rsidR="00AE76D6">
        <w:rPr>
          <w:rFonts w:cs="Times New Roman"/>
          <w:iCs/>
          <w:szCs w:val="24"/>
        </w:rPr>
        <w:t xml:space="preserve"> </w:t>
      </w:r>
      <w:r w:rsidRPr="00356BD5">
        <w:rPr>
          <w:rFonts w:cs="Times New Roman"/>
          <w:iCs/>
          <w:szCs w:val="24"/>
        </w:rPr>
        <w:t>environmental factors such as resource distribution and predation risk</w:t>
      </w:r>
      <w:del w:id="538" w:author="Alex Popescu" w:date="2024-09-26T21:09:00Z" w16du:dateUtc="2024-09-27T01:09:00Z">
        <w:r w:rsidRPr="00356BD5">
          <w:rPr>
            <w:rFonts w:cs="Times New Roman"/>
            <w:iCs/>
            <w:szCs w:val="24"/>
          </w:rPr>
          <w:delText xml:space="preserve"> could play a crucial role in shaping forager behaviour</w:delText>
        </w:r>
      </w:del>
      <w:ins w:id="539" w:author="Alex Popescu" w:date="2024-09-26T21:09:00Z" w16du:dateUtc="2024-09-27T01:09:00Z">
        <w:r w:rsidR="00AE76D6">
          <w:rPr>
            <w:rFonts w:cs="Times New Roman"/>
            <w:iCs/>
            <w:szCs w:val="24"/>
          </w:rPr>
          <w:t xml:space="preserve">. </w:t>
        </w:r>
        <w:r w:rsidR="00D8253F">
          <w:rPr>
            <w:rFonts w:cs="Times New Roman"/>
            <w:iCs/>
            <w:szCs w:val="24"/>
          </w:rPr>
          <w:t>A significant interaction between sentinel presence and generalized environment was also observed, suggesting that the effectiveness of the sentinel might differ between environments. This is reflected in an increased reliance on the sentinel in foragers in green areas</w:t>
        </w:r>
        <w:r w:rsidR="00064273">
          <w:rPr>
            <w:rFonts w:cs="Times New Roman"/>
            <w:iCs/>
            <w:szCs w:val="24"/>
          </w:rPr>
          <w:t>, where the sentinel’s effectiveness is greatest</w:t>
        </w:r>
      </w:ins>
      <w:r w:rsidR="00D8253F">
        <w:rPr>
          <w:rFonts w:cs="Times New Roman"/>
          <w:iCs/>
          <w:szCs w:val="24"/>
        </w:rPr>
        <w:t xml:space="preserve">. </w:t>
      </w:r>
      <w:r w:rsidRPr="00356BD5">
        <w:rPr>
          <w:rFonts w:cs="Times New Roman"/>
          <w:iCs/>
          <w:szCs w:val="24"/>
        </w:rPr>
        <w:t>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p>
    <w:p w14:paraId="12DF48FD" w14:textId="184BAE89" w:rsidR="007D6254" w:rsidRPr="00356BD5" w:rsidRDefault="007D6254" w:rsidP="007D6254">
      <w:pPr>
        <w:spacing w:after="240" w:line="480" w:lineRule="auto"/>
        <w:rPr>
          <w:rFonts w:cs="Times New Roman"/>
          <w:iCs/>
          <w:szCs w:val="24"/>
        </w:rPr>
        <w:sectPr w:rsidR="007D6254" w:rsidRPr="00356BD5" w:rsidSect="007D6254">
          <w:headerReference w:type="default" r:id="rId40"/>
          <w:pgSz w:w="12240" w:h="15840"/>
          <w:pgMar w:top="1440" w:right="1440" w:bottom="1440" w:left="1440" w:header="708" w:footer="708" w:gutter="0"/>
          <w:cols w:space="708"/>
          <w:docGrid w:linePitch="360"/>
        </w:sectPr>
      </w:pPr>
      <w:r w:rsidRPr="00356BD5">
        <w:rPr>
          <w:rFonts w:cs="Times New Roman"/>
          <w:iCs/>
          <w:szCs w:val="24"/>
        </w:rPr>
        <w:t>These findings have several implications for understanding crow behaviour. They suggest that crows can adapt their behaviour based on environmental conditions and individual needs. The lack of significant effects of sentinel behaviour points towards the complexity of social behaviour in crows and the importance of considering individual variation in decision-making.</w:t>
      </w:r>
      <w:r w:rsidR="00064273">
        <w:rPr>
          <w:rFonts w:cs="Times New Roman"/>
          <w:iCs/>
          <w:szCs w:val="24"/>
        </w:rPr>
        <w:t xml:space="preserve"> </w:t>
      </w:r>
      <w:r w:rsidRPr="00356BD5">
        <w:rPr>
          <w:rFonts w:cs="Times New Roman"/>
          <w:iCs/>
          <w:szCs w:val="24"/>
        </w:rPr>
        <w:t>Overall, the study provides valuable insights into the factors influencing crow behaviour in urban environments and highlights the need for further research to fully understand these complex</w:t>
      </w:r>
      <w:r w:rsidR="00064273">
        <w:rPr>
          <w:rFonts w:cs="Times New Roman"/>
          <w:iCs/>
          <w:szCs w:val="24"/>
        </w:rPr>
        <w:t xml:space="preserve"> behaviours</w:t>
      </w:r>
      <w:r w:rsidRPr="00356BD5">
        <w:rPr>
          <w:rFonts w:cs="Times New Roman"/>
          <w:iCs/>
          <w:szCs w:val="24"/>
        </w:rPr>
        <w:t>.</w:t>
      </w:r>
      <w:bookmarkEnd w:id="469"/>
      <w:r w:rsidRPr="00356BD5">
        <w:rPr>
          <w:rFonts w:cs="Times New Roman"/>
          <w:iCs/>
          <w:szCs w:val="24"/>
        </w:rPr>
        <w:t xml:space="preserve"> </w:t>
      </w:r>
    </w:p>
    <w:p w14:paraId="1AFFDF50" w14:textId="77777777" w:rsidR="007D6254" w:rsidRPr="0019114E" w:rsidRDefault="007D6254" w:rsidP="007D6254">
      <w:pPr>
        <w:pStyle w:val="SectionTitle"/>
      </w:pPr>
      <w:bookmarkStart w:id="540" w:name="_Toc178277252"/>
      <w:bookmarkStart w:id="541" w:name="_Toc174089146"/>
      <w:r w:rsidRPr="0019114E">
        <w:lastRenderedPageBreak/>
        <w:t>References</w:t>
      </w:r>
      <w:bookmarkEnd w:id="540"/>
      <w:bookmarkEnd w:id="541"/>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41"/>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542" w:name="_Toc162794623"/>
      <w:bookmarkStart w:id="543" w:name="_Toc178277253"/>
      <w:bookmarkStart w:id="544" w:name="_Toc174089147"/>
      <w:bookmarkStart w:id="545" w:name="_Toc162204979"/>
      <w:r w:rsidRPr="0019114E">
        <w:rPr>
          <w:rFonts w:cs="Times New Roman"/>
        </w:rPr>
        <w:lastRenderedPageBreak/>
        <w:t>General Discussion</w:t>
      </w:r>
      <w:bookmarkEnd w:id="542"/>
      <w:bookmarkEnd w:id="543"/>
      <w:bookmarkEnd w:id="544"/>
    </w:p>
    <w:p w14:paraId="5691F85C" w14:textId="77777777" w:rsidR="004865A1" w:rsidRPr="0019114E" w:rsidRDefault="004865A1" w:rsidP="004865A1">
      <w:pPr>
        <w:pStyle w:val="SectionTitle"/>
      </w:pPr>
      <w:bookmarkStart w:id="546" w:name="_Toc162794624"/>
      <w:bookmarkStart w:id="547" w:name="_Toc178277254"/>
      <w:bookmarkStart w:id="548" w:name="_Toc174089148"/>
      <w:r w:rsidRPr="0019114E">
        <w:t>Thesis summary</w:t>
      </w:r>
      <w:bookmarkEnd w:id="546"/>
      <w:bookmarkEnd w:id="547"/>
      <w:bookmarkEnd w:id="548"/>
    </w:p>
    <w:p w14:paraId="38F1B498" w14:textId="611157EE"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xml:space="preserve">. The behaviour could be even more useful in human-altered environments where </w:t>
      </w:r>
      <w:del w:id="549" w:author="Alex Popescu" w:date="2024-09-26T21:09:00Z" w16du:dateUtc="2024-09-27T01:09:00Z">
        <w:r w:rsidRPr="002B72AC">
          <w:rPr>
            <w:rFonts w:cs="Times New Roman"/>
            <w:iCs/>
            <w:szCs w:val="24"/>
          </w:rPr>
          <w:delText>wildlife must navigate novel challenges</w:delText>
        </w:r>
      </w:del>
      <w:ins w:id="550" w:author="Alex Popescu" w:date="2024-09-26T21:09:00Z" w16du:dateUtc="2024-09-27T01:09:00Z">
        <w:r w:rsidR="00064273">
          <w:rPr>
            <w:rFonts w:cs="Times New Roman"/>
            <w:iCs/>
            <w:szCs w:val="24"/>
          </w:rPr>
          <w:t>factors such as risk</w:t>
        </w:r>
      </w:ins>
      <w:r w:rsidR="00064273">
        <w:rPr>
          <w:rFonts w:cs="Times New Roman"/>
          <w:iCs/>
          <w:szCs w:val="24"/>
        </w:rPr>
        <w:t xml:space="preserve"> and </w:t>
      </w:r>
      <w:del w:id="551" w:author="Alex Popescu" w:date="2024-09-26T21:09:00Z" w16du:dateUtc="2024-09-27T01:09:00Z">
        <w:r w:rsidRPr="002B72AC">
          <w:rPr>
            <w:rFonts w:cs="Times New Roman"/>
            <w:iCs/>
            <w:szCs w:val="24"/>
          </w:rPr>
          <w:delText>adapt to their surroundings</w:delText>
        </w:r>
      </w:del>
      <w:ins w:id="552" w:author="Alex Popescu" w:date="2024-09-26T21:09:00Z" w16du:dateUtc="2024-09-27T01:09:00Z">
        <w:r w:rsidR="00064273">
          <w:rPr>
            <w:rFonts w:cs="Times New Roman"/>
            <w:iCs/>
            <w:szCs w:val="24"/>
          </w:rPr>
          <w:t>food availability could make the behaviour more adaptive</w:t>
        </w:r>
      </w:ins>
      <w:r w:rsidRPr="002B72AC">
        <w:rPr>
          <w:rFonts w:cs="Times New Roman"/>
          <w:iCs/>
          <w:szCs w:val="24"/>
        </w:rPr>
        <w:t>.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71673B9F"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outgroup rivals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xml:space="preserve">, also led to increased sentinel behaviour. Overall, the review highlighted the complex interplay of intrinsic and extrinsic factors in shaping sentinel behaviour across </w:t>
      </w:r>
      <w:del w:id="553" w:author="Alex Popescu" w:date="2024-09-26T21:09:00Z" w16du:dateUtc="2024-09-27T01:09:00Z">
        <w:r w:rsidRPr="002B72AC">
          <w:rPr>
            <w:rFonts w:cs="Times New Roman"/>
            <w:iCs/>
            <w:szCs w:val="24"/>
          </w:rPr>
          <w:delText>terrestrial vertebrate</w:delText>
        </w:r>
      </w:del>
      <w:ins w:id="554" w:author="Alex Popescu" w:date="2024-09-26T21:09:00Z" w16du:dateUtc="2024-09-27T01:09:00Z">
        <w:r w:rsidR="00064273">
          <w:rPr>
            <w:rFonts w:cs="Times New Roman"/>
            <w:iCs/>
            <w:szCs w:val="24"/>
          </w:rPr>
          <w:t>avian and mammalian</w:t>
        </w:r>
      </w:ins>
      <w:r w:rsidR="00064273">
        <w:rPr>
          <w:rFonts w:cs="Times New Roman"/>
          <w:iCs/>
          <w:szCs w:val="24"/>
        </w:rPr>
        <w:t xml:space="preserve"> species</w:t>
      </w:r>
      <w:r w:rsidRPr="002B72AC">
        <w:rPr>
          <w:rFonts w:cs="Times New Roman"/>
          <w:iCs/>
          <w:szCs w:val="24"/>
        </w:rPr>
        <w:t>.</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lastRenderedPageBreak/>
        <w:t xml:space="preserve">My empirical study focused on investigating how the presence of a sentinel and the generalized environment affected the behaviour of foraging American crows. Unexpectedly, I found that 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w:t>
      </w:r>
      <w:r w:rsidRPr="002B72AC">
        <w:rPr>
          <w:rFonts w:cs="Times New Roman"/>
          <w:iCs/>
          <w:szCs w:val="24"/>
        </w:rPr>
        <w:lastRenderedPageBreak/>
        <w:t xml:space="preserve">are of greater nutritional value than most anthropogenic foods yet can take more time to forage on. The increased risk from spending more time being vulnerable can result in individuals 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734B95F7"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w:t>
      </w:r>
      <w:r w:rsidR="00156B84">
        <w:rPr>
          <w:rFonts w:cs="Times New Roman"/>
          <w:iCs/>
          <w:szCs w:val="24"/>
        </w:rPr>
        <w:t xml:space="preserve"> can </w:t>
      </w:r>
      <w:r w:rsidRPr="002B72AC">
        <w:rPr>
          <w:rFonts w:cs="Times New Roman"/>
          <w:iCs/>
          <w:szCs w:val="24"/>
        </w:rPr>
        <w:t>lead to</w:t>
      </w:r>
      <w:r w:rsidR="00156B84">
        <w:rPr>
          <w:rFonts w:cs="Times New Roman"/>
          <w:iCs/>
          <w:szCs w:val="24"/>
        </w:rPr>
        <w:t xml:space="preserve"> a better understanding</w:t>
      </w:r>
      <w:r w:rsidRPr="002B72AC">
        <w:rPr>
          <w:rFonts w:cs="Times New Roman"/>
          <w:iCs/>
          <w:szCs w:val="24"/>
        </w:rPr>
        <w:t xml:space="preserve"> of how </w:t>
      </w:r>
      <w:r w:rsidR="00156B84">
        <w:rPr>
          <w:rFonts w:cs="Times New Roman"/>
          <w:iCs/>
          <w:szCs w:val="24"/>
        </w:rPr>
        <w:t>sentinel behaviour</w:t>
      </w:r>
      <w:r w:rsidRPr="002B72AC">
        <w:rPr>
          <w:rFonts w:cs="Times New Roman"/>
          <w:iCs/>
          <w:szCs w:val="24"/>
        </w:rPr>
        <w:t xml:space="preserve"> contributes to the success of these species.</w:t>
      </w:r>
    </w:p>
    <w:p w14:paraId="73112D8D" w14:textId="4F34BC4A" w:rsidR="004865A1" w:rsidRPr="002B72AC" w:rsidRDefault="004865A1" w:rsidP="004865A1">
      <w:pPr>
        <w:spacing w:after="240" w:line="480" w:lineRule="auto"/>
        <w:rPr>
          <w:rFonts w:cs="Times New Roman"/>
          <w:iCs/>
          <w:szCs w:val="24"/>
        </w:rPr>
      </w:pPr>
      <w:r w:rsidRPr="002B72AC">
        <w:rPr>
          <w:rFonts w:cs="Times New Roman"/>
          <w:iCs/>
          <w:szCs w:val="24"/>
        </w:rPr>
        <w:lastRenderedPageBreak/>
        <w:t>Despite the insights gained from our empirical study, I should acknowledge some of the</w:t>
      </w:r>
      <w:r w:rsidR="00156B84">
        <w:rPr>
          <w:rFonts w:cs="Times New Roman"/>
          <w:iCs/>
          <w:szCs w:val="24"/>
        </w:rPr>
        <w:t xml:space="preserve"> </w:t>
      </w:r>
      <w:r w:rsidRPr="002B72AC">
        <w:rPr>
          <w:rFonts w:cs="Times New Roman"/>
          <w:iCs/>
          <w:szCs w:val="24"/>
        </w:rPr>
        <w:t>limitations of the empirical study. One limitation is the relatively small sample size of crows 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555" w:name="_Toc162794626"/>
      <w:bookmarkStart w:id="556" w:name="_Toc178277255"/>
      <w:bookmarkStart w:id="557" w:name="_Toc174089149"/>
      <w:r w:rsidRPr="0019114E">
        <w:t>Future Studies</w:t>
      </w:r>
      <w:bookmarkEnd w:id="555"/>
      <w:bookmarkEnd w:id="556"/>
      <w:bookmarkEnd w:id="557"/>
    </w:p>
    <w:p w14:paraId="2077C0D9" w14:textId="06062FFD"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w:t>
      </w:r>
      <w:r w:rsidRPr="002B72AC">
        <w:rPr>
          <w:rFonts w:cs="Times New Roman"/>
          <w:iCs/>
          <w:szCs w:val="24"/>
        </w:rPr>
        <w:lastRenderedPageBreak/>
        <w:t xml:space="preserve">environmental parameters on the behaviour of urban species. Additionally, researchers could consider conducting a long-term study to observe sentinel behaviour and forager responses over an extended period. This could allow the identification of temporal </w:t>
      </w:r>
      <w:ins w:id="558" w:author="Alex Popescu" w:date="2024-09-26T21:09:00Z" w16du:dateUtc="2024-09-27T01:09:00Z">
        <w:r w:rsidR="00156B84">
          <w:rPr>
            <w:rFonts w:cs="Times New Roman"/>
            <w:iCs/>
            <w:szCs w:val="24"/>
          </w:rPr>
          <w:t xml:space="preserve">and seasonal </w:t>
        </w:r>
      </w:ins>
      <w:r w:rsidRPr="002B72AC">
        <w:rPr>
          <w:rFonts w:cs="Times New Roman"/>
          <w:iCs/>
          <w:szCs w:val="24"/>
        </w:rPr>
        <w:t>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559" w:name="_Toc162794628"/>
      <w:bookmarkStart w:id="560" w:name="_Toc178277256"/>
      <w:bookmarkStart w:id="561" w:name="_Toc174089150"/>
      <w:r w:rsidRPr="0019114E">
        <w:t>Concluding statements</w:t>
      </w:r>
      <w:bookmarkEnd w:id="559"/>
      <w:bookmarkEnd w:id="560"/>
      <w:bookmarkEnd w:id="561"/>
    </w:p>
    <w:p w14:paraId="59EBE5BB" w14:textId="486ACABF" w:rsidR="004865A1" w:rsidRPr="002B72AC" w:rsidRDefault="004865A1" w:rsidP="004865A1">
      <w:pPr>
        <w:spacing w:after="240" w:line="480" w:lineRule="auto"/>
        <w:rPr>
          <w:rFonts w:cs="Times New Roman"/>
          <w:iCs/>
          <w:szCs w:val="24"/>
        </w:rPr>
      </w:pPr>
      <w:r w:rsidRPr="002B72AC">
        <w:rPr>
          <w:rFonts w:cs="Times New Roman"/>
          <w:iCs/>
          <w:szCs w:val="24"/>
        </w:rPr>
        <w:t>The main findings from the scoping review and empirical study shed light on the factors influencing sentinel behaviour</w:t>
      </w:r>
      <w:ins w:id="562" w:author="Alex Popescu" w:date="2024-09-26T21:09:00Z" w16du:dateUtc="2024-09-27T01:09:00Z">
        <w:r w:rsidR="002309A0">
          <w:rPr>
            <w:rFonts w:cs="Times New Roman"/>
            <w:iCs/>
            <w:szCs w:val="24"/>
          </w:rPr>
          <w:t>, and forager reliance on sentinels</w:t>
        </w:r>
      </w:ins>
      <w:r w:rsidRPr="002B72AC">
        <w:rPr>
          <w:rFonts w:cs="Times New Roman"/>
          <w:iCs/>
          <w:szCs w:val="24"/>
        </w:rPr>
        <w:t xml:space="preserve"> in urban environments</w:t>
      </w:r>
      <w:del w:id="563" w:author="Alex Popescu" w:date="2024-09-27T14:00:00Z" w16du:dateUtc="2024-09-27T18:00:00Z">
        <w:r w:rsidRPr="002B72AC" w:rsidDel="0098167E">
          <w:rPr>
            <w:rFonts w:cs="Times New Roman"/>
            <w:iCs/>
            <w:szCs w:val="24"/>
          </w:rPr>
          <w:delText>, particularly</w:delText>
        </w:r>
      </w:del>
      <w:r w:rsidRPr="002B72AC">
        <w:rPr>
          <w:rFonts w:cs="Times New Roman"/>
          <w:iCs/>
          <w:szCs w:val="24"/>
        </w:rPr>
        <w:t xml:space="preserve"> in American crows. The scoping review identified a range of intrinsic and extrinsic factors that can affect </w:t>
      </w:r>
      <w:ins w:id="564" w:author="Alex Popescu" w:date="2024-09-26T21:09:00Z" w16du:dateUtc="2024-09-27T01:09:00Z">
        <w:r w:rsidR="00156B84">
          <w:rPr>
            <w:rFonts w:cs="Times New Roman"/>
            <w:iCs/>
            <w:szCs w:val="24"/>
          </w:rPr>
          <w:t xml:space="preserve">the complex decision-making behind </w:t>
        </w:r>
      </w:ins>
      <w:r w:rsidRPr="002B72AC">
        <w:rPr>
          <w:rFonts w:cs="Times New Roman"/>
          <w:iCs/>
          <w:szCs w:val="24"/>
        </w:rPr>
        <w:t>sentinel behaviour</w:t>
      </w:r>
      <w:del w:id="565" w:author="Alex Popescu" w:date="2024-09-26T21:09:00Z" w16du:dateUtc="2024-09-27T01:09:00Z">
        <w:r w:rsidRPr="002B72AC">
          <w:rPr>
            <w:rFonts w:cs="Times New Roman"/>
            <w:iCs/>
            <w:szCs w:val="24"/>
          </w:rPr>
          <w:delText>, including group size, predation</w:delText>
        </w:r>
      </w:del>
      <w:ins w:id="566" w:author="Alex Popescu" w:date="2024-09-26T21:09:00Z" w16du:dateUtc="2024-09-27T01:09:00Z">
        <w:r w:rsidRPr="002B72AC">
          <w:rPr>
            <w:rFonts w:cs="Times New Roman"/>
            <w:iCs/>
            <w:szCs w:val="24"/>
          </w:rPr>
          <w:t xml:space="preserve">. </w:t>
        </w:r>
        <w:r w:rsidR="00156B84">
          <w:rPr>
            <w:rFonts w:cs="Times New Roman"/>
            <w:iCs/>
            <w:szCs w:val="24"/>
          </w:rPr>
          <w:t>Energy and</w:t>
        </w:r>
      </w:ins>
      <w:r w:rsidR="00156B84">
        <w:rPr>
          <w:rFonts w:cs="Times New Roman"/>
          <w:iCs/>
          <w:szCs w:val="24"/>
        </w:rPr>
        <w:t xml:space="preserve"> risk</w:t>
      </w:r>
      <w:del w:id="567" w:author="Alex Popescu" w:date="2024-09-26T21:09:00Z" w16du:dateUtc="2024-09-27T01:09:00Z">
        <w:r w:rsidRPr="002B72AC">
          <w:rPr>
            <w:rFonts w:cs="Times New Roman"/>
            <w:iCs/>
            <w:szCs w:val="24"/>
          </w:rPr>
          <w:delText xml:space="preserve">, and resource distribution. </w:delText>
        </w:r>
      </w:del>
      <w:ins w:id="568" w:author="Alex Popescu" w:date="2024-09-26T21:09:00Z" w16du:dateUtc="2024-09-27T01:09:00Z">
        <w:r w:rsidR="00156B84">
          <w:rPr>
            <w:rFonts w:cs="Times New Roman"/>
            <w:iCs/>
            <w:szCs w:val="24"/>
          </w:rPr>
          <w:t>-related factors can greatly increase an individual’s propensity to engage in sentinel behaviour</w:t>
        </w:r>
        <w:r w:rsidR="002309A0">
          <w:rPr>
            <w:rFonts w:cs="Times New Roman"/>
            <w:iCs/>
            <w:szCs w:val="24"/>
          </w:rPr>
          <w:t>, with higher energetic availability and higher risk resulting in greater sentinel behaviour.</w:t>
        </w:r>
        <w:r w:rsidR="002309A0" w:rsidRPr="002309A0">
          <w:rPr>
            <w:rFonts w:cs="Times New Roman"/>
            <w:iCs/>
            <w:szCs w:val="24"/>
          </w:rPr>
          <w:t xml:space="preserve"> </w:t>
        </w:r>
        <w:r w:rsidR="002309A0" w:rsidRPr="002B72AC">
          <w:rPr>
            <w:rFonts w:cs="Times New Roman"/>
            <w:iCs/>
            <w:szCs w:val="24"/>
          </w:rPr>
          <w:t xml:space="preserve">The findings of my empirical study reinforce the importance of considering environmental factors </w:t>
        </w:r>
        <w:r w:rsidR="002309A0">
          <w:rPr>
            <w:rFonts w:cs="Times New Roman"/>
            <w:iCs/>
            <w:szCs w:val="24"/>
          </w:rPr>
          <w:t xml:space="preserve">as well as their interactions with social factors when observing the </w:t>
        </w:r>
        <w:r w:rsidR="002309A0" w:rsidRPr="002B72AC">
          <w:rPr>
            <w:rFonts w:cs="Times New Roman"/>
            <w:iCs/>
            <w:szCs w:val="24"/>
          </w:rPr>
          <w:t>behaviour of urban social species.</w:t>
        </w:r>
        <w:r w:rsidR="002309A0">
          <w:rPr>
            <w:rFonts w:cs="Times New Roman"/>
            <w:iCs/>
            <w:szCs w:val="24"/>
          </w:rPr>
          <w:t xml:space="preserve"> Foragers relied more on the sentinel in green spaces, where the sentinel’s coverage was most effective.</w:t>
        </w:r>
      </w:ins>
    </w:p>
    <w:p w14:paraId="49D90B61" w14:textId="6A5B5D82" w:rsidR="004865A1" w:rsidRPr="002B72AC" w:rsidRDefault="004865A1" w:rsidP="004865A1">
      <w:pPr>
        <w:spacing w:after="240" w:line="480" w:lineRule="auto"/>
        <w:rPr>
          <w:rFonts w:cs="Times New Roman"/>
          <w:iCs/>
          <w:szCs w:val="24"/>
        </w:rPr>
        <w:sectPr w:rsidR="004865A1" w:rsidRPr="002B72AC" w:rsidSect="004865A1">
          <w:headerReference w:type="default" r:id="rId42"/>
          <w:pgSz w:w="12240" w:h="15840"/>
          <w:pgMar w:top="1440" w:right="1440" w:bottom="1440" w:left="1440" w:header="708" w:footer="708" w:gutter="0"/>
          <w:cols w:space="708"/>
          <w:docGrid w:linePitch="360"/>
        </w:sectPr>
      </w:pPr>
      <w:del w:id="569" w:author="Alex Popescu" w:date="2024-09-26T21:09:00Z" w16du:dateUtc="2024-09-27T01:09:00Z">
        <w:r w:rsidRPr="002B72AC">
          <w:rPr>
            <w:rFonts w:cs="Times New Roman"/>
            <w:iCs/>
            <w:szCs w:val="24"/>
          </w:rPr>
          <w:lastRenderedPageBreak/>
          <w:delText xml:space="preserve">The findings of this thesis can have several implications for understanding sentinel behaviour and its effect on forager behaviour. The scoping review suggested that sentinel behaviour decision-making is complex and revolves around </w:delText>
        </w:r>
        <w:r w:rsidR="00C872FB" w:rsidRPr="0019114E">
          <w:rPr>
            <w:rFonts w:cs="Times New Roman"/>
            <w:iCs/>
            <w:szCs w:val="24"/>
          </w:rPr>
          <w:delText>an individual’s</w:delText>
        </w:r>
        <w:r w:rsidRPr="002B72AC">
          <w:rPr>
            <w:rFonts w:cs="Times New Roman"/>
            <w:iCs/>
            <w:szCs w:val="24"/>
          </w:rPr>
          <w:delText xml:space="preserve"> energetic reserves and requirements for safety. The findings of my empirical study reinforce the importance of considering environmental factors affecting the behaviour of urban social species. </w:delText>
        </w:r>
      </w:del>
      <w:r w:rsidRPr="002B72AC">
        <w:rPr>
          <w:rFonts w:cs="Times New Roman"/>
          <w:iCs/>
          <w:szCs w:val="24"/>
        </w:rPr>
        <w:t>While this study provides valuable insights, it also raises new questions and challenges that warrant further investigation and reemphasizes the need for further research to explore the effects of urbanization on the social behaviour of urban-adapted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570" w:name="_Toc178277257"/>
      <w:bookmarkStart w:id="571" w:name="_Toc174089151"/>
      <w:r w:rsidRPr="0019114E">
        <w:lastRenderedPageBreak/>
        <w:t>References</w:t>
      </w:r>
      <w:bookmarkEnd w:id="570"/>
      <w:bookmarkEnd w:id="571"/>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43"/>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572" w:name="_Toc178277258"/>
      <w:bookmarkStart w:id="573" w:name="_Toc174089152"/>
      <w:r w:rsidRPr="0019114E">
        <w:rPr>
          <w:rFonts w:cs="Times New Roman"/>
        </w:rPr>
        <w:lastRenderedPageBreak/>
        <w:t>Supplemental Material</w:t>
      </w:r>
      <w:bookmarkEnd w:id="545"/>
      <w:bookmarkEnd w:id="572"/>
      <w:bookmarkEnd w:id="573"/>
    </w:p>
    <w:p w14:paraId="342AA2DC" w14:textId="6B1A6F24" w:rsidR="00EB46BA" w:rsidRPr="0019114E" w:rsidRDefault="00EB46BA" w:rsidP="003F457B">
      <w:pPr>
        <w:pStyle w:val="PrefaceTitle"/>
        <w:rPr>
          <w:noProof w:val="0"/>
        </w:rPr>
      </w:pPr>
      <w:bookmarkStart w:id="574" w:name="_Toc162204980"/>
      <w:bookmarkStart w:id="575" w:name="_Toc178277259"/>
      <w:bookmarkStart w:id="576" w:name="_Toc174089153"/>
      <w:r w:rsidRPr="0019114E">
        <w:rPr>
          <w:noProof w:val="0"/>
        </w:rPr>
        <w:t>List of Supplemental Tables</w:t>
      </w:r>
      <w:bookmarkEnd w:id="574"/>
      <w:bookmarkEnd w:id="575"/>
      <w:bookmarkEnd w:id="576"/>
    </w:p>
    <w:bookmarkStart w:id="577" w:name="_Toc151366371"/>
    <w:p w14:paraId="63AD76E6" w14:textId="5A985FB6"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85722C">
        <w:rPr>
          <w:rFonts w:cs="Times New Roman"/>
          <w:noProof/>
        </w:rPr>
        <w:t>89</w:t>
      </w:r>
      <w:r w:rsidR="00C872FB" w:rsidRPr="0019114E">
        <w:rPr>
          <w:rFonts w:cs="Times New Roman"/>
          <w:noProof/>
        </w:rPr>
        <w:fldChar w:fldCharType="end"/>
      </w:r>
    </w:p>
    <w:p w14:paraId="10B735B1" w14:textId="79E1D7B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85722C">
        <w:rPr>
          <w:rFonts w:cs="Times New Roman"/>
          <w:noProof/>
        </w:rPr>
        <w:t>90</w:t>
      </w:r>
      <w:r w:rsidRPr="0019114E">
        <w:rPr>
          <w:rFonts w:cs="Times New Roman"/>
          <w:noProof/>
        </w:rPr>
        <w:fldChar w:fldCharType="end"/>
      </w:r>
    </w:p>
    <w:p w14:paraId="5F937C80" w14:textId="6FD466C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85722C">
        <w:rPr>
          <w:rFonts w:cs="Times New Roman"/>
          <w:noProof/>
        </w:rPr>
        <w:t>94</w:t>
      </w:r>
      <w:r w:rsidRPr="0019114E">
        <w:rPr>
          <w:rFonts w:cs="Times New Roman"/>
          <w:noProof/>
        </w:rPr>
        <w:fldChar w:fldCharType="end"/>
      </w:r>
    </w:p>
    <w:p w14:paraId="381C12FE" w14:textId="0577642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85722C">
        <w:rPr>
          <w:rFonts w:cs="Times New Roman"/>
          <w:noProof/>
        </w:rPr>
        <w:t>100</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578" w:name="_Toc162204981"/>
      <w:bookmarkStart w:id="579" w:name="_Toc178277260"/>
      <w:bookmarkStart w:id="580" w:name="_Toc174089154"/>
      <w:r w:rsidRPr="0019114E">
        <w:rPr>
          <w:noProof w:val="0"/>
        </w:rPr>
        <w:t>List of Supplemental Figures</w:t>
      </w:r>
      <w:bookmarkEnd w:id="578"/>
      <w:bookmarkEnd w:id="579"/>
      <w:bookmarkEnd w:id="580"/>
    </w:p>
    <w:p w14:paraId="7BFDE1A1" w14:textId="240A0CFC"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85722C">
        <w:rPr>
          <w:rFonts w:cs="Times New Roman"/>
          <w:noProof/>
        </w:rPr>
        <w:t>91</w:t>
      </w:r>
      <w:r w:rsidR="00C872FB" w:rsidRPr="0019114E">
        <w:rPr>
          <w:rFonts w:cs="Times New Roman"/>
          <w:noProof/>
        </w:rPr>
        <w:fldChar w:fldCharType="end"/>
      </w:r>
    </w:p>
    <w:p w14:paraId="55C5D2E6" w14:textId="26D5C76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85722C">
        <w:rPr>
          <w:rFonts w:cs="Times New Roman"/>
          <w:noProof/>
        </w:rPr>
        <w:t>92</w:t>
      </w:r>
      <w:r w:rsidRPr="0019114E">
        <w:rPr>
          <w:rFonts w:cs="Times New Roman"/>
          <w:noProof/>
        </w:rPr>
        <w:fldChar w:fldCharType="end"/>
      </w:r>
    </w:p>
    <w:p w14:paraId="2138B3AC" w14:textId="4A5A41E9"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85722C">
        <w:rPr>
          <w:rFonts w:cs="Times New Roman"/>
          <w:noProof/>
        </w:rPr>
        <w:t>93</w:t>
      </w:r>
      <w:r w:rsidRPr="0019114E">
        <w:rPr>
          <w:rFonts w:cs="Times New Roman"/>
          <w:noProof/>
        </w:rPr>
        <w:fldChar w:fldCharType="end"/>
      </w:r>
    </w:p>
    <w:p w14:paraId="17519977" w14:textId="1449254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85722C">
        <w:rPr>
          <w:rFonts w:cs="Times New Roman"/>
          <w:noProof/>
        </w:rPr>
        <w:t>95</w:t>
      </w:r>
      <w:r w:rsidRPr="0019114E">
        <w:rPr>
          <w:rFonts w:cs="Times New Roman"/>
          <w:noProof/>
        </w:rPr>
        <w:fldChar w:fldCharType="end"/>
      </w:r>
    </w:p>
    <w:p w14:paraId="307924C0" w14:textId="6E13409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85722C">
        <w:rPr>
          <w:rFonts w:cs="Times New Roman"/>
          <w:noProof/>
        </w:rPr>
        <w:t>96</w:t>
      </w:r>
      <w:r w:rsidRPr="0019114E">
        <w:rPr>
          <w:rFonts w:cs="Times New Roman"/>
          <w:noProof/>
        </w:rPr>
        <w:fldChar w:fldCharType="end"/>
      </w:r>
    </w:p>
    <w:p w14:paraId="3283AE45" w14:textId="1CFD220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85722C">
        <w:rPr>
          <w:rFonts w:cs="Times New Roman"/>
          <w:noProof/>
        </w:rPr>
        <w:t>97</w:t>
      </w:r>
      <w:r w:rsidRPr="0019114E">
        <w:rPr>
          <w:rFonts w:cs="Times New Roman"/>
          <w:noProof/>
        </w:rPr>
        <w:fldChar w:fldCharType="end"/>
      </w:r>
    </w:p>
    <w:p w14:paraId="00C162B7" w14:textId="58A59F43"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85722C">
        <w:rPr>
          <w:rFonts w:cs="Times New Roman"/>
          <w:noProof/>
        </w:rPr>
        <w:t>98</w:t>
      </w:r>
      <w:r w:rsidRPr="0019114E">
        <w:rPr>
          <w:rFonts w:cs="Times New Roman"/>
          <w:noProof/>
        </w:rPr>
        <w:fldChar w:fldCharType="end"/>
      </w:r>
    </w:p>
    <w:p w14:paraId="15F4AB33" w14:textId="59C62017"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85722C">
        <w:rPr>
          <w:rFonts w:cs="Times New Roman"/>
          <w:noProof/>
        </w:rPr>
        <w:t>99</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44"/>
          <w:pgSz w:w="12240" w:h="15840"/>
          <w:pgMar w:top="1440" w:right="1440" w:bottom="1440" w:left="1440" w:header="720" w:footer="720" w:gutter="0"/>
          <w:cols w:space="720"/>
        </w:sectPr>
      </w:pPr>
      <w:r w:rsidRPr="0019114E">
        <w:rPr>
          <w:rFonts w:cs="Times New Roman"/>
        </w:rPr>
        <w:fldChar w:fldCharType="end"/>
      </w:r>
    </w:p>
    <w:p w14:paraId="4EC64DEA" w14:textId="483E2E01" w:rsidR="00B8265B" w:rsidRPr="0019114E" w:rsidRDefault="00B8265B" w:rsidP="00B8265B">
      <w:pPr>
        <w:pStyle w:val="SectionText1"/>
        <w:rPr>
          <w:noProof w:val="0"/>
        </w:rPr>
      </w:pPr>
      <w:bookmarkStart w:id="581" w:name="_Ref171686659"/>
      <w:bookmarkStart w:id="582" w:name="_Toc174088716"/>
      <w:bookmarkEnd w:id="57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581"/>
      <w:r w:rsidRPr="0019114E">
        <w:rPr>
          <w:rStyle w:val="CaptionBChar"/>
          <w:rFonts w:eastAsia="Arial"/>
          <w:noProof w:val="0"/>
        </w:rPr>
        <w:t>:</w:t>
      </w:r>
      <w:r w:rsidRPr="0019114E">
        <w:rPr>
          <w:noProof w:val="0"/>
        </w:rPr>
        <w:t xml:space="preserve"> Explanation of generalized environment.</w:t>
      </w:r>
      <w:bookmarkEnd w:id="582"/>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599F45D" w:rsidR="00B8265B" w:rsidRPr="0019114E" w:rsidRDefault="00B8265B" w:rsidP="00B8265B">
      <w:pPr>
        <w:pStyle w:val="SectionText1"/>
        <w:rPr>
          <w:noProof w:val="0"/>
        </w:rPr>
      </w:pPr>
      <w:bookmarkStart w:id="583" w:name="_Ref169246794"/>
      <w:bookmarkStart w:id="584"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583"/>
      <w:r w:rsidRPr="0019114E">
        <w:rPr>
          <w:rStyle w:val="CaptionBChar"/>
          <w:rFonts w:eastAsia="Arial"/>
          <w:noProof w:val="0"/>
        </w:rPr>
        <w:t>:</w:t>
      </w:r>
      <w:r w:rsidRPr="0019114E">
        <w:rPr>
          <w:noProof w:val="0"/>
        </w:rPr>
        <w:t xml:space="preserve"> Ethogram of behaviours analyzed during foraging events.</w:t>
      </w:r>
      <w:bookmarkEnd w:id="584"/>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45"/>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6">
                            <a:extLst>
                              <a:ext uri="{BEBA8EAE-BF5A-486C-A8C5-ECC9F3942E4B}">
                                <a14:imgProps xmlns:a14="http://schemas.microsoft.com/office/drawing/2010/main">
                                  <a14:imgLayer r:embed="rId47">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8"/>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549F4F25"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585" w:name="_Ref171686819"/>
      <w:bookmarkStart w:id="586"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585"/>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586"/>
    </w:p>
    <w:p w14:paraId="01DC2C0A" w14:textId="1F94623B" w:rsidR="00B8265B" w:rsidRPr="0019114E" w:rsidRDefault="007526E9" w:rsidP="00B8265B">
      <w:pPr>
        <w:pStyle w:val="SectionText1"/>
        <w:rPr>
          <w:noProof w:val="0"/>
        </w:rPr>
      </w:pPr>
      <w:ins w:id="587" w:author="Alex Popescu" w:date="2024-09-26T21:09:00Z" w16du:dateUtc="2024-09-27T01:09:00Z">
        <w:r>
          <w:lastRenderedPageBreak/>
          <mc:AlternateContent>
            <mc:Choice Requires="wps">
              <w:drawing>
                <wp:anchor distT="0" distB="0" distL="114300" distR="114300" simplePos="0" relativeHeight="251660288" behindDoc="0" locked="0" layoutInCell="1" allowOverlap="1" wp14:anchorId="1A89267C" wp14:editId="574DF987">
                  <wp:simplePos x="0" y="0"/>
                  <wp:positionH relativeFrom="column">
                    <wp:posOffset>609600</wp:posOffset>
                  </wp:positionH>
                  <wp:positionV relativeFrom="paragraph">
                    <wp:posOffset>2540</wp:posOffset>
                  </wp:positionV>
                  <wp:extent cx="5854700" cy="342900"/>
                  <wp:effectExtent l="0" t="0" r="12700" b="19050"/>
                  <wp:wrapNone/>
                  <wp:docPr id="384273473" name="Rectangle 1"/>
                  <wp:cNvGraphicFramePr/>
                  <a:graphic xmlns:a="http://schemas.openxmlformats.org/drawingml/2006/main">
                    <a:graphicData uri="http://schemas.microsoft.com/office/word/2010/wordprocessingShape">
                      <wps:wsp>
                        <wps:cNvSpPr/>
                        <wps:spPr>
                          <a:xfrm>
                            <a:off x="0" y="0"/>
                            <a:ext cx="5854700" cy="3429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0DA02" id="Rectangle 1" o:spid="_x0000_s1026" style="position:absolute;margin-left:48pt;margin-top:.2pt;width:461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" fillcolor="white [3212]" strokecolor="white [3212]"/>
              </w:pict>
            </mc:Fallback>
          </mc:AlternateContent>
        </w:r>
        <w:r w:rsidRPr="007526E9">
          <w:drawing>
            <wp:anchor distT="0" distB="0" distL="114300" distR="114300" simplePos="0" relativeHeight="251659264" behindDoc="0" locked="0" layoutInCell="1" allowOverlap="1" wp14:anchorId="2714FC8F" wp14:editId="0AB817EF">
              <wp:simplePos x="0" y="0"/>
              <wp:positionH relativeFrom="column">
                <wp:posOffset>4521200</wp:posOffset>
              </wp:positionH>
              <wp:positionV relativeFrom="paragraph">
                <wp:posOffset>3971290</wp:posOffset>
              </wp:positionV>
              <wp:extent cx="1371600" cy="158750"/>
              <wp:effectExtent l="0" t="0" r="0" b="0"/>
              <wp:wrapNone/>
              <wp:docPr id="185844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6684" name=""/>
                      <pic:cNvPicPr/>
                    </pic:nvPicPr>
                    <pic:blipFill>
                      <a:blip r:embed="rId50">
                        <a:extLst>
                          <a:ext uri="{28A0092B-C50C-407E-A947-70E740481C1C}">
                            <a14:useLocalDpi xmlns:a14="http://schemas.microsoft.com/office/drawing/2010/main" val="0"/>
                          </a:ext>
                        </a:extLst>
                      </a:blip>
                      <a:stretch>
                        <a:fillRect/>
                      </a:stretch>
                    </pic:blipFill>
                    <pic:spPr>
                      <a:xfrm>
                        <a:off x="0" y="0"/>
                        <a:ext cx="1371600" cy="158750"/>
                      </a:xfrm>
                      <a:prstGeom prst="rect">
                        <a:avLst/>
                      </a:prstGeom>
                    </pic:spPr>
                  </pic:pic>
                </a:graphicData>
              </a:graphic>
              <wp14:sizeRelH relativeFrom="page">
                <wp14:pctWidth>0</wp14:pctWidth>
              </wp14:sizeRelH>
              <wp14:sizeRelV relativeFrom="page">
                <wp14:pctHeight>0</wp14:pctHeight>
              </wp14:sizeRelV>
            </wp:anchor>
          </w:drawing>
        </w:r>
        <w:r w:rsidRPr="007526E9">
          <w:drawing>
            <wp:anchor distT="0" distB="0" distL="114300" distR="114300" simplePos="0" relativeHeight="251658240" behindDoc="0" locked="0" layoutInCell="1" allowOverlap="1" wp14:anchorId="66F398A7" wp14:editId="1278FC9C">
              <wp:simplePos x="0" y="0"/>
              <wp:positionH relativeFrom="column">
                <wp:posOffset>869950</wp:posOffset>
              </wp:positionH>
              <wp:positionV relativeFrom="paragraph">
                <wp:posOffset>3971290</wp:posOffset>
              </wp:positionV>
              <wp:extent cx="2559050" cy="171450"/>
              <wp:effectExtent l="0" t="0" r="0" b="0"/>
              <wp:wrapNone/>
              <wp:docPr id="67032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1914" name=""/>
                      <pic:cNvPicPr/>
                    </pic:nvPicPr>
                    <pic:blipFill>
                      <a:blip r:embed="rId51">
                        <a:extLst>
                          <a:ext uri="{28A0092B-C50C-407E-A947-70E740481C1C}">
                            <a14:useLocalDpi xmlns:a14="http://schemas.microsoft.com/office/drawing/2010/main" val="0"/>
                          </a:ext>
                        </a:extLst>
                      </a:blip>
                      <a:stretch>
                        <a:fillRect/>
                      </a:stretch>
                    </pic:blipFill>
                    <pic:spPr>
                      <a:xfrm>
                        <a:off x="0" y="0"/>
                        <a:ext cx="2559050" cy="171450"/>
                      </a:xfrm>
                      <a:prstGeom prst="rect">
                        <a:avLst/>
                      </a:prstGeom>
                    </pic:spPr>
                  </pic:pic>
                </a:graphicData>
              </a:graphic>
              <wp14:sizeRelH relativeFrom="page">
                <wp14:pctWidth>0</wp14:pctWidth>
              </wp14:sizeRelH>
              <wp14:sizeRelV relativeFrom="page">
                <wp14:pctHeight>0</wp14:pctHeight>
              </wp14:sizeRelV>
            </wp:anchor>
          </w:drawing>
        </w:r>
      </w:ins>
      <w:r w:rsidR="00B8265B" w:rsidRPr="0019114E">
        <w:drawing>
          <wp:inline distT="0" distB="0" distL="0" distR="0" wp14:anchorId="0B18D194" wp14:editId="50A955FE">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4403EA6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588" w:name="_Ref171686836"/>
      <w:bookmarkStart w:id="589"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588"/>
      <w:r w:rsidRPr="0019114E">
        <w:rPr>
          <w:rStyle w:val="CaptionBChar"/>
          <w:rFonts w:eastAsia="Arial"/>
          <w:noProof w:val="0"/>
        </w:rPr>
        <w:t>:</w:t>
      </w:r>
      <w:r w:rsidRPr="0019114E">
        <w:rPr>
          <w:noProof w:val="0"/>
        </w:rPr>
        <w:t xml:space="preserve"> Frequency plots of observations in the presence and absence of a sentinel.</w:t>
      </w:r>
      <w:bookmarkEnd w:id="589"/>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345945D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590" w:name="_Ref171687228"/>
      <w:bookmarkStart w:id="591"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590"/>
      <w:r w:rsidRPr="0019114E">
        <w:rPr>
          <w:rStyle w:val="CaptionBChar"/>
          <w:rFonts w:eastAsia="Arial"/>
          <w:noProof w:val="0"/>
        </w:rPr>
        <w:t>:</w:t>
      </w:r>
      <w:r w:rsidRPr="0019114E">
        <w:rPr>
          <w:noProof w:val="0"/>
        </w:rPr>
        <w:t xml:space="preserve"> Decreasing bout duration of all behaviours in response to increasing disturbance frequency.</w:t>
      </w:r>
      <w:bookmarkEnd w:id="591"/>
    </w:p>
    <w:p w14:paraId="2DCA72B5" w14:textId="1801E1C2" w:rsidR="00B8265B" w:rsidRPr="0019114E" w:rsidRDefault="00B8265B" w:rsidP="00B8265B">
      <w:pPr>
        <w:pStyle w:val="SectionText1"/>
        <w:rPr>
          <w:noProof w:val="0"/>
        </w:rPr>
      </w:pPr>
      <w:bookmarkStart w:id="592" w:name="_Ref171687818"/>
      <w:bookmarkStart w:id="593"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592"/>
      <w:r w:rsidRPr="0019114E">
        <w:rPr>
          <w:rStyle w:val="CaptionBChar"/>
          <w:rFonts w:eastAsia="Arial"/>
          <w:noProof w:val="0"/>
        </w:rPr>
        <w:t>:</w:t>
      </w:r>
      <w:r w:rsidRPr="0019114E">
        <w:rPr>
          <w:noProof w:val="0"/>
        </w:rPr>
        <w:t xml:space="preserve"> Results of post hoc tests on foraging bout duration.</w:t>
      </w:r>
      <w:bookmarkEnd w:id="5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Sentinel Present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Sentinel Present Commercial – Sentinel Present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Sentinel Present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Sentinel Absent Commercial – Sentinel Present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23506D7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594" w:name="_Ref171687729"/>
      <w:bookmarkStart w:id="595" w:name="_Ref169247086"/>
      <w:bookmarkStart w:id="596"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594"/>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595"/>
      <w:bookmarkEnd w:id="596"/>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02E76A30"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597" w:name="_Ref169247124"/>
      <w:bookmarkStart w:id="598"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5</w:t>
      </w:r>
      <w:r w:rsidRPr="0019114E">
        <w:rPr>
          <w:rStyle w:val="CaptionBChar"/>
          <w:rFonts w:eastAsia="Arial"/>
        </w:rPr>
        <w:fldChar w:fldCharType="end"/>
      </w:r>
      <w:bookmarkEnd w:id="597"/>
      <w:r w:rsidRPr="0019114E">
        <w:rPr>
          <w:rStyle w:val="CaptionBChar"/>
          <w:rFonts w:eastAsia="Arial"/>
        </w:rPr>
        <w:t>:</w:t>
      </w:r>
      <w:r w:rsidRPr="0019114E">
        <w:t xml:space="preserve"> Foraging bout duration decreasing with increasing disturbance frequency.</w:t>
      </w:r>
      <w:bookmarkEnd w:id="598"/>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39D9A424"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599" w:name="_Ref151143990"/>
      <w:bookmarkStart w:id="600" w:name="_Ref169247355"/>
      <w:bookmarkStart w:id="601" w:name="_Ref151143986"/>
      <w:bookmarkStart w:id="602" w:name="_Toc174088731"/>
      <w:r w:rsidRPr="0019114E">
        <w:rPr>
          <w:rStyle w:val="CaptionBChar"/>
          <w:rFonts w:eastAsia="Arial"/>
        </w:rPr>
        <w:t>Figure S</w:t>
      </w:r>
      <w:bookmarkEnd w:id="599"/>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6</w:t>
      </w:r>
      <w:r w:rsidRPr="0019114E">
        <w:rPr>
          <w:rStyle w:val="CaptionBChar"/>
          <w:rFonts w:eastAsia="Arial"/>
        </w:rPr>
        <w:fldChar w:fldCharType="end"/>
      </w:r>
      <w:bookmarkEnd w:id="600"/>
      <w:r w:rsidRPr="0019114E">
        <w:rPr>
          <w:rStyle w:val="CaptionBChar"/>
          <w:rFonts w:eastAsia="Arial"/>
        </w:rPr>
        <w:t>:</w:t>
      </w:r>
      <w:r w:rsidRPr="0019114E">
        <w:t xml:space="preserve"> Mean peck rate of foragers in commercial and green areas</w:t>
      </w:r>
      <w:bookmarkEnd w:id="601"/>
      <w:r w:rsidRPr="0019114E">
        <w:t>. Error bars represent the standard error.</w:t>
      </w:r>
      <w:bookmarkEnd w:id="602"/>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0A256A7C"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603" w:name="_Ref171688226"/>
      <w:bookmarkStart w:id="604"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7</w:t>
      </w:r>
      <w:r w:rsidRPr="0019114E">
        <w:rPr>
          <w:rStyle w:val="CaptionBChar"/>
          <w:rFonts w:eastAsia="Arial"/>
        </w:rPr>
        <w:fldChar w:fldCharType="end"/>
      </w:r>
      <w:bookmarkEnd w:id="603"/>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604"/>
    </w:p>
    <w:p w14:paraId="1AC0E9D0" w14:textId="77777777" w:rsidR="00B8265B" w:rsidRPr="0019114E" w:rsidRDefault="00B8265B" w:rsidP="00B8265B">
      <w:pPr>
        <w:pStyle w:val="SectionText1"/>
        <w:rPr>
          <w:noProof w:val="0"/>
        </w:rPr>
      </w:pPr>
      <w:r w:rsidRPr="0019114E">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2CF233AF"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605" w:name="_Ref171687935"/>
      <w:bookmarkStart w:id="606"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8</w:t>
      </w:r>
      <w:r w:rsidRPr="0019114E">
        <w:rPr>
          <w:rStyle w:val="CaptionBChar"/>
          <w:rFonts w:eastAsia="Arial"/>
          <w:noProof w:val="0"/>
        </w:rPr>
        <w:fldChar w:fldCharType="end"/>
      </w:r>
      <w:bookmarkEnd w:id="605"/>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606"/>
    </w:p>
    <w:p w14:paraId="35931A6A" w14:textId="0F2B9DDA" w:rsidR="00B8265B" w:rsidRPr="0019114E" w:rsidRDefault="00B8265B" w:rsidP="001E7A47">
      <w:pPr>
        <w:pStyle w:val="SectionText1"/>
        <w:rPr>
          <w:noProof w:val="0"/>
        </w:rPr>
      </w:pPr>
      <w:bookmarkStart w:id="607" w:name="_Ref171687955"/>
      <w:bookmarkStart w:id="608"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607"/>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6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Sentinel Present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Sentinel Absent Commercial – Sentinel Present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1" w:author="Alex Popescu" w:date="2024-09-27T14:36:00Z" w:initials="AP">
    <w:p w14:paraId="560A9BCF" w14:textId="77777777" w:rsidR="00E26425" w:rsidRDefault="00E26425" w:rsidP="00E26425">
      <w:pPr>
        <w:pStyle w:val="CommentText"/>
      </w:pPr>
      <w:r>
        <w:rPr>
          <w:rStyle w:val="CommentReference"/>
        </w:rPr>
        <w:annotationRef/>
      </w:r>
      <w:r>
        <w:t>I deleted a later paragraph, these are moved from there.</w:t>
      </w:r>
    </w:p>
  </w:comment>
  <w:comment w:id="56" w:author="Alex Popescu" w:date="2024-09-27T14:35:00Z" w:initials="AP">
    <w:p w14:paraId="29EABFD2" w14:textId="5475D455" w:rsidR="00E26425" w:rsidRDefault="00E26425" w:rsidP="00E26425">
      <w:pPr>
        <w:pStyle w:val="CommentText"/>
      </w:pPr>
      <w:r>
        <w:rPr>
          <w:rStyle w:val="CommentReference"/>
        </w:rPr>
        <w:annotationRef/>
      </w:r>
      <w:r>
        <w:t>Reworded to make less vague</w:t>
      </w:r>
    </w:p>
  </w:comment>
  <w:comment w:id="58" w:author="Alex Popescu" w:date="2024-09-27T14:36:00Z" w:initials="AP">
    <w:p w14:paraId="4A1A5C0E" w14:textId="77777777" w:rsidR="00E26425" w:rsidRDefault="00E26425" w:rsidP="00E26425">
      <w:pPr>
        <w:pStyle w:val="CommentText"/>
      </w:pPr>
      <w:r>
        <w:rPr>
          <w:rStyle w:val="CommentReference"/>
        </w:rPr>
        <w:annotationRef/>
      </w:r>
      <w:r>
        <w:t>Better explanation of coordination</w:t>
      </w:r>
    </w:p>
  </w:comment>
  <w:comment w:id="66" w:author="Alex Popescu" w:date="2024-09-27T14:39:00Z" w:initials="AP">
    <w:p w14:paraId="03C69C3A" w14:textId="77777777" w:rsidR="00E26425" w:rsidRDefault="00E26425" w:rsidP="00E26425">
      <w:pPr>
        <w:pStyle w:val="CommentText"/>
      </w:pPr>
      <w:r>
        <w:rPr>
          <w:rStyle w:val="CommentReference"/>
        </w:rPr>
        <w:annotationRef/>
      </w:r>
      <w:r>
        <w:t>Better transition</w:t>
      </w:r>
    </w:p>
  </w:comment>
  <w:comment w:id="74" w:author="Alex Popescu" w:date="2024-09-27T14:39:00Z" w:initials="AP">
    <w:p w14:paraId="032893FD" w14:textId="77777777" w:rsidR="00E26425" w:rsidRDefault="00E26425" w:rsidP="00E26425">
      <w:pPr>
        <w:pStyle w:val="CommentText"/>
      </w:pPr>
      <w:r>
        <w:rPr>
          <w:rStyle w:val="CommentReference"/>
        </w:rPr>
        <w:annotationRef/>
      </w:r>
      <w:r>
        <w:t>Moved lower</w:t>
      </w:r>
    </w:p>
  </w:comment>
  <w:comment w:id="82" w:author="Alex Popescu" w:date="2024-09-27T14:40:00Z" w:initials="AP">
    <w:p w14:paraId="6859D88B" w14:textId="77777777" w:rsidR="00E26425" w:rsidRDefault="00E26425" w:rsidP="00E26425">
      <w:pPr>
        <w:pStyle w:val="CommentText"/>
      </w:pPr>
      <w:r>
        <w:rPr>
          <w:rStyle w:val="CommentReference"/>
        </w:rPr>
        <w:annotationRef/>
      </w:r>
      <w:r>
        <w:t>Removed and condensed with previous paragraphs.</w:t>
      </w:r>
    </w:p>
  </w:comment>
  <w:comment w:id="94" w:author="Alex Popescu" w:date="2024-09-27T15:03:00Z" w:initials="AP">
    <w:p w14:paraId="7880DDA7" w14:textId="77777777" w:rsidR="00001B26" w:rsidRDefault="00001B26" w:rsidP="00001B26">
      <w:pPr>
        <w:pStyle w:val="CommentText"/>
      </w:pPr>
      <w:r>
        <w:rPr>
          <w:rStyle w:val="CommentReference"/>
        </w:rPr>
        <w:annotationRef/>
      </w:r>
      <w:r>
        <w:t>Less vague</w:t>
      </w:r>
    </w:p>
  </w:comment>
  <w:comment w:id="97" w:author="Alex Popescu" w:date="2024-09-27T14:43:00Z" w:initials="AP">
    <w:p w14:paraId="55F963F2" w14:textId="4DE99ADA" w:rsidR="00001B26" w:rsidRDefault="00E26425" w:rsidP="00001B26">
      <w:pPr>
        <w:pStyle w:val="CommentText"/>
      </w:pPr>
      <w:r>
        <w:rPr>
          <w:rStyle w:val="CommentReference"/>
        </w:rPr>
        <w:annotationRef/>
      </w:r>
      <w:r w:rsidR="00001B26">
        <w:t>Mentioned above, removed due to being repetitive.</w:t>
      </w:r>
    </w:p>
  </w:comment>
  <w:comment w:id="101" w:author="Alex Popescu" w:date="2024-09-27T14:50:00Z" w:initials="AP">
    <w:p w14:paraId="08EDBB1B" w14:textId="71D2F66B" w:rsidR="00D56B64" w:rsidRDefault="00D56B64" w:rsidP="00D56B64">
      <w:pPr>
        <w:pStyle w:val="CommentText"/>
      </w:pPr>
      <w:r>
        <w:rPr>
          <w:rStyle w:val="CommentReference"/>
        </w:rPr>
        <w:annotationRef/>
      </w:r>
      <w:r>
        <w:t>Repetitive</w:t>
      </w:r>
    </w:p>
  </w:comment>
  <w:comment w:id="104" w:author="Alex Popescu" w:date="2024-09-27T14:51:00Z" w:initials="AP">
    <w:p w14:paraId="159B218F" w14:textId="77777777" w:rsidR="00D56B64" w:rsidRDefault="00D56B64" w:rsidP="00D56B64">
      <w:pPr>
        <w:pStyle w:val="CommentText"/>
      </w:pPr>
      <w:r>
        <w:rPr>
          <w:rStyle w:val="CommentReference"/>
        </w:rPr>
        <w:annotationRef/>
      </w:r>
      <w:r>
        <w:t>Better transition</w:t>
      </w:r>
    </w:p>
  </w:comment>
  <w:comment w:id="109" w:author="Alex Popescu" w:date="2024-09-27T14:52:00Z" w:initials="AP">
    <w:p w14:paraId="556AB595" w14:textId="77777777" w:rsidR="00D56B64" w:rsidRDefault="00D56B64" w:rsidP="00D56B64">
      <w:pPr>
        <w:pStyle w:val="CommentText"/>
      </w:pPr>
      <w:r>
        <w:rPr>
          <w:rStyle w:val="CommentReference"/>
        </w:rPr>
        <w:annotationRef/>
      </w:r>
      <w:r>
        <w:t>Not relevant</w:t>
      </w:r>
    </w:p>
  </w:comment>
  <w:comment w:id="112" w:author="Alex Popescu" w:date="2024-09-27T14:53:00Z" w:initials="AP">
    <w:p w14:paraId="09C0A24F" w14:textId="77777777" w:rsidR="00D56B64" w:rsidRDefault="00D56B64" w:rsidP="00D56B64">
      <w:pPr>
        <w:pStyle w:val="CommentText"/>
      </w:pPr>
      <w:r>
        <w:rPr>
          <w:rStyle w:val="CommentReference"/>
        </w:rPr>
        <w:annotationRef/>
      </w:r>
      <w:r>
        <w:t>Not relevant</w:t>
      </w:r>
    </w:p>
  </w:comment>
  <w:comment w:id="119" w:author="Alex Popescu" w:date="2024-09-27T14:58:00Z" w:initials="AP">
    <w:p w14:paraId="18673E5A" w14:textId="77777777" w:rsidR="00001B26" w:rsidRDefault="00001B26" w:rsidP="00001B26">
      <w:pPr>
        <w:pStyle w:val="CommentText"/>
      </w:pPr>
      <w:r>
        <w:rPr>
          <w:rStyle w:val="CommentReference"/>
        </w:rPr>
        <w:annotationRef/>
      </w:r>
      <w:r>
        <w:t>Not relevant</w:t>
      </w:r>
    </w:p>
  </w:comment>
  <w:comment w:id="138" w:author="Alex Popescu" w:date="2024-09-27T15:00:00Z" w:initials="AP">
    <w:p w14:paraId="59CF7AE8" w14:textId="77777777" w:rsidR="00001B26" w:rsidRDefault="00001B26" w:rsidP="00001B26">
      <w:pPr>
        <w:pStyle w:val="CommentText"/>
      </w:pPr>
      <w:r>
        <w:rPr>
          <w:rStyle w:val="CommentReference"/>
        </w:rPr>
        <w:annotationRef/>
      </w:r>
      <w:r>
        <w:t>Moved upwards to flow better</w:t>
      </w:r>
    </w:p>
  </w:comment>
  <w:comment w:id="189" w:author="Alex Popescu" w:date="2024-09-27T15:11:00Z" w:initials="AP">
    <w:p w14:paraId="6AE603AC" w14:textId="77777777" w:rsidR="003A24A3" w:rsidRDefault="003A24A3" w:rsidP="003A24A3">
      <w:pPr>
        <w:pStyle w:val="CommentText"/>
      </w:pPr>
      <w:r>
        <w:rPr>
          <w:rStyle w:val="CommentReference"/>
        </w:rPr>
        <w:annotationRef/>
      </w:r>
      <w:r>
        <w:t>Repeated lower, flows better</w:t>
      </w:r>
    </w:p>
  </w:comment>
  <w:comment w:id="228" w:author="Alex Popescu" w:date="2024-09-27T15:44:00Z" w:initials="AP">
    <w:p w14:paraId="410C5C77" w14:textId="77777777" w:rsidR="005622C9" w:rsidRDefault="005622C9" w:rsidP="005622C9">
      <w:pPr>
        <w:pStyle w:val="CommentText"/>
      </w:pPr>
      <w:r>
        <w:rPr>
          <w:rStyle w:val="CommentReference"/>
        </w:rPr>
        <w:annotationRef/>
      </w:r>
      <w:r>
        <w:t>Added common names, made consistent</w:t>
      </w:r>
    </w:p>
  </w:comment>
  <w:comment w:id="246" w:author="Alex Popescu" w:date="2024-09-27T15:45:00Z" w:initials="AP">
    <w:p w14:paraId="2B3A5FE2" w14:textId="77777777" w:rsidR="005622C9" w:rsidRDefault="005622C9" w:rsidP="005622C9">
      <w:pPr>
        <w:pStyle w:val="CommentText"/>
      </w:pPr>
      <w:r>
        <w:rPr>
          <w:rStyle w:val="CommentReference"/>
        </w:rPr>
        <w:annotationRef/>
      </w:r>
      <w:r>
        <w:t>Added effects + %age of studies</w:t>
      </w:r>
    </w:p>
  </w:comment>
  <w:comment w:id="259" w:author="Alex Popescu" w:date="2024-09-27T15:56:00Z" w:initials="AP">
    <w:p w14:paraId="4DF2417F" w14:textId="77777777" w:rsidR="001C4CF4" w:rsidRDefault="001C4CF4" w:rsidP="001C4CF4">
      <w:pPr>
        <w:pStyle w:val="CommentText"/>
      </w:pPr>
      <w:r>
        <w:rPr>
          <w:rStyle w:val="CommentReference"/>
        </w:rPr>
        <w:annotationRef/>
      </w:r>
      <w:r>
        <w:t>Caveat: not all species</w:t>
      </w:r>
    </w:p>
  </w:comment>
  <w:comment w:id="269" w:author="Alex Popescu" w:date="2024-09-27T15:49:00Z" w:initials="AP">
    <w:p w14:paraId="33C30E3C" w14:textId="58B06EBB" w:rsidR="001C4CF4" w:rsidRDefault="001C4CF4" w:rsidP="001C4CF4">
      <w:pPr>
        <w:pStyle w:val="CommentText"/>
      </w:pPr>
      <w:r>
        <w:rPr>
          <w:rStyle w:val="CommentReference"/>
        </w:rPr>
        <w:annotationRef/>
      </w:r>
      <w:r>
        <w:t>Moved upward</w:t>
      </w:r>
    </w:p>
  </w:comment>
  <w:comment w:id="272" w:author="Alex Popescu" w:date="2024-09-27T15:55:00Z" w:initials="AP">
    <w:p w14:paraId="127714FC" w14:textId="77777777" w:rsidR="001C4CF4" w:rsidRDefault="001C4CF4" w:rsidP="001C4CF4">
      <w:pPr>
        <w:pStyle w:val="CommentText"/>
      </w:pPr>
      <w:r>
        <w:rPr>
          <w:rStyle w:val="CommentReference"/>
        </w:rPr>
        <w:annotationRef/>
      </w:r>
      <w:r>
        <w:t>Better tie-in with energy</w:t>
      </w:r>
    </w:p>
  </w:comment>
  <w:comment w:id="274" w:author="Alex Popescu" w:date="2024-09-27T15:58:00Z" w:initials="AP">
    <w:p w14:paraId="13DA782D" w14:textId="77777777" w:rsidR="00541789" w:rsidRDefault="00541789" w:rsidP="00541789">
      <w:pPr>
        <w:pStyle w:val="CommentText"/>
      </w:pPr>
      <w:r>
        <w:rPr>
          <w:rStyle w:val="CommentReference"/>
        </w:rPr>
        <w:annotationRef/>
      </w:r>
      <w:r>
        <w:t>Reworded - Main effect is energy, secondary is experience</w:t>
      </w:r>
    </w:p>
  </w:comment>
  <w:comment w:id="305" w:author="Alex Popescu" w:date="2024-09-27T15:50:00Z" w:initials="AP">
    <w:p w14:paraId="723A106F" w14:textId="0909394E" w:rsidR="001C4CF4" w:rsidRDefault="001C4CF4" w:rsidP="001C4CF4">
      <w:pPr>
        <w:pStyle w:val="CommentText"/>
      </w:pPr>
      <w:r>
        <w:rPr>
          <w:rStyle w:val="CommentReference"/>
        </w:rPr>
        <w:annotationRef/>
      </w:r>
      <w:r>
        <w:t>Clearer</w:t>
      </w:r>
    </w:p>
  </w:comment>
  <w:comment w:id="315" w:author="Alex Popescu" w:date="2024-09-27T15:51:00Z" w:initials="AP">
    <w:p w14:paraId="6D939970" w14:textId="77777777" w:rsidR="001C4CF4" w:rsidRDefault="001C4CF4" w:rsidP="001C4CF4">
      <w:pPr>
        <w:pStyle w:val="CommentText"/>
      </w:pPr>
      <w:r>
        <w:rPr>
          <w:rStyle w:val="CommentReference"/>
        </w:rPr>
        <w:annotationRef/>
      </w:r>
      <w:r>
        <w:t>Better transition</w:t>
      </w:r>
    </w:p>
  </w:comment>
  <w:comment w:id="329" w:author="Alex Popescu" w:date="2024-09-27T15:43:00Z" w:initials="AP">
    <w:p w14:paraId="45DF42CF" w14:textId="766F4393" w:rsidR="005622C9" w:rsidRDefault="005622C9" w:rsidP="005622C9">
      <w:pPr>
        <w:pStyle w:val="CommentText"/>
      </w:pPr>
      <w:r>
        <w:rPr>
          <w:rStyle w:val="CommentReference"/>
        </w:rPr>
        <w:annotationRef/>
      </w:r>
      <w:r>
        <w:t>Repetitive</w:t>
      </w:r>
    </w:p>
  </w:comment>
  <w:comment w:id="333" w:author="Alex Popescu" w:date="2024-09-27T15:42:00Z" w:initials="AP">
    <w:p w14:paraId="651D2720" w14:textId="108AC612" w:rsidR="005622C9" w:rsidRDefault="005622C9" w:rsidP="005622C9">
      <w:pPr>
        <w:pStyle w:val="CommentText"/>
      </w:pPr>
      <w:r>
        <w:rPr>
          <w:rStyle w:val="CommentReference"/>
        </w:rPr>
        <w:annotationRef/>
      </w:r>
      <w:r>
        <w:t>Added effects</w:t>
      </w:r>
    </w:p>
  </w:comment>
  <w:comment w:id="341" w:author="Alex Popescu" w:date="2024-09-27T15:41:00Z" w:initials="AP">
    <w:p w14:paraId="1FB28239" w14:textId="5AB6FAB3" w:rsidR="005622C9" w:rsidRDefault="005622C9" w:rsidP="005622C9">
      <w:pPr>
        <w:pStyle w:val="CommentText"/>
      </w:pPr>
      <w:r>
        <w:rPr>
          <w:rStyle w:val="CommentReference"/>
        </w:rPr>
        <w:annotationRef/>
      </w:r>
      <w:r>
        <w:t>Reworded to include effects</w:t>
      </w:r>
    </w:p>
  </w:comment>
  <w:comment w:id="345" w:author="Alex Popescu" w:date="2024-09-27T15:41:00Z" w:initials="AP">
    <w:p w14:paraId="10F40059" w14:textId="0E3D7A2A" w:rsidR="005622C9" w:rsidRDefault="005622C9" w:rsidP="005622C9">
      <w:pPr>
        <w:pStyle w:val="CommentText"/>
      </w:pPr>
      <w:r>
        <w:rPr>
          <w:rStyle w:val="CommentReference"/>
        </w:rPr>
        <w:annotationRef/>
      </w:r>
      <w:r>
        <w:t>Added effects</w:t>
      </w:r>
    </w:p>
  </w:comment>
  <w:comment w:id="346" w:author="Alex Popescu" w:date="2024-09-27T15:40:00Z" w:initials="AP">
    <w:p w14:paraId="08248052" w14:textId="7C4DDA84" w:rsidR="005622C9" w:rsidRDefault="005622C9" w:rsidP="005622C9">
      <w:pPr>
        <w:pStyle w:val="CommentText"/>
      </w:pPr>
      <w:r>
        <w:rPr>
          <w:rStyle w:val="CommentReference"/>
        </w:rPr>
        <w:annotationRef/>
      </w:r>
      <w:r>
        <w:t>Added effects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0A9BCF" w15:done="0"/>
  <w15:commentEx w15:paraId="29EABFD2" w15:done="0"/>
  <w15:commentEx w15:paraId="4A1A5C0E" w15:done="0"/>
  <w15:commentEx w15:paraId="03C69C3A" w15:done="0"/>
  <w15:commentEx w15:paraId="032893FD" w15:done="0"/>
  <w15:commentEx w15:paraId="6859D88B" w15:done="0"/>
  <w15:commentEx w15:paraId="7880DDA7" w15:done="0"/>
  <w15:commentEx w15:paraId="55F963F2" w15:done="0"/>
  <w15:commentEx w15:paraId="08EDBB1B" w15:done="0"/>
  <w15:commentEx w15:paraId="159B218F" w15:done="0"/>
  <w15:commentEx w15:paraId="556AB595" w15:done="0"/>
  <w15:commentEx w15:paraId="09C0A24F" w15:done="0"/>
  <w15:commentEx w15:paraId="18673E5A" w15:done="0"/>
  <w15:commentEx w15:paraId="59CF7AE8" w15:done="0"/>
  <w15:commentEx w15:paraId="6AE603AC" w15:done="0"/>
  <w15:commentEx w15:paraId="410C5C77" w15:done="0"/>
  <w15:commentEx w15:paraId="2B3A5FE2" w15:done="0"/>
  <w15:commentEx w15:paraId="4DF2417F" w15:done="0"/>
  <w15:commentEx w15:paraId="33C30E3C" w15:done="0"/>
  <w15:commentEx w15:paraId="127714FC" w15:done="0"/>
  <w15:commentEx w15:paraId="13DA782D" w15:done="0"/>
  <w15:commentEx w15:paraId="723A106F" w15:done="0"/>
  <w15:commentEx w15:paraId="6D939970" w15:done="0"/>
  <w15:commentEx w15:paraId="45DF42CF" w15:done="0"/>
  <w15:commentEx w15:paraId="651D2720" w15:done="0"/>
  <w15:commentEx w15:paraId="1FB28239" w15:done="0"/>
  <w15:commentEx w15:paraId="10F40059" w15:done="0"/>
  <w15:commentEx w15:paraId="082480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4BA9AA5" w16cex:dateUtc="2024-09-27T18:36:00Z"/>
  <w16cex:commentExtensible w16cex:durableId="677CE2BF" w16cex:dateUtc="2024-09-27T18:35:00Z"/>
  <w16cex:commentExtensible w16cex:durableId="64A0C8FE" w16cex:dateUtc="2024-09-27T18:36:00Z"/>
  <w16cex:commentExtensible w16cex:durableId="6C1F301E" w16cex:dateUtc="2024-09-27T18:39:00Z"/>
  <w16cex:commentExtensible w16cex:durableId="78FE158B" w16cex:dateUtc="2024-09-27T18:39:00Z"/>
  <w16cex:commentExtensible w16cex:durableId="2FE6C159" w16cex:dateUtc="2024-09-27T18:40:00Z"/>
  <w16cex:commentExtensible w16cex:durableId="6D82F532" w16cex:dateUtc="2024-09-27T19:03:00Z"/>
  <w16cex:commentExtensible w16cex:durableId="49ECA7F6" w16cex:dateUtc="2024-09-27T18:43:00Z"/>
  <w16cex:commentExtensible w16cex:durableId="367D4FEC" w16cex:dateUtc="2024-09-27T18:50:00Z"/>
  <w16cex:commentExtensible w16cex:durableId="5E4330E0" w16cex:dateUtc="2024-09-27T18:51:00Z"/>
  <w16cex:commentExtensible w16cex:durableId="14666461" w16cex:dateUtc="2024-09-27T18:52:00Z"/>
  <w16cex:commentExtensible w16cex:durableId="5ACF7041" w16cex:dateUtc="2024-09-27T18:53:00Z"/>
  <w16cex:commentExtensible w16cex:durableId="7B186432" w16cex:dateUtc="2024-09-27T18:58:00Z"/>
  <w16cex:commentExtensible w16cex:durableId="211272CF" w16cex:dateUtc="2024-09-27T19:00:00Z"/>
  <w16cex:commentExtensible w16cex:durableId="3E8E331B" w16cex:dateUtc="2024-09-27T19:11:00Z"/>
  <w16cex:commentExtensible w16cex:durableId="719612F8" w16cex:dateUtc="2024-09-27T19:44:00Z"/>
  <w16cex:commentExtensible w16cex:durableId="0B7B07B1" w16cex:dateUtc="2024-09-27T19:45:00Z"/>
  <w16cex:commentExtensible w16cex:durableId="2E785049" w16cex:dateUtc="2024-09-27T19:56:00Z"/>
  <w16cex:commentExtensible w16cex:durableId="33F34A82" w16cex:dateUtc="2024-09-27T19:49:00Z"/>
  <w16cex:commentExtensible w16cex:durableId="6AA12F96" w16cex:dateUtc="2024-09-27T19:55:00Z"/>
  <w16cex:commentExtensible w16cex:durableId="0B83CF03" w16cex:dateUtc="2024-09-27T19:58:00Z"/>
  <w16cex:commentExtensible w16cex:durableId="08F4009F" w16cex:dateUtc="2024-09-27T19:50:00Z"/>
  <w16cex:commentExtensible w16cex:durableId="681941CA" w16cex:dateUtc="2024-09-27T19:51:00Z"/>
  <w16cex:commentExtensible w16cex:durableId="77E7E671" w16cex:dateUtc="2024-09-27T19:43:00Z"/>
  <w16cex:commentExtensible w16cex:durableId="0C6A380A" w16cex:dateUtc="2024-09-27T19:42:00Z"/>
  <w16cex:commentExtensible w16cex:durableId="20CC533D" w16cex:dateUtc="2024-09-27T19:41:00Z"/>
  <w16cex:commentExtensible w16cex:durableId="04218975" w16cex:dateUtc="2024-09-27T19:41:00Z"/>
  <w16cex:commentExtensible w16cex:durableId="1ED3626B" w16cex:dateUtc="2024-09-27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0A9BCF" w16cid:durableId="44BA9AA5"/>
  <w16cid:commentId w16cid:paraId="29EABFD2" w16cid:durableId="677CE2BF"/>
  <w16cid:commentId w16cid:paraId="4A1A5C0E" w16cid:durableId="64A0C8FE"/>
  <w16cid:commentId w16cid:paraId="03C69C3A" w16cid:durableId="6C1F301E"/>
  <w16cid:commentId w16cid:paraId="032893FD" w16cid:durableId="78FE158B"/>
  <w16cid:commentId w16cid:paraId="6859D88B" w16cid:durableId="2FE6C159"/>
  <w16cid:commentId w16cid:paraId="7880DDA7" w16cid:durableId="6D82F532"/>
  <w16cid:commentId w16cid:paraId="55F963F2" w16cid:durableId="49ECA7F6"/>
  <w16cid:commentId w16cid:paraId="08EDBB1B" w16cid:durableId="367D4FEC"/>
  <w16cid:commentId w16cid:paraId="159B218F" w16cid:durableId="5E4330E0"/>
  <w16cid:commentId w16cid:paraId="556AB595" w16cid:durableId="14666461"/>
  <w16cid:commentId w16cid:paraId="09C0A24F" w16cid:durableId="5ACF7041"/>
  <w16cid:commentId w16cid:paraId="18673E5A" w16cid:durableId="7B186432"/>
  <w16cid:commentId w16cid:paraId="59CF7AE8" w16cid:durableId="211272CF"/>
  <w16cid:commentId w16cid:paraId="6AE603AC" w16cid:durableId="3E8E331B"/>
  <w16cid:commentId w16cid:paraId="410C5C77" w16cid:durableId="719612F8"/>
  <w16cid:commentId w16cid:paraId="2B3A5FE2" w16cid:durableId="0B7B07B1"/>
  <w16cid:commentId w16cid:paraId="4DF2417F" w16cid:durableId="2E785049"/>
  <w16cid:commentId w16cid:paraId="33C30E3C" w16cid:durableId="33F34A82"/>
  <w16cid:commentId w16cid:paraId="127714FC" w16cid:durableId="6AA12F96"/>
  <w16cid:commentId w16cid:paraId="13DA782D" w16cid:durableId="0B83CF03"/>
  <w16cid:commentId w16cid:paraId="723A106F" w16cid:durableId="08F4009F"/>
  <w16cid:commentId w16cid:paraId="6D939970" w16cid:durableId="681941CA"/>
  <w16cid:commentId w16cid:paraId="45DF42CF" w16cid:durableId="77E7E671"/>
  <w16cid:commentId w16cid:paraId="651D2720" w16cid:durableId="0C6A380A"/>
  <w16cid:commentId w16cid:paraId="1FB28239" w16cid:durableId="20CC533D"/>
  <w16cid:commentId w16cid:paraId="10F40059" w16cid:durableId="04218975"/>
  <w16cid:commentId w16cid:paraId="08248052" w16cid:durableId="1ED362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D7E3C" w14:textId="77777777" w:rsidR="00E62D8D" w:rsidRPr="006843E1" w:rsidRDefault="00E62D8D" w:rsidP="00981E30">
      <w:pPr>
        <w:spacing w:line="240" w:lineRule="auto"/>
      </w:pPr>
      <w:r w:rsidRPr="006843E1">
        <w:separator/>
      </w:r>
    </w:p>
  </w:endnote>
  <w:endnote w:type="continuationSeparator" w:id="0">
    <w:p w14:paraId="6127723F" w14:textId="77777777" w:rsidR="00E62D8D" w:rsidRPr="006843E1" w:rsidRDefault="00E62D8D" w:rsidP="00981E30">
      <w:pPr>
        <w:spacing w:line="240" w:lineRule="auto"/>
      </w:pPr>
      <w:r w:rsidRPr="006843E1">
        <w:continuationSeparator/>
      </w:r>
    </w:p>
  </w:endnote>
  <w:endnote w:type="continuationNotice" w:id="1">
    <w:p w14:paraId="3AB88332" w14:textId="77777777" w:rsidR="00E62D8D" w:rsidRDefault="00E62D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405C8" w14:textId="77777777" w:rsidR="00E62D8D" w:rsidRPr="006843E1" w:rsidRDefault="00E62D8D" w:rsidP="00981E30">
      <w:pPr>
        <w:spacing w:line="240" w:lineRule="auto"/>
      </w:pPr>
      <w:r w:rsidRPr="006843E1">
        <w:separator/>
      </w:r>
    </w:p>
  </w:footnote>
  <w:footnote w:type="continuationSeparator" w:id="0">
    <w:p w14:paraId="6CFE0982" w14:textId="77777777" w:rsidR="00E62D8D" w:rsidRPr="006843E1" w:rsidRDefault="00E62D8D" w:rsidP="00981E30">
      <w:pPr>
        <w:spacing w:line="240" w:lineRule="auto"/>
      </w:pPr>
      <w:r w:rsidRPr="006843E1">
        <w:continuationSeparator/>
      </w:r>
    </w:p>
  </w:footnote>
  <w:footnote w:type="continuationNotice" w:id="1">
    <w:p w14:paraId="1C6ECE81" w14:textId="77777777" w:rsidR="00E62D8D" w:rsidRDefault="00E62D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06668" w14:textId="77777777" w:rsidR="006E7F09" w:rsidRPr="0060735D" w:rsidRDefault="006E7F09"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946503370"/>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5DF9A34A"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sidR="001C68A5">
      <w:rPr>
        <w:rFonts w:cs="Times New Roman"/>
        <w:szCs w:val="24"/>
      </w:rPr>
      <w:t>Introduction</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8294C" w14:textId="77777777" w:rsidR="001C68A5" w:rsidRPr="0060735D" w:rsidRDefault="001C68A5"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4824790"/>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6F53CE10"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sidR="001C68A5">
      <w:rPr>
        <w:rFonts w:cs="Times New Roman"/>
        <w:szCs w:val="24"/>
      </w:rPr>
      <w:t>Methods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F20AB" w14:textId="77777777" w:rsidR="001C68A5" w:rsidRPr="0060735D" w:rsidRDefault="001C68A5"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83852838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3972D1BD"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00001B26">
      <w:rPr>
        <w:rFonts w:cs="Times New Roman"/>
        <w:szCs w:val="24"/>
      </w:rPr>
      <w:t>Introduction</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38834" w14:textId="1B2835D7" w:rsidR="000249F2" w:rsidRPr="0060735D" w:rsidRDefault="000249F2"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297351293"/>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2279" w:hanging="360"/>
      </w:pPr>
      <w:rPr>
        <w:rFonts w:ascii="Times New Roman" w:eastAsia="Times New Roman" w:hAnsi="Times New Roman" w:cs="Times New Roman" w:hint="default"/>
      </w:rPr>
    </w:lvl>
    <w:lvl w:ilvl="1" w:tplc="10090003">
      <w:start w:val="1"/>
      <w:numFmt w:val="bullet"/>
      <w:lvlText w:val="o"/>
      <w:lvlJc w:val="left"/>
      <w:pPr>
        <w:ind w:left="2999" w:hanging="360"/>
      </w:pPr>
      <w:rPr>
        <w:rFonts w:ascii="Courier New" w:hAnsi="Courier New" w:cs="Courier New" w:hint="default"/>
      </w:rPr>
    </w:lvl>
    <w:lvl w:ilvl="2" w:tplc="10090005" w:tentative="1">
      <w:start w:val="1"/>
      <w:numFmt w:val="bullet"/>
      <w:lvlText w:val=""/>
      <w:lvlJc w:val="left"/>
      <w:pPr>
        <w:ind w:left="3719" w:hanging="360"/>
      </w:pPr>
      <w:rPr>
        <w:rFonts w:ascii="Wingdings" w:hAnsi="Wingdings" w:hint="default"/>
      </w:rPr>
    </w:lvl>
    <w:lvl w:ilvl="3" w:tplc="10090001" w:tentative="1">
      <w:start w:val="1"/>
      <w:numFmt w:val="bullet"/>
      <w:lvlText w:val=""/>
      <w:lvlJc w:val="left"/>
      <w:pPr>
        <w:ind w:left="4439" w:hanging="360"/>
      </w:pPr>
      <w:rPr>
        <w:rFonts w:ascii="Symbol" w:hAnsi="Symbol" w:hint="default"/>
      </w:rPr>
    </w:lvl>
    <w:lvl w:ilvl="4" w:tplc="10090003" w:tentative="1">
      <w:start w:val="1"/>
      <w:numFmt w:val="bullet"/>
      <w:lvlText w:val="o"/>
      <w:lvlJc w:val="left"/>
      <w:pPr>
        <w:ind w:left="5159" w:hanging="360"/>
      </w:pPr>
      <w:rPr>
        <w:rFonts w:ascii="Courier New" w:hAnsi="Courier New" w:cs="Courier New" w:hint="default"/>
      </w:rPr>
    </w:lvl>
    <w:lvl w:ilvl="5" w:tplc="10090005" w:tentative="1">
      <w:start w:val="1"/>
      <w:numFmt w:val="bullet"/>
      <w:lvlText w:val=""/>
      <w:lvlJc w:val="left"/>
      <w:pPr>
        <w:ind w:left="5879" w:hanging="360"/>
      </w:pPr>
      <w:rPr>
        <w:rFonts w:ascii="Wingdings" w:hAnsi="Wingdings" w:hint="default"/>
      </w:rPr>
    </w:lvl>
    <w:lvl w:ilvl="6" w:tplc="10090001" w:tentative="1">
      <w:start w:val="1"/>
      <w:numFmt w:val="bullet"/>
      <w:lvlText w:val=""/>
      <w:lvlJc w:val="left"/>
      <w:pPr>
        <w:ind w:left="6599" w:hanging="360"/>
      </w:pPr>
      <w:rPr>
        <w:rFonts w:ascii="Symbol" w:hAnsi="Symbol" w:hint="default"/>
      </w:rPr>
    </w:lvl>
    <w:lvl w:ilvl="7" w:tplc="10090003" w:tentative="1">
      <w:start w:val="1"/>
      <w:numFmt w:val="bullet"/>
      <w:lvlText w:val="o"/>
      <w:lvlJc w:val="left"/>
      <w:pPr>
        <w:ind w:left="7319" w:hanging="360"/>
      </w:pPr>
      <w:rPr>
        <w:rFonts w:ascii="Courier New" w:hAnsi="Courier New" w:cs="Courier New" w:hint="default"/>
      </w:rPr>
    </w:lvl>
    <w:lvl w:ilvl="8" w:tplc="10090005" w:tentative="1">
      <w:start w:val="1"/>
      <w:numFmt w:val="bullet"/>
      <w:lvlText w:val=""/>
      <w:lvlJc w:val="left"/>
      <w:pPr>
        <w:ind w:left="8039"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Popescu">
    <w15:presenceInfo w15:providerId="AD" w15:userId="S::ap21pb@brocku.ca::7a9adc01-f2f7-47f7-a62f-43e96080b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1B26"/>
    <w:rsid w:val="00004BF9"/>
    <w:rsid w:val="000062D2"/>
    <w:rsid w:val="000072E2"/>
    <w:rsid w:val="000112E6"/>
    <w:rsid w:val="00013571"/>
    <w:rsid w:val="00016B4D"/>
    <w:rsid w:val="00016BD7"/>
    <w:rsid w:val="00021256"/>
    <w:rsid w:val="00023B05"/>
    <w:rsid w:val="000249F2"/>
    <w:rsid w:val="00024D04"/>
    <w:rsid w:val="0002591E"/>
    <w:rsid w:val="000260B4"/>
    <w:rsid w:val="0004059D"/>
    <w:rsid w:val="00044ADC"/>
    <w:rsid w:val="00045C40"/>
    <w:rsid w:val="00046DB9"/>
    <w:rsid w:val="00052A80"/>
    <w:rsid w:val="00056E18"/>
    <w:rsid w:val="000576AC"/>
    <w:rsid w:val="00057ADB"/>
    <w:rsid w:val="00064273"/>
    <w:rsid w:val="000655F7"/>
    <w:rsid w:val="000669EA"/>
    <w:rsid w:val="000720AE"/>
    <w:rsid w:val="00076AE1"/>
    <w:rsid w:val="0007717A"/>
    <w:rsid w:val="00081D99"/>
    <w:rsid w:val="00083109"/>
    <w:rsid w:val="00083392"/>
    <w:rsid w:val="00083606"/>
    <w:rsid w:val="00092C24"/>
    <w:rsid w:val="00094823"/>
    <w:rsid w:val="00094E58"/>
    <w:rsid w:val="00095FE2"/>
    <w:rsid w:val="00096E20"/>
    <w:rsid w:val="00097AB1"/>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16B0D"/>
    <w:rsid w:val="00121109"/>
    <w:rsid w:val="001241DF"/>
    <w:rsid w:val="00124A72"/>
    <w:rsid w:val="00136B00"/>
    <w:rsid w:val="001418CA"/>
    <w:rsid w:val="00142572"/>
    <w:rsid w:val="0014274F"/>
    <w:rsid w:val="00145233"/>
    <w:rsid w:val="00147D23"/>
    <w:rsid w:val="00150703"/>
    <w:rsid w:val="00152D83"/>
    <w:rsid w:val="00156B84"/>
    <w:rsid w:val="001626BF"/>
    <w:rsid w:val="001639B6"/>
    <w:rsid w:val="001668EA"/>
    <w:rsid w:val="00170D8E"/>
    <w:rsid w:val="00173F54"/>
    <w:rsid w:val="00174174"/>
    <w:rsid w:val="0017507D"/>
    <w:rsid w:val="00175638"/>
    <w:rsid w:val="00182054"/>
    <w:rsid w:val="00190748"/>
    <w:rsid w:val="0019114E"/>
    <w:rsid w:val="001914BA"/>
    <w:rsid w:val="001938A7"/>
    <w:rsid w:val="0019549D"/>
    <w:rsid w:val="001B0B9A"/>
    <w:rsid w:val="001B4752"/>
    <w:rsid w:val="001B5A7F"/>
    <w:rsid w:val="001B68A9"/>
    <w:rsid w:val="001C09FE"/>
    <w:rsid w:val="001C1F74"/>
    <w:rsid w:val="001C4CF4"/>
    <w:rsid w:val="001C51A0"/>
    <w:rsid w:val="001C68A5"/>
    <w:rsid w:val="001D3761"/>
    <w:rsid w:val="001D73C0"/>
    <w:rsid w:val="001E6743"/>
    <w:rsid w:val="001E7A47"/>
    <w:rsid w:val="001F2974"/>
    <w:rsid w:val="001F3EE0"/>
    <w:rsid w:val="001F475D"/>
    <w:rsid w:val="001F5AEE"/>
    <w:rsid w:val="001F6E05"/>
    <w:rsid w:val="002147B9"/>
    <w:rsid w:val="00215354"/>
    <w:rsid w:val="00215D50"/>
    <w:rsid w:val="002200E7"/>
    <w:rsid w:val="002204DE"/>
    <w:rsid w:val="00220616"/>
    <w:rsid w:val="00227CE6"/>
    <w:rsid w:val="002309A0"/>
    <w:rsid w:val="00236CCF"/>
    <w:rsid w:val="00236E14"/>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C5569"/>
    <w:rsid w:val="002C5694"/>
    <w:rsid w:val="002D3E8B"/>
    <w:rsid w:val="002D6645"/>
    <w:rsid w:val="002D696B"/>
    <w:rsid w:val="002E09E5"/>
    <w:rsid w:val="002E2E7E"/>
    <w:rsid w:val="002E55A1"/>
    <w:rsid w:val="002E5F6A"/>
    <w:rsid w:val="002E71EA"/>
    <w:rsid w:val="0030699D"/>
    <w:rsid w:val="00312241"/>
    <w:rsid w:val="00312FA0"/>
    <w:rsid w:val="00314451"/>
    <w:rsid w:val="0031473E"/>
    <w:rsid w:val="00314A2A"/>
    <w:rsid w:val="00314C8E"/>
    <w:rsid w:val="00314F66"/>
    <w:rsid w:val="0031791F"/>
    <w:rsid w:val="003241E3"/>
    <w:rsid w:val="00325226"/>
    <w:rsid w:val="0032762F"/>
    <w:rsid w:val="003300DB"/>
    <w:rsid w:val="00332AA6"/>
    <w:rsid w:val="0033429A"/>
    <w:rsid w:val="00334BDE"/>
    <w:rsid w:val="0033549E"/>
    <w:rsid w:val="0033662F"/>
    <w:rsid w:val="00342388"/>
    <w:rsid w:val="00350FC9"/>
    <w:rsid w:val="00355804"/>
    <w:rsid w:val="00364724"/>
    <w:rsid w:val="00365844"/>
    <w:rsid w:val="00367962"/>
    <w:rsid w:val="00370FC6"/>
    <w:rsid w:val="00373742"/>
    <w:rsid w:val="00377D53"/>
    <w:rsid w:val="00382311"/>
    <w:rsid w:val="00382F78"/>
    <w:rsid w:val="003908E3"/>
    <w:rsid w:val="00395A0B"/>
    <w:rsid w:val="003967E6"/>
    <w:rsid w:val="003A24A3"/>
    <w:rsid w:val="003B29F2"/>
    <w:rsid w:val="003B628D"/>
    <w:rsid w:val="003B70EA"/>
    <w:rsid w:val="003C11DA"/>
    <w:rsid w:val="003C5CEF"/>
    <w:rsid w:val="003C6881"/>
    <w:rsid w:val="003C73D2"/>
    <w:rsid w:val="003D5590"/>
    <w:rsid w:val="003D6E6F"/>
    <w:rsid w:val="003E0496"/>
    <w:rsid w:val="003E1D7E"/>
    <w:rsid w:val="003E7CE4"/>
    <w:rsid w:val="003F0018"/>
    <w:rsid w:val="003F2323"/>
    <w:rsid w:val="003F3319"/>
    <w:rsid w:val="003F457B"/>
    <w:rsid w:val="00400AB0"/>
    <w:rsid w:val="004116B0"/>
    <w:rsid w:val="004162C6"/>
    <w:rsid w:val="00440552"/>
    <w:rsid w:val="0044216B"/>
    <w:rsid w:val="00451743"/>
    <w:rsid w:val="00452983"/>
    <w:rsid w:val="004604DB"/>
    <w:rsid w:val="0046061D"/>
    <w:rsid w:val="00462DFD"/>
    <w:rsid w:val="004671EE"/>
    <w:rsid w:val="004733C0"/>
    <w:rsid w:val="00474E26"/>
    <w:rsid w:val="0047579E"/>
    <w:rsid w:val="00480220"/>
    <w:rsid w:val="00480B68"/>
    <w:rsid w:val="00483C4E"/>
    <w:rsid w:val="004865A1"/>
    <w:rsid w:val="00490B2D"/>
    <w:rsid w:val="004917B7"/>
    <w:rsid w:val="00492CDC"/>
    <w:rsid w:val="00493019"/>
    <w:rsid w:val="004A01B0"/>
    <w:rsid w:val="004A11FD"/>
    <w:rsid w:val="004A290D"/>
    <w:rsid w:val="004A334B"/>
    <w:rsid w:val="004A4D28"/>
    <w:rsid w:val="004B3EB6"/>
    <w:rsid w:val="004C0944"/>
    <w:rsid w:val="004C1F4B"/>
    <w:rsid w:val="004C2189"/>
    <w:rsid w:val="004C71A7"/>
    <w:rsid w:val="004D1547"/>
    <w:rsid w:val="004D1ABE"/>
    <w:rsid w:val="004D7A21"/>
    <w:rsid w:val="004E5137"/>
    <w:rsid w:val="004E66EE"/>
    <w:rsid w:val="004E6AC5"/>
    <w:rsid w:val="004E6AFD"/>
    <w:rsid w:val="004E7B31"/>
    <w:rsid w:val="004F36A3"/>
    <w:rsid w:val="004F603A"/>
    <w:rsid w:val="004F74BA"/>
    <w:rsid w:val="004F7F19"/>
    <w:rsid w:val="0050134E"/>
    <w:rsid w:val="00502A28"/>
    <w:rsid w:val="005042C6"/>
    <w:rsid w:val="00505AC0"/>
    <w:rsid w:val="005065CC"/>
    <w:rsid w:val="00506746"/>
    <w:rsid w:val="005140AE"/>
    <w:rsid w:val="00514A4D"/>
    <w:rsid w:val="00514AFC"/>
    <w:rsid w:val="00517E2C"/>
    <w:rsid w:val="0052181F"/>
    <w:rsid w:val="00526D1F"/>
    <w:rsid w:val="00527A47"/>
    <w:rsid w:val="00527AA8"/>
    <w:rsid w:val="00531327"/>
    <w:rsid w:val="00532C94"/>
    <w:rsid w:val="005351C6"/>
    <w:rsid w:val="00541789"/>
    <w:rsid w:val="00541CE2"/>
    <w:rsid w:val="005468E4"/>
    <w:rsid w:val="00547079"/>
    <w:rsid w:val="005534E1"/>
    <w:rsid w:val="00553BC6"/>
    <w:rsid w:val="00561151"/>
    <w:rsid w:val="0056164E"/>
    <w:rsid w:val="00561D85"/>
    <w:rsid w:val="00561EF6"/>
    <w:rsid w:val="005622C9"/>
    <w:rsid w:val="005630C9"/>
    <w:rsid w:val="00563147"/>
    <w:rsid w:val="00571AB3"/>
    <w:rsid w:val="005829A6"/>
    <w:rsid w:val="005851B3"/>
    <w:rsid w:val="00586057"/>
    <w:rsid w:val="00590CB6"/>
    <w:rsid w:val="00595DB1"/>
    <w:rsid w:val="005964BB"/>
    <w:rsid w:val="005A02D7"/>
    <w:rsid w:val="005A226D"/>
    <w:rsid w:val="005A2EE4"/>
    <w:rsid w:val="005A32F1"/>
    <w:rsid w:val="005A4E8F"/>
    <w:rsid w:val="005B239C"/>
    <w:rsid w:val="005B4B42"/>
    <w:rsid w:val="005B5588"/>
    <w:rsid w:val="005D0445"/>
    <w:rsid w:val="005D1810"/>
    <w:rsid w:val="005D33C3"/>
    <w:rsid w:val="005D3A05"/>
    <w:rsid w:val="005D4087"/>
    <w:rsid w:val="005D6B1B"/>
    <w:rsid w:val="005E2675"/>
    <w:rsid w:val="005E4E31"/>
    <w:rsid w:val="005F77E4"/>
    <w:rsid w:val="0060739A"/>
    <w:rsid w:val="006117C5"/>
    <w:rsid w:val="0061307F"/>
    <w:rsid w:val="00614FF0"/>
    <w:rsid w:val="00616775"/>
    <w:rsid w:val="006265EF"/>
    <w:rsid w:val="0062699E"/>
    <w:rsid w:val="00626A87"/>
    <w:rsid w:val="006304EE"/>
    <w:rsid w:val="00635BA0"/>
    <w:rsid w:val="006378F0"/>
    <w:rsid w:val="0064361E"/>
    <w:rsid w:val="00644327"/>
    <w:rsid w:val="006458CE"/>
    <w:rsid w:val="006541E9"/>
    <w:rsid w:val="00657E1F"/>
    <w:rsid w:val="0066036E"/>
    <w:rsid w:val="00660F5A"/>
    <w:rsid w:val="00664297"/>
    <w:rsid w:val="0066492F"/>
    <w:rsid w:val="006653A5"/>
    <w:rsid w:val="00666DA9"/>
    <w:rsid w:val="006716F1"/>
    <w:rsid w:val="006725CB"/>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E7F09"/>
    <w:rsid w:val="006F2738"/>
    <w:rsid w:val="006F4D3B"/>
    <w:rsid w:val="006F7FB3"/>
    <w:rsid w:val="00700D8A"/>
    <w:rsid w:val="00706268"/>
    <w:rsid w:val="00706416"/>
    <w:rsid w:val="007146D6"/>
    <w:rsid w:val="00714B56"/>
    <w:rsid w:val="00716C28"/>
    <w:rsid w:val="00722128"/>
    <w:rsid w:val="00724F53"/>
    <w:rsid w:val="0072580B"/>
    <w:rsid w:val="0072649C"/>
    <w:rsid w:val="0073310A"/>
    <w:rsid w:val="007347A5"/>
    <w:rsid w:val="007365B0"/>
    <w:rsid w:val="007440F2"/>
    <w:rsid w:val="00745530"/>
    <w:rsid w:val="00751B99"/>
    <w:rsid w:val="007526E9"/>
    <w:rsid w:val="0075696A"/>
    <w:rsid w:val="00764AF4"/>
    <w:rsid w:val="007709DA"/>
    <w:rsid w:val="0077305A"/>
    <w:rsid w:val="00773B39"/>
    <w:rsid w:val="00774AA5"/>
    <w:rsid w:val="00775ED0"/>
    <w:rsid w:val="00776E78"/>
    <w:rsid w:val="00777071"/>
    <w:rsid w:val="00784B6D"/>
    <w:rsid w:val="0079402E"/>
    <w:rsid w:val="00796A5C"/>
    <w:rsid w:val="007A017A"/>
    <w:rsid w:val="007A5239"/>
    <w:rsid w:val="007A6436"/>
    <w:rsid w:val="007A6608"/>
    <w:rsid w:val="007A775A"/>
    <w:rsid w:val="007B31F4"/>
    <w:rsid w:val="007C24D0"/>
    <w:rsid w:val="007C3CC1"/>
    <w:rsid w:val="007C54E5"/>
    <w:rsid w:val="007D03AB"/>
    <w:rsid w:val="007D1CAE"/>
    <w:rsid w:val="007D2F3F"/>
    <w:rsid w:val="007D30B8"/>
    <w:rsid w:val="007D6254"/>
    <w:rsid w:val="007E5C0A"/>
    <w:rsid w:val="007F6E9F"/>
    <w:rsid w:val="00800235"/>
    <w:rsid w:val="008024E5"/>
    <w:rsid w:val="008077F8"/>
    <w:rsid w:val="0081164B"/>
    <w:rsid w:val="00812168"/>
    <w:rsid w:val="00814727"/>
    <w:rsid w:val="008242B8"/>
    <w:rsid w:val="00827E4B"/>
    <w:rsid w:val="0083114A"/>
    <w:rsid w:val="008313CB"/>
    <w:rsid w:val="00831831"/>
    <w:rsid w:val="0083379E"/>
    <w:rsid w:val="00833A1F"/>
    <w:rsid w:val="008352CD"/>
    <w:rsid w:val="00836644"/>
    <w:rsid w:val="008434EB"/>
    <w:rsid w:val="00850741"/>
    <w:rsid w:val="008527D0"/>
    <w:rsid w:val="0085722C"/>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01FD"/>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1F00"/>
    <w:rsid w:val="0091332F"/>
    <w:rsid w:val="00914006"/>
    <w:rsid w:val="0091432B"/>
    <w:rsid w:val="00916E16"/>
    <w:rsid w:val="009224D7"/>
    <w:rsid w:val="00927F1B"/>
    <w:rsid w:val="009320AD"/>
    <w:rsid w:val="00937F64"/>
    <w:rsid w:val="00940F6D"/>
    <w:rsid w:val="009410A8"/>
    <w:rsid w:val="00942E43"/>
    <w:rsid w:val="00946D0A"/>
    <w:rsid w:val="0094780A"/>
    <w:rsid w:val="00947DF0"/>
    <w:rsid w:val="009547D0"/>
    <w:rsid w:val="0095655F"/>
    <w:rsid w:val="00963394"/>
    <w:rsid w:val="0096348D"/>
    <w:rsid w:val="00964C1D"/>
    <w:rsid w:val="00965D29"/>
    <w:rsid w:val="00967FF7"/>
    <w:rsid w:val="00971FAB"/>
    <w:rsid w:val="00972355"/>
    <w:rsid w:val="00972DBB"/>
    <w:rsid w:val="009730A0"/>
    <w:rsid w:val="00974F9D"/>
    <w:rsid w:val="00976BE6"/>
    <w:rsid w:val="00977893"/>
    <w:rsid w:val="00980EFF"/>
    <w:rsid w:val="00980F5D"/>
    <w:rsid w:val="009812E5"/>
    <w:rsid w:val="0098167E"/>
    <w:rsid w:val="00981E30"/>
    <w:rsid w:val="00984573"/>
    <w:rsid w:val="00985957"/>
    <w:rsid w:val="00985A59"/>
    <w:rsid w:val="00992BA3"/>
    <w:rsid w:val="009A254A"/>
    <w:rsid w:val="009A6B47"/>
    <w:rsid w:val="009B1137"/>
    <w:rsid w:val="009B30A6"/>
    <w:rsid w:val="009B70AE"/>
    <w:rsid w:val="009B72DB"/>
    <w:rsid w:val="009C0E22"/>
    <w:rsid w:val="009C298F"/>
    <w:rsid w:val="009C5366"/>
    <w:rsid w:val="009D0874"/>
    <w:rsid w:val="009D170B"/>
    <w:rsid w:val="009D1A86"/>
    <w:rsid w:val="009D2D07"/>
    <w:rsid w:val="009D44B1"/>
    <w:rsid w:val="009D4D3E"/>
    <w:rsid w:val="009E34B0"/>
    <w:rsid w:val="009F0BDF"/>
    <w:rsid w:val="009F230C"/>
    <w:rsid w:val="009F5011"/>
    <w:rsid w:val="009F5FF7"/>
    <w:rsid w:val="009F635C"/>
    <w:rsid w:val="00A01978"/>
    <w:rsid w:val="00A0537A"/>
    <w:rsid w:val="00A05C3C"/>
    <w:rsid w:val="00A11ABE"/>
    <w:rsid w:val="00A12FDD"/>
    <w:rsid w:val="00A20BE7"/>
    <w:rsid w:val="00A20D4C"/>
    <w:rsid w:val="00A21710"/>
    <w:rsid w:val="00A21FC8"/>
    <w:rsid w:val="00A24D3D"/>
    <w:rsid w:val="00A26548"/>
    <w:rsid w:val="00A31659"/>
    <w:rsid w:val="00A31764"/>
    <w:rsid w:val="00A31ACC"/>
    <w:rsid w:val="00A32303"/>
    <w:rsid w:val="00A37ADA"/>
    <w:rsid w:val="00A419AF"/>
    <w:rsid w:val="00A447E4"/>
    <w:rsid w:val="00A44CC2"/>
    <w:rsid w:val="00A50C79"/>
    <w:rsid w:val="00A53D69"/>
    <w:rsid w:val="00A54885"/>
    <w:rsid w:val="00A549C0"/>
    <w:rsid w:val="00A61A57"/>
    <w:rsid w:val="00A61F03"/>
    <w:rsid w:val="00A624C3"/>
    <w:rsid w:val="00A64649"/>
    <w:rsid w:val="00A658CD"/>
    <w:rsid w:val="00A65FAA"/>
    <w:rsid w:val="00A664AC"/>
    <w:rsid w:val="00A71721"/>
    <w:rsid w:val="00A91CFC"/>
    <w:rsid w:val="00A9565F"/>
    <w:rsid w:val="00A9672D"/>
    <w:rsid w:val="00AA24E0"/>
    <w:rsid w:val="00AA414E"/>
    <w:rsid w:val="00AA56BD"/>
    <w:rsid w:val="00AA6809"/>
    <w:rsid w:val="00AB2961"/>
    <w:rsid w:val="00AB3933"/>
    <w:rsid w:val="00AB545F"/>
    <w:rsid w:val="00AC6AD3"/>
    <w:rsid w:val="00AC738D"/>
    <w:rsid w:val="00AD0652"/>
    <w:rsid w:val="00AD2A81"/>
    <w:rsid w:val="00AD4BC2"/>
    <w:rsid w:val="00AE0A32"/>
    <w:rsid w:val="00AE2058"/>
    <w:rsid w:val="00AE76D6"/>
    <w:rsid w:val="00AF1273"/>
    <w:rsid w:val="00AF5346"/>
    <w:rsid w:val="00B05D2A"/>
    <w:rsid w:val="00B06502"/>
    <w:rsid w:val="00B11126"/>
    <w:rsid w:val="00B218DB"/>
    <w:rsid w:val="00B22722"/>
    <w:rsid w:val="00B2382A"/>
    <w:rsid w:val="00B24E9C"/>
    <w:rsid w:val="00B256D6"/>
    <w:rsid w:val="00B2609F"/>
    <w:rsid w:val="00B26360"/>
    <w:rsid w:val="00B27ADB"/>
    <w:rsid w:val="00B362FA"/>
    <w:rsid w:val="00B400B5"/>
    <w:rsid w:val="00B4142A"/>
    <w:rsid w:val="00B43DE2"/>
    <w:rsid w:val="00B5037F"/>
    <w:rsid w:val="00B52135"/>
    <w:rsid w:val="00B52CBD"/>
    <w:rsid w:val="00B615AA"/>
    <w:rsid w:val="00B63DFB"/>
    <w:rsid w:val="00B71A3F"/>
    <w:rsid w:val="00B7277A"/>
    <w:rsid w:val="00B72CE4"/>
    <w:rsid w:val="00B7401F"/>
    <w:rsid w:val="00B75979"/>
    <w:rsid w:val="00B75B9B"/>
    <w:rsid w:val="00B808EF"/>
    <w:rsid w:val="00B8265B"/>
    <w:rsid w:val="00B8527A"/>
    <w:rsid w:val="00B8712B"/>
    <w:rsid w:val="00B90BE0"/>
    <w:rsid w:val="00B90D30"/>
    <w:rsid w:val="00B96E1F"/>
    <w:rsid w:val="00B976DD"/>
    <w:rsid w:val="00BA3253"/>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276C5"/>
    <w:rsid w:val="00C33F98"/>
    <w:rsid w:val="00C35A86"/>
    <w:rsid w:val="00C404DF"/>
    <w:rsid w:val="00C41810"/>
    <w:rsid w:val="00C432BC"/>
    <w:rsid w:val="00C45AD1"/>
    <w:rsid w:val="00C4704A"/>
    <w:rsid w:val="00C50AA4"/>
    <w:rsid w:val="00C513A1"/>
    <w:rsid w:val="00C55384"/>
    <w:rsid w:val="00C56F3F"/>
    <w:rsid w:val="00C6038A"/>
    <w:rsid w:val="00C6190C"/>
    <w:rsid w:val="00C702F9"/>
    <w:rsid w:val="00C74B7F"/>
    <w:rsid w:val="00C76B45"/>
    <w:rsid w:val="00C84DC2"/>
    <w:rsid w:val="00C872FB"/>
    <w:rsid w:val="00C90A61"/>
    <w:rsid w:val="00C958B7"/>
    <w:rsid w:val="00C97D7A"/>
    <w:rsid w:val="00CA23AA"/>
    <w:rsid w:val="00CA2FBD"/>
    <w:rsid w:val="00CA4254"/>
    <w:rsid w:val="00CB3EDA"/>
    <w:rsid w:val="00CC2401"/>
    <w:rsid w:val="00CC2865"/>
    <w:rsid w:val="00CC601D"/>
    <w:rsid w:val="00CD35D5"/>
    <w:rsid w:val="00CD4E74"/>
    <w:rsid w:val="00CD6455"/>
    <w:rsid w:val="00CE09BC"/>
    <w:rsid w:val="00CF1FCB"/>
    <w:rsid w:val="00CF78FE"/>
    <w:rsid w:val="00CF7EAA"/>
    <w:rsid w:val="00D05011"/>
    <w:rsid w:val="00D0529A"/>
    <w:rsid w:val="00D134B7"/>
    <w:rsid w:val="00D13C0A"/>
    <w:rsid w:val="00D14EC5"/>
    <w:rsid w:val="00D1533F"/>
    <w:rsid w:val="00D175A4"/>
    <w:rsid w:val="00D212DA"/>
    <w:rsid w:val="00D23BAE"/>
    <w:rsid w:val="00D26316"/>
    <w:rsid w:val="00D26EEA"/>
    <w:rsid w:val="00D32DE2"/>
    <w:rsid w:val="00D3641F"/>
    <w:rsid w:val="00D402E7"/>
    <w:rsid w:val="00D433F5"/>
    <w:rsid w:val="00D4354F"/>
    <w:rsid w:val="00D5379C"/>
    <w:rsid w:val="00D56B64"/>
    <w:rsid w:val="00D608B2"/>
    <w:rsid w:val="00D609A0"/>
    <w:rsid w:val="00D65A2E"/>
    <w:rsid w:val="00D679DC"/>
    <w:rsid w:val="00D807A1"/>
    <w:rsid w:val="00D8253F"/>
    <w:rsid w:val="00D91BA6"/>
    <w:rsid w:val="00D92255"/>
    <w:rsid w:val="00D92C53"/>
    <w:rsid w:val="00D97B06"/>
    <w:rsid w:val="00DA098F"/>
    <w:rsid w:val="00DA2E8F"/>
    <w:rsid w:val="00DB0423"/>
    <w:rsid w:val="00DB5832"/>
    <w:rsid w:val="00DB679E"/>
    <w:rsid w:val="00DB716F"/>
    <w:rsid w:val="00DC2BB9"/>
    <w:rsid w:val="00DC5470"/>
    <w:rsid w:val="00DC6381"/>
    <w:rsid w:val="00DE15E9"/>
    <w:rsid w:val="00DE18C5"/>
    <w:rsid w:val="00DE40FC"/>
    <w:rsid w:val="00DE414B"/>
    <w:rsid w:val="00DF2723"/>
    <w:rsid w:val="00E00DF0"/>
    <w:rsid w:val="00E01592"/>
    <w:rsid w:val="00E05426"/>
    <w:rsid w:val="00E12033"/>
    <w:rsid w:val="00E12428"/>
    <w:rsid w:val="00E13BF9"/>
    <w:rsid w:val="00E15BFB"/>
    <w:rsid w:val="00E221DA"/>
    <w:rsid w:val="00E229F1"/>
    <w:rsid w:val="00E26425"/>
    <w:rsid w:val="00E27967"/>
    <w:rsid w:val="00E300D4"/>
    <w:rsid w:val="00E31E9F"/>
    <w:rsid w:val="00E33B56"/>
    <w:rsid w:val="00E33B5A"/>
    <w:rsid w:val="00E36202"/>
    <w:rsid w:val="00E36B05"/>
    <w:rsid w:val="00E371B5"/>
    <w:rsid w:val="00E37AD9"/>
    <w:rsid w:val="00E50596"/>
    <w:rsid w:val="00E518A3"/>
    <w:rsid w:val="00E551A1"/>
    <w:rsid w:val="00E55E98"/>
    <w:rsid w:val="00E62326"/>
    <w:rsid w:val="00E62D8D"/>
    <w:rsid w:val="00E65A5F"/>
    <w:rsid w:val="00E65A88"/>
    <w:rsid w:val="00E674E5"/>
    <w:rsid w:val="00E71D0B"/>
    <w:rsid w:val="00E73038"/>
    <w:rsid w:val="00E772EE"/>
    <w:rsid w:val="00E77B42"/>
    <w:rsid w:val="00E805D4"/>
    <w:rsid w:val="00E80F65"/>
    <w:rsid w:val="00E8348C"/>
    <w:rsid w:val="00E85341"/>
    <w:rsid w:val="00E876E9"/>
    <w:rsid w:val="00E94C23"/>
    <w:rsid w:val="00E97CE7"/>
    <w:rsid w:val="00EA0B42"/>
    <w:rsid w:val="00EA1426"/>
    <w:rsid w:val="00EA5778"/>
    <w:rsid w:val="00EA66DA"/>
    <w:rsid w:val="00EA6CF0"/>
    <w:rsid w:val="00EB21CF"/>
    <w:rsid w:val="00EB30AC"/>
    <w:rsid w:val="00EB46BA"/>
    <w:rsid w:val="00EB6B1F"/>
    <w:rsid w:val="00EC7BB6"/>
    <w:rsid w:val="00ED0F08"/>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320C"/>
    <w:rsid w:val="00F5729A"/>
    <w:rsid w:val="00F60C2A"/>
    <w:rsid w:val="00F61F8A"/>
    <w:rsid w:val="00F632DD"/>
    <w:rsid w:val="00F71CFB"/>
    <w:rsid w:val="00F7205B"/>
    <w:rsid w:val="00F72689"/>
    <w:rsid w:val="00F736B2"/>
    <w:rsid w:val="00F752BC"/>
    <w:rsid w:val="00F752EA"/>
    <w:rsid w:val="00F770C9"/>
    <w:rsid w:val="00F803F1"/>
    <w:rsid w:val="00F8142A"/>
    <w:rsid w:val="00F824A4"/>
    <w:rsid w:val="00F845A3"/>
    <w:rsid w:val="00F879FF"/>
    <w:rsid w:val="00FA16B7"/>
    <w:rsid w:val="00FA23BD"/>
    <w:rsid w:val="00FA3CB3"/>
    <w:rsid w:val="00FA429C"/>
    <w:rsid w:val="00FB30D7"/>
    <w:rsid w:val="00FB4324"/>
    <w:rsid w:val="00FB5FC9"/>
    <w:rsid w:val="00FC2582"/>
    <w:rsid w:val="00FC270F"/>
    <w:rsid w:val="00FC64DF"/>
    <w:rsid w:val="00FC7976"/>
    <w:rsid w:val="00FD172D"/>
    <w:rsid w:val="00FD273E"/>
    <w:rsid w:val="00FD3DF7"/>
    <w:rsid w:val="00FE5DF9"/>
    <w:rsid w:val="00FF2415"/>
    <w:rsid w:val="00FF313D"/>
    <w:rsid w:val="00FF3CFB"/>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link w:val="ChapterTitleChar"/>
    <w:qFormat/>
    <w:rsid w:val="006E7F09"/>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iCs/>
      <w:noProof/>
      <w:sz w:val="24"/>
      <w:szCs w:val="24"/>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1.png"/><Relationship Id="rId39" Type="http://schemas.openxmlformats.org/officeDocument/2006/relationships/image" Target="media/image7.png"/><Relationship Id="rId21" Type="http://schemas.openxmlformats.org/officeDocument/2006/relationships/header" Target="header7.xml"/><Relationship Id="rId34" Type="http://schemas.openxmlformats.org/officeDocument/2006/relationships/header" Target="header18.xml"/><Relationship Id="rId42" Type="http://schemas.openxmlformats.org/officeDocument/2006/relationships/header" Target="header21.xml"/><Relationship Id="rId47" Type="http://schemas.microsoft.com/office/2007/relationships/hdphoto" Target="media/hdphoto1.wdp"/><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eader" Target="header14.xml"/><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image" Target="media/image2.png"/><Relationship Id="rId37" Type="http://schemas.openxmlformats.org/officeDocument/2006/relationships/image" Target="media/image5.png"/><Relationship Id="rId40" Type="http://schemas.openxmlformats.org/officeDocument/2006/relationships/header" Target="header19.xml"/><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numbering" Target="numbering.xml"/><Relationship Id="rId61" Type="http://schemas.openxmlformats.org/officeDocument/2006/relationships/theme" Target="theme/theme1.xml"/><Relationship Id="rId19" Type="http://schemas.microsoft.com/office/2018/08/relationships/commentsExtensible" Target="commentsExtensible.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image" Target="media/image3.png"/><Relationship Id="rId43" Type="http://schemas.openxmlformats.org/officeDocument/2006/relationships/header" Target="header22.xm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webSettings" Target="web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header" Target="header11.xml"/><Relationship Id="rId33" Type="http://schemas.openxmlformats.org/officeDocument/2006/relationships/header" Target="header17.xml"/><Relationship Id="rId38" Type="http://schemas.openxmlformats.org/officeDocument/2006/relationships/image" Target="media/image6.png"/><Relationship Id="rId46" Type="http://schemas.openxmlformats.org/officeDocument/2006/relationships/image" Target="media/image9.pn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20.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header" Target="header13.xml"/><Relationship Id="rId36" Type="http://schemas.openxmlformats.org/officeDocument/2006/relationships/image" Target="media/image4.png"/><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header" Target="header16.xml"/><Relationship Id="rId44" Type="http://schemas.openxmlformats.org/officeDocument/2006/relationships/header" Target="header23.xml"/><Relationship Id="rId52" Type="http://schemas.openxmlformats.org/officeDocument/2006/relationships/image" Target="media/image14.png"/><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3.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109</Pages>
  <Words>101867</Words>
  <Characters>580642</Characters>
  <Application>Microsoft Office Word</Application>
  <DocSecurity>0</DocSecurity>
  <Lines>4838</Lines>
  <Paragraphs>1362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2</cp:revision>
  <cp:lastPrinted>2024-09-09T02:32:00Z</cp:lastPrinted>
  <dcterms:created xsi:type="dcterms:W3CDTF">2024-09-27T00:49:00Z</dcterms:created>
  <dcterms:modified xsi:type="dcterms:W3CDTF">2024-09-27T20:00:00Z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