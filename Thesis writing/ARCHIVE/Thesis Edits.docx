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19114E" w:rsidRDefault="003D5590" w:rsidP="00517E2C">
      <w:pPr>
        <w:pStyle w:val="PrefaceTitle"/>
        <w:rPr>
          <w:noProof w:val="0"/>
          <w:color w:val="FFFFFF" w:themeColor="background1"/>
        </w:rPr>
      </w:pPr>
      <w:bookmarkStart w:id="1" w:name="_Toc162204945"/>
      <w:bookmarkStart w:id="2" w:name="_Toc178277206"/>
      <w:bookmarkStart w:id="3" w:name="_Toc174089100"/>
      <w:r w:rsidRPr="0019114E">
        <w:rPr>
          <w:noProof w:val="0"/>
          <w:color w:val="FFFFFF" w:themeColor="background1"/>
        </w:rPr>
        <w:t>Title Page</w:t>
      </w:r>
      <w:bookmarkEnd w:id="2"/>
      <w:bookmarkEnd w:id="3"/>
    </w:p>
    <w:p w14:paraId="328C9A83" w14:textId="7FCEEC92"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1"/>
    </w:p>
    <w:p w14:paraId="5710681C" w14:textId="77777777" w:rsidR="00B22722" w:rsidRPr="0019114E" w:rsidRDefault="00B22722" w:rsidP="00B8527A">
      <w:pPr>
        <w:pStyle w:val="SectionText"/>
        <w:jc w:val="center"/>
        <w:pPrChange w:id="4" w:author="Alex Popescu" w:date="2024-09-26T21:09:00Z" w16du:dateUtc="2024-09-27T01:09:00Z">
          <w:pPr>
            <w:pStyle w:val="SectionText0"/>
            <w:jc w:val="center"/>
          </w:pPr>
        </w:pPrChange>
      </w:pPr>
    </w:p>
    <w:p w14:paraId="2B76CFD1" w14:textId="77777777" w:rsidR="00B22722" w:rsidRPr="0019114E" w:rsidRDefault="00B22722" w:rsidP="00B8527A">
      <w:pPr>
        <w:pStyle w:val="SectionText"/>
        <w:jc w:val="center"/>
        <w:pPrChange w:id="5" w:author="Alex Popescu" w:date="2024-09-26T21:09:00Z" w16du:dateUtc="2024-09-27T01:09:00Z">
          <w:pPr>
            <w:pStyle w:val="SectionText0"/>
            <w:jc w:val="center"/>
          </w:pPr>
        </w:pPrChange>
      </w:pPr>
    </w:p>
    <w:p w14:paraId="080F5002" w14:textId="77777777" w:rsidR="00B22722" w:rsidRPr="0019114E" w:rsidRDefault="00B22722" w:rsidP="00B8527A">
      <w:pPr>
        <w:pStyle w:val="SectionText"/>
        <w:jc w:val="center"/>
        <w:pPrChange w:id="6" w:author="Alex Popescu" w:date="2024-09-26T21:09:00Z" w16du:dateUtc="2024-09-27T01:09:00Z">
          <w:pPr>
            <w:pStyle w:val="SectionText0"/>
            <w:jc w:val="center"/>
          </w:pPr>
        </w:pPrChange>
      </w:pPr>
      <w:r w:rsidRPr="0019114E">
        <w:t>By</w:t>
      </w:r>
    </w:p>
    <w:p w14:paraId="4E7D105A" w14:textId="77777777" w:rsidR="00B22722" w:rsidRPr="0019114E" w:rsidRDefault="00B22722" w:rsidP="00B8527A">
      <w:pPr>
        <w:pStyle w:val="SectionText"/>
        <w:jc w:val="center"/>
        <w:pPrChange w:id="7" w:author="Alex Popescu" w:date="2024-09-26T21:09:00Z" w16du:dateUtc="2024-09-27T01:09:00Z">
          <w:pPr>
            <w:pStyle w:val="SectionText0"/>
            <w:jc w:val="center"/>
          </w:pPr>
        </w:pPrChange>
      </w:pPr>
      <w:r w:rsidRPr="0019114E">
        <w:t>Alex Popescu. B.Sc.</w:t>
      </w:r>
    </w:p>
    <w:p w14:paraId="2EE92C4E" w14:textId="77777777" w:rsidR="00B22722" w:rsidRPr="0019114E" w:rsidRDefault="00B22722" w:rsidP="00B8527A">
      <w:pPr>
        <w:pStyle w:val="SectionText"/>
        <w:jc w:val="center"/>
        <w:pPrChange w:id="8" w:author="Alex Popescu" w:date="2024-09-26T21:09:00Z" w16du:dateUtc="2024-09-27T01:09:00Z">
          <w:pPr>
            <w:pStyle w:val="SectionText0"/>
            <w:jc w:val="center"/>
          </w:pPr>
        </w:pPrChange>
      </w:pPr>
      <w:r w:rsidRPr="0019114E">
        <w:t>Biological Sciences (Ecology &amp; Evolution)</w:t>
      </w:r>
    </w:p>
    <w:p w14:paraId="42557D7C" w14:textId="77777777" w:rsidR="00B22722" w:rsidRPr="0019114E" w:rsidRDefault="00B22722" w:rsidP="00B8527A">
      <w:pPr>
        <w:pStyle w:val="SectionText"/>
        <w:jc w:val="center"/>
        <w:pPrChange w:id="9" w:author="Alex Popescu" w:date="2024-09-26T21:09:00Z" w16du:dateUtc="2024-09-27T01:09:00Z">
          <w:pPr>
            <w:pStyle w:val="SectionText0"/>
            <w:jc w:val="center"/>
          </w:pPr>
        </w:pPrChange>
      </w:pPr>
    </w:p>
    <w:p w14:paraId="64BBCD05" w14:textId="77777777" w:rsidR="00B22722" w:rsidRPr="0019114E" w:rsidRDefault="00B22722" w:rsidP="00B8527A">
      <w:pPr>
        <w:pStyle w:val="SectionText"/>
        <w:jc w:val="center"/>
        <w:pPrChange w:id="10" w:author="Alex Popescu" w:date="2024-09-26T21:09:00Z" w16du:dateUtc="2024-09-27T01:09:00Z">
          <w:pPr>
            <w:pStyle w:val="SectionText0"/>
            <w:jc w:val="center"/>
          </w:pPr>
        </w:pPrChange>
      </w:pPr>
    </w:p>
    <w:p w14:paraId="13B523E4" w14:textId="77777777" w:rsidR="00B22722" w:rsidRPr="0019114E" w:rsidRDefault="00B22722" w:rsidP="00B8527A">
      <w:pPr>
        <w:pStyle w:val="SectionText"/>
        <w:jc w:val="center"/>
        <w:pPrChange w:id="11" w:author="Alex Popescu" w:date="2024-09-26T21:09:00Z" w16du:dateUtc="2024-09-27T01:09:00Z">
          <w:pPr>
            <w:pStyle w:val="SectionText0"/>
            <w:jc w:val="center"/>
          </w:pPr>
        </w:pPrChange>
      </w:pPr>
      <w:r w:rsidRPr="0019114E">
        <w:t>A thesis</w:t>
      </w:r>
    </w:p>
    <w:p w14:paraId="272EAAF6" w14:textId="77777777" w:rsidR="00B22722" w:rsidRPr="0019114E" w:rsidRDefault="00B22722" w:rsidP="00B8527A">
      <w:pPr>
        <w:pStyle w:val="SectionText"/>
        <w:jc w:val="center"/>
        <w:pPrChange w:id="12" w:author="Alex Popescu" w:date="2024-09-26T21:09:00Z" w16du:dateUtc="2024-09-27T01:09:00Z">
          <w:pPr>
            <w:pStyle w:val="SectionText0"/>
            <w:jc w:val="center"/>
          </w:pPr>
        </w:pPrChange>
      </w:pPr>
      <w:r w:rsidRPr="0019114E">
        <w:t>submitted in partial fulfillment</w:t>
      </w:r>
    </w:p>
    <w:p w14:paraId="44615DA2" w14:textId="77777777" w:rsidR="00B22722" w:rsidRPr="0019114E" w:rsidRDefault="00B22722" w:rsidP="00B8527A">
      <w:pPr>
        <w:pStyle w:val="SectionText"/>
        <w:jc w:val="center"/>
        <w:pPrChange w:id="13" w:author="Alex Popescu" w:date="2024-09-26T21:09:00Z" w16du:dateUtc="2024-09-27T01:09:00Z">
          <w:pPr>
            <w:pStyle w:val="SectionText0"/>
            <w:jc w:val="center"/>
          </w:pPr>
        </w:pPrChange>
      </w:pPr>
      <w:r w:rsidRPr="0019114E">
        <w:t>of the requirements for the degree of</w:t>
      </w:r>
    </w:p>
    <w:p w14:paraId="6651E784" w14:textId="77777777" w:rsidR="00B22722" w:rsidRPr="0019114E" w:rsidRDefault="00B22722" w:rsidP="00B8527A">
      <w:pPr>
        <w:pStyle w:val="SectionText"/>
        <w:jc w:val="center"/>
        <w:pPrChange w:id="14" w:author="Alex Popescu" w:date="2024-09-26T21:09:00Z" w16du:dateUtc="2024-09-27T01:09:00Z">
          <w:pPr>
            <w:pStyle w:val="SectionText0"/>
            <w:jc w:val="center"/>
          </w:pPr>
        </w:pPrChange>
      </w:pPr>
    </w:p>
    <w:p w14:paraId="6F2BA0B8" w14:textId="77777777" w:rsidR="00B22722" w:rsidRPr="0019114E" w:rsidRDefault="00B22722" w:rsidP="00B8527A">
      <w:pPr>
        <w:pStyle w:val="SectionText"/>
        <w:jc w:val="center"/>
        <w:pPrChange w:id="15" w:author="Alex Popescu" w:date="2024-09-26T21:09:00Z" w16du:dateUtc="2024-09-27T01:09:00Z">
          <w:pPr>
            <w:pStyle w:val="SectionText0"/>
            <w:jc w:val="center"/>
          </w:pPr>
        </w:pPrChange>
      </w:pPr>
      <w:r w:rsidRPr="0019114E">
        <w:t>Master of Science</w:t>
      </w:r>
    </w:p>
    <w:p w14:paraId="77C1B704" w14:textId="77777777" w:rsidR="00B22722" w:rsidRPr="0019114E" w:rsidRDefault="00B22722" w:rsidP="00B8527A">
      <w:pPr>
        <w:pStyle w:val="SectionText"/>
        <w:jc w:val="center"/>
        <w:pPrChange w:id="16" w:author="Alex Popescu" w:date="2024-09-26T21:09:00Z" w16du:dateUtc="2024-09-27T01:09:00Z">
          <w:pPr>
            <w:pStyle w:val="SectionText0"/>
            <w:jc w:val="center"/>
          </w:pPr>
        </w:pPrChange>
      </w:pPr>
    </w:p>
    <w:p w14:paraId="5D96FE2D" w14:textId="77777777" w:rsidR="00B22722" w:rsidRPr="0019114E" w:rsidRDefault="00B22722" w:rsidP="00B8527A">
      <w:pPr>
        <w:pStyle w:val="SectionText"/>
        <w:jc w:val="center"/>
        <w:pPrChange w:id="17" w:author="Alex Popescu" w:date="2024-09-26T21:09:00Z" w16du:dateUtc="2024-09-27T01:09:00Z">
          <w:pPr>
            <w:pStyle w:val="SectionText0"/>
            <w:jc w:val="center"/>
          </w:pPr>
        </w:pPrChange>
      </w:pPr>
    </w:p>
    <w:p w14:paraId="04A1E994" w14:textId="77777777" w:rsidR="00B22722" w:rsidRPr="0019114E" w:rsidRDefault="00B22722" w:rsidP="00B8527A">
      <w:pPr>
        <w:pStyle w:val="SectionText"/>
        <w:jc w:val="center"/>
        <w:pPrChange w:id="18" w:author="Alex Popescu" w:date="2024-09-26T21:09:00Z" w16du:dateUtc="2024-09-27T01:09:00Z">
          <w:pPr>
            <w:pStyle w:val="SectionText0"/>
            <w:jc w:val="center"/>
          </w:pPr>
        </w:pPrChange>
      </w:pPr>
      <w:r w:rsidRPr="0019114E">
        <w:t>Faculty of Mathematics and Sciences,</w:t>
      </w:r>
    </w:p>
    <w:p w14:paraId="528A9573" w14:textId="77777777" w:rsidR="00B22722" w:rsidRPr="0019114E" w:rsidRDefault="00B22722" w:rsidP="00B8527A">
      <w:pPr>
        <w:pStyle w:val="SectionText"/>
        <w:jc w:val="center"/>
        <w:pPrChange w:id="19" w:author="Alex Popescu" w:date="2024-09-26T21:09:00Z" w16du:dateUtc="2024-09-27T01:09:00Z">
          <w:pPr>
            <w:pStyle w:val="SectionText0"/>
            <w:jc w:val="center"/>
          </w:pPr>
        </w:pPrChange>
      </w:pPr>
      <w:r w:rsidRPr="0019114E">
        <w:t>Brock University</w:t>
      </w:r>
    </w:p>
    <w:p w14:paraId="29944FF2" w14:textId="77777777" w:rsidR="00B22722" w:rsidRPr="0019114E" w:rsidRDefault="00B22722" w:rsidP="00B8527A">
      <w:pPr>
        <w:pStyle w:val="SectionText"/>
        <w:jc w:val="center"/>
        <w:pPrChange w:id="20" w:author="Alex Popescu" w:date="2024-09-26T21:09:00Z" w16du:dateUtc="2024-09-27T01:09:00Z">
          <w:pPr>
            <w:pStyle w:val="SectionText0"/>
            <w:jc w:val="center"/>
          </w:pPr>
        </w:pPrChange>
      </w:pPr>
      <w:r w:rsidRPr="0019114E">
        <w:t>St. Catharines, Ontario, Canada</w:t>
      </w:r>
    </w:p>
    <w:p w14:paraId="39CBB15C" w14:textId="77777777" w:rsidR="00B22722" w:rsidRPr="0019114E" w:rsidRDefault="00B22722" w:rsidP="00B8527A">
      <w:pPr>
        <w:pStyle w:val="SectionText"/>
        <w:jc w:val="center"/>
        <w:pPrChange w:id="21" w:author="Alex Popescu" w:date="2024-09-26T21:09:00Z" w16du:dateUtc="2024-09-27T01:09:00Z">
          <w:pPr>
            <w:pStyle w:val="SectionText0"/>
            <w:jc w:val="center"/>
          </w:pPr>
        </w:pPrChange>
      </w:pPr>
    </w:p>
    <w:p w14:paraId="565FE3F9" w14:textId="0F10D0AD" w:rsidR="00517E2C" w:rsidRPr="0019114E" w:rsidRDefault="00B22722" w:rsidP="00517E2C">
      <w:pPr>
        <w:pStyle w:val="SectionText"/>
        <w:jc w:val="center"/>
        <w:sectPr w:rsidR="00517E2C" w:rsidRPr="0019114E" w:rsidSect="009730A0">
          <w:headerReference w:type="default" r:id="rId11"/>
          <w:footerReference w:type="default" r:id="rId12"/>
          <w:pgSz w:w="12240" w:h="15840"/>
          <w:pgMar w:top="1440" w:right="1440" w:bottom="1440" w:left="1440" w:header="720" w:footer="720" w:gutter="0"/>
          <w:pgNumType w:fmt="upperRoman" w:start="1"/>
          <w:cols w:space="720"/>
          <w:titlePg/>
          <w:docGrid w:linePitch="299"/>
        </w:sectPr>
        <w:pPrChange w:id="22" w:author="Alex Popescu" w:date="2024-09-26T21:09:00Z" w16du:dateUtc="2024-09-27T01:09:00Z">
          <w:pPr>
            <w:pStyle w:val="SectionText0"/>
            <w:jc w:val="center"/>
          </w:pPr>
        </w:pPrChange>
      </w:pPr>
      <w:r w:rsidRPr="0019114E">
        <w:t>© 202</w:t>
      </w:r>
      <w:r w:rsidR="004917B7" w:rsidRPr="0019114E">
        <w:t>4</w:t>
      </w:r>
    </w:p>
    <w:p w14:paraId="2163820C" w14:textId="77777777" w:rsidR="004917B7" w:rsidRPr="0019114E" w:rsidRDefault="004917B7" w:rsidP="004917B7">
      <w:pPr>
        <w:pStyle w:val="PrefaceTitle"/>
        <w:rPr>
          <w:noProof w:val="0"/>
        </w:rPr>
      </w:pPr>
      <w:bookmarkStart w:id="23" w:name="_Toc162204946"/>
      <w:bookmarkStart w:id="24" w:name="_Toc162794572"/>
      <w:bookmarkStart w:id="25" w:name="_Toc178277207"/>
      <w:bookmarkStart w:id="26" w:name="_Toc174089101"/>
      <w:r w:rsidRPr="0019114E">
        <w:rPr>
          <w:noProof w:val="0"/>
        </w:rPr>
        <w:t>Abstract</w:t>
      </w:r>
      <w:bookmarkEnd w:id="23"/>
      <w:bookmarkEnd w:id="24"/>
      <w:bookmarkEnd w:id="25"/>
      <w:bookmarkEnd w:id="26"/>
    </w:p>
    <w:p w14:paraId="0180B977" w14:textId="28939DB0" w:rsidR="004917B7" w:rsidRPr="00E65A5F" w:rsidRDefault="004917B7" w:rsidP="004917B7">
      <w:pPr>
        <w:pStyle w:val="SectionText0"/>
        <w:spacing w:line="480" w:lineRule="auto"/>
      </w:pPr>
      <w:r w:rsidRPr="00E65A5F">
        <w:t>American crows (</w:t>
      </w:r>
      <w:r w:rsidRPr="00E65A5F">
        <w:rPr>
          <w:rPrChange w:id="27" w:author="Alex Popescu" w:date="2024-09-26T21:09:00Z" w16du:dateUtc="2024-09-27T01:09:00Z">
            <w:rPr>
              <w:i/>
            </w:rPr>
          </w:rPrChange>
        </w:rPr>
        <w:t>Corvus brachyrhynchos</w:t>
      </w:r>
      <w:r w:rsidRPr="00E65A5F">
        <w:t xml:space="preserve">) are the black-clad rulers of </w:t>
      </w:r>
      <w:del w:id="28" w:author="Alex Popescu" w:date="2024-09-26T21:09:00Z" w16du:dateUtc="2024-09-27T01:09:00Z">
        <w:r w:rsidRPr="0019114E">
          <w:delText>a city’s skies and can be spotted in most</w:delText>
        </w:r>
      </w:del>
      <w:ins w:id="29" w:author="Alex Popescu" w:date="2024-09-26T21:09:00Z" w16du:dateUtc="2024-09-27T01:09:00Z">
        <w:r w:rsidR="009A6B47" w:rsidRPr="00E65A5F">
          <w:t>the skylines of many</w:t>
        </w:r>
      </w:ins>
      <w:r w:rsidRPr="00E65A5F">
        <w:t xml:space="preserve"> North American cities. </w:t>
      </w:r>
      <w:del w:id="30" w:author="Alex Popescu" w:date="2024-09-26T21:09:00Z" w16du:dateUtc="2024-09-27T01:09:00Z">
        <w:r w:rsidR="008F444E" w:rsidRPr="0019114E">
          <w:delText>The abundance of corvids</w:delText>
        </w:r>
      </w:del>
      <w:ins w:id="31" w:author="Alex Popescu" w:date="2024-09-26T21:09:00Z" w16du:dateUtc="2024-09-27T01:09:00Z">
        <w:r w:rsidR="002C5694" w:rsidRPr="00E65A5F">
          <w:t>Their population</w:t>
        </w:r>
      </w:ins>
      <w:r w:rsidR="002C5694" w:rsidRPr="00E65A5F">
        <w:t xml:space="preserve"> has </w:t>
      </w:r>
      <w:del w:id="32" w:author="Alex Popescu" w:date="2024-09-26T21:09:00Z" w16du:dateUtc="2024-09-27T01:09:00Z">
        <w:r w:rsidR="008F444E" w:rsidRPr="0019114E">
          <w:delText>increased with increasing urbanization</w:delText>
        </w:r>
      </w:del>
      <w:ins w:id="33" w:author="Alex Popescu" w:date="2024-09-26T21:09:00Z" w16du:dateUtc="2024-09-27T01:09:00Z">
        <w:r w:rsidR="002C5694" w:rsidRPr="00E65A5F">
          <w:t>grown as urban areas have expanded</w:t>
        </w:r>
      </w:ins>
      <w:r w:rsidRPr="00E65A5F">
        <w:t xml:space="preserve">, suggesting they benefit from living near humans. Recent literature shows that urbanized species such as the American crow </w:t>
      </w:r>
      <w:del w:id="34" w:author="Alex Popescu" w:date="2024-09-26T21:09:00Z" w16du:dateUtc="2024-09-27T01:09:00Z">
        <w:r w:rsidRPr="0019114E">
          <w:delText>can behaviourally adapt to</w:delText>
        </w:r>
      </w:del>
      <w:ins w:id="35" w:author="Alex Popescu" w:date="2024-09-26T21:09:00Z" w16du:dateUtc="2024-09-27T01:09:00Z">
        <w:r w:rsidR="009A6B47" w:rsidRPr="00E65A5F">
          <w:t>possess behavioural adaptations to more effectively</w:t>
        </w:r>
      </w:ins>
      <w:r w:rsidR="009A6B47" w:rsidRPr="00E65A5F">
        <w:t xml:space="preserve"> ex</w:t>
      </w:r>
      <w:r w:rsidRPr="00E65A5F">
        <w:t>ploit anthropogenic resources</w:t>
      </w:r>
      <w:del w:id="36" w:author="Alex Popescu" w:date="2024-09-26T21:09:00Z" w16du:dateUtc="2024-09-27T01:09:00Z">
        <w:r w:rsidRPr="0019114E">
          <w:delText xml:space="preserve"> resulting </w:delText>
        </w:r>
      </w:del>
      <w:ins w:id="37" w:author="Alex Popescu" w:date="2024-09-26T21:09:00Z" w16du:dateUtc="2024-09-27T01:09:00Z">
        <w:r w:rsidR="006458CE" w:rsidRPr="00E65A5F">
          <w:t>,</w:t>
        </w:r>
        <w:r w:rsidRPr="00E65A5F">
          <w:t xml:space="preserve"> </w:t>
        </w:r>
        <w:r w:rsidR="002C5694" w:rsidRPr="00E65A5F">
          <w:t xml:space="preserve">increasing their success </w:t>
        </w:r>
      </w:ins>
      <w:r w:rsidR="002C5694" w:rsidRPr="00E65A5F">
        <w:t xml:space="preserve">in </w:t>
      </w:r>
      <w:del w:id="38" w:author="Alex Popescu" w:date="2024-09-26T21:09:00Z" w16du:dateUtc="2024-09-27T01:09:00Z">
        <w:r w:rsidRPr="0019114E">
          <w:delText xml:space="preserve">positive </w:delText>
        </w:r>
      </w:del>
      <w:ins w:id="39" w:author="Alex Popescu" w:date="2024-09-26T21:09:00Z" w16du:dateUtc="2024-09-27T01:09:00Z">
        <w:r w:rsidR="002C5694" w:rsidRPr="00E65A5F">
          <w:t>urban areas</w:t>
        </w:r>
        <w:r w:rsidRPr="00E65A5F">
          <w:t xml:space="preserve">. While </w:t>
        </w:r>
        <w:r w:rsidR="002C5694" w:rsidRPr="00E65A5F">
          <w:t xml:space="preserve">adaptations of individual behaviours to </w:t>
        </w:r>
      </w:ins>
      <w:r w:rsidR="002C5694" w:rsidRPr="00E65A5F">
        <w:t xml:space="preserve">urbanization </w:t>
      </w:r>
      <w:del w:id="40" w:author="Alex Popescu" w:date="2024-09-26T21:09:00Z" w16du:dateUtc="2024-09-27T01:09:00Z">
        <w:r w:rsidRPr="0019114E">
          <w:delText xml:space="preserve">effects on corvids. While individual-level behavioural adaptations are an active area of research, </w:delText>
        </w:r>
      </w:del>
      <w:ins w:id="41" w:author="Alex Popescu" w:date="2024-09-26T21:09:00Z" w16du:dateUtc="2024-09-27T01:09:00Z">
        <w:r w:rsidR="002C5694" w:rsidRPr="00E65A5F">
          <w:t>have frequently been described</w:t>
        </w:r>
        <w:r w:rsidRPr="00E65A5F">
          <w:t xml:space="preserve">, </w:t>
        </w:r>
        <w:r w:rsidR="009A6B47" w:rsidRPr="00E65A5F">
          <w:t xml:space="preserve">the adaptation of </w:t>
        </w:r>
      </w:ins>
      <w:r w:rsidRPr="00E65A5F">
        <w:t xml:space="preserve">social </w:t>
      </w:r>
      <w:del w:id="42" w:author="Alex Popescu" w:date="2024-09-26T21:09:00Z" w16du:dateUtc="2024-09-27T01:09:00Z">
        <w:r w:rsidRPr="0019114E">
          <w:delText xml:space="preserve">behaviour adaptations </w:delText>
        </w:r>
      </w:del>
      <w:ins w:id="43" w:author="Alex Popescu" w:date="2024-09-26T21:09:00Z" w16du:dateUtc="2024-09-27T01:09:00Z">
        <w:r w:rsidRPr="00E65A5F">
          <w:t>behaviour</w:t>
        </w:r>
        <w:r w:rsidR="009A6B47" w:rsidRPr="00E65A5F">
          <w:t>s</w:t>
        </w:r>
        <w:r w:rsidRPr="00E65A5F">
          <w:t xml:space="preserve"> </w:t>
        </w:r>
      </w:ins>
      <w:r w:rsidRPr="00E65A5F">
        <w:t xml:space="preserve">and their contribution to the success of urbanized species </w:t>
      </w:r>
      <w:del w:id="44" w:author="Alex Popescu" w:date="2024-09-26T21:09:00Z" w16du:dateUtc="2024-09-27T01:09:00Z">
        <w:r w:rsidRPr="0019114E">
          <w:delText>are underexplored.</w:delText>
        </w:r>
      </w:del>
      <w:ins w:id="45" w:author="Alex Popescu" w:date="2024-09-26T21:09:00Z" w16du:dateUtc="2024-09-27T01:09:00Z">
        <w:r w:rsidR="00452983" w:rsidRPr="00E65A5F">
          <w:t xml:space="preserve">remains comparatively </w:t>
        </w:r>
        <w:r w:rsidRPr="00E65A5F">
          <w:t>under</w:t>
        </w:r>
        <w:r w:rsidR="009A6B47" w:rsidRPr="00E65A5F">
          <w:t>studied</w:t>
        </w:r>
        <w:r w:rsidRPr="00E65A5F">
          <w:t>.</w:t>
        </w:r>
      </w:ins>
      <w:r w:rsidR="00452983" w:rsidRPr="00E65A5F">
        <w:t xml:space="preserve"> </w:t>
      </w:r>
      <w:r w:rsidRPr="00E65A5F">
        <w:t>Sentinel behavio</w:t>
      </w:r>
      <w:r w:rsidR="008F444E" w:rsidRPr="00E65A5F">
        <w:t>u</w:t>
      </w:r>
      <w:r w:rsidRPr="00E65A5F">
        <w:t xml:space="preserve">r is </w:t>
      </w:r>
      <w:del w:id="46" w:author="Alex Popescu" w:date="2024-09-26T21:09:00Z" w16du:dateUtc="2024-09-27T01:09:00Z">
        <w:r w:rsidRPr="0019114E">
          <w:delText>one</w:delText>
        </w:r>
      </w:del>
      <w:ins w:id="47" w:author="Alex Popescu" w:date="2024-09-26T21:09:00Z" w16du:dateUtc="2024-09-27T01:09:00Z">
        <w:r w:rsidR="009A6B47" w:rsidRPr="00E65A5F">
          <w:t>a</w:t>
        </w:r>
      </w:ins>
      <w:r w:rsidRPr="00E65A5F">
        <w:t xml:space="preserve"> social behavio</w:t>
      </w:r>
      <w:r w:rsidR="008F444E" w:rsidRPr="00E65A5F">
        <w:t>u</w:t>
      </w:r>
      <w:r w:rsidRPr="00E65A5F">
        <w:t xml:space="preserve">r that </w:t>
      </w:r>
      <w:del w:id="48" w:author="Alex Popescu" w:date="2024-09-26T21:09:00Z" w16du:dateUtc="2024-09-27T01:09:00Z">
        <w:r w:rsidRPr="0019114E">
          <w:delText>could</w:delText>
        </w:r>
      </w:del>
      <w:ins w:id="49" w:author="Alex Popescu" w:date="2024-09-26T21:09:00Z" w16du:dateUtc="2024-09-27T01:09:00Z">
        <w:r w:rsidRPr="00E65A5F">
          <w:t>c</w:t>
        </w:r>
        <w:r w:rsidR="00452983" w:rsidRPr="00E65A5F">
          <w:t>an</w:t>
        </w:r>
      </w:ins>
      <w:r w:rsidRPr="00E65A5F">
        <w:t xml:space="preserve"> increase </w:t>
      </w:r>
      <w:del w:id="50" w:author="Alex Popescu" w:date="2024-09-26T21:09:00Z" w16du:dateUtc="2024-09-27T01:09:00Z">
        <w:r w:rsidRPr="0019114E">
          <w:delText>the</w:delText>
        </w:r>
      </w:del>
      <w:ins w:id="51" w:author="Alex Popescu" w:date="2024-09-26T21:09:00Z" w16du:dateUtc="2024-09-27T01:09:00Z">
        <w:r w:rsidR="009A6B47" w:rsidRPr="00E65A5F">
          <w:t>a species'</w:t>
        </w:r>
      </w:ins>
      <w:r w:rsidR="009A6B47" w:rsidRPr="00E65A5F">
        <w:t xml:space="preserve"> survival </w:t>
      </w:r>
      <w:del w:id="52" w:author="Alex Popescu" w:date="2024-09-26T21:09:00Z" w16du:dateUtc="2024-09-27T01:09:00Z">
        <w:r w:rsidRPr="0019114E">
          <w:delText>of group members. Using</w:delText>
        </w:r>
      </w:del>
      <w:ins w:id="53" w:author="Alex Popescu" w:date="2024-09-26T21:09:00Z" w16du:dateUtc="2024-09-27T01:09:00Z">
        <w:r w:rsidR="009A6B47" w:rsidRPr="00E65A5F">
          <w:t>and foraging efficiency</w:t>
        </w:r>
        <w:r w:rsidR="00452983" w:rsidRPr="00E65A5F">
          <w:t>, and its use in American crows could contribute to their success in urban areas</w:t>
        </w:r>
        <w:r w:rsidRPr="00E65A5F">
          <w:t>.</w:t>
        </w:r>
        <w:r w:rsidR="00452983" w:rsidRPr="00E65A5F">
          <w:t xml:space="preserve"> To determine how urbanization can affect sentinel behaviour, I performed</w:t>
        </w:r>
      </w:ins>
      <w:r w:rsidR="00452983" w:rsidRPr="00E65A5F">
        <w:t xml:space="preserve"> a scoping review </w:t>
      </w:r>
      <w:del w:id="54" w:author="Alex Popescu" w:date="2024-09-26T21:09:00Z" w16du:dateUtc="2024-09-27T01:09:00Z">
        <w:r w:rsidRPr="0019114E">
          <w:delText>approach, several</w:delText>
        </w:r>
      </w:del>
      <w:ins w:id="55" w:author="Alex Popescu" w:date="2024-09-26T21:09:00Z" w16du:dateUtc="2024-09-27T01:09:00Z">
        <w:r w:rsidR="00452983" w:rsidRPr="00E65A5F">
          <w:t>to identify</w:t>
        </w:r>
      </w:ins>
      <w:r w:rsidR="00452983" w:rsidRPr="00E65A5F">
        <w:t xml:space="preserve"> </w:t>
      </w:r>
      <w:r w:rsidRPr="00E65A5F">
        <w:t xml:space="preserve">intrinsic (or internal, e.g. sex or body mass) and extrinsic (or external, e.g. predation risk or anthropogenic noise) factors that can alter </w:t>
      </w:r>
      <w:del w:id="56" w:author="Alex Popescu" w:date="2024-09-26T21:09:00Z" w16du:dateUtc="2024-09-27T01:09:00Z">
        <w:r w:rsidRPr="0019114E">
          <w:delText xml:space="preserve">the sentinel behaviour of mammal and avian species were identified. Factors that alter </w:delText>
        </w:r>
      </w:del>
      <w:r w:rsidR="009A6B47" w:rsidRPr="00E65A5F">
        <w:t xml:space="preserve">an individual’s </w:t>
      </w:r>
      <w:del w:id="57" w:author="Alex Popescu" w:date="2024-09-26T21:09:00Z" w16du:dateUtc="2024-09-27T01:09:00Z">
        <w:r w:rsidRPr="0019114E">
          <w:delText>energetic resources can greatly affect an individual’s ability</w:delText>
        </w:r>
      </w:del>
      <w:ins w:id="58" w:author="Alex Popescu" w:date="2024-09-26T21:09:00Z" w16du:dateUtc="2024-09-27T01:09:00Z">
        <w:r w:rsidR="009A6B47" w:rsidRPr="00E65A5F">
          <w:t>decision</w:t>
        </w:r>
      </w:ins>
      <w:r w:rsidR="009A6B47" w:rsidRPr="00E65A5F">
        <w:t xml:space="preserve"> to perform </w:t>
      </w:r>
      <w:r w:rsidRPr="00E65A5F">
        <w:t>sentinel behaviour</w:t>
      </w:r>
      <w:del w:id="59" w:author="Alex Popescu" w:date="2024-09-26T21:09:00Z" w16du:dateUtc="2024-09-27T01:09:00Z">
        <w:r w:rsidRPr="0019114E">
          <w:delText xml:space="preserve">, and factors that </w:delText>
        </w:r>
      </w:del>
      <w:ins w:id="60" w:author="Alex Popescu" w:date="2024-09-26T21:09:00Z" w16du:dateUtc="2024-09-27T01:09:00Z">
        <w:r w:rsidRPr="00E65A5F">
          <w:t>.</w:t>
        </w:r>
        <w:r w:rsidR="00452983" w:rsidRPr="00E65A5F">
          <w:t xml:space="preserve"> I found that</w:t>
        </w:r>
        <w:r w:rsidRPr="00E65A5F">
          <w:t xml:space="preserve"> </w:t>
        </w:r>
        <w:r w:rsidR="00452983" w:rsidRPr="00E65A5F">
          <w:t>i</w:t>
        </w:r>
        <w:r w:rsidR="009A6B47" w:rsidRPr="00E65A5F">
          <w:t xml:space="preserve">ncreased energetic availability, such as greater body mass or satiation, </w:t>
        </w:r>
        <w:r w:rsidR="00E65A5F" w:rsidRPr="00E65A5F">
          <w:t>and</w:t>
        </w:r>
        <w:r w:rsidR="009A6B47" w:rsidRPr="00E65A5F">
          <w:t xml:space="preserve"> risk</w:t>
        </w:r>
        <w:r w:rsidR="00E65A5F" w:rsidRPr="00E65A5F">
          <w:t xml:space="preserve"> led to an </w:t>
        </w:r>
      </w:ins>
      <w:r w:rsidR="00E65A5F" w:rsidRPr="00E65A5F">
        <w:t>incr</w:t>
      </w:r>
      <w:r w:rsidR="009A6B47" w:rsidRPr="00E65A5F">
        <w:t xml:space="preserve">ease </w:t>
      </w:r>
      <w:del w:id="61" w:author="Alex Popescu" w:date="2024-09-26T21:09:00Z" w16du:dateUtc="2024-09-27T01:09:00Z">
        <w:r w:rsidRPr="0019114E">
          <w:delText>risk to the individual will increase an individual’s propensity</w:delText>
        </w:r>
      </w:del>
      <w:ins w:id="62" w:author="Alex Popescu" w:date="2024-09-26T21:09:00Z" w16du:dateUtc="2024-09-27T01:09:00Z">
        <w:r w:rsidR="009A6B47" w:rsidRPr="00E65A5F">
          <w:t>in sentinel behaviour</w:t>
        </w:r>
        <w:r w:rsidR="00E65A5F" w:rsidRPr="00E65A5F">
          <w:t xml:space="preserve">. </w:t>
        </w:r>
        <w:r w:rsidR="009A6B47" w:rsidRPr="00E65A5F">
          <w:t>I then sought</w:t>
        </w:r>
      </w:ins>
      <w:r w:rsidR="009A6B47" w:rsidRPr="00E65A5F">
        <w:t xml:space="preserve"> to </w:t>
      </w:r>
      <w:del w:id="63" w:author="Alex Popescu" w:date="2024-09-26T21:09:00Z" w16du:dateUtc="2024-09-27T01:09:00Z">
        <w:r w:rsidRPr="0019114E">
          <w:delText>perform the behaviour.</w:delText>
        </w:r>
      </w:del>
      <w:ins w:id="64" w:author="Alex Popescu" w:date="2024-09-26T21:09:00Z" w16du:dateUtc="2024-09-27T01:09:00Z">
        <w:r w:rsidR="009A6B47" w:rsidRPr="00E65A5F">
          <w:t xml:space="preserve">determine if </w:t>
        </w:r>
        <w:r w:rsidR="00E65A5F" w:rsidRPr="00E65A5F">
          <w:t xml:space="preserve">American crow </w:t>
        </w:r>
        <w:r w:rsidR="009A6B47" w:rsidRPr="00E65A5F">
          <w:t>foragers altered their reliance on a sentinel’s coverage when foraging in different urban areas.</w:t>
        </w:r>
      </w:ins>
      <w:r w:rsidR="009A6B47" w:rsidRPr="00E65A5F">
        <w:t xml:space="preserve"> </w:t>
      </w:r>
      <w:r w:rsidR="00A44CC2" w:rsidRPr="00E65A5F">
        <w:t xml:space="preserve">During </w:t>
      </w:r>
      <w:ins w:id="65" w:author="Alex Popescu" w:date="2024-09-26T21:09:00Z" w16du:dateUtc="2024-09-27T01:09:00Z">
        <w:r w:rsidR="00A44CC2" w:rsidRPr="00E65A5F">
          <w:t xml:space="preserve">the </w:t>
        </w:r>
      </w:ins>
      <w:r w:rsidR="00A44CC2" w:rsidRPr="00E65A5F">
        <w:t xml:space="preserve">summer </w:t>
      </w:r>
      <w:ins w:id="66" w:author="Alex Popescu" w:date="2024-09-26T21:09:00Z" w16du:dateUtc="2024-09-27T01:09:00Z">
        <w:r w:rsidR="00A44CC2" w:rsidRPr="00E65A5F">
          <w:t xml:space="preserve">of </w:t>
        </w:r>
      </w:ins>
      <w:r w:rsidR="00A44CC2" w:rsidRPr="00E65A5F">
        <w:t xml:space="preserve">2022, </w:t>
      </w:r>
      <w:r w:rsidRPr="00E65A5F">
        <w:t xml:space="preserve">I </w:t>
      </w:r>
      <w:del w:id="67" w:author="Alex Popescu" w:date="2024-09-26T21:09:00Z" w16du:dateUtc="2024-09-27T01:09:00Z">
        <w:r w:rsidRPr="0019114E">
          <w:delText xml:space="preserve">conducted an observational study </w:delText>
        </w:r>
      </w:del>
      <w:ins w:id="68" w:author="Alex Popescu" w:date="2024-09-26T21:09:00Z" w16du:dateUtc="2024-09-27T01:09:00Z">
        <w:r w:rsidR="00A44CC2" w:rsidRPr="00E65A5F">
          <w:t xml:space="preserve">observed the foraging behaviour </w:t>
        </w:r>
      </w:ins>
      <w:r w:rsidR="00A44CC2" w:rsidRPr="00E65A5F">
        <w:t xml:space="preserve">of American </w:t>
      </w:r>
      <w:del w:id="69" w:author="Alex Popescu" w:date="2024-09-26T21:09:00Z" w16du:dateUtc="2024-09-27T01:09:00Z">
        <w:r w:rsidR="0004059D" w:rsidRPr="0019114E">
          <w:delText>c</w:delText>
        </w:r>
        <w:r w:rsidRPr="0019114E">
          <w:delText>row sentinel behavio</w:delText>
        </w:r>
        <w:r w:rsidR="008F444E" w:rsidRPr="0019114E">
          <w:delText>u</w:delText>
        </w:r>
        <w:r w:rsidRPr="0019114E">
          <w:delText xml:space="preserve">r in St. Catharines, Ontario. I recorded foraging behaviours in green and commercial areas as well as </w:delText>
        </w:r>
      </w:del>
      <w:ins w:id="70" w:author="Alex Popescu" w:date="2024-09-26T21:09:00Z" w16du:dateUtc="2024-09-27T01:09:00Z">
        <w:r w:rsidR="00A44CC2" w:rsidRPr="00E65A5F">
          <w:t xml:space="preserve">crows </w:t>
        </w:r>
      </w:ins>
      <w:r w:rsidR="00A44CC2" w:rsidRPr="00E65A5F">
        <w:t xml:space="preserve">in the presence and absence of a sentinel and </w:t>
      </w:r>
      <w:ins w:id="71" w:author="Alex Popescu" w:date="2024-09-26T21:09:00Z" w16du:dateUtc="2024-09-27T01:09:00Z">
        <w:r w:rsidR="00A44CC2" w:rsidRPr="00E65A5F">
          <w:t xml:space="preserve">the green and commercial areas of St. Catharines. </w:t>
        </w:r>
        <w:r w:rsidR="006458CE" w:rsidRPr="00E65A5F">
          <w:t>I</w:t>
        </w:r>
        <w:r w:rsidRPr="00E65A5F">
          <w:t xml:space="preserve"> </w:t>
        </w:r>
      </w:ins>
      <w:r w:rsidRPr="00E65A5F">
        <w:t xml:space="preserve">found that American crows </w:t>
      </w:r>
      <w:del w:id="72" w:author="Alex Popescu" w:date="2024-09-26T21:09:00Z" w16du:dateUtc="2024-09-27T01:09:00Z">
        <w:r w:rsidRPr="0019114E">
          <w:delText>alter</w:delText>
        </w:r>
      </w:del>
      <w:ins w:id="73" w:author="Alex Popescu" w:date="2024-09-26T21:09:00Z" w16du:dateUtc="2024-09-27T01:09:00Z">
        <w:r w:rsidR="006458CE" w:rsidRPr="00E65A5F">
          <w:t>altered</w:t>
        </w:r>
      </w:ins>
      <w:r w:rsidRPr="00E65A5F">
        <w:t xml:space="preserve"> their social foraging behaviour in different </w:t>
      </w:r>
      <w:r w:rsidR="00A44CC2" w:rsidRPr="00E65A5F">
        <w:t xml:space="preserve">urban </w:t>
      </w:r>
      <w:del w:id="74" w:author="Alex Popescu" w:date="2024-09-26T21:09:00Z" w16du:dateUtc="2024-09-27T01:09:00Z">
        <w:r w:rsidRPr="0019114E">
          <w:delText>microenvironments</w:delText>
        </w:r>
      </w:del>
      <w:ins w:id="75" w:author="Alex Popescu" w:date="2024-09-26T21:09:00Z" w16du:dateUtc="2024-09-27T01:09:00Z">
        <w:r w:rsidR="00A44CC2" w:rsidRPr="00E65A5F">
          <w:t>environments</w:t>
        </w:r>
      </w:ins>
      <w:r w:rsidR="00A44CC2" w:rsidRPr="00E65A5F">
        <w:t xml:space="preserve"> but </w:t>
      </w:r>
      <w:del w:id="76" w:author="Alex Popescu" w:date="2024-09-26T21:09:00Z" w16du:dateUtc="2024-09-27T01:09:00Z">
        <w:r w:rsidR="00ED71CF" w:rsidRPr="0019114E">
          <w:delText>had</w:delText>
        </w:r>
      </w:del>
      <w:ins w:id="77" w:author="Alex Popescu" w:date="2024-09-26T21:09:00Z" w16du:dateUtc="2024-09-27T01:09:00Z">
        <w:r w:rsidR="00A44CC2" w:rsidRPr="00E65A5F">
          <w:t>made</w:t>
        </w:r>
      </w:ins>
      <w:r w:rsidR="00A44CC2" w:rsidRPr="00E65A5F">
        <w:t xml:space="preserve"> </w:t>
      </w:r>
      <w:r w:rsidR="00ED71CF" w:rsidRPr="00E65A5F">
        <w:t xml:space="preserve">fewer significant changes in response to the presence of a sentinel. </w:t>
      </w:r>
      <w:del w:id="78" w:author="Alex Popescu" w:date="2024-09-26T21:09:00Z" w16du:dateUtc="2024-09-27T01:09:00Z">
        <w:r w:rsidRPr="0019114E">
          <w:delText>A</w:delText>
        </w:r>
      </w:del>
      <w:ins w:id="79" w:author="Alex Popescu" w:date="2024-09-26T21:09:00Z" w16du:dateUtc="2024-09-27T01:09:00Z">
        <w:r w:rsidR="00A44CC2" w:rsidRPr="00E65A5F">
          <w:t>I found a</w:t>
        </w:r>
      </w:ins>
      <w:r w:rsidR="00A44CC2" w:rsidRPr="00E65A5F">
        <w:t xml:space="preserve"> s</w:t>
      </w:r>
      <w:r w:rsidRPr="00E65A5F">
        <w:t>ignificant interaction between sentinel presence and generalized environmen</w:t>
      </w:r>
      <w:r w:rsidR="00AA56BD" w:rsidRPr="00E65A5F">
        <w:t xml:space="preserve">t </w:t>
      </w:r>
      <w:del w:id="80" w:author="Alex Popescu" w:date="2024-09-26T21:09:00Z" w16du:dateUtc="2024-09-27T01:09:00Z">
        <w:r w:rsidRPr="0019114E">
          <w:delText>was observed, reinforcing</w:delText>
        </w:r>
      </w:del>
      <w:ins w:id="81" w:author="Alex Popescu" w:date="2024-09-26T21:09:00Z" w16du:dateUtc="2024-09-27T01:09:00Z">
        <w:r w:rsidR="00AA56BD" w:rsidRPr="00E65A5F">
          <w:t>on</w:t>
        </w:r>
      </w:ins>
      <w:r w:rsidR="00AA56BD" w:rsidRPr="00E65A5F">
        <w:t xml:space="preserve"> the </w:t>
      </w:r>
      <w:del w:id="82" w:author="Alex Popescu" w:date="2024-09-26T21:09:00Z" w16du:dateUtc="2024-09-27T01:09:00Z">
        <w:r w:rsidRPr="0019114E">
          <w:delText xml:space="preserve">need to </w:delText>
        </w:r>
      </w:del>
      <w:ins w:id="83" w:author="Alex Popescu" w:date="2024-09-26T21:09:00Z" w16du:dateUtc="2024-09-27T01:09:00Z">
        <w:r w:rsidR="006458CE" w:rsidRPr="00E65A5F">
          <w:t>behaviour of forager</w:t>
        </w:r>
        <w:r w:rsidR="00A44CC2" w:rsidRPr="00E65A5F">
          <w:t>s, suggesting increased reliance on the sentinel when sentinel behaviour is most effective</w:t>
        </w:r>
        <w:r w:rsidR="00E65A5F" w:rsidRPr="00E65A5F">
          <w:t>: in green spaces</w:t>
        </w:r>
        <w:r w:rsidR="00AA56BD" w:rsidRPr="00E65A5F">
          <w:t>.</w:t>
        </w:r>
        <w:r w:rsidRPr="00E65A5F">
          <w:t xml:space="preserve"> My findings highlight </w:t>
        </w:r>
        <w:r w:rsidR="00AA56BD" w:rsidRPr="00E65A5F">
          <w:t xml:space="preserve">the need to </w:t>
        </w:r>
      </w:ins>
      <w:r w:rsidR="00AA56BD" w:rsidRPr="00E65A5F">
        <w:t>consider</w:t>
      </w:r>
      <w:r w:rsidR="006458CE" w:rsidRPr="00E65A5F">
        <w:t xml:space="preserve"> </w:t>
      </w:r>
      <w:del w:id="84" w:author="Alex Popescu" w:date="2024-09-26T21:09:00Z" w16du:dateUtc="2024-09-27T01:09:00Z">
        <w:r w:rsidRPr="0019114E">
          <w:delText xml:space="preserve">both </w:delText>
        </w:r>
      </w:del>
      <w:r w:rsidR="00AA56BD" w:rsidRPr="00E65A5F">
        <w:t xml:space="preserve">intrinsic and extrinsic </w:t>
      </w:r>
      <w:del w:id="85" w:author="Alex Popescu" w:date="2024-09-26T21:09:00Z" w16du:dateUtc="2024-09-27T01:09:00Z">
        <w:r w:rsidRPr="0019114E">
          <w:delText>motivators</w:delText>
        </w:r>
      </w:del>
      <w:ins w:id="86" w:author="Alex Popescu" w:date="2024-09-26T21:09:00Z" w16du:dateUtc="2024-09-27T01:09:00Z">
        <w:r w:rsidR="00AA56BD" w:rsidRPr="00E65A5F">
          <w:t>factor</w:t>
        </w:r>
        <w:r w:rsidR="006458CE" w:rsidRPr="00E65A5F">
          <w:t>s and their</w:t>
        </w:r>
        <w:r w:rsidR="00AA56BD" w:rsidRPr="00E65A5F">
          <w:t xml:space="preserve"> interact</w:t>
        </w:r>
        <w:r w:rsidR="006458CE" w:rsidRPr="00E65A5F">
          <w:t>ion</w:t>
        </w:r>
      </w:ins>
      <w:r w:rsidR="00AA56BD" w:rsidRPr="00E65A5F">
        <w:t xml:space="preserve"> when studying social behaviours</w:t>
      </w:r>
      <w:r w:rsidRPr="00E65A5F">
        <w:t xml:space="preserve">. </w:t>
      </w:r>
      <w:del w:id="87" w:author="Alex Popescu" w:date="2024-09-26T21:09:00Z" w16du:dateUtc="2024-09-27T01:09:00Z">
        <w:r w:rsidRPr="0019114E">
          <w:delText xml:space="preserve">My findings highlight the need to continue studying the effects of urbanization on social behaviours. </w:delText>
        </w:r>
      </w:del>
      <w:r w:rsidRPr="00E65A5F">
        <w:t xml:space="preserve">By </w:t>
      </w:r>
      <w:del w:id="88" w:author="Alex Popescu" w:date="2024-09-26T21:09:00Z" w16du:dateUtc="2024-09-27T01:09:00Z">
        <w:r w:rsidRPr="0019114E">
          <w:delText>considering both intrinsic and extrinsic effects on sentinel behaviour</w:delText>
        </w:r>
      </w:del>
      <w:ins w:id="89" w:author="Alex Popescu" w:date="2024-09-26T21:09:00Z" w16du:dateUtc="2024-09-27T01:09:00Z">
        <w:r w:rsidR="00AA56BD" w:rsidRPr="00E65A5F">
          <w:t>doing so</w:t>
        </w:r>
      </w:ins>
      <w:r w:rsidR="00AA56BD" w:rsidRPr="00E65A5F">
        <w:t>,</w:t>
      </w:r>
      <w:r w:rsidRPr="00E65A5F">
        <w:t xml:space="preserve"> future studies could unearth the complex mechanisms behind the evolution of social behaviours and help predict how they could change in an ever-urbanizing future.</w:t>
      </w:r>
    </w:p>
    <w:p w14:paraId="40E61E3E" w14:textId="78958508" w:rsidR="000F4B68" w:rsidRPr="0019114E" w:rsidRDefault="000F4B68" w:rsidP="000F4B68">
      <w:pPr>
        <w:pStyle w:val="SectionText"/>
        <w:pPrChange w:id="90" w:author="Alex Popescu" w:date="2024-09-26T21:09:00Z" w16du:dateUtc="2024-09-27T01:09:00Z">
          <w:pPr>
            <w:pStyle w:val="SectionText0"/>
          </w:pPr>
        </w:pPrChange>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91" w:name="_Toc162204947"/>
      <w:bookmarkStart w:id="92" w:name="_Toc178277208"/>
      <w:bookmarkStart w:id="93" w:name="_Toc174089102"/>
      <w:r w:rsidRPr="0019114E">
        <w:rPr>
          <w:noProof w:val="0"/>
        </w:rPr>
        <w:t>Acknowledgements</w:t>
      </w:r>
      <w:bookmarkEnd w:id="91"/>
      <w:bookmarkEnd w:id="92"/>
      <w:bookmarkEnd w:id="93"/>
    </w:p>
    <w:p w14:paraId="3C3C7941" w14:textId="435C6D3A" w:rsidR="001668EA" w:rsidRPr="0019114E" w:rsidRDefault="0033662F" w:rsidP="0002591E">
      <w:pPr>
        <w:pStyle w:val="SectionText0"/>
        <w:spacing w:line="480" w:lineRule="auto"/>
      </w:pPr>
      <w:del w:id="94" w:author="Alex Popescu" w:date="2024-09-26T21:09:00Z" w16du:dateUtc="2024-09-27T01:09:00Z">
        <w:r w:rsidRPr="0019114E">
          <w:delText>I’d like</w:delText>
        </w:r>
      </w:del>
      <w:ins w:id="95" w:author="Alex Popescu" w:date="2024-09-26T21:09:00Z" w16du:dateUtc="2024-09-27T01:09:00Z">
        <w:r w:rsidRPr="0019114E">
          <w:t>I</w:t>
        </w:r>
        <w:r w:rsidR="006458CE">
          <w:t xml:space="preserve"> want</w:t>
        </w:r>
      </w:ins>
      <w:r w:rsidR="006458CE">
        <w:t xml:space="preserve"> </w:t>
      </w:r>
      <w:r w:rsidRPr="0019114E">
        <w:t xml:space="preserve">to thank Dr. Kiyoko Gotanda for taking me on as a graduate student </w:t>
      </w:r>
      <w:del w:id="96" w:author="Alex Popescu" w:date="2024-09-26T21:09:00Z" w16du:dateUtc="2024-09-27T01:09:00Z">
        <w:r w:rsidRPr="0019114E">
          <w:delText>in the middle of</w:delText>
        </w:r>
      </w:del>
      <w:ins w:id="97" w:author="Alex Popescu" w:date="2024-09-26T21:09:00Z" w16du:dateUtc="2024-09-27T01:09:00Z">
        <w:r w:rsidR="006458CE">
          <w:t>during</w:t>
        </w:r>
      </w:ins>
      <w:r w:rsidRPr="0019114E">
        <w:t xml:space="preserve">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1D8AFB73" w:rsidR="001668EA" w:rsidRPr="0019114E" w:rsidRDefault="001668EA" w:rsidP="0002591E">
      <w:pPr>
        <w:pStyle w:val="SectionText"/>
        <w:spacing w:line="480" w:lineRule="auto"/>
        <w:pPrChange w:id="98" w:author="Alex Popescu" w:date="2024-09-26T21:09:00Z" w16du:dateUtc="2024-09-27T01:09:00Z">
          <w:pPr>
            <w:pStyle w:val="SectionText0"/>
            <w:spacing w:line="480" w:lineRule="auto"/>
          </w:pPr>
        </w:pPrChange>
      </w:pPr>
      <w:r w:rsidRPr="0019114E">
        <w:t>Next</w:t>
      </w:r>
      <w:r w:rsidR="00B63DFB" w:rsidRPr="0019114E">
        <w:t>,</w:t>
      </w:r>
      <w:r w:rsidRPr="0019114E">
        <w:t xml:space="preserve"> I would like to thank my other committee members</w:t>
      </w:r>
      <w:ins w:id="99" w:author="Alex Popescu" w:date="2024-09-26T21:09:00Z" w16du:dateUtc="2024-09-27T01:09:00Z">
        <w:r w:rsidR="006458CE">
          <w:t>,</w:t>
        </w:r>
      </w:ins>
      <w:r w:rsidRPr="0019114E">
        <w:t xml:space="preserve"> Dr. Liette Vasseur and Dr. Anne Clark</w:t>
      </w:r>
      <w:ins w:id="100" w:author="Alex Popescu" w:date="2024-09-26T21:09:00Z" w16du:dateUtc="2024-09-27T01:09:00Z">
        <w:r w:rsidR="006458CE">
          <w:t>,</w:t>
        </w:r>
      </w:ins>
      <w:r w:rsidRPr="0019114E">
        <w:t xml:space="preserve"> for their wealth of knowledge and the guidance they have given me throughout my thesis.</w:t>
      </w:r>
    </w:p>
    <w:p w14:paraId="4AB757A6" w14:textId="6FFAAB73" w:rsidR="003C73D2" w:rsidRPr="0019114E" w:rsidRDefault="003C73D2" w:rsidP="0002591E">
      <w:pPr>
        <w:pStyle w:val="SectionText"/>
        <w:spacing w:line="480" w:lineRule="auto"/>
        <w:pPrChange w:id="101" w:author="Alex Popescu" w:date="2024-09-26T21:09:00Z" w16du:dateUtc="2024-09-27T01:09:00Z">
          <w:pPr>
            <w:pStyle w:val="SectionText0"/>
            <w:spacing w:line="480" w:lineRule="auto"/>
          </w:pPr>
        </w:pPrChange>
      </w:pPr>
      <w:r w:rsidRPr="0019114E">
        <w:t xml:space="preserve">My fellow </w:t>
      </w:r>
      <w:r w:rsidR="006458CE">
        <w:t>lab</w:t>
      </w:r>
      <w:del w:id="102" w:author="Alex Popescu" w:date="2024-09-26T21:09:00Z" w16du:dateUtc="2024-09-27T01:09:00Z">
        <w:r w:rsidRPr="0019114E">
          <w:delText>-</w:delText>
        </w:r>
      </w:del>
      <w:ins w:id="103" w:author="Alex Popescu" w:date="2024-09-26T21:09:00Z" w16du:dateUtc="2024-09-27T01:09:00Z">
        <w:r w:rsidR="006458CE">
          <w:t xml:space="preserve"> </w:t>
        </w:r>
      </w:ins>
      <w:r w:rsidR="006458CE">
        <w:t>members</w:t>
      </w:r>
      <w:r w:rsidRPr="0019114E">
        <w:t xml:space="preserve">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w:t>
      </w:r>
      <w:del w:id="104" w:author="Alex Popescu" w:date="2024-09-26T21:09:00Z" w16du:dateUtc="2024-09-27T01:09:00Z">
        <w:r w:rsidR="000F2B9F" w:rsidRPr="0019114E">
          <w:delText>I thank</w:delText>
        </w:r>
      </w:del>
      <w:ins w:id="105" w:author="Alex Popescu" w:date="2024-09-26T21:09:00Z" w16du:dateUtc="2024-09-27T01:09:00Z">
        <w:r w:rsidR="006458CE">
          <w:t>Thank</w:t>
        </w:r>
      </w:ins>
      <w:r w:rsidR="000F2B9F" w:rsidRPr="0019114E">
        <w:t xml:space="preserve"> you </w:t>
      </w:r>
      <w:ins w:id="106" w:author="Alex Popescu" w:date="2024-09-26T21:09:00Z" w16du:dateUtc="2024-09-27T01:09:00Z">
        <w:r w:rsidR="006458CE">
          <w:t xml:space="preserve">to </w:t>
        </w:r>
      </w:ins>
      <w:r w:rsidR="006458CE">
        <w:t>all</w:t>
      </w:r>
      <w:del w:id="107" w:author="Alex Popescu" w:date="2024-09-26T21:09:00Z" w16du:dateUtc="2024-09-27T01:09:00Z">
        <w:r w:rsidR="000F2B9F" w:rsidRPr="0019114E">
          <w:delText>,</w:delText>
        </w:r>
      </w:del>
      <w:r w:rsidR="006458CE">
        <w:t xml:space="preserve"> the </w:t>
      </w:r>
      <w:del w:id="108" w:author="Alex Popescu" w:date="2024-09-26T21:09:00Z" w16du:dateUtc="2024-09-27T01:09:00Z">
        <w:r w:rsidR="000F2B9F" w:rsidRPr="0019114E">
          <w:delText>graduate students in the department</w:delText>
        </w:r>
      </w:del>
      <w:ins w:id="109" w:author="Alex Popescu" w:date="2024-09-26T21:09:00Z" w16du:dateUtc="2024-09-27T01:09:00Z">
        <w:r w:rsidR="006458CE">
          <w:t>Department</w:t>
        </w:r>
      </w:ins>
      <w:r w:rsidR="006458CE">
        <w:t xml:space="preserve"> of Biological Sciences </w:t>
      </w:r>
      <w:ins w:id="110" w:author="Alex Popescu" w:date="2024-09-26T21:09:00Z" w16du:dateUtc="2024-09-27T01:09:00Z">
        <w:r w:rsidR="006458CE">
          <w:t xml:space="preserve">graduate students </w:t>
        </w:r>
      </w:ins>
      <w:r w:rsidR="006458CE">
        <w:t xml:space="preserve">for </w:t>
      </w:r>
      <w:del w:id="111" w:author="Alex Popescu" w:date="2024-09-26T21:09:00Z" w16du:dateUtc="2024-09-27T01:09:00Z">
        <w:r w:rsidR="000F2B9F" w:rsidRPr="0019114E">
          <w:delText>the unforgettable</w:delText>
        </w:r>
      </w:del>
      <w:ins w:id="112" w:author="Alex Popescu" w:date="2024-09-26T21:09:00Z" w16du:dateUtc="2024-09-27T01:09:00Z">
        <w:r w:rsidR="006458CE">
          <w:t>making my</w:t>
        </w:r>
      </w:ins>
      <w:r w:rsidR="000F2B9F" w:rsidRPr="0019114E">
        <w:t xml:space="preserve"> time at Brock University</w:t>
      </w:r>
      <w:ins w:id="113" w:author="Alex Popescu" w:date="2024-09-26T21:09:00Z" w16du:dateUtc="2024-09-27T01:09:00Z">
        <w:r w:rsidR="006458CE">
          <w:t xml:space="preserve"> unforgettable</w:t>
        </w:r>
      </w:ins>
      <w:r w:rsidR="000F2B9F" w:rsidRPr="0019114E">
        <w:t>.</w:t>
      </w:r>
    </w:p>
    <w:p w14:paraId="58128647" w14:textId="57CB4063" w:rsidR="003C73D2" w:rsidRPr="0019114E" w:rsidRDefault="003C73D2" w:rsidP="0002591E">
      <w:pPr>
        <w:pStyle w:val="SectionText"/>
        <w:spacing w:line="480" w:lineRule="auto"/>
        <w:pPrChange w:id="114" w:author="Alex Popescu" w:date="2024-09-26T21:09:00Z" w16du:dateUtc="2024-09-27T01:09:00Z">
          <w:pPr>
            <w:pStyle w:val="SectionText0"/>
            <w:spacing w:line="480" w:lineRule="auto"/>
          </w:pPr>
        </w:pPrChange>
      </w:pPr>
      <w:r w:rsidRPr="0019114E">
        <w:t xml:space="preserve">My family and friends have always been </w:t>
      </w:r>
      <w:del w:id="115" w:author="Alex Popescu" w:date="2024-09-26T21:09:00Z" w16du:dateUtc="2024-09-27T01:09:00Z">
        <w:r w:rsidRPr="0019114E">
          <w:delText>at my side,</w:delText>
        </w:r>
      </w:del>
      <w:ins w:id="116" w:author="Alex Popescu" w:date="2024-09-26T21:09:00Z" w16du:dateUtc="2024-09-27T01:09:00Z">
        <w:r w:rsidR="006458CE">
          <w:t>there for me</w:t>
        </w:r>
      </w:ins>
      <w:r w:rsidR="006458CE">
        <w:t xml:space="preserve"> through thick and thin. From helping me move to St. Catharines</w:t>
      </w:r>
      <w:del w:id="117" w:author="Alex Popescu" w:date="2024-09-26T21:09:00Z" w16du:dateUtc="2024-09-27T01:09:00Z">
        <w:r w:rsidR="0023763D" w:rsidRPr="0019114E">
          <w:delText>,</w:delText>
        </w:r>
      </w:del>
      <w:r w:rsidR="006458CE">
        <w:t xml:space="preserve"> to being someone I could vent </w:t>
      </w:r>
      <w:proofErr w:type="gramStart"/>
      <w:r w:rsidR="006458CE">
        <w:t>to,</w:t>
      </w:r>
      <w:proofErr w:type="gramEnd"/>
      <w:r w:rsidR="006458CE">
        <w:t xml:space="preserve"> they have always been there for me. They listened in times of doubt and celebrated </w:t>
      </w:r>
      <w:del w:id="118" w:author="Alex Popescu" w:date="2024-09-26T21:09:00Z" w16du:dateUtc="2024-09-27T01:09:00Z">
        <w:r w:rsidR="0023763D" w:rsidRPr="0019114E">
          <w:delText xml:space="preserve">with me </w:delText>
        </w:r>
      </w:del>
      <w:r w:rsidR="006458CE">
        <w:t>my accomplishments</w:t>
      </w:r>
      <w:ins w:id="119" w:author="Alex Popescu" w:date="2024-09-26T21:09:00Z" w16du:dateUtc="2024-09-27T01:09:00Z">
        <w:r w:rsidR="006458CE">
          <w:t xml:space="preserve"> with me</w:t>
        </w:r>
      </w:ins>
      <w:r w:rsidR="0023763D" w:rsidRPr="0019114E">
        <w:t xml:space="preserve">. My parents’ continued desire to see me improve </w:t>
      </w:r>
      <w:r w:rsidR="009B1137" w:rsidRPr="0019114E">
        <w:t>is</w:t>
      </w:r>
      <w:r w:rsidR="0023763D" w:rsidRPr="0019114E">
        <w:t xml:space="preserve"> </w:t>
      </w:r>
      <w:del w:id="120" w:author="Alex Popescu" w:date="2024-09-26T21:09:00Z" w16du:dateUtc="2024-09-27T01:09:00Z">
        <w:r w:rsidR="0023763D" w:rsidRPr="0019114E">
          <w:delText>the reason</w:delText>
        </w:r>
      </w:del>
      <w:ins w:id="121" w:author="Alex Popescu" w:date="2024-09-26T21:09:00Z" w16du:dateUtc="2024-09-27T01:09:00Z">
        <w:r w:rsidR="006458CE">
          <w:t>why</w:t>
        </w:r>
      </w:ins>
      <w:r w:rsidR="0023763D" w:rsidRPr="0019114E">
        <w:t xml:space="preserve"> I undertook this monumental task, and I would like to thank them for helping me achieve my full potential.</w:t>
      </w:r>
    </w:p>
    <w:p w14:paraId="715D5028" w14:textId="4DCFDA95" w:rsidR="0023763D" w:rsidRPr="0019114E" w:rsidRDefault="0023763D" w:rsidP="0002591E">
      <w:pPr>
        <w:pStyle w:val="SectionText"/>
        <w:spacing w:line="480" w:lineRule="auto"/>
        <w:pPrChange w:id="122" w:author="Alex Popescu" w:date="2024-09-26T21:09:00Z" w16du:dateUtc="2024-09-27T01:09:00Z">
          <w:pPr>
            <w:pStyle w:val="SectionText0"/>
            <w:spacing w:line="480" w:lineRule="auto"/>
          </w:pPr>
        </w:pPrChange>
      </w:pPr>
      <w:r w:rsidRPr="0019114E">
        <w:t xml:space="preserve">Lily, you came to St. Catharines with me, jumping head-first </w:t>
      </w:r>
      <w:r w:rsidR="0002591E" w:rsidRPr="0019114E">
        <w:t xml:space="preserve">with me </w:t>
      </w:r>
      <w:r w:rsidRPr="0019114E">
        <w:t xml:space="preserve">into </w:t>
      </w:r>
      <w:del w:id="123" w:author="Alex Popescu" w:date="2024-09-26T21:09:00Z" w16du:dateUtc="2024-09-27T01:09:00Z">
        <w:r w:rsidRPr="0019114E">
          <w:delText xml:space="preserve">completely </w:delText>
        </w:r>
      </w:del>
      <w:r w:rsidRPr="0019114E">
        <w:t>new experience</w:t>
      </w:r>
      <w:r w:rsidR="0002591E" w:rsidRPr="0019114E">
        <w:t>s</w:t>
      </w:r>
      <w:r w:rsidRPr="0019114E">
        <w:t>,</w:t>
      </w:r>
      <w:r w:rsidR="0002591E" w:rsidRPr="0019114E">
        <w:t xml:space="preserve"> responsibilities, and a surprising </w:t>
      </w:r>
      <w:proofErr w:type="gramStart"/>
      <w:r w:rsidR="0002591E" w:rsidRPr="0019114E">
        <w:t>amount</w:t>
      </w:r>
      <w:proofErr w:type="gramEnd"/>
      <w:r w:rsidR="0002591E" w:rsidRPr="0019114E">
        <w:t xml:space="preserve"> of dishes. We have lived through so much, and I can’t see myself living without you. Thank you so much for your incredible support and for keeping me going during the </w:t>
      </w:r>
      <w:del w:id="124" w:author="Alex Popescu" w:date="2024-09-26T21:09:00Z" w16du:dateUtc="2024-09-27T01:09:00Z">
        <w:r w:rsidR="0002591E" w:rsidRPr="0019114E">
          <w:delText>harder</w:delText>
        </w:r>
      </w:del>
      <w:ins w:id="125" w:author="Alex Popescu" w:date="2024-09-26T21:09:00Z" w16du:dateUtc="2024-09-27T01:09:00Z">
        <w:r w:rsidR="006458CE">
          <w:t>more challenging</w:t>
        </w:r>
      </w:ins>
      <w:r w:rsidR="0002591E" w:rsidRPr="0019114E">
        <w:t xml:space="preserve">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4"/>
          <w:pgSz w:w="12240" w:h="15840"/>
          <w:pgMar w:top="1440" w:right="1440" w:bottom="1440" w:left="1440" w:header="720" w:footer="720" w:gutter="0"/>
          <w:pgNumType w:fmt="upperRoman"/>
          <w:cols w:space="720"/>
          <w:docGrid w:linePitch="299"/>
        </w:sectPr>
      </w:pPr>
    </w:p>
    <w:bookmarkStart w:id="126" w:name="_Toc178277209" w:displacedByCustomXml="next"/>
    <w:bookmarkStart w:id="127" w:name="_Toc162204948" w:displacedByCustomXml="next"/>
    <w:sdt>
      <w:sdtPr>
        <w:rPr>
          <w:rFonts w:cs="Arial"/>
          <w:b w:val="0"/>
          <w:noProof w:val="0"/>
          <w:sz w:val="22"/>
          <w:szCs w:val="22"/>
        </w:rPr>
        <w:id w:val="814455963"/>
        <w:docPartObj>
          <w:docPartGallery w:val="Table of Contents"/>
          <w:docPartUnique/>
        </w:docPartObj>
      </w:sdtPr>
      <w:sdtEndPr>
        <w:rPr>
          <w:bCs/>
          <w:sz w:val="24"/>
        </w:rPr>
      </w:sdtEndPr>
      <w:sdtContent>
        <w:bookmarkStart w:id="128" w:name="_Toc174089103" w:displacedByCustomXml="prev"/>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127"/>
          <w:bookmarkEnd w:id="126"/>
          <w:bookmarkEnd w:id="128"/>
        </w:p>
        <w:p w14:paraId="3A017613" w14:textId="77777777" w:rsidR="0026046D" w:rsidRPr="0019114E" w:rsidRDefault="000E2AB0">
          <w:pPr>
            <w:pStyle w:val="TOC1"/>
            <w:tabs>
              <w:tab w:val="right" w:leader="dot" w:pos="9350"/>
            </w:tabs>
            <w:rPr>
              <w:del w:id="129" w:author="Alex Popescu" w:date="2024-09-26T21:09:00Z" w16du:dateUtc="2024-09-27T01:09:00Z"/>
              <w:rFonts w:eastAsiaTheme="minorEastAsia" w:cs="Times New Roman"/>
              <w:b w:val="0"/>
              <w:noProof/>
              <w:kern w:val="2"/>
              <w:szCs w:val="24"/>
              <w:lang w:eastAsia="en-CA"/>
              <w14:ligatures w14:val="standardContextual"/>
            </w:rPr>
          </w:pPr>
          <w:del w:id="130" w:author="Alex Popescu" w:date="2024-09-26T21:09:00Z" w16du:dateUtc="2024-09-27T01:09:00Z">
            <w:r w:rsidRPr="0019114E">
              <w:rPr>
                <w:rFonts w:cs="Times New Roman"/>
                <w:b w:val="0"/>
                <w:szCs w:val="24"/>
                <w:u w:val="single"/>
              </w:rPr>
              <w:fldChar w:fldCharType="begin"/>
            </w:r>
            <w:r w:rsidRPr="0019114E">
              <w:rPr>
                <w:rFonts w:cs="Times New Roman"/>
                <w:b w:val="0"/>
                <w:szCs w:val="24"/>
                <w:u w:val="single"/>
              </w:rPr>
              <w:delInstrText xml:space="preserve"> TOC \o "1-3" \h \z \t "Preface Title,1" </w:delInstrText>
            </w:r>
            <w:r w:rsidRPr="0019114E">
              <w:rPr>
                <w:rFonts w:cs="Times New Roman"/>
                <w:b w:val="0"/>
                <w:szCs w:val="24"/>
                <w:u w:val="single"/>
              </w:rPr>
              <w:fldChar w:fldCharType="separate"/>
            </w:r>
            <w:r w:rsidR="00000000">
              <w:fldChar w:fldCharType="begin"/>
            </w:r>
            <w:r w:rsidR="00000000">
              <w:delInstrText>HYPERLINK \l "_Toc174089100"</w:delInstrText>
            </w:r>
            <w:r w:rsidR="00000000">
              <w:fldChar w:fldCharType="separate"/>
            </w:r>
            <w:r w:rsidR="0026046D" w:rsidRPr="0019114E">
              <w:rPr>
                <w:rStyle w:val="Hyperlink"/>
                <w:rFonts w:cs="Times New Roman"/>
                <w:noProof/>
              </w:rPr>
              <w:delText>Title Page</w:delText>
            </w:r>
            <w:r w:rsidR="00000000">
              <w:rPr>
                <w:rStyle w:val="Hyperlink"/>
                <w:rFonts w:cs="Times New Roman"/>
                <w:noProof/>
              </w:rPr>
              <w:fldChar w:fldCharType="end"/>
            </w:r>
          </w:del>
        </w:p>
        <w:p w14:paraId="651B789D" w14:textId="77777777" w:rsidR="0026046D" w:rsidRPr="0019114E" w:rsidRDefault="00000000">
          <w:pPr>
            <w:pStyle w:val="TOC1"/>
            <w:tabs>
              <w:tab w:val="right" w:leader="dot" w:pos="9350"/>
            </w:tabs>
            <w:rPr>
              <w:del w:id="131" w:author="Alex Popescu" w:date="2024-09-26T21:09:00Z" w16du:dateUtc="2024-09-27T01:09:00Z"/>
              <w:rFonts w:eastAsiaTheme="minorEastAsia" w:cs="Times New Roman"/>
              <w:b w:val="0"/>
              <w:noProof/>
              <w:kern w:val="2"/>
              <w:szCs w:val="24"/>
              <w:lang w:eastAsia="en-CA"/>
              <w14:ligatures w14:val="standardContextual"/>
            </w:rPr>
          </w:pPr>
          <w:del w:id="132" w:author="Alex Popescu" w:date="2024-09-26T21:09:00Z" w16du:dateUtc="2024-09-27T01:09:00Z">
            <w:r>
              <w:fldChar w:fldCharType="begin"/>
            </w:r>
            <w:r>
              <w:delInstrText>HYPERLINK \l "_Toc174089101"</w:delInstrText>
            </w:r>
            <w:r>
              <w:fldChar w:fldCharType="separate"/>
            </w:r>
            <w:r w:rsidR="0026046D" w:rsidRPr="0019114E">
              <w:rPr>
                <w:rStyle w:val="Hyperlink"/>
                <w:rFonts w:cs="Times New Roman"/>
                <w:noProof/>
              </w:rPr>
              <w:delText>Abstract</w:delText>
            </w:r>
            <w:r>
              <w:rPr>
                <w:rStyle w:val="Hyperlink"/>
                <w:rFonts w:cs="Times New Roman"/>
                <w:noProof/>
              </w:rPr>
              <w:fldChar w:fldCharType="end"/>
            </w:r>
          </w:del>
        </w:p>
        <w:p w14:paraId="69EF0456" w14:textId="77777777" w:rsidR="0026046D" w:rsidRPr="0019114E" w:rsidRDefault="00000000">
          <w:pPr>
            <w:pStyle w:val="TOC1"/>
            <w:tabs>
              <w:tab w:val="right" w:leader="dot" w:pos="9350"/>
            </w:tabs>
            <w:rPr>
              <w:del w:id="133" w:author="Alex Popescu" w:date="2024-09-26T21:09:00Z" w16du:dateUtc="2024-09-27T01:09:00Z"/>
              <w:rFonts w:eastAsiaTheme="minorEastAsia" w:cs="Times New Roman"/>
              <w:b w:val="0"/>
              <w:noProof/>
              <w:kern w:val="2"/>
              <w:szCs w:val="24"/>
              <w:lang w:eastAsia="en-CA"/>
              <w14:ligatures w14:val="standardContextual"/>
            </w:rPr>
          </w:pPr>
          <w:del w:id="134" w:author="Alex Popescu" w:date="2024-09-26T21:09:00Z" w16du:dateUtc="2024-09-27T01:09:00Z">
            <w:r>
              <w:fldChar w:fldCharType="begin"/>
            </w:r>
            <w:r>
              <w:delInstrText>HYPERLINK \l "_Toc174089102"</w:delInstrText>
            </w:r>
            <w:r>
              <w:fldChar w:fldCharType="separate"/>
            </w:r>
            <w:r w:rsidR="0026046D" w:rsidRPr="0019114E">
              <w:rPr>
                <w:rStyle w:val="Hyperlink"/>
                <w:rFonts w:cs="Times New Roman"/>
                <w:noProof/>
              </w:rPr>
              <w:delText>Acknowledgements</w:delText>
            </w:r>
            <w:r>
              <w:rPr>
                <w:rStyle w:val="Hyperlink"/>
                <w:rFonts w:cs="Times New Roman"/>
                <w:noProof/>
              </w:rPr>
              <w:fldChar w:fldCharType="end"/>
            </w:r>
          </w:del>
        </w:p>
        <w:p w14:paraId="11864743" w14:textId="77777777" w:rsidR="0026046D" w:rsidRPr="0019114E" w:rsidRDefault="00000000">
          <w:pPr>
            <w:pStyle w:val="TOC1"/>
            <w:tabs>
              <w:tab w:val="right" w:leader="dot" w:pos="9350"/>
            </w:tabs>
            <w:rPr>
              <w:del w:id="135" w:author="Alex Popescu" w:date="2024-09-26T21:09:00Z" w16du:dateUtc="2024-09-27T01:09:00Z"/>
              <w:rFonts w:eastAsiaTheme="minorEastAsia" w:cs="Times New Roman"/>
              <w:b w:val="0"/>
              <w:noProof/>
              <w:kern w:val="2"/>
              <w:szCs w:val="24"/>
              <w:lang w:eastAsia="en-CA"/>
              <w14:ligatures w14:val="standardContextual"/>
            </w:rPr>
          </w:pPr>
          <w:del w:id="136" w:author="Alex Popescu" w:date="2024-09-26T21:09:00Z" w16du:dateUtc="2024-09-27T01:09:00Z">
            <w:r>
              <w:fldChar w:fldCharType="begin"/>
            </w:r>
            <w:r>
              <w:delInstrText>HYPERLINK \l "_Toc174089103"</w:delInstrText>
            </w:r>
            <w:r>
              <w:fldChar w:fldCharType="separate"/>
            </w:r>
            <w:r w:rsidR="0026046D" w:rsidRPr="0019114E">
              <w:rPr>
                <w:rStyle w:val="Hyperlink"/>
                <w:rFonts w:cs="Times New Roman"/>
                <w:noProof/>
              </w:rPr>
              <w:delText>Table of Contents</w:delText>
            </w:r>
            <w:r>
              <w:rPr>
                <w:rStyle w:val="Hyperlink"/>
                <w:rFonts w:cs="Times New Roman"/>
                <w:noProof/>
              </w:rPr>
              <w:fldChar w:fldCharType="end"/>
            </w:r>
          </w:del>
        </w:p>
        <w:p w14:paraId="67689E05" w14:textId="77777777" w:rsidR="0026046D" w:rsidRPr="0019114E" w:rsidRDefault="00000000">
          <w:pPr>
            <w:pStyle w:val="TOC1"/>
            <w:tabs>
              <w:tab w:val="right" w:leader="dot" w:pos="9350"/>
            </w:tabs>
            <w:rPr>
              <w:del w:id="137" w:author="Alex Popescu" w:date="2024-09-26T21:09:00Z" w16du:dateUtc="2024-09-27T01:09:00Z"/>
              <w:rFonts w:eastAsiaTheme="minorEastAsia" w:cs="Times New Roman"/>
              <w:b w:val="0"/>
              <w:noProof/>
              <w:kern w:val="2"/>
              <w:szCs w:val="24"/>
              <w:lang w:eastAsia="en-CA"/>
              <w14:ligatures w14:val="standardContextual"/>
            </w:rPr>
          </w:pPr>
          <w:del w:id="138" w:author="Alex Popescu" w:date="2024-09-26T21:09:00Z" w16du:dateUtc="2024-09-27T01:09:00Z">
            <w:r>
              <w:fldChar w:fldCharType="begin"/>
            </w:r>
            <w:r>
              <w:delInstrText>HYPERLINK \l "_Toc174089104"</w:delInstrText>
            </w:r>
            <w:r>
              <w:fldChar w:fldCharType="separate"/>
            </w:r>
            <w:r w:rsidR="0026046D" w:rsidRPr="0019114E">
              <w:rPr>
                <w:rStyle w:val="Hyperlink"/>
                <w:rFonts w:cs="Times New Roman"/>
                <w:noProof/>
              </w:rPr>
              <w:delText>List of Tables</w:delText>
            </w:r>
            <w:r>
              <w:rPr>
                <w:rStyle w:val="Hyperlink"/>
                <w:rFonts w:cs="Times New Roman"/>
                <w:noProof/>
              </w:rPr>
              <w:fldChar w:fldCharType="end"/>
            </w:r>
          </w:del>
        </w:p>
        <w:p w14:paraId="33830700" w14:textId="77777777" w:rsidR="0026046D" w:rsidRPr="0019114E" w:rsidRDefault="00000000">
          <w:pPr>
            <w:pStyle w:val="TOC1"/>
            <w:tabs>
              <w:tab w:val="right" w:leader="dot" w:pos="9350"/>
            </w:tabs>
            <w:rPr>
              <w:del w:id="139" w:author="Alex Popescu" w:date="2024-09-26T21:09:00Z" w16du:dateUtc="2024-09-27T01:09:00Z"/>
              <w:rFonts w:eastAsiaTheme="minorEastAsia" w:cs="Times New Roman"/>
              <w:b w:val="0"/>
              <w:noProof/>
              <w:kern w:val="2"/>
              <w:szCs w:val="24"/>
              <w:lang w:eastAsia="en-CA"/>
              <w14:ligatures w14:val="standardContextual"/>
            </w:rPr>
          </w:pPr>
          <w:del w:id="140" w:author="Alex Popescu" w:date="2024-09-26T21:09:00Z" w16du:dateUtc="2024-09-27T01:09:00Z">
            <w:r>
              <w:fldChar w:fldCharType="begin"/>
            </w:r>
            <w:r>
              <w:delInstrText>HYPERLINK \l "_Toc174089105"</w:delInstrText>
            </w:r>
            <w:r>
              <w:fldChar w:fldCharType="separate"/>
            </w:r>
            <w:r w:rsidR="0026046D" w:rsidRPr="0019114E">
              <w:rPr>
                <w:rStyle w:val="Hyperlink"/>
                <w:rFonts w:cs="Times New Roman"/>
                <w:noProof/>
              </w:rPr>
              <w:delText>List of Figures</w:delText>
            </w:r>
            <w:r>
              <w:rPr>
                <w:rStyle w:val="Hyperlink"/>
                <w:rFonts w:cs="Times New Roman"/>
                <w:noProof/>
              </w:rPr>
              <w:fldChar w:fldCharType="end"/>
            </w:r>
          </w:del>
        </w:p>
        <w:p w14:paraId="44B05507" w14:textId="77777777" w:rsidR="0026046D" w:rsidRPr="0019114E" w:rsidRDefault="00000000">
          <w:pPr>
            <w:pStyle w:val="TOC1"/>
            <w:tabs>
              <w:tab w:val="right" w:leader="dot" w:pos="9350"/>
            </w:tabs>
            <w:rPr>
              <w:del w:id="141" w:author="Alex Popescu" w:date="2024-09-26T21:09:00Z" w16du:dateUtc="2024-09-27T01:09:00Z"/>
              <w:rFonts w:eastAsiaTheme="minorEastAsia" w:cs="Times New Roman"/>
              <w:b w:val="0"/>
              <w:noProof/>
              <w:kern w:val="2"/>
              <w:szCs w:val="24"/>
              <w:lang w:eastAsia="en-CA"/>
              <w14:ligatures w14:val="standardContextual"/>
            </w:rPr>
          </w:pPr>
          <w:del w:id="142" w:author="Alex Popescu" w:date="2024-09-26T21:09:00Z" w16du:dateUtc="2024-09-27T01:09:00Z">
            <w:r>
              <w:fldChar w:fldCharType="begin"/>
            </w:r>
            <w:r>
              <w:delInstrText>HYPERLINK \l "_Toc174089106"</w:delInstrText>
            </w:r>
            <w:r>
              <w:fldChar w:fldCharType="separate"/>
            </w:r>
            <w:r w:rsidR="0026046D" w:rsidRPr="0019114E">
              <w:rPr>
                <w:rStyle w:val="Hyperlink"/>
                <w:rFonts w:cs="Times New Roman"/>
                <w:noProof/>
              </w:rPr>
              <w:delText>Chapter 1. General Introduction</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_Toc174089106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9</w:delText>
            </w:r>
            <w:r w:rsidR="0026046D" w:rsidRPr="0019114E">
              <w:rPr>
                <w:rFonts w:cs="Times New Roman"/>
                <w:noProof/>
                <w:webHidden/>
              </w:rPr>
              <w:fldChar w:fldCharType="end"/>
            </w:r>
            <w:r>
              <w:rPr>
                <w:rFonts w:cs="Times New Roman"/>
                <w:noProof/>
              </w:rPr>
              <w:fldChar w:fldCharType="end"/>
            </w:r>
          </w:del>
        </w:p>
        <w:p w14:paraId="3BBAD911" w14:textId="77777777" w:rsidR="0026046D" w:rsidRPr="0019114E" w:rsidRDefault="00000000">
          <w:pPr>
            <w:pStyle w:val="TOC2"/>
            <w:tabs>
              <w:tab w:val="right" w:leader="dot" w:pos="9350"/>
            </w:tabs>
            <w:rPr>
              <w:del w:id="143" w:author="Alex Popescu" w:date="2024-09-26T21:09:00Z" w16du:dateUtc="2024-09-27T01:09:00Z"/>
              <w:rFonts w:eastAsiaTheme="minorEastAsia" w:cs="Times New Roman"/>
              <w:noProof/>
              <w:kern w:val="2"/>
              <w:szCs w:val="24"/>
              <w:lang w:eastAsia="en-CA"/>
              <w14:ligatures w14:val="standardContextual"/>
            </w:rPr>
          </w:pPr>
          <w:del w:id="144" w:author="Alex Popescu" w:date="2024-09-26T21:09:00Z" w16du:dateUtc="2024-09-27T01:09:00Z">
            <w:r>
              <w:fldChar w:fldCharType="begin"/>
            </w:r>
            <w:r>
              <w:delInstrText>HYPERLINK \l "_Toc174089107"</w:delInstrText>
            </w:r>
            <w:r>
              <w:fldChar w:fldCharType="separate"/>
            </w:r>
            <w:r w:rsidR="0026046D" w:rsidRPr="0019114E">
              <w:rPr>
                <w:rStyle w:val="Hyperlink"/>
                <w:rFonts w:cs="Times New Roman"/>
                <w:noProof/>
              </w:rPr>
              <w:delText>1.1 Sentinel Behaviour</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_Toc174089107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9</w:delText>
            </w:r>
            <w:r w:rsidR="0026046D" w:rsidRPr="0019114E">
              <w:rPr>
                <w:rFonts w:cs="Times New Roman"/>
                <w:noProof/>
                <w:webHidden/>
              </w:rPr>
              <w:fldChar w:fldCharType="end"/>
            </w:r>
            <w:r>
              <w:rPr>
                <w:rFonts w:cs="Times New Roman"/>
                <w:noProof/>
              </w:rPr>
              <w:fldChar w:fldCharType="end"/>
            </w:r>
          </w:del>
        </w:p>
        <w:p w14:paraId="0A262DC2" w14:textId="77777777" w:rsidR="0026046D" w:rsidRPr="0019114E" w:rsidRDefault="00000000">
          <w:pPr>
            <w:pStyle w:val="TOC2"/>
            <w:tabs>
              <w:tab w:val="right" w:leader="dot" w:pos="9350"/>
            </w:tabs>
            <w:rPr>
              <w:del w:id="145" w:author="Alex Popescu" w:date="2024-09-26T21:09:00Z" w16du:dateUtc="2024-09-27T01:09:00Z"/>
              <w:rFonts w:eastAsiaTheme="minorEastAsia" w:cs="Times New Roman"/>
              <w:noProof/>
              <w:kern w:val="2"/>
              <w:szCs w:val="24"/>
              <w:lang w:eastAsia="en-CA"/>
              <w14:ligatures w14:val="standardContextual"/>
            </w:rPr>
          </w:pPr>
          <w:del w:id="146" w:author="Alex Popescu" w:date="2024-09-26T21:09:00Z" w16du:dateUtc="2024-09-27T01:09:00Z">
            <w:r>
              <w:fldChar w:fldCharType="begin"/>
            </w:r>
            <w:r>
              <w:delInstrText>HYPERLINK \l "_Toc174089108"</w:delInstrText>
            </w:r>
            <w:r>
              <w:fldChar w:fldCharType="separate"/>
            </w:r>
            <w:r w:rsidR="0026046D" w:rsidRPr="0019114E">
              <w:rPr>
                <w:rStyle w:val="Hyperlink"/>
                <w:rFonts w:cs="Times New Roman"/>
                <w:noProof/>
              </w:rPr>
              <w:delText>1.2 Urbanization</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_Toc174089108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12</w:delText>
            </w:r>
            <w:r w:rsidR="0026046D" w:rsidRPr="0019114E">
              <w:rPr>
                <w:rFonts w:cs="Times New Roman"/>
                <w:noProof/>
                <w:webHidden/>
              </w:rPr>
              <w:fldChar w:fldCharType="end"/>
            </w:r>
            <w:r>
              <w:rPr>
                <w:rFonts w:cs="Times New Roman"/>
                <w:noProof/>
              </w:rPr>
              <w:fldChar w:fldCharType="end"/>
            </w:r>
          </w:del>
        </w:p>
        <w:p w14:paraId="75B61103" w14:textId="77777777" w:rsidR="0026046D" w:rsidRPr="0019114E" w:rsidRDefault="00000000">
          <w:pPr>
            <w:pStyle w:val="TOC2"/>
            <w:tabs>
              <w:tab w:val="right" w:leader="dot" w:pos="9350"/>
            </w:tabs>
            <w:rPr>
              <w:del w:id="147" w:author="Alex Popescu" w:date="2024-09-26T21:09:00Z" w16du:dateUtc="2024-09-27T01:09:00Z"/>
              <w:rFonts w:eastAsiaTheme="minorEastAsia" w:cs="Times New Roman"/>
              <w:noProof/>
              <w:kern w:val="2"/>
              <w:szCs w:val="24"/>
              <w:lang w:eastAsia="en-CA"/>
              <w14:ligatures w14:val="standardContextual"/>
            </w:rPr>
          </w:pPr>
          <w:del w:id="148" w:author="Alex Popescu" w:date="2024-09-26T21:09:00Z" w16du:dateUtc="2024-09-27T01:09:00Z">
            <w:r>
              <w:fldChar w:fldCharType="begin"/>
            </w:r>
            <w:r>
              <w:delInstrText>HYPERLINK \l "_Toc174089109"</w:delInstrText>
            </w:r>
            <w:r>
              <w:fldChar w:fldCharType="separate"/>
            </w:r>
            <w:r w:rsidR="0026046D" w:rsidRPr="0019114E">
              <w:rPr>
                <w:rStyle w:val="Hyperlink"/>
                <w:rFonts w:cs="Times New Roman"/>
                <w:noProof/>
              </w:rPr>
              <w:delText xml:space="preserve">1.3 The American crow, </w:delText>
            </w:r>
            <w:r w:rsidR="0026046D" w:rsidRPr="0019114E">
              <w:rPr>
                <w:rStyle w:val="Hyperlink"/>
                <w:rFonts w:cs="Times New Roman"/>
                <w:i/>
                <w:iCs/>
                <w:noProof/>
              </w:rPr>
              <w:delText>Corvus brachyrhynchos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_Toc174089109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14</w:delText>
            </w:r>
            <w:r w:rsidR="0026046D" w:rsidRPr="0019114E">
              <w:rPr>
                <w:rFonts w:cs="Times New Roman"/>
                <w:noProof/>
                <w:webHidden/>
              </w:rPr>
              <w:fldChar w:fldCharType="end"/>
            </w:r>
            <w:r>
              <w:rPr>
                <w:rFonts w:cs="Times New Roman"/>
                <w:noProof/>
              </w:rPr>
              <w:fldChar w:fldCharType="end"/>
            </w:r>
          </w:del>
        </w:p>
        <w:p w14:paraId="64B7A05D" w14:textId="77777777" w:rsidR="0026046D" w:rsidRPr="0019114E" w:rsidRDefault="00000000">
          <w:pPr>
            <w:pStyle w:val="TOC2"/>
            <w:tabs>
              <w:tab w:val="right" w:leader="dot" w:pos="9350"/>
            </w:tabs>
            <w:rPr>
              <w:del w:id="149" w:author="Alex Popescu" w:date="2024-09-26T21:09:00Z" w16du:dateUtc="2024-09-27T01:09:00Z"/>
              <w:rFonts w:eastAsiaTheme="minorEastAsia" w:cs="Times New Roman"/>
              <w:noProof/>
              <w:kern w:val="2"/>
              <w:szCs w:val="24"/>
              <w:lang w:eastAsia="en-CA"/>
              <w14:ligatures w14:val="standardContextual"/>
            </w:rPr>
          </w:pPr>
          <w:del w:id="150" w:author="Alex Popescu" w:date="2024-09-26T21:09:00Z" w16du:dateUtc="2024-09-27T01:09:00Z">
            <w:r>
              <w:fldChar w:fldCharType="begin"/>
            </w:r>
            <w:r>
              <w:delInstrText>HYPERLINK \l "_Toc174089110"</w:delInstrText>
            </w:r>
            <w:r>
              <w:fldChar w:fldCharType="separate"/>
            </w:r>
            <w:r w:rsidR="0026046D" w:rsidRPr="0019114E">
              <w:rPr>
                <w:rStyle w:val="Hyperlink"/>
                <w:rFonts w:cs="Times New Roman"/>
                <w:noProof/>
              </w:rPr>
              <w:delText>1.4 Research Objectives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_Toc174089110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14</w:delText>
            </w:r>
            <w:r w:rsidR="0026046D" w:rsidRPr="0019114E">
              <w:rPr>
                <w:rFonts w:cs="Times New Roman"/>
                <w:noProof/>
                <w:webHidden/>
              </w:rPr>
              <w:fldChar w:fldCharType="end"/>
            </w:r>
            <w:r>
              <w:rPr>
                <w:rFonts w:cs="Times New Roman"/>
                <w:noProof/>
              </w:rPr>
              <w:fldChar w:fldCharType="end"/>
            </w:r>
          </w:del>
        </w:p>
        <w:p w14:paraId="73900EC9" w14:textId="77777777" w:rsidR="0026046D" w:rsidRPr="0019114E" w:rsidRDefault="00000000">
          <w:pPr>
            <w:pStyle w:val="TOC2"/>
            <w:tabs>
              <w:tab w:val="right" w:leader="dot" w:pos="9350"/>
            </w:tabs>
            <w:rPr>
              <w:del w:id="151" w:author="Alex Popescu" w:date="2024-09-26T21:09:00Z" w16du:dateUtc="2024-09-27T01:09:00Z"/>
              <w:rFonts w:eastAsiaTheme="minorEastAsia" w:cs="Times New Roman"/>
              <w:noProof/>
              <w:kern w:val="2"/>
              <w:szCs w:val="24"/>
              <w:lang w:eastAsia="en-CA"/>
              <w14:ligatures w14:val="standardContextual"/>
            </w:rPr>
          </w:pPr>
          <w:del w:id="152" w:author="Alex Popescu" w:date="2024-09-26T21:09:00Z" w16du:dateUtc="2024-09-27T01:09:00Z">
            <w:r>
              <w:fldChar w:fldCharType="begin"/>
            </w:r>
            <w:r>
              <w:delInstrText>HYPERLINK \l "_Toc174089111"</w:delInstrText>
            </w:r>
            <w:r>
              <w:fldChar w:fldCharType="separate"/>
            </w:r>
            <w:r w:rsidR="0026046D" w:rsidRPr="0019114E">
              <w:rPr>
                <w:rStyle w:val="Hyperlink"/>
                <w:rFonts w:cs="Times New Roman"/>
                <w:noProof/>
              </w:rPr>
              <w:delText>1.5 References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_Toc174089111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16</w:delText>
            </w:r>
            <w:r w:rsidR="0026046D" w:rsidRPr="0019114E">
              <w:rPr>
                <w:rFonts w:cs="Times New Roman"/>
                <w:noProof/>
                <w:webHidden/>
              </w:rPr>
              <w:fldChar w:fldCharType="end"/>
            </w:r>
            <w:r>
              <w:rPr>
                <w:rFonts w:cs="Times New Roman"/>
                <w:noProof/>
              </w:rPr>
              <w:fldChar w:fldCharType="end"/>
            </w:r>
          </w:del>
        </w:p>
        <w:p w14:paraId="789430A6" w14:textId="77777777" w:rsidR="0026046D" w:rsidRPr="0019114E" w:rsidRDefault="00000000">
          <w:pPr>
            <w:pStyle w:val="TOC1"/>
            <w:tabs>
              <w:tab w:val="right" w:leader="dot" w:pos="9350"/>
            </w:tabs>
            <w:rPr>
              <w:del w:id="153" w:author="Alex Popescu" w:date="2024-09-26T21:09:00Z" w16du:dateUtc="2024-09-27T01:09:00Z"/>
              <w:rFonts w:eastAsiaTheme="minorEastAsia" w:cs="Times New Roman"/>
              <w:b w:val="0"/>
              <w:noProof/>
              <w:kern w:val="2"/>
              <w:szCs w:val="24"/>
              <w:lang w:eastAsia="en-CA"/>
              <w14:ligatures w14:val="standardContextual"/>
            </w:rPr>
          </w:pPr>
          <w:del w:id="154" w:author="Alex Popescu" w:date="2024-09-26T21:09:00Z" w16du:dateUtc="2024-09-27T01:09:00Z">
            <w:r>
              <w:fldChar w:fldCharType="begin"/>
            </w:r>
            <w:r>
              <w:delInstrText>HYPERLINK \l "_Toc174089112"</w:delInstrText>
            </w:r>
            <w:r>
              <w:fldChar w:fldCharType="separate"/>
            </w:r>
            <w:r w:rsidR="0026046D" w:rsidRPr="0019114E">
              <w:rPr>
                <w:rStyle w:val="Hyperlink"/>
                <w:rFonts w:cs="Times New Roman"/>
                <w:noProof/>
              </w:rPr>
              <w:delText>Chapter 2. Sentinel behaviour in mammalian and avian species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_Toc174089112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23</w:delText>
            </w:r>
            <w:r w:rsidR="0026046D" w:rsidRPr="0019114E">
              <w:rPr>
                <w:rFonts w:cs="Times New Roman"/>
                <w:noProof/>
                <w:webHidden/>
              </w:rPr>
              <w:fldChar w:fldCharType="end"/>
            </w:r>
            <w:r>
              <w:rPr>
                <w:rFonts w:cs="Times New Roman"/>
                <w:noProof/>
              </w:rPr>
              <w:fldChar w:fldCharType="end"/>
            </w:r>
          </w:del>
        </w:p>
        <w:p w14:paraId="681B456A" w14:textId="77777777" w:rsidR="0026046D" w:rsidRPr="0019114E" w:rsidRDefault="00000000">
          <w:pPr>
            <w:pStyle w:val="TOC2"/>
            <w:tabs>
              <w:tab w:val="right" w:leader="dot" w:pos="9350"/>
            </w:tabs>
            <w:rPr>
              <w:del w:id="155" w:author="Alex Popescu" w:date="2024-09-26T21:09:00Z" w16du:dateUtc="2024-09-27T01:09:00Z"/>
              <w:rFonts w:eastAsiaTheme="minorEastAsia" w:cs="Times New Roman"/>
              <w:noProof/>
              <w:kern w:val="2"/>
              <w:szCs w:val="24"/>
              <w:lang w:eastAsia="en-CA"/>
              <w14:ligatures w14:val="standardContextual"/>
            </w:rPr>
          </w:pPr>
          <w:del w:id="156" w:author="Alex Popescu" w:date="2024-09-26T21:09:00Z" w16du:dateUtc="2024-09-27T01:09:00Z">
            <w:r>
              <w:fldChar w:fldCharType="begin"/>
            </w:r>
            <w:r>
              <w:delInstrText>HYPERLINK \l "_Toc174089113"</w:delInstrText>
            </w:r>
            <w:r>
              <w:fldChar w:fldCharType="separate"/>
            </w:r>
            <w:r w:rsidR="0026046D" w:rsidRPr="0019114E">
              <w:rPr>
                <w:rStyle w:val="Hyperlink"/>
                <w:rFonts w:cs="Times New Roman"/>
                <w:noProof/>
              </w:rPr>
              <w:delText>2.1 Introduction</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_Toc174089113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23</w:delText>
            </w:r>
            <w:r w:rsidR="0026046D" w:rsidRPr="0019114E">
              <w:rPr>
                <w:rFonts w:cs="Times New Roman"/>
                <w:noProof/>
                <w:webHidden/>
              </w:rPr>
              <w:fldChar w:fldCharType="end"/>
            </w:r>
            <w:r>
              <w:rPr>
                <w:rFonts w:cs="Times New Roman"/>
                <w:noProof/>
              </w:rPr>
              <w:fldChar w:fldCharType="end"/>
            </w:r>
          </w:del>
        </w:p>
        <w:p w14:paraId="7942F01C" w14:textId="77777777" w:rsidR="0026046D" w:rsidRPr="0019114E" w:rsidRDefault="00000000">
          <w:pPr>
            <w:pStyle w:val="TOC2"/>
            <w:tabs>
              <w:tab w:val="right" w:leader="dot" w:pos="9350"/>
            </w:tabs>
            <w:rPr>
              <w:del w:id="157" w:author="Alex Popescu" w:date="2024-09-26T21:09:00Z" w16du:dateUtc="2024-09-27T01:09:00Z"/>
              <w:rFonts w:eastAsiaTheme="minorEastAsia" w:cs="Times New Roman"/>
              <w:noProof/>
              <w:kern w:val="2"/>
              <w:szCs w:val="24"/>
              <w:lang w:eastAsia="en-CA"/>
              <w14:ligatures w14:val="standardContextual"/>
            </w:rPr>
          </w:pPr>
          <w:del w:id="158" w:author="Alex Popescu" w:date="2024-09-26T21:09:00Z" w16du:dateUtc="2024-09-27T01:09:00Z">
            <w:r>
              <w:fldChar w:fldCharType="begin"/>
            </w:r>
            <w:r>
              <w:delInstrText>HYPERLINK \l "_Toc174089114"</w:delInstrText>
            </w:r>
            <w:r>
              <w:fldChar w:fldCharType="separate"/>
            </w:r>
            <w:r w:rsidR="0026046D" w:rsidRPr="0019114E">
              <w:rPr>
                <w:rStyle w:val="Hyperlink"/>
                <w:rFonts w:cs="Times New Roman"/>
                <w:noProof/>
              </w:rPr>
              <w:delText>2.2 Methods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_Toc174089114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25</w:delText>
            </w:r>
            <w:r w:rsidR="0026046D" w:rsidRPr="0019114E">
              <w:rPr>
                <w:rFonts w:cs="Times New Roman"/>
                <w:noProof/>
                <w:webHidden/>
              </w:rPr>
              <w:fldChar w:fldCharType="end"/>
            </w:r>
            <w:r>
              <w:rPr>
                <w:rFonts w:cs="Times New Roman"/>
                <w:noProof/>
              </w:rPr>
              <w:fldChar w:fldCharType="end"/>
            </w:r>
          </w:del>
        </w:p>
        <w:p w14:paraId="18026500" w14:textId="77777777" w:rsidR="0026046D" w:rsidRPr="0019114E" w:rsidRDefault="00000000">
          <w:pPr>
            <w:pStyle w:val="TOC3"/>
            <w:tabs>
              <w:tab w:val="right" w:leader="dot" w:pos="9350"/>
            </w:tabs>
            <w:rPr>
              <w:del w:id="159" w:author="Alex Popescu" w:date="2024-09-26T21:09:00Z" w16du:dateUtc="2024-09-27T01:09:00Z"/>
              <w:rFonts w:eastAsiaTheme="minorEastAsia" w:cs="Times New Roman"/>
              <w:noProof/>
              <w:kern w:val="2"/>
              <w:szCs w:val="24"/>
              <w:lang w:eastAsia="en-CA"/>
              <w14:ligatures w14:val="standardContextual"/>
            </w:rPr>
          </w:pPr>
          <w:del w:id="160" w:author="Alex Popescu" w:date="2024-09-26T21:09:00Z" w16du:dateUtc="2024-09-27T01:09:00Z">
            <w:r>
              <w:fldChar w:fldCharType="begin"/>
            </w:r>
            <w:r>
              <w:delInstrText>HYPERLINK \l "_Toc174089115"</w:delInstrText>
            </w:r>
            <w:r>
              <w:fldChar w:fldCharType="separate"/>
            </w:r>
            <w:r w:rsidR="0026046D" w:rsidRPr="0019114E">
              <w:rPr>
                <w:rStyle w:val="Hyperlink"/>
                <w:rFonts w:cs="Times New Roman"/>
                <w:noProof/>
              </w:rPr>
              <w:delText>2.2.1 Selection criteria</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_Toc174089115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25</w:delText>
            </w:r>
            <w:r w:rsidR="0026046D" w:rsidRPr="0019114E">
              <w:rPr>
                <w:rFonts w:cs="Times New Roman"/>
                <w:noProof/>
                <w:webHidden/>
              </w:rPr>
              <w:fldChar w:fldCharType="end"/>
            </w:r>
            <w:r>
              <w:rPr>
                <w:rFonts w:cs="Times New Roman"/>
                <w:noProof/>
              </w:rPr>
              <w:fldChar w:fldCharType="end"/>
            </w:r>
          </w:del>
        </w:p>
        <w:p w14:paraId="2EE96A2C" w14:textId="77777777" w:rsidR="0026046D" w:rsidRPr="0019114E" w:rsidRDefault="00000000">
          <w:pPr>
            <w:pStyle w:val="TOC3"/>
            <w:tabs>
              <w:tab w:val="right" w:leader="dot" w:pos="9350"/>
            </w:tabs>
            <w:rPr>
              <w:del w:id="161" w:author="Alex Popescu" w:date="2024-09-26T21:09:00Z" w16du:dateUtc="2024-09-27T01:09:00Z"/>
              <w:rFonts w:eastAsiaTheme="minorEastAsia" w:cs="Times New Roman"/>
              <w:noProof/>
              <w:kern w:val="2"/>
              <w:szCs w:val="24"/>
              <w:lang w:eastAsia="en-CA"/>
              <w14:ligatures w14:val="standardContextual"/>
            </w:rPr>
          </w:pPr>
          <w:del w:id="162" w:author="Alex Popescu" w:date="2024-09-26T21:09:00Z" w16du:dateUtc="2024-09-27T01:09:00Z">
            <w:r>
              <w:fldChar w:fldCharType="begin"/>
            </w:r>
            <w:r>
              <w:delInstrText>HYPERLINK \l "_Toc174089116"</w:delInstrText>
            </w:r>
            <w:r>
              <w:fldChar w:fldCharType="separate"/>
            </w:r>
            <w:r w:rsidR="0026046D" w:rsidRPr="0019114E">
              <w:rPr>
                <w:rStyle w:val="Hyperlink"/>
                <w:rFonts w:cs="Times New Roman"/>
                <w:noProof/>
              </w:rPr>
              <w:delText>2.2.2 Search strategy</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_Toc174089116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27</w:delText>
            </w:r>
            <w:r w:rsidR="0026046D" w:rsidRPr="0019114E">
              <w:rPr>
                <w:rFonts w:cs="Times New Roman"/>
                <w:noProof/>
                <w:webHidden/>
              </w:rPr>
              <w:fldChar w:fldCharType="end"/>
            </w:r>
            <w:r>
              <w:rPr>
                <w:rFonts w:cs="Times New Roman"/>
                <w:noProof/>
              </w:rPr>
              <w:fldChar w:fldCharType="end"/>
            </w:r>
          </w:del>
        </w:p>
        <w:p w14:paraId="4B9AE42A" w14:textId="77777777" w:rsidR="0026046D" w:rsidRPr="0019114E" w:rsidRDefault="00000000">
          <w:pPr>
            <w:pStyle w:val="TOC3"/>
            <w:tabs>
              <w:tab w:val="right" w:leader="dot" w:pos="9350"/>
            </w:tabs>
            <w:rPr>
              <w:del w:id="163" w:author="Alex Popescu" w:date="2024-09-26T21:09:00Z" w16du:dateUtc="2024-09-27T01:09:00Z"/>
              <w:rFonts w:eastAsiaTheme="minorEastAsia" w:cs="Times New Roman"/>
              <w:noProof/>
              <w:kern w:val="2"/>
              <w:szCs w:val="24"/>
              <w:lang w:eastAsia="en-CA"/>
              <w14:ligatures w14:val="standardContextual"/>
            </w:rPr>
          </w:pPr>
          <w:del w:id="164" w:author="Alex Popescu" w:date="2024-09-26T21:09:00Z" w16du:dateUtc="2024-09-27T01:09:00Z">
            <w:r>
              <w:fldChar w:fldCharType="begin"/>
            </w:r>
            <w:r>
              <w:delInstrText>HYPERLINK \l "_Toc174089117"</w:delInstrText>
            </w:r>
            <w:r>
              <w:fldChar w:fldCharType="separate"/>
            </w:r>
            <w:r w:rsidR="0026046D" w:rsidRPr="0019114E">
              <w:rPr>
                <w:rStyle w:val="Hyperlink"/>
                <w:rFonts w:cs="Times New Roman"/>
                <w:noProof/>
              </w:rPr>
              <w:delText>2.2.3 Data collection and analysis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_Toc174089117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29</w:delText>
            </w:r>
            <w:r w:rsidR="0026046D" w:rsidRPr="0019114E">
              <w:rPr>
                <w:rFonts w:cs="Times New Roman"/>
                <w:noProof/>
                <w:webHidden/>
              </w:rPr>
              <w:fldChar w:fldCharType="end"/>
            </w:r>
            <w:r>
              <w:rPr>
                <w:rFonts w:cs="Times New Roman"/>
                <w:noProof/>
              </w:rPr>
              <w:fldChar w:fldCharType="end"/>
            </w:r>
          </w:del>
        </w:p>
        <w:p w14:paraId="102FF25B" w14:textId="77777777" w:rsidR="0026046D" w:rsidRPr="0019114E" w:rsidRDefault="00000000">
          <w:pPr>
            <w:pStyle w:val="TOC2"/>
            <w:tabs>
              <w:tab w:val="right" w:leader="dot" w:pos="9350"/>
            </w:tabs>
            <w:rPr>
              <w:del w:id="165" w:author="Alex Popescu" w:date="2024-09-26T21:09:00Z" w16du:dateUtc="2024-09-27T01:09:00Z"/>
              <w:rFonts w:eastAsiaTheme="minorEastAsia" w:cs="Times New Roman"/>
              <w:noProof/>
              <w:kern w:val="2"/>
              <w:szCs w:val="24"/>
              <w:lang w:eastAsia="en-CA"/>
              <w14:ligatures w14:val="standardContextual"/>
            </w:rPr>
          </w:pPr>
          <w:del w:id="166" w:author="Alex Popescu" w:date="2024-09-26T21:09:00Z" w16du:dateUtc="2024-09-27T01:09:00Z">
            <w:r>
              <w:fldChar w:fldCharType="begin"/>
            </w:r>
            <w:r>
              <w:delInstrText>HYPERLINK \l "_Toc174089118"</w:delInstrText>
            </w:r>
            <w:r>
              <w:fldChar w:fldCharType="separate"/>
            </w:r>
            <w:r w:rsidR="0026046D" w:rsidRPr="0019114E">
              <w:rPr>
                <w:rStyle w:val="Hyperlink"/>
                <w:rFonts w:cs="Times New Roman"/>
                <w:noProof/>
              </w:rPr>
              <w:delText>2.3 Results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_Toc174089118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29</w:delText>
            </w:r>
            <w:r w:rsidR="0026046D" w:rsidRPr="0019114E">
              <w:rPr>
                <w:rFonts w:cs="Times New Roman"/>
                <w:noProof/>
                <w:webHidden/>
              </w:rPr>
              <w:fldChar w:fldCharType="end"/>
            </w:r>
            <w:r>
              <w:rPr>
                <w:rFonts w:cs="Times New Roman"/>
                <w:noProof/>
              </w:rPr>
              <w:fldChar w:fldCharType="end"/>
            </w:r>
          </w:del>
        </w:p>
        <w:p w14:paraId="1A715165" w14:textId="77777777" w:rsidR="0026046D" w:rsidRPr="0019114E" w:rsidRDefault="00000000">
          <w:pPr>
            <w:pStyle w:val="TOC2"/>
            <w:tabs>
              <w:tab w:val="right" w:leader="dot" w:pos="9350"/>
            </w:tabs>
            <w:rPr>
              <w:del w:id="167" w:author="Alex Popescu" w:date="2024-09-26T21:09:00Z" w16du:dateUtc="2024-09-27T01:09:00Z"/>
              <w:rFonts w:eastAsiaTheme="minorEastAsia" w:cs="Times New Roman"/>
              <w:noProof/>
              <w:kern w:val="2"/>
              <w:szCs w:val="24"/>
              <w:lang w:eastAsia="en-CA"/>
              <w14:ligatures w14:val="standardContextual"/>
            </w:rPr>
          </w:pPr>
          <w:del w:id="168" w:author="Alex Popescu" w:date="2024-09-26T21:09:00Z" w16du:dateUtc="2024-09-27T01:09:00Z">
            <w:r>
              <w:fldChar w:fldCharType="begin"/>
            </w:r>
            <w:r>
              <w:delInstrText>HYPERLINK \l "_Toc174089119"</w:delInstrText>
            </w:r>
            <w:r>
              <w:fldChar w:fldCharType="separate"/>
            </w:r>
            <w:r w:rsidR="0026046D" w:rsidRPr="0019114E">
              <w:rPr>
                <w:rStyle w:val="Hyperlink"/>
                <w:rFonts w:cs="Times New Roman"/>
                <w:noProof/>
              </w:rPr>
              <w:delText>2.4 Discussion</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_Toc174089119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33</w:delText>
            </w:r>
            <w:r w:rsidR="0026046D" w:rsidRPr="0019114E">
              <w:rPr>
                <w:rFonts w:cs="Times New Roman"/>
                <w:noProof/>
                <w:webHidden/>
              </w:rPr>
              <w:fldChar w:fldCharType="end"/>
            </w:r>
            <w:r>
              <w:rPr>
                <w:rFonts w:cs="Times New Roman"/>
                <w:noProof/>
              </w:rPr>
              <w:fldChar w:fldCharType="end"/>
            </w:r>
          </w:del>
        </w:p>
        <w:p w14:paraId="084C5C59" w14:textId="77777777" w:rsidR="0026046D" w:rsidRPr="0019114E" w:rsidRDefault="00000000">
          <w:pPr>
            <w:pStyle w:val="TOC3"/>
            <w:tabs>
              <w:tab w:val="right" w:leader="dot" w:pos="9350"/>
            </w:tabs>
            <w:rPr>
              <w:del w:id="169" w:author="Alex Popescu" w:date="2024-09-26T21:09:00Z" w16du:dateUtc="2024-09-27T01:09:00Z"/>
              <w:rFonts w:eastAsiaTheme="minorEastAsia" w:cs="Times New Roman"/>
              <w:noProof/>
              <w:kern w:val="2"/>
              <w:szCs w:val="24"/>
              <w:lang w:eastAsia="en-CA"/>
              <w14:ligatures w14:val="standardContextual"/>
            </w:rPr>
          </w:pPr>
          <w:del w:id="170" w:author="Alex Popescu" w:date="2024-09-26T21:09:00Z" w16du:dateUtc="2024-09-27T01:09:00Z">
            <w:r>
              <w:fldChar w:fldCharType="begin"/>
            </w:r>
            <w:r>
              <w:delInstrText>HYPERLINK \l "_Toc174089120"</w:delInstrText>
            </w:r>
            <w:r>
              <w:fldChar w:fldCharType="separate"/>
            </w:r>
            <w:r w:rsidR="0026046D" w:rsidRPr="0019114E">
              <w:rPr>
                <w:rStyle w:val="Hyperlink"/>
                <w:rFonts w:cs="Times New Roman"/>
                <w:noProof/>
              </w:rPr>
              <w:delText>2.4.1 Intrinsic Factors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_Toc174089120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33</w:delText>
            </w:r>
            <w:r w:rsidR="0026046D" w:rsidRPr="0019114E">
              <w:rPr>
                <w:rFonts w:cs="Times New Roman"/>
                <w:noProof/>
                <w:webHidden/>
              </w:rPr>
              <w:fldChar w:fldCharType="end"/>
            </w:r>
            <w:r>
              <w:rPr>
                <w:rFonts w:cs="Times New Roman"/>
                <w:noProof/>
              </w:rPr>
              <w:fldChar w:fldCharType="end"/>
            </w:r>
          </w:del>
        </w:p>
        <w:p w14:paraId="747F6ED6" w14:textId="77777777" w:rsidR="0026046D" w:rsidRPr="0019114E" w:rsidRDefault="00000000">
          <w:pPr>
            <w:pStyle w:val="TOC3"/>
            <w:tabs>
              <w:tab w:val="right" w:leader="dot" w:pos="9350"/>
            </w:tabs>
            <w:rPr>
              <w:del w:id="171" w:author="Alex Popescu" w:date="2024-09-26T21:09:00Z" w16du:dateUtc="2024-09-27T01:09:00Z"/>
              <w:rFonts w:eastAsiaTheme="minorEastAsia" w:cs="Times New Roman"/>
              <w:noProof/>
              <w:kern w:val="2"/>
              <w:szCs w:val="24"/>
              <w:lang w:eastAsia="en-CA"/>
              <w14:ligatures w14:val="standardContextual"/>
            </w:rPr>
          </w:pPr>
          <w:del w:id="172" w:author="Alex Popescu" w:date="2024-09-26T21:09:00Z" w16du:dateUtc="2024-09-27T01:09:00Z">
            <w:r>
              <w:fldChar w:fldCharType="begin"/>
            </w:r>
            <w:r>
              <w:delInstrText>HYPERLINK \l "_Toc174089121"</w:delInstrText>
            </w:r>
            <w:r>
              <w:fldChar w:fldCharType="separate"/>
            </w:r>
            <w:r w:rsidR="0026046D" w:rsidRPr="0019114E">
              <w:rPr>
                <w:rStyle w:val="Hyperlink"/>
                <w:rFonts w:cs="Times New Roman"/>
                <w:noProof/>
              </w:rPr>
              <w:delText>2.4.2 Extrinsic Factors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_Toc174089121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36</w:delText>
            </w:r>
            <w:r w:rsidR="0026046D" w:rsidRPr="0019114E">
              <w:rPr>
                <w:rFonts w:cs="Times New Roman"/>
                <w:noProof/>
                <w:webHidden/>
              </w:rPr>
              <w:fldChar w:fldCharType="end"/>
            </w:r>
            <w:r>
              <w:rPr>
                <w:rFonts w:cs="Times New Roman"/>
                <w:noProof/>
              </w:rPr>
              <w:fldChar w:fldCharType="end"/>
            </w:r>
          </w:del>
        </w:p>
        <w:p w14:paraId="57CC03E6" w14:textId="77777777" w:rsidR="0026046D" w:rsidRPr="0019114E" w:rsidRDefault="00000000">
          <w:pPr>
            <w:pStyle w:val="TOC3"/>
            <w:tabs>
              <w:tab w:val="right" w:leader="dot" w:pos="9350"/>
            </w:tabs>
            <w:rPr>
              <w:del w:id="173" w:author="Alex Popescu" w:date="2024-09-26T21:09:00Z" w16du:dateUtc="2024-09-27T01:09:00Z"/>
              <w:rFonts w:eastAsiaTheme="minorEastAsia" w:cs="Times New Roman"/>
              <w:noProof/>
              <w:kern w:val="2"/>
              <w:szCs w:val="24"/>
              <w:lang w:eastAsia="en-CA"/>
              <w14:ligatures w14:val="standardContextual"/>
            </w:rPr>
          </w:pPr>
          <w:del w:id="174" w:author="Alex Popescu" w:date="2024-09-26T21:09:00Z" w16du:dateUtc="2024-09-27T01:09:00Z">
            <w:r>
              <w:fldChar w:fldCharType="begin"/>
            </w:r>
            <w:r>
              <w:delInstrText>HYPERLINK \l "_Toc174089122"</w:delInstrText>
            </w:r>
            <w:r>
              <w:fldChar w:fldCharType="separate"/>
            </w:r>
            <w:r w:rsidR="0026046D" w:rsidRPr="0019114E">
              <w:rPr>
                <w:rStyle w:val="Hyperlink"/>
                <w:rFonts w:cs="Times New Roman"/>
                <w:noProof/>
              </w:rPr>
              <w:delText>2.4.3 Coordination</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_Toc174089122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40</w:delText>
            </w:r>
            <w:r w:rsidR="0026046D" w:rsidRPr="0019114E">
              <w:rPr>
                <w:rFonts w:cs="Times New Roman"/>
                <w:noProof/>
                <w:webHidden/>
              </w:rPr>
              <w:fldChar w:fldCharType="end"/>
            </w:r>
            <w:r>
              <w:rPr>
                <w:rFonts w:cs="Times New Roman"/>
                <w:noProof/>
              </w:rPr>
              <w:fldChar w:fldCharType="end"/>
            </w:r>
          </w:del>
        </w:p>
        <w:p w14:paraId="48BE67A5" w14:textId="77777777" w:rsidR="0026046D" w:rsidRPr="0019114E" w:rsidRDefault="00000000">
          <w:pPr>
            <w:pStyle w:val="TOC3"/>
            <w:tabs>
              <w:tab w:val="right" w:leader="dot" w:pos="9350"/>
            </w:tabs>
            <w:rPr>
              <w:del w:id="175" w:author="Alex Popescu" w:date="2024-09-26T21:09:00Z" w16du:dateUtc="2024-09-27T01:09:00Z"/>
              <w:rFonts w:eastAsiaTheme="minorEastAsia" w:cs="Times New Roman"/>
              <w:noProof/>
              <w:kern w:val="2"/>
              <w:szCs w:val="24"/>
              <w:lang w:eastAsia="en-CA"/>
              <w14:ligatures w14:val="standardContextual"/>
            </w:rPr>
          </w:pPr>
          <w:del w:id="176" w:author="Alex Popescu" w:date="2024-09-26T21:09:00Z" w16du:dateUtc="2024-09-27T01:09:00Z">
            <w:r>
              <w:fldChar w:fldCharType="begin"/>
            </w:r>
            <w:r>
              <w:delInstrText>HYPERLINK \l "_Toc174089123"</w:delInstrText>
            </w:r>
            <w:r>
              <w:fldChar w:fldCharType="separate"/>
            </w:r>
            <w:r w:rsidR="0026046D" w:rsidRPr="0019114E">
              <w:rPr>
                <w:rStyle w:val="Hyperlink"/>
                <w:rFonts w:cs="Times New Roman"/>
                <w:noProof/>
              </w:rPr>
              <w:delText>2.4.4 Implications and Future Directions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_Toc174089123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40</w:delText>
            </w:r>
            <w:r w:rsidR="0026046D" w:rsidRPr="0019114E">
              <w:rPr>
                <w:rFonts w:cs="Times New Roman"/>
                <w:noProof/>
                <w:webHidden/>
              </w:rPr>
              <w:fldChar w:fldCharType="end"/>
            </w:r>
            <w:r>
              <w:rPr>
                <w:rFonts w:cs="Times New Roman"/>
                <w:noProof/>
              </w:rPr>
              <w:fldChar w:fldCharType="end"/>
            </w:r>
          </w:del>
        </w:p>
        <w:p w14:paraId="4B9AFDA8" w14:textId="77777777" w:rsidR="0026046D" w:rsidRPr="0019114E" w:rsidRDefault="00000000">
          <w:pPr>
            <w:pStyle w:val="TOC2"/>
            <w:tabs>
              <w:tab w:val="right" w:leader="dot" w:pos="9350"/>
            </w:tabs>
            <w:rPr>
              <w:del w:id="177" w:author="Alex Popescu" w:date="2024-09-26T21:09:00Z" w16du:dateUtc="2024-09-27T01:09:00Z"/>
              <w:rFonts w:eastAsiaTheme="minorEastAsia" w:cs="Times New Roman"/>
              <w:noProof/>
              <w:kern w:val="2"/>
              <w:szCs w:val="24"/>
              <w:lang w:eastAsia="en-CA"/>
              <w14:ligatures w14:val="standardContextual"/>
            </w:rPr>
          </w:pPr>
          <w:del w:id="178" w:author="Alex Popescu" w:date="2024-09-26T21:09:00Z" w16du:dateUtc="2024-09-27T01:09:00Z">
            <w:r>
              <w:fldChar w:fldCharType="begin"/>
            </w:r>
            <w:r>
              <w:delInstrText>HYPERLINK \l "_Toc174089124"</w:delInstrText>
            </w:r>
            <w:r>
              <w:fldChar w:fldCharType="separate"/>
            </w:r>
            <w:r w:rsidR="0026046D" w:rsidRPr="0019114E">
              <w:rPr>
                <w:rStyle w:val="Hyperlink"/>
                <w:rFonts w:cs="Times New Roman"/>
                <w:noProof/>
              </w:rPr>
              <w:delText>2.5 References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_Toc174089124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42</w:delText>
            </w:r>
            <w:r w:rsidR="0026046D" w:rsidRPr="0019114E">
              <w:rPr>
                <w:rFonts w:cs="Times New Roman"/>
                <w:noProof/>
                <w:webHidden/>
              </w:rPr>
              <w:fldChar w:fldCharType="end"/>
            </w:r>
            <w:r>
              <w:rPr>
                <w:rFonts w:cs="Times New Roman"/>
                <w:noProof/>
              </w:rPr>
              <w:fldChar w:fldCharType="end"/>
            </w:r>
          </w:del>
        </w:p>
        <w:p w14:paraId="1401F245" w14:textId="77777777" w:rsidR="0026046D" w:rsidRPr="0019114E" w:rsidRDefault="00000000">
          <w:pPr>
            <w:pStyle w:val="TOC1"/>
            <w:tabs>
              <w:tab w:val="right" w:leader="dot" w:pos="9350"/>
            </w:tabs>
            <w:rPr>
              <w:del w:id="179" w:author="Alex Popescu" w:date="2024-09-26T21:09:00Z" w16du:dateUtc="2024-09-27T01:09:00Z"/>
              <w:rFonts w:eastAsiaTheme="minorEastAsia" w:cs="Times New Roman"/>
              <w:b w:val="0"/>
              <w:noProof/>
              <w:kern w:val="2"/>
              <w:szCs w:val="24"/>
              <w:lang w:eastAsia="en-CA"/>
              <w14:ligatures w14:val="standardContextual"/>
            </w:rPr>
          </w:pPr>
          <w:del w:id="180" w:author="Alex Popescu" w:date="2024-09-26T21:09:00Z" w16du:dateUtc="2024-09-27T01:09:00Z">
            <w:r>
              <w:fldChar w:fldCharType="begin"/>
            </w:r>
            <w:r>
              <w:delInstrText>HYPERLINK \l "_Toc174089125"</w:delInstrText>
            </w:r>
            <w:r>
              <w:fldChar w:fldCharType="separate"/>
            </w:r>
            <w:r w:rsidR="0026046D" w:rsidRPr="0019114E">
              <w:rPr>
                <w:rStyle w:val="Hyperlink"/>
                <w:rFonts w:cs="Times New Roman"/>
                <w:noProof/>
              </w:rPr>
              <w:delText>Chapter 3. Heads up! Social vigilance behaviour in urban American crows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_Toc174089125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47</w:delText>
            </w:r>
            <w:r w:rsidR="0026046D" w:rsidRPr="0019114E">
              <w:rPr>
                <w:rFonts w:cs="Times New Roman"/>
                <w:noProof/>
                <w:webHidden/>
              </w:rPr>
              <w:fldChar w:fldCharType="end"/>
            </w:r>
            <w:r>
              <w:rPr>
                <w:rFonts w:cs="Times New Roman"/>
                <w:noProof/>
              </w:rPr>
              <w:fldChar w:fldCharType="end"/>
            </w:r>
          </w:del>
        </w:p>
        <w:p w14:paraId="29B80B8C" w14:textId="77777777" w:rsidR="0026046D" w:rsidRPr="0019114E" w:rsidRDefault="00000000">
          <w:pPr>
            <w:pStyle w:val="TOC2"/>
            <w:tabs>
              <w:tab w:val="right" w:leader="dot" w:pos="9350"/>
            </w:tabs>
            <w:rPr>
              <w:del w:id="181" w:author="Alex Popescu" w:date="2024-09-26T21:09:00Z" w16du:dateUtc="2024-09-27T01:09:00Z"/>
              <w:rFonts w:eastAsiaTheme="minorEastAsia" w:cs="Times New Roman"/>
              <w:noProof/>
              <w:kern w:val="2"/>
              <w:szCs w:val="24"/>
              <w:lang w:eastAsia="en-CA"/>
              <w14:ligatures w14:val="standardContextual"/>
            </w:rPr>
          </w:pPr>
          <w:del w:id="182" w:author="Alex Popescu" w:date="2024-09-26T21:09:00Z" w16du:dateUtc="2024-09-27T01:09:00Z">
            <w:r>
              <w:fldChar w:fldCharType="begin"/>
            </w:r>
            <w:r>
              <w:delInstrText>HYPERLINK \l "_Toc174089126"</w:delInstrText>
            </w:r>
            <w:r>
              <w:fldChar w:fldCharType="separate"/>
            </w:r>
            <w:r w:rsidR="0026046D" w:rsidRPr="0019114E">
              <w:rPr>
                <w:rStyle w:val="Hyperlink"/>
                <w:rFonts w:cs="Times New Roman"/>
                <w:noProof/>
              </w:rPr>
              <w:delText>3.1 Introduction</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_Toc174089126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47</w:delText>
            </w:r>
            <w:r w:rsidR="0026046D" w:rsidRPr="0019114E">
              <w:rPr>
                <w:rFonts w:cs="Times New Roman"/>
                <w:noProof/>
                <w:webHidden/>
              </w:rPr>
              <w:fldChar w:fldCharType="end"/>
            </w:r>
            <w:r>
              <w:rPr>
                <w:rFonts w:cs="Times New Roman"/>
                <w:noProof/>
              </w:rPr>
              <w:fldChar w:fldCharType="end"/>
            </w:r>
          </w:del>
        </w:p>
        <w:p w14:paraId="149FC278" w14:textId="77777777" w:rsidR="0026046D" w:rsidRPr="0019114E" w:rsidRDefault="00000000">
          <w:pPr>
            <w:pStyle w:val="TOC2"/>
            <w:tabs>
              <w:tab w:val="right" w:leader="dot" w:pos="9350"/>
            </w:tabs>
            <w:rPr>
              <w:del w:id="183" w:author="Alex Popescu" w:date="2024-09-26T21:09:00Z" w16du:dateUtc="2024-09-27T01:09:00Z"/>
              <w:rFonts w:eastAsiaTheme="minorEastAsia" w:cs="Times New Roman"/>
              <w:noProof/>
              <w:kern w:val="2"/>
              <w:szCs w:val="24"/>
              <w:lang w:eastAsia="en-CA"/>
              <w14:ligatures w14:val="standardContextual"/>
            </w:rPr>
          </w:pPr>
          <w:del w:id="184" w:author="Alex Popescu" w:date="2024-09-26T21:09:00Z" w16du:dateUtc="2024-09-27T01:09:00Z">
            <w:r>
              <w:fldChar w:fldCharType="begin"/>
            </w:r>
            <w:r>
              <w:delInstrText>HYPERLINK \l "_Toc174089127"</w:delInstrText>
            </w:r>
            <w:r>
              <w:fldChar w:fldCharType="separate"/>
            </w:r>
            <w:r w:rsidR="0026046D" w:rsidRPr="0019114E">
              <w:rPr>
                <w:rStyle w:val="Hyperlink"/>
                <w:rFonts w:cs="Times New Roman"/>
                <w:noProof/>
              </w:rPr>
              <w:delText>3.2 Methods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_Toc174089127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50</w:delText>
            </w:r>
            <w:r w:rsidR="0026046D" w:rsidRPr="0019114E">
              <w:rPr>
                <w:rFonts w:cs="Times New Roman"/>
                <w:noProof/>
                <w:webHidden/>
              </w:rPr>
              <w:fldChar w:fldCharType="end"/>
            </w:r>
            <w:r>
              <w:rPr>
                <w:rFonts w:cs="Times New Roman"/>
                <w:noProof/>
              </w:rPr>
              <w:fldChar w:fldCharType="end"/>
            </w:r>
          </w:del>
        </w:p>
        <w:p w14:paraId="4FF42972" w14:textId="77777777" w:rsidR="0026046D" w:rsidRPr="0019114E" w:rsidRDefault="00000000">
          <w:pPr>
            <w:pStyle w:val="TOC3"/>
            <w:tabs>
              <w:tab w:val="right" w:leader="dot" w:pos="9350"/>
            </w:tabs>
            <w:rPr>
              <w:del w:id="185" w:author="Alex Popescu" w:date="2024-09-26T21:09:00Z" w16du:dateUtc="2024-09-27T01:09:00Z"/>
              <w:rFonts w:eastAsiaTheme="minorEastAsia" w:cs="Times New Roman"/>
              <w:noProof/>
              <w:kern w:val="2"/>
              <w:szCs w:val="24"/>
              <w:lang w:eastAsia="en-CA"/>
              <w14:ligatures w14:val="standardContextual"/>
            </w:rPr>
          </w:pPr>
          <w:del w:id="186" w:author="Alex Popescu" w:date="2024-09-26T21:09:00Z" w16du:dateUtc="2024-09-27T01:09:00Z">
            <w:r>
              <w:fldChar w:fldCharType="begin"/>
            </w:r>
            <w:r>
              <w:delInstrText>HYPERLINK \l "_Toc174089128"</w:delInstrText>
            </w:r>
            <w:r>
              <w:fldChar w:fldCharType="separate"/>
            </w:r>
            <w:r w:rsidR="0026046D" w:rsidRPr="0019114E">
              <w:rPr>
                <w:rStyle w:val="Hyperlink"/>
                <w:rFonts w:cs="Times New Roman"/>
                <w:noProof/>
              </w:rPr>
              <w:delText>3.2.1 Site Selection</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_Toc174089128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50</w:delText>
            </w:r>
            <w:r w:rsidR="0026046D" w:rsidRPr="0019114E">
              <w:rPr>
                <w:rFonts w:cs="Times New Roman"/>
                <w:noProof/>
                <w:webHidden/>
              </w:rPr>
              <w:fldChar w:fldCharType="end"/>
            </w:r>
            <w:r>
              <w:rPr>
                <w:rFonts w:cs="Times New Roman"/>
                <w:noProof/>
              </w:rPr>
              <w:fldChar w:fldCharType="end"/>
            </w:r>
          </w:del>
        </w:p>
        <w:p w14:paraId="64E6C890" w14:textId="77777777" w:rsidR="0026046D" w:rsidRPr="0019114E" w:rsidRDefault="00000000">
          <w:pPr>
            <w:pStyle w:val="TOC3"/>
            <w:tabs>
              <w:tab w:val="right" w:leader="dot" w:pos="9350"/>
            </w:tabs>
            <w:rPr>
              <w:del w:id="187" w:author="Alex Popescu" w:date="2024-09-26T21:09:00Z" w16du:dateUtc="2024-09-27T01:09:00Z"/>
              <w:rFonts w:eastAsiaTheme="minorEastAsia" w:cs="Times New Roman"/>
              <w:noProof/>
              <w:kern w:val="2"/>
              <w:szCs w:val="24"/>
              <w:lang w:eastAsia="en-CA"/>
              <w14:ligatures w14:val="standardContextual"/>
            </w:rPr>
          </w:pPr>
          <w:del w:id="188" w:author="Alex Popescu" w:date="2024-09-26T21:09:00Z" w16du:dateUtc="2024-09-27T01:09:00Z">
            <w:r>
              <w:fldChar w:fldCharType="begin"/>
            </w:r>
            <w:r>
              <w:delInstrText>HYPERLINK \l "_Toc174089129"</w:delInstrText>
            </w:r>
            <w:r>
              <w:fldChar w:fldCharType="separate"/>
            </w:r>
            <w:r w:rsidR="0026046D" w:rsidRPr="0019114E">
              <w:rPr>
                <w:rStyle w:val="Hyperlink"/>
                <w:rFonts w:cs="Times New Roman"/>
                <w:noProof/>
              </w:rPr>
              <w:delText>3.2.2 Field observations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_Toc174089129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51</w:delText>
            </w:r>
            <w:r w:rsidR="0026046D" w:rsidRPr="0019114E">
              <w:rPr>
                <w:rFonts w:cs="Times New Roman"/>
                <w:noProof/>
                <w:webHidden/>
              </w:rPr>
              <w:fldChar w:fldCharType="end"/>
            </w:r>
            <w:r>
              <w:rPr>
                <w:rFonts w:cs="Times New Roman"/>
                <w:noProof/>
              </w:rPr>
              <w:fldChar w:fldCharType="end"/>
            </w:r>
          </w:del>
        </w:p>
        <w:p w14:paraId="04A92777" w14:textId="77777777" w:rsidR="0026046D" w:rsidRPr="0019114E" w:rsidRDefault="00000000">
          <w:pPr>
            <w:pStyle w:val="TOC3"/>
            <w:tabs>
              <w:tab w:val="right" w:leader="dot" w:pos="9350"/>
            </w:tabs>
            <w:rPr>
              <w:del w:id="189" w:author="Alex Popescu" w:date="2024-09-26T21:09:00Z" w16du:dateUtc="2024-09-27T01:09:00Z"/>
              <w:rFonts w:eastAsiaTheme="minorEastAsia" w:cs="Times New Roman"/>
              <w:noProof/>
              <w:kern w:val="2"/>
              <w:szCs w:val="24"/>
              <w:lang w:eastAsia="en-CA"/>
              <w14:ligatures w14:val="standardContextual"/>
            </w:rPr>
          </w:pPr>
          <w:del w:id="190" w:author="Alex Popescu" w:date="2024-09-26T21:09:00Z" w16du:dateUtc="2024-09-27T01:09:00Z">
            <w:r>
              <w:fldChar w:fldCharType="begin"/>
            </w:r>
            <w:r>
              <w:delInstrText>HYPERLINK \l "_Toc174089130"</w:delInstrText>
            </w:r>
            <w:r>
              <w:fldChar w:fldCharType="separate"/>
            </w:r>
            <w:r w:rsidR="0026046D" w:rsidRPr="0019114E">
              <w:rPr>
                <w:rStyle w:val="Hyperlink"/>
                <w:rFonts w:cs="Times New Roman"/>
                <w:noProof/>
              </w:rPr>
              <w:delText>3.2.3 Video Analysis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_Toc174089130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53</w:delText>
            </w:r>
            <w:r w:rsidR="0026046D" w:rsidRPr="0019114E">
              <w:rPr>
                <w:rFonts w:cs="Times New Roman"/>
                <w:noProof/>
                <w:webHidden/>
              </w:rPr>
              <w:fldChar w:fldCharType="end"/>
            </w:r>
            <w:r>
              <w:rPr>
                <w:rFonts w:cs="Times New Roman"/>
                <w:noProof/>
              </w:rPr>
              <w:fldChar w:fldCharType="end"/>
            </w:r>
          </w:del>
        </w:p>
        <w:p w14:paraId="685BA9F7" w14:textId="77777777" w:rsidR="0026046D" w:rsidRPr="0019114E" w:rsidRDefault="00000000">
          <w:pPr>
            <w:pStyle w:val="TOC3"/>
            <w:tabs>
              <w:tab w:val="right" w:leader="dot" w:pos="9350"/>
            </w:tabs>
            <w:rPr>
              <w:del w:id="191" w:author="Alex Popescu" w:date="2024-09-26T21:09:00Z" w16du:dateUtc="2024-09-27T01:09:00Z"/>
              <w:rFonts w:eastAsiaTheme="minorEastAsia" w:cs="Times New Roman"/>
              <w:noProof/>
              <w:kern w:val="2"/>
              <w:szCs w:val="24"/>
              <w:lang w:eastAsia="en-CA"/>
              <w14:ligatures w14:val="standardContextual"/>
            </w:rPr>
          </w:pPr>
          <w:del w:id="192" w:author="Alex Popescu" w:date="2024-09-26T21:09:00Z" w16du:dateUtc="2024-09-27T01:09:00Z">
            <w:r>
              <w:fldChar w:fldCharType="begin"/>
            </w:r>
            <w:r>
              <w:delInstrText>HYPERLINK \l "_Toc174089131"</w:delInstrText>
            </w:r>
            <w:r>
              <w:fldChar w:fldCharType="separate"/>
            </w:r>
            <w:r w:rsidR="0026046D" w:rsidRPr="0019114E">
              <w:rPr>
                <w:rStyle w:val="Hyperlink"/>
                <w:rFonts w:cs="Times New Roman"/>
                <w:noProof/>
              </w:rPr>
              <w:delText>3.2.4 Statistical Analysis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_Toc174089131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53</w:delText>
            </w:r>
            <w:r w:rsidR="0026046D" w:rsidRPr="0019114E">
              <w:rPr>
                <w:rFonts w:cs="Times New Roman"/>
                <w:noProof/>
                <w:webHidden/>
              </w:rPr>
              <w:fldChar w:fldCharType="end"/>
            </w:r>
            <w:r>
              <w:rPr>
                <w:rFonts w:cs="Times New Roman"/>
                <w:noProof/>
              </w:rPr>
              <w:fldChar w:fldCharType="end"/>
            </w:r>
          </w:del>
        </w:p>
        <w:p w14:paraId="1F94493E" w14:textId="77777777" w:rsidR="0026046D" w:rsidRPr="0019114E" w:rsidRDefault="00000000">
          <w:pPr>
            <w:pStyle w:val="TOC2"/>
            <w:tabs>
              <w:tab w:val="right" w:leader="dot" w:pos="9350"/>
            </w:tabs>
            <w:rPr>
              <w:del w:id="193" w:author="Alex Popescu" w:date="2024-09-26T21:09:00Z" w16du:dateUtc="2024-09-27T01:09:00Z"/>
              <w:rFonts w:eastAsiaTheme="minorEastAsia" w:cs="Times New Roman"/>
              <w:noProof/>
              <w:kern w:val="2"/>
              <w:szCs w:val="24"/>
              <w:lang w:eastAsia="en-CA"/>
              <w14:ligatures w14:val="standardContextual"/>
            </w:rPr>
          </w:pPr>
          <w:del w:id="194" w:author="Alex Popescu" w:date="2024-09-26T21:09:00Z" w16du:dateUtc="2024-09-27T01:09:00Z">
            <w:r>
              <w:fldChar w:fldCharType="begin"/>
            </w:r>
            <w:r>
              <w:delInstrText>HYPERLINK \l "_Toc174089132"</w:delInstrText>
            </w:r>
            <w:r>
              <w:fldChar w:fldCharType="separate"/>
            </w:r>
            <w:r w:rsidR="0026046D" w:rsidRPr="0019114E">
              <w:rPr>
                <w:rStyle w:val="Hyperlink"/>
                <w:rFonts w:cs="Times New Roman"/>
                <w:noProof/>
              </w:rPr>
              <w:delText>3.3 Results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_Toc174089132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55</w:delText>
            </w:r>
            <w:r w:rsidR="0026046D" w:rsidRPr="0019114E">
              <w:rPr>
                <w:rFonts w:cs="Times New Roman"/>
                <w:noProof/>
                <w:webHidden/>
              </w:rPr>
              <w:fldChar w:fldCharType="end"/>
            </w:r>
            <w:r>
              <w:rPr>
                <w:rFonts w:cs="Times New Roman"/>
                <w:noProof/>
              </w:rPr>
              <w:fldChar w:fldCharType="end"/>
            </w:r>
          </w:del>
        </w:p>
        <w:p w14:paraId="16CA8134" w14:textId="77777777" w:rsidR="0026046D" w:rsidRPr="0019114E" w:rsidRDefault="00000000">
          <w:pPr>
            <w:pStyle w:val="TOC3"/>
            <w:tabs>
              <w:tab w:val="right" w:leader="dot" w:pos="9350"/>
            </w:tabs>
            <w:rPr>
              <w:del w:id="195" w:author="Alex Popescu" w:date="2024-09-26T21:09:00Z" w16du:dateUtc="2024-09-27T01:09:00Z"/>
              <w:rFonts w:eastAsiaTheme="minorEastAsia" w:cs="Times New Roman"/>
              <w:noProof/>
              <w:kern w:val="2"/>
              <w:szCs w:val="24"/>
              <w:lang w:eastAsia="en-CA"/>
              <w14:ligatures w14:val="standardContextual"/>
            </w:rPr>
          </w:pPr>
          <w:del w:id="196" w:author="Alex Popescu" w:date="2024-09-26T21:09:00Z" w16du:dateUtc="2024-09-27T01:09:00Z">
            <w:r>
              <w:fldChar w:fldCharType="begin"/>
            </w:r>
            <w:r>
              <w:delInstrText>HYPERLINK \l "_Toc174089133"</w:delInstrText>
            </w:r>
            <w:r>
              <w:fldChar w:fldCharType="separate"/>
            </w:r>
            <w:r w:rsidR="0026046D" w:rsidRPr="0019114E">
              <w:rPr>
                <w:rStyle w:val="Hyperlink"/>
                <w:rFonts w:cs="Times New Roman"/>
                <w:noProof/>
              </w:rPr>
              <w:delText>3.3.1 Proportion of time allocated to each behaviour</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_Toc174089133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55</w:delText>
            </w:r>
            <w:r w:rsidR="0026046D" w:rsidRPr="0019114E">
              <w:rPr>
                <w:rFonts w:cs="Times New Roman"/>
                <w:noProof/>
                <w:webHidden/>
              </w:rPr>
              <w:fldChar w:fldCharType="end"/>
            </w:r>
            <w:r>
              <w:rPr>
                <w:rFonts w:cs="Times New Roman"/>
                <w:noProof/>
              </w:rPr>
              <w:fldChar w:fldCharType="end"/>
            </w:r>
          </w:del>
        </w:p>
        <w:p w14:paraId="71CB6BC6" w14:textId="77777777" w:rsidR="0026046D" w:rsidRPr="0019114E" w:rsidRDefault="00000000">
          <w:pPr>
            <w:pStyle w:val="TOC3"/>
            <w:tabs>
              <w:tab w:val="right" w:leader="dot" w:pos="9350"/>
            </w:tabs>
            <w:rPr>
              <w:del w:id="197" w:author="Alex Popescu" w:date="2024-09-26T21:09:00Z" w16du:dateUtc="2024-09-27T01:09:00Z"/>
              <w:rFonts w:eastAsiaTheme="minorEastAsia" w:cs="Times New Roman"/>
              <w:noProof/>
              <w:kern w:val="2"/>
              <w:szCs w:val="24"/>
              <w:lang w:eastAsia="en-CA"/>
              <w14:ligatures w14:val="standardContextual"/>
            </w:rPr>
          </w:pPr>
          <w:del w:id="198" w:author="Alex Popescu" w:date="2024-09-26T21:09:00Z" w16du:dateUtc="2024-09-27T01:09:00Z">
            <w:r>
              <w:fldChar w:fldCharType="begin"/>
            </w:r>
            <w:r>
              <w:delInstrText>HYPERLINK \l "_Toc174089134"</w:delInstrText>
            </w:r>
            <w:r>
              <w:fldChar w:fldCharType="separate"/>
            </w:r>
            <w:r w:rsidR="0026046D" w:rsidRPr="0019114E">
              <w:rPr>
                <w:rStyle w:val="Hyperlink"/>
                <w:rFonts w:cs="Times New Roman"/>
                <w:noProof/>
              </w:rPr>
              <w:delText>3.3.2 Duration of bouts of all behaviours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_Toc174089134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58</w:delText>
            </w:r>
            <w:r w:rsidR="0026046D" w:rsidRPr="0019114E">
              <w:rPr>
                <w:rFonts w:cs="Times New Roman"/>
                <w:noProof/>
                <w:webHidden/>
              </w:rPr>
              <w:fldChar w:fldCharType="end"/>
            </w:r>
            <w:r>
              <w:rPr>
                <w:rFonts w:cs="Times New Roman"/>
                <w:noProof/>
              </w:rPr>
              <w:fldChar w:fldCharType="end"/>
            </w:r>
          </w:del>
        </w:p>
        <w:p w14:paraId="23F27A80" w14:textId="77777777" w:rsidR="0026046D" w:rsidRPr="0019114E" w:rsidRDefault="00000000">
          <w:pPr>
            <w:pStyle w:val="TOC3"/>
            <w:tabs>
              <w:tab w:val="right" w:leader="dot" w:pos="9350"/>
            </w:tabs>
            <w:rPr>
              <w:del w:id="199" w:author="Alex Popescu" w:date="2024-09-26T21:09:00Z" w16du:dateUtc="2024-09-27T01:09:00Z"/>
              <w:rFonts w:eastAsiaTheme="minorEastAsia" w:cs="Times New Roman"/>
              <w:noProof/>
              <w:kern w:val="2"/>
              <w:szCs w:val="24"/>
              <w:lang w:eastAsia="en-CA"/>
              <w14:ligatures w14:val="standardContextual"/>
            </w:rPr>
          </w:pPr>
          <w:del w:id="200" w:author="Alex Popescu" w:date="2024-09-26T21:09:00Z" w16du:dateUtc="2024-09-27T01:09:00Z">
            <w:r>
              <w:fldChar w:fldCharType="begin"/>
            </w:r>
            <w:r>
              <w:delInstrText>HYPERLINK \l "_Toc174089135"</w:delInstrText>
            </w:r>
            <w:r>
              <w:fldChar w:fldCharType="separate"/>
            </w:r>
            <w:r w:rsidR="0026046D" w:rsidRPr="0019114E">
              <w:rPr>
                <w:rStyle w:val="Hyperlink"/>
                <w:rFonts w:cs="Times New Roman"/>
                <w:noProof/>
              </w:rPr>
              <w:delText>3.3.3 Duration of bouts of “foraging” behaviour</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_Toc174089135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58</w:delText>
            </w:r>
            <w:r w:rsidR="0026046D" w:rsidRPr="0019114E">
              <w:rPr>
                <w:rFonts w:cs="Times New Roman"/>
                <w:noProof/>
                <w:webHidden/>
              </w:rPr>
              <w:fldChar w:fldCharType="end"/>
            </w:r>
            <w:r>
              <w:rPr>
                <w:rFonts w:cs="Times New Roman"/>
                <w:noProof/>
              </w:rPr>
              <w:fldChar w:fldCharType="end"/>
            </w:r>
          </w:del>
        </w:p>
        <w:p w14:paraId="285245CF" w14:textId="77777777" w:rsidR="0026046D" w:rsidRPr="0019114E" w:rsidRDefault="00000000">
          <w:pPr>
            <w:pStyle w:val="TOC3"/>
            <w:tabs>
              <w:tab w:val="right" w:leader="dot" w:pos="9350"/>
            </w:tabs>
            <w:rPr>
              <w:del w:id="201" w:author="Alex Popescu" w:date="2024-09-26T21:09:00Z" w16du:dateUtc="2024-09-27T01:09:00Z"/>
              <w:rFonts w:eastAsiaTheme="minorEastAsia" w:cs="Times New Roman"/>
              <w:noProof/>
              <w:kern w:val="2"/>
              <w:szCs w:val="24"/>
              <w:lang w:eastAsia="en-CA"/>
              <w14:ligatures w14:val="standardContextual"/>
            </w:rPr>
          </w:pPr>
          <w:del w:id="202" w:author="Alex Popescu" w:date="2024-09-26T21:09:00Z" w16du:dateUtc="2024-09-27T01:09:00Z">
            <w:r>
              <w:fldChar w:fldCharType="begin"/>
            </w:r>
            <w:r>
              <w:delInstrText>HYPERLINK \l "_Toc174089136"</w:delInstrText>
            </w:r>
            <w:r>
              <w:fldChar w:fldCharType="separate"/>
            </w:r>
            <w:r w:rsidR="0026046D" w:rsidRPr="0019114E">
              <w:rPr>
                <w:rStyle w:val="Hyperlink"/>
                <w:rFonts w:cs="Times New Roman"/>
                <w:noProof/>
              </w:rPr>
              <w:delText>3.3.4 Duration of bouts of “alert” behaviour</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_Toc174089136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61</w:delText>
            </w:r>
            <w:r w:rsidR="0026046D" w:rsidRPr="0019114E">
              <w:rPr>
                <w:rFonts w:cs="Times New Roman"/>
                <w:noProof/>
                <w:webHidden/>
              </w:rPr>
              <w:fldChar w:fldCharType="end"/>
            </w:r>
            <w:r>
              <w:rPr>
                <w:rFonts w:cs="Times New Roman"/>
                <w:noProof/>
              </w:rPr>
              <w:fldChar w:fldCharType="end"/>
            </w:r>
          </w:del>
        </w:p>
        <w:p w14:paraId="774CF0B6" w14:textId="77777777" w:rsidR="0026046D" w:rsidRPr="0019114E" w:rsidRDefault="00000000">
          <w:pPr>
            <w:pStyle w:val="TOC3"/>
            <w:tabs>
              <w:tab w:val="right" w:leader="dot" w:pos="9350"/>
            </w:tabs>
            <w:rPr>
              <w:del w:id="203" w:author="Alex Popescu" w:date="2024-09-26T21:09:00Z" w16du:dateUtc="2024-09-27T01:09:00Z"/>
              <w:rFonts w:eastAsiaTheme="minorEastAsia" w:cs="Times New Roman"/>
              <w:noProof/>
              <w:kern w:val="2"/>
              <w:szCs w:val="24"/>
              <w:lang w:eastAsia="en-CA"/>
              <w14:ligatures w14:val="standardContextual"/>
            </w:rPr>
          </w:pPr>
          <w:del w:id="204" w:author="Alex Popescu" w:date="2024-09-26T21:09:00Z" w16du:dateUtc="2024-09-27T01:09:00Z">
            <w:r>
              <w:fldChar w:fldCharType="begin"/>
            </w:r>
            <w:r>
              <w:delInstrText>HYPERLINK \l "_Toc174089137"</w:delInstrText>
            </w:r>
            <w:r>
              <w:fldChar w:fldCharType="separate"/>
            </w:r>
            <w:r w:rsidR="0026046D" w:rsidRPr="0019114E">
              <w:rPr>
                <w:rStyle w:val="Hyperlink"/>
                <w:rFonts w:cs="Times New Roman"/>
                <w:noProof/>
              </w:rPr>
              <w:delText>3.3.5 Foraging rate</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_Toc174089137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62</w:delText>
            </w:r>
            <w:r w:rsidR="0026046D" w:rsidRPr="0019114E">
              <w:rPr>
                <w:rFonts w:cs="Times New Roman"/>
                <w:noProof/>
                <w:webHidden/>
              </w:rPr>
              <w:fldChar w:fldCharType="end"/>
            </w:r>
            <w:r>
              <w:rPr>
                <w:rFonts w:cs="Times New Roman"/>
                <w:noProof/>
              </w:rPr>
              <w:fldChar w:fldCharType="end"/>
            </w:r>
          </w:del>
        </w:p>
        <w:p w14:paraId="5DBB6024" w14:textId="77777777" w:rsidR="0026046D" w:rsidRPr="0019114E" w:rsidRDefault="00000000">
          <w:pPr>
            <w:pStyle w:val="TOC3"/>
            <w:tabs>
              <w:tab w:val="right" w:leader="dot" w:pos="9350"/>
            </w:tabs>
            <w:rPr>
              <w:del w:id="205" w:author="Alex Popescu" w:date="2024-09-26T21:09:00Z" w16du:dateUtc="2024-09-27T01:09:00Z"/>
              <w:rFonts w:eastAsiaTheme="minorEastAsia" w:cs="Times New Roman"/>
              <w:noProof/>
              <w:kern w:val="2"/>
              <w:szCs w:val="24"/>
              <w:lang w:eastAsia="en-CA"/>
              <w14:ligatures w14:val="standardContextual"/>
            </w:rPr>
          </w:pPr>
          <w:del w:id="206" w:author="Alex Popescu" w:date="2024-09-26T21:09:00Z" w16du:dateUtc="2024-09-27T01:09:00Z">
            <w:r>
              <w:fldChar w:fldCharType="begin"/>
            </w:r>
            <w:r>
              <w:delInstrText>HYPERLINK \l "_Toc174089138"</w:delInstrText>
            </w:r>
            <w:r>
              <w:fldChar w:fldCharType="separate"/>
            </w:r>
            <w:r w:rsidR="0026046D" w:rsidRPr="0019114E">
              <w:rPr>
                <w:rStyle w:val="Hyperlink"/>
                <w:rFonts w:cs="Times New Roman"/>
                <w:noProof/>
              </w:rPr>
              <w:delText>3.3.6 Transition analysis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_Toc174089138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62</w:delText>
            </w:r>
            <w:r w:rsidR="0026046D" w:rsidRPr="0019114E">
              <w:rPr>
                <w:rFonts w:cs="Times New Roman"/>
                <w:noProof/>
                <w:webHidden/>
              </w:rPr>
              <w:fldChar w:fldCharType="end"/>
            </w:r>
            <w:r>
              <w:rPr>
                <w:rFonts w:cs="Times New Roman"/>
                <w:noProof/>
              </w:rPr>
              <w:fldChar w:fldCharType="end"/>
            </w:r>
          </w:del>
        </w:p>
        <w:p w14:paraId="78641FD0" w14:textId="77777777" w:rsidR="0026046D" w:rsidRPr="0019114E" w:rsidRDefault="00000000">
          <w:pPr>
            <w:pStyle w:val="TOC2"/>
            <w:tabs>
              <w:tab w:val="right" w:leader="dot" w:pos="9350"/>
            </w:tabs>
            <w:rPr>
              <w:del w:id="207" w:author="Alex Popescu" w:date="2024-09-26T21:09:00Z" w16du:dateUtc="2024-09-27T01:09:00Z"/>
              <w:rFonts w:eastAsiaTheme="minorEastAsia" w:cs="Times New Roman"/>
              <w:noProof/>
              <w:kern w:val="2"/>
              <w:szCs w:val="24"/>
              <w:lang w:eastAsia="en-CA"/>
              <w14:ligatures w14:val="standardContextual"/>
            </w:rPr>
          </w:pPr>
          <w:del w:id="208" w:author="Alex Popescu" w:date="2024-09-26T21:09:00Z" w16du:dateUtc="2024-09-27T01:09:00Z">
            <w:r>
              <w:fldChar w:fldCharType="begin"/>
            </w:r>
            <w:r>
              <w:delInstrText>HYPERLINK \l "_Toc174089139"</w:delInstrText>
            </w:r>
            <w:r>
              <w:fldChar w:fldCharType="separate"/>
            </w:r>
            <w:r w:rsidR="0026046D" w:rsidRPr="0019114E">
              <w:rPr>
                <w:rStyle w:val="Hyperlink"/>
                <w:rFonts w:cs="Times New Roman"/>
                <w:noProof/>
              </w:rPr>
              <w:delText>3.4 Discussion</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_Toc174089139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68</w:delText>
            </w:r>
            <w:r w:rsidR="0026046D" w:rsidRPr="0019114E">
              <w:rPr>
                <w:rFonts w:cs="Times New Roman"/>
                <w:noProof/>
                <w:webHidden/>
              </w:rPr>
              <w:fldChar w:fldCharType="end"/>
            </w:r>
            <w:r>
              <w:rPr>
                <w:rFonts w:cs="Times New Roman"/>
                <w:noProof/>
              </w:rPr>
              <w:fldChar w:fldCharType="end"/>
            </w:r>
          </w:del>
        </w:p>
        <w:p w14:paraId="34256D7E" w14:textId="77777777" w:rsidR="0026046D" w:rsidRPr="0019114E" w:rsidRDefault="00000000">
          <w:pPr>
            <w:pStyle w:val="TOC3"/>
            <w:tabs>
              <w:tab w:val="right" w:leader="dot" w:pos="9350"/>
            </w:tabs>
            <w:rPr>
              <w:del w:id="209" w:author="Alex Popescu" w:date="2024-09-26T21:09:00Z" w16du:dateUtc="2024-09-27T01:09:00Z"/>
              <w:rFonts w:eastAsiaTheme="minorEastAsia" w:cs="Times New Roman"/>
              <w:noProof/>
              <w:kern w:val="2"/>
              <w:szCs w:val="24"/>
              <w:lang w:eastAsia="en-CA"/>
              <w14:ligatures w14:val="standardContextual"/>
            </w:rPr>
          </w:pPr>
          <w:del w:id="210" w:author="Alex Popescu" w:date="2024-09-26T21:09:00Z" w16du:dateUtc="2024-09-27T01:09:00Z">
            <w:r>
              <w:fldChar w:fldCharType="begin"/>
            </w:r>
            <w:r>
              <w:delInstrText>HYPERLINK \l "_Toc174089140"</w:delInstrText>
            </w:r>
            <w:r>
              <w:fldChar w:fldCharType="separate"/>
            </w:r>
            <w:r w:rsidR="0026046D" w:rsidRPr="0019114E">
              <w:rPr>
                <w:rStyle w:val="Hyperlink"/>
                <w:rFonts w:cs="Times New Roman"/>
                <w:noProof/>
              </w:rPr>
              <w:delText>3.4.1 The effects of sentinel presence on forager behaviour</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_Toc174089140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69</w:delText>
            </w:r>
            <w:r w:rsidR="0026046D" w:rsidRPr="0019114E">
              <w:rPr>
                <w:rFonts w:cs="Times New Roman"/>
                <w:noProof/>
                <w:webHidden/>
              </w:rPr>
              <w:fldChar w:fldCharType="end"/>
            </w:r>
            <w:r>
              <w:rPr>
                <w:rFonts w:cs="Times New Roman"/>
                <w:noProof/>
              </w:rPr>
              <w:fldChar w:fldCharType="end"/>
            </w:r>
          </w:del>
        </w:p>
        <w:p w14:paraId="1AE6493A" w14:textId="77777777" w:rsidR="0026046D" w:rsidRPr="0019114E" w:rsidRDefault="00000000">
          <w:pPr>
            <w:pStyle w:val="TOC3"/>
            <w:tabs>
              <w:tab w:val="right" w:leader="dot" w:pos="9350"/>
            </w:tabs>
            <w:rPr>
              <w:del w:id="211" w:author="Alex Popescu" w:date="2024-09-26T21:09:00Z" w16du:dateUtc="2024-09-27T01:09:00Z"/>
              <w:rFonts w:eastAsiaTheme="minorEastAsia" w:cs="Times New Roman"/>
              <w:noProof/>
              <w:kern w:val="2"/>
              <w:szCs w:val="24"/>
              <w:lang w:eastAsia="en-CA"/>
              <w14:ligatures w14:val="standardContextual"/>
            </w:rPr>
          </w:pPr>
          <w:del w:id="212" w:author="Alex Popescu" w:date="2024-09-26T21:09:00Z" w16du:dateUtc="2024-09-27T01:09:00Z">
            <w:r>
              <w:fldChar w:fldCharType="begin"/>
            </w:r>
            <w:r>
              <w:delInstrText>HYPERLINK \l "_Toc174089141"</w:delInstrText>
            </w:r>
            <w:r>
              <w:fldChar w:fldCharType="separate"/>
            </w:r>
            <w:r w:rsidR="0026046D" w:rsidRPr="0019114E">
              <w:rPr>
                <w:rStyle w:val="Hyperlink"/>
                <w:rFonts w:cs="Times New Roman"/>
                <w:noProof/>
              </w:rPr>
              <w:delText>3.4.2 Effects of foraging in commercial vs green areas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_Toc174089141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71</w:delText>
            </w:r>
            <w:r w:rsidR="0026046D" w:rsidRPr="0019114E">
              <w:rPr>
                <w:rFonts w:cs="Times New Roman"/>
                <w:noProof/>
                <w:webHidden/>
              </w:rPr>
              <w:fldChar w:fldCharType="end"/>
            </w:r>
            <w:r>
              <w:rPr>
                <w:rFonts w:cs="Times New Roman"/>
                <w:noProof/>
              </w:rPr>
              <w:fldChar w:fldCharType="end"/>
            </w:r>
          </w:del>
        </w:p>
        <w:p w14:paraId="0F93F05E" w14:textId="77777777" w:rsidR="0026046D" w:rsidRPr="0019114E" w:rsidRDefault="00000000">
          <w:pPr>
            <w:pStyle w:val="TOC3"/>
            <w:tabs>
              <w:tab w:val="right" w:leader="dot" w:pos="9350"/>
            </w:tabs>
            <w:rPr>
              <w:del w:id="213" w:author="Alex Popescu" w:date="2024-09-26T21:09:00Z" w16du:dateUtc="2024-09-27T01:09:00Z"/>
              <w:rFonts w:eastAsiaTheme="minorEastAsia" w:cs="Times New Roman"/>
              <w:noProof/>
              <w:kern w:val="2"/>
              <w:szCs w:val="24"/>
              <w:lang w:eastAsia="en-CA"/>
              <w14:ligatures w14:val="standardContextual"/>
            </w:rPr>
          </w:pPr>
          <w:del w:id="214" w:author="Alex Popescu" w:date="2024-09-26T21:09:00Z" w16du:dateUtc="2024-09-27T01:09:00Z">
            <w:r>
              <w:fldChar w:fldCharType="begin"/>
            </w:r>
            <w:r>
              <w:delInstrText>HYPERLINK \l "_Toc174089142"</w:delInstrText>
            </w:r>
            <w:r>
              <w:fldChar w:fldCharType="separate"/>
            </w:r>
            <w:r w:rsidR="0026046D" w:rsidRPr="0019114E">
              <w:rPr>
                <w:rStyle w:val="Hyperlink"/>
                <w:rFonts w:cs="Times New Roman"/>
                <w:noProof/>
              </w:rPr>
              <w:delText>3.4.3 Disturbances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_Toc174089142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73</w:delText>
            </w:r>
            <w:r w:rsidR="0026046D" w:rsidRPr="0019114E">
              <w:rPr>
                <w:rFonts w:cs="Times New Roman"/>
                <w:noProof/>
                <w:webHidden/>
              </w:rPr>
              <w:fldChar w:fldCharType="end"/>
            </w:r>
            <w:r>
              <w:rPr>
                <w:rFonts w:cs="Times New Roman"/>
                <w:noProof/>
              </w:rPr>
              <w:fldChar w:fldCharType="end"/>
            </w:r>
          </w:del>
        </w:p>
        <w:p w14:paraId="397905C3" w14:textId="77777777" w:rsidR="0026046D" w:rsidRPr="0019114E" w:rsidRDefault="00000000">
          <w:pPr>
            <w:pStyle w:val="TOC3"/>
            <w:tabs>
              <w:tab w:val="right" w:leader="dot" w:pos="9350"/>
            </w:tabs>
            <w:rPr>
              <w:del w:id="215" w:author="Alex Popescu" w:date="2024-09-26T21:09:00Z" w16du:dateUtc="2024-09-27T01:09:00Z"/>
              <w:rFonts w:eastAsiaTheme="minorEastAsia" w:cs="Times New Roman"/>
              <w:noProof/>
              <w:kern w:val="2"/>
              <w:szCs w:val="24"/>
              <w:lang w:eastAsia="en-CA"/>
              <w14:ligatures w14:val="standardContextual"/>
            </w:rPr>
          </w:pPr>
          <w:del w:id="216" w:author="Alex Popescu" w:date="2024-09-26T21:09:00Z" w16du:dateUtc="2024-09-27T01:09:00Z">
            <w:r>
              <w:fldChar w:fldCharType="begin"/>
            </w:r>
            <w:r>
              <w:delInstrText>HYPERLINK \l "_Toc174089143"</w:delInstrText>
            </w:r>
            <w:r>
              <w:fldChar w:fldCharType="separate"/>
            </w:r>
            <w:r w:rsidR="0026046D" w:rsidRPr="0019114E">
              <w:rPr>
                <w:rStyle w:val="Hyperlink"/>
                <w:rFonts w:cs="Times New Roman"/>
                <w:noProof/>
              </w:rPr>
              <w:delText>3.4.4 Baited sites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_Toc174089143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73</w:delText>
            </w:r>
            <w:r w:rsidR="0026046D" w:rsidRPr="0019114E">
              <w:rPr>
                <w:rFonts w:cs="Times New Roman"/>
                <w:noProof/>
                <w:webHidden/>
              </w:rPr>
              <w:fldChar w:fldCharType="end"/>
            </w:r>
            <w:r>
              <w:rPr>
                <w:rFonts w:cs="Times New Roman"/>
                <w:noProof/>
              </w:rPr>
              <w:fldChar w:fldCharType="end"/>
            </w:r>
          </w:del>
        </w:p>
        <w:p w14:paraId="72DEEBD8" w14:textId="77777777" w:rsidR="0026046D" w:rsidRPr="0019114E" w:rsidRDefault="00000000">
          <w:pPr>
            <w:pStyle w:val="TOC3"/>
            <w:tabs>
              <w:tab w:val="right" w:leader="dot" w:pos="9350"/>
            </w:tabs>
            <w:rPr>
              <w:del w:id="217" w:author="Alex Popescu" w:date="2024-09-26T21:09:00Z" w16du:dateUtc="2024-09-27T01:09:00Z"/>
              <w:rFonts w:eastAsiaTheme="minorEastAsia" w:cs="Times New Roman"/>
              <w:noProof/>
              <w:kern w:val="2"/>
              <w:szCs w:val="24"/>
              <w:lang w:eastAsia="en-CA"/>
              <w14:ligatures w14:val="standardContextual"/>
            </w:rPr>
          </w:pPr>
          <w:del w:id="218" w:author="Alex Popescu" w:date="2024-09-26T21:09:00Z" w16du:dateUtc="2024-09-27T01:09:00Z">
            <w:r>
              <w:fldChar w:fldCharType="begin"/>
            </w:r>
            <w:r>
              <w:delInstrText>HYPERLINK \l "_Toc174089144"</w:delInstrText>
            </w:r>
            <w:r>
              <w:fldChar w:fldCharType="separate"/>
            </w:r>
            <w:r w:rsidR="0026046D" w:rsidRPr="0019114E">
              <w:rPr>
                <w:rStyle w:val="Hyperlink"/>
                <w:rFonts w:cs="Times New Roman"/>
                <w:noProof/>
              </w:rPr>
              <w:delText>3.4.5 Group Size</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_Toc174089144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74</w:delText>
            </w:r>
            <w:r w:rsidR="0026046D" w:rsidRPr="0019114E">
              <w:rPr>
                <w:rFonts w:cs="Times New Roman"/>
                <w:noProof/>
                <w:webHidden/>
              </w:rPr>
              <w:fldChar w:fldCharType="end"/>
            </w:r>
            <w:r>
              <w:rPr>
                <w:rFonts w:cs="Times New Roman"/>
                <w:noProof/>
              </w:rPr>
              <w:fldChar w:fldCharType="end"/>
            </w:r>
          </w:del>
        </w:p>
        <w:p w14:paraId="6D0AADC9" w14:textId="77777777" w:rsidR="0026046D" w:rsidRPr="0019114E" w:rsidRDefault="00000000">
          <w:pPr>
            <w:pStyle w:val="TOC3"/>
            <w:tabs>
              <w:tab w:val="right" w:leader="dot" w:pos="9350"/>
            </w:tabs>
            <w:rPr>
              <w:del w:id="219" w:author="Alex Popescu" w:date="2024-09-26T21:09:00Z" w16du:dateUtc="2024-09-27T01:09:00Z"/>
              <w:rFonts w:eastAsiaTheme="minorEastAsia" w:cs="Times New Roman"/>
              <w:noProof/>
              <w:kern w:val="2"/>
              <w:szCs w:val="24"/>
              <w:lang w:eastAsia="en-CA"/>
              <w14:ligatures w14:val="standardContextual"/>
            </w:rPr>
          </w:pPr>
          <w:del w:id="220" w:author="Alex Popescu" w:date="2024-09-26T21:09:00Z" w16du:dateUtc="2024-09-27T01:09:00Z">
            <w:r>
              <w:fldChar w:fldCharType="begin"/>
            </w:r>
            <w:r>
              <w:delInstrText>HYPERLINK \l "_Toc174089145"</w:delInstrText>
            </w:r>
            <w:r>
              <w:fldChar w:fldCharType="separate"/>
            </w:r>
            <w:r w:rsidR="0026046D" w:rsidRPr="0019114E">
              <w:rPr>
                <w:rStyle w:val="Hyperlink"/>
                <w:rFonts w:cs="Times New Roman"/>
                <w:noProof/>
              </w:rPr>
              <w:delText>3.4.6 Future directions and improvements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_Toc174089145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74</w:delText>
            </w:r>
            <w:r w:rsidR="0026046D" w:rsidRPr="0019114E">
              <w:rPr>
                <w:rFonts w:cs="Times New Roman"/>
                <w:noProof/>
                <w:webHidden/>
              </w:rPr>
              <w:fldChar w:fldCharType="end"/>
            </w:r>
            <w:r>
              <w:rPr>
                <w:rFonts w:cs="Times New Roman"/>
                <w:noProof/>
              </w:rPr>
              <w:fldChar w:fldCharType="end"/>
            </w:r>
          </w:del>
        </w:p>
        <w:p w14:paraId="4DB9DCA6" w14:textId="77777777" w:rsidR="0026046D" w:rsidRPr="0019114E" w:rsidRDefault="00000000">
          <w:pPr>
            <w:pStyle w:val="TOC2"/>
            <w:tabs>
              <w:tab w:val="right" w:leader="dot" w:pos="9350"/>
            </w:tabs>
            <w:rPr>
              <w:del w:id="221" w:author="Alex Popescu" w:date="2024-09-26T21:09:00Z" w16du:dateUtc="2024-09-27T01:09:00Z"/>
              <w:rFonts w:eastAsiaTheme="minorEastAsia" w:cs="Times New Roman"/>
              <w:noProof/>
              <w:kern w:val="2"/>
              <w:szCs w:val="24"/>
              <w:lang w:eastAsia="en-CA"/>
              <w14:ligatures w14:val="standardContextual"/>
            </w:rPr>
          </w:pPr>
          <w:del w:id="222" w:author="Alex Popescu" w:date="2024-09-26T21:09:00Z" w16du:dateUtc="2024-09-27T01:09:00Z">
            <w:r>
              <w:fldChar w:fldCharType="begin"/>
            </w:r>
            <w:r>
              <w:delInstrText>HYPERLINK \l "_Toc174089146"</w:delInstrText>
            </w:r>
            <w:r>
              <w:fldChar w:fldCharType="separate"/>
            </w:r>
            <w:r w:rsidR="0026046D" w:rsidRPr="0019114E">
              <w:rPr>
                <w:rStyle w:val="Hyperlink"/>
                <w:rFonts w:cs="Times New Roman"/>
                <w:noProof/>
              </w:rPr>
              <w:delText>3.5 References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_Toc174089146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77</w:delText>
            </w:r>
            <w:r w:rsidR="0026046D" w:rsidRPr="0019114E">
              <w:rPr>
                <w:rFonts w:cs="Times New Roman"/>
                <w:noProof/>
                <w:webHidden/>
              </w:rPr>
              <w:fldChar w:fldCharType="end"/>
            </w:r>
            <w:r>
              <w:rPr>
                <w:rFonts w:cs="Times New Roman"/>
                <w:noProof/>
              </w:rPr>
              <w:fldChar w:fldCharType="end"/>
            </w:r>
          </w:del>
        </w:p>
        <w:p w14:paraId="6E52A40B" w14:textId="77777777" w:rsidR="0026046D" w:rsidRPr="0019114E" w:rsidRDefault="00000000">
          <w:pPr>
            <w:pStyle w:val="TOC1"/>
            <w:tabs>
              <w:tab w:val="right" w:leader="dot" w:pos="9350"/>
            </w:tabs>
            <w:rPr>
              <w:del w:id="223" w:author="Alex Popescu" w:date="2024-09-26T21:09:00Z" w16du:dateUtc="2024-09-27T01:09:00Z"/>
              <w:rFonts w:eastAsiaTheme="minorEastAsia" w:cs="Times New Roman"/>
              <w:b w:val="0"/>
              <w:noProof/>
              <w:kern w:val="2"/>
              <w:szCs w:val="24"/>
              <w:lang w:eastAsia="en-CA"/>
              <w14:ligatures w14:val="standardContextual"/>
            </w:rPr>
          </w:pPr>
          <w:del w:id="224" w:author="Alex Popescu" w:date="2024-09-26T21:09:00Z" w16du:dateUtc="2024-09-27T01:09:00Z">
            <w:r>
              <w:fldChar w:fldCharType="begin"/>
            </w:r>
            <w:r>
              <w:delInstrText>HYPERLINK \l "_Toc174089147"</w:delInstrText>
            </w:r>
            <w:r>
              <w:fldChar w:fldCharType="separate"/>
            </w:r>
            <w:r w:rsidR="0026046D" w:rsidRPr="0019114E">
              <w:rPr>
                <w:rStyle w:val="Hyperlink"/>
                <w:rFonts w:cs="Times New Roman"/>
                <w:noProof/>
              </w:rPr>
              <w:delText>Chapter 4. General Discussion</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_Toc174089147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81</w:delText>
            </w:r>
            <w:r w:rsidR="0026046D" w:rsidRPr="0019114E">
              <w:rPr>
                <w:rFonts w:cs="Times New Roman"/>
                <w:noProof/>
                <w:webHidden/>
              </w:rPr>
              <w:fldChar w:fldCharType="end"/>
            </w:r>
            <w:r>
              <w:rPr>
                <w:rFonts w:cs="Times New Roman"/>
                <w:noProof/>
              </w:rPr>
              <w:fldChar w:fldCharType="end"/>
            </w:r>
          </w:del>
        </w:p>
        <w:p w14:paraId="736C2EBB" w14:textId="77777777" w:rsidR="0026046D" w:rsidRPr="0019114E" w:rsidRDefault="00000000">
          <w:pPr>
            <w:pStyle w:val="TOC2"/>
            <w:tabs>
              <w:tab w:val="right" w:leader="dot" w:pos="9350"/>
            </w:tabs>
            <w:rPr>
              <w:del w:id="225" w:author="Alex Popescu" w:date="2024-09-26T21:09:00Z" w16du:dateUtc="2024-09-27T01:09:00Z"/>
              <w:rFonts w:eastAsiaTheme="minorEastAsia" w:cs="Times New Roman"/>
              <w:noProof/>
              <w:kern w:val="2"/>
              <w:szCs w:val="24"/>
              <w:lang w:eastAsia="en-CA"/>
              <w14:ligatures w14:val="standardContextual"/>
            </w:rPr>
          </w:pPr>
          <w:del w:id="226" w:author="Alex Popescu" w:date="2024-09-26T21:09:00Z" w16du:dateUtc="2024-09-27T01:09:00Z">
            <w:r>
              <w:fldChar w:fldCharType="begin"/>
            </w:r>
            <w:r>
              <w:delInstrText>HYPERLINK \l "_Toc174089148"</w:delInstrText>
            </w:r>
            <w:r>
              <w:fldChar w:fldCharType="separate"/>
            </w:r>
            <w:r w:rsidR="0026046D" w:rsidRPr="0019114E">
              <w:rPr>
                <w:rStyle w:val="Hyperlink"/>
                <w:rFonts w:cs="Times New Roman"/>
                <w:noProof/>
              </w:rPr>
              <w:delText>4.1 Thesis summary</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_Toc174089148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81</w:delText>
            </w:r>
            <w:r w:rsidR="0026046D" w:rsidRPr="0019114E">
              <w:rPr>
                <w:rFonts w:cs="Times New Roman"/>
                <w:noProof/>
                <w:webHidden/>
              </w:rPr>
              <w:fldChar w:fldCharType="end"/>
            </w:r>
            <w:r>
              <w:rPr>
                <w:rFonts w:cs="Times New Roman"/>
                <w:noProof/>
              </w:rPr>
              <w:fldChar w:fldCharType="end"/>
            </w:r>
          </w:del>
        </w:p>
        <w:p w14:paraId="1849BC23" w14:textId="77777777" w:rsidR="0026046D" w:rsidRPr="0019114E" w:rsidRDefault="00000000">
          <w:pPr>
            <w:pStyle w:val="TOC2"/>
            <w:tabs>
              <w:tab w:val="right" w:leader="dot" w:pos="9350"/>
            </w:tabs>
            <w:rPr>
              <w:del w:id="227" w:author="Alex Popescu" w:date="2024-09-26T21:09:00Z" w16du:dateUtc="2024-09-27T01:09:00Z"/>
              <w:rFonts w:eastAsiaTheme="minorEastAsia" w:cs="Times New Roman"/>
              <w:noProof/>
              <w:kern w:val="2"/>
              <w:szCs w:val="24"/>
              <w:lang w:eastAsia="en-CA"/>
              <w14:ligatures w14:val="standardContextual"/>
            </w:rPr>
          </w:pPr>
          <w:del w:id="228" w:author="Alex Popescu" w:date="2024-09-26T21:09:00Z" w16du:dateUtc="2024-09-27T01:09:00Z">
            <w:r>
              <w:fldChar w:fldCharType="begin"/>
            </w:r>
            <w:r>
              <w:delInstrText>HYPERLINK \l "_Toc174089149"</w:delInstrText>
            </w:r>
            <w:r>
              <w:fldChar w:fldCharType="separate"/>
            </w:r>
            <w:r w:rsidR="0026046D" w:rsidRPr="0019114E">
              <w:rPr>
                <w:rStyle w:val="Hyperlink"/>
                <w:rFonts w:cs="Times New Roman"/>
                <w:noProof/>
              </w:rPr>
              <w:delText>4.2 Future Studies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_Toc174089149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85</w:delText>
            </w:r>
            <w:r w:rsidR="0026046D" w:rsidRPr="0019114E">
              <w:rPr>
                <w:rFonts w:cs="Times New Roman"/>
                <w:noProof/>
                <w:webHidden/>
              </w:rPr>
              <w:fldChar w:fldCharType="end"/>
            </w:r>
            <w:r>
              <w:rPr>
                <w:rFonts w:cs="Times New Roman"/>
                <w:noProof/>
              </w:rPr>
              <w:fldChar w:fldCharType="end"/>
            </w:r>
          </w:del>
        </w:p>
        <w:p w14:paraId="5FC35C76" w14:textId="77777777" w:rsidR="0026046D" w:rsidRPr="0019114E" w:rsidRDefault="00000000">
          <w:pPr>
            <w:pStyle w:val="TOC2"/>
            <w:tabs>
              <w:tab w:val="right" w:leader="dot" w:pos="9350"/>
            </w:tabs>
            <w:rPr>
              <w:del w:id="229" w:author="Alex Popescu" w:date="2024-09-26T21:09:00Z" w16du:dateUtc="2024-09-27T01:09:00Z"/>
              <w:rFonts w:eastAsiaTheme="minorEastAsia" w:cs="Times New Roman"/>
              <w:noProof/>
              <w:kern w:val="2"/>
              <w:szCs w:val="24"/>
              <w:lang w:eastAsia="en-CA"/>
              <w14:ligatures w14:val="standardContextual"/>
            </w:rPr>
          </w:pPr>
          <w:del w:id="230" w:author="Alex Popescu" w:date="2024-09-26T21:09:00Z" w16du:dateUtc="2024-09-27T01:09:00Z">
            <w:r>
              <w:fldChar w:fldCharType="begin"/>
            </w:r>
            <w:r>
              <w:delInstrText>HYPERLINK \l "_Toc174089150"</w:delInstrText>
            </w:r>
            <w:r>
              <w:fldChar w:fldCharType="separate"/>
            </w:r>
            <w:r w:rsidR="0026046D" w:rsidRPr="0019114E">
              <w:rPr>
                <w:rStyle w:val="Hyperlink"/>
                <w:rFonts w:cs="Times New Roman"/>
                <w:noProof/>
              </w:rPr>
              <w:delText>4.3 Concluding statements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_Toc174089150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86</w:delText>
            </w:r>
            <w:r w:rsidR="0026046D" w:rsidRPr="0019114E">
              <w:rPr>
                <w:rFonts w:cs="Times New Roman"/>
                <w:noProof/>
                <w:webHidden/>
              </w:rPr>
              <w:fldChar w:fldCharType="end"/>
            </w:r>
            <w:r>
              <w:rPr>
                <w:rFonts w:cs="Times New Roman"/>
                <w:noProof/>
              </w:rPr>
              <w:fldChar w:fldCharType="end"/>
            </w:r>
          </w:del>
        </w:p>
        <w:p w14:paraId="64BEFB39" w14:textId="77777777" w:rsidR="0026046D" w:rsidRPr="0019114E" w:rsidRDefault="00000000">
          <w:pPr>
            <w:pStyle w:val="TOC2"/>
            <w:tabs>
              <w:tab w:val="right" w:leader="dot" w:pos="9350"/>
            </w:tabs>
            <w:rPr>
              <w:del w:id="231" w:author="Alex Popescu" w:date="2024-09-26T21:09:00Z" w16du:dateUtc="2024-09-27T01:09:00Z"/>
              <w:rFonts w:eastAsiaTheme="minorEastAsia" w:cs="Times New Roman"/>
              <w:noProof/>
              <w:kern w:val="2"/>
              <w:szCs w:val="24"/>
              <w:lang w:eastAsia="en-CA"/>
              <w14:ligatures w14:val="standardContextual"/>
            </w:rPr>
          </w:pPr>
          <w:del w:id="232" w:author="Alex Popescu" w:date="2024-09-26T21:09:00Z" w16du:dateUtc="2024-09-27T01:09:00Z">
            <w:r>
              <w:fldChar w:fldCharType="begin"/>
            </w:r>
            <w:r>
              <w:delInstrText>HYPERLINK \l "_Toc174089151"</w:delInstrText>
            </w:r>
            <w:r>
              <w:fldChar w:fldCharType="separate"/>
            </w:r>
            <w:r w:rsidR="0026046D" w:rsidRPr="0019114E">
              <w:rPr>
                <w:rStyle w:val="Hyperlink"/>
                <w:rFonts w:cs="Times New Roman"/>
                <w:noProof/>
              </w:rPr>
              <w:delText>4.4 References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_Toc174089151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87</w:delText>
            </w:r>
            <w:r w:rsidR="0026046D" w:rsidRPr="0019114E">
              <w:rPr>
                <w:rFonts w:cs="Times New Roman"/>
                <w:noProof/>
                <w:webHidden/>
              </w:rPr>
              <w:fldChar w:fldCharType="end"/>
            </w:r>
            <w:r>
              <w:rPr>
                <w:rFonts w:cs="Times New Roman"/>
                <w:noProof/>
              </w:rPr>
              <w:fldChar w:fldCharType="end"/>
            </w:r>
          </w:del>
        </w:p>
        <w:p w14:paraId="0DB8AA2E" w14:textId="77777777" w:rsidR="0026046D" w:rsidRPr="0019114E" w:rsidRDefault="00000000">
          <w:pPr>
            <w:pStyle w:val="TOC1"/>
            <w:tabs>
              <w:tab w:val="right" w:leader="dot" w:pos="9350"/>
            </w:tabs>
            <w:rPr>
              <w:del w:id="233" w:author="Alex Popescu" w:date="2024-09-26T21:09:00Z" w16du:dateUtc="2024-09-27T01:09:00Z"/>
              <w:rFonts w:eastAsiaTheme="minorEastAsia" w:cs="Times New Roman"/>
              <w:b w:val="0"/>
              <w:noProof/>
              <w:kern w:val="2"/>
              <w:szCs w:val="24"/>
              <w:lang w:eastAsia="en-CA"/>
              <w14:ligatures w14:val="standardContextual"/>
            </w:rPr>
          </w:pPr>
          <w:del w:id="234" w:author="Alex Popescu" w:date="2024-09-26T21:09:00Z" w16du:dateUtc="2024-09-27T01:09:00Z">
            <w:r>
              <w:fldChar w:fldCharType="begin"/>
            </w:r>
            <w:r>
              <w:delInstrText>HYPERLINK \l "_Toc174089152"</w:delInstrText>
            </w:r>
            <w:r>
              <w:fldChar w:fldCharType="separate"/>
            </w:r>
            <w:r w:rsidR="0026046D" w:rsidRPr="0019114E">
              <w:rPr>
                <w:rStyle w:val="Hyperlink"/>
                <w:rFonts w:cs="Times New Roman"/>
                <w:noProof/>
              </w:rPr>
              <w:delText>Supplemental Material</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_Toc174089152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90</w:delText>
            </w:r>
            <w:r w:rsidR="0026046D" w:rsidRPr="0019114E">
              <w:rPr>
                <w:rFonts w:cs="Times New Roman"/>
                <w:noProof/>
                <w:webHidden/>
              </w:rPr>
              <w:fldChar w:fldCharType="end"/>
            </w:r>
            <w:r>
              <w:rPr>
                <w:rFonts w:cs="Times New Roman"/>
                <w:noProof/>
              </w:rPr>
              <w:fldChar w:fldCharType="end"/>
            </w:r>
          </w:del>
        </w:p>
        <w:p w14:paraId="00654C7B" w14:textId="77777777" w:rsidR="0026046D" w:rsidRPr="0019114E" w:rsidRDefault="00000000">
          <w:pPr>
            <w:pStyle w:val="TOC1"/>
            <w:tabs>
              <w:tab w:val="right" w:leader="dot" w:pos="9350"/>
            </w:tabs>
            <w:rPr>
              <w:del w:id="235" w:author="Alex Popescu" w:date="2024-09-26T21:09:00Z" w16du:dateUtc="2024-09-27T01:09:00Z"/>
              <w:rFonts w:eastAsiaTheme="minorEastAsia" w:cs="Times New Roman"/>
              <w:b w:val="0"/>
              <w:noProof/>
              <w:kern w:val="2"/>
              <w:szCs w:val="24"/>
              <w:lang w:eastAsia="en-CA"/>
              <w14:ligatures w14:val="standardContextual"/>
            </w:rPr>
          </w:pPr>
          <w:del w:id="236" w:author="Alex Popescu" w:date="2024-09-26T21:09:00Z" w16du:dateUtc="2024-09-27T01:09:00Z">
            <w:r>
              <w:fldChar w:fldCharType="begin"/>
            </w:r>
            <w:r>
              <w:delInstrText>HYPERLINK \l "_Toc174089153"</w:delInstrText>
            </w:r>
            <w:r>
              <w:fldChar w:fldCharType="separate"/>
            </w:r>
            <w:r w:rsidR="0026046D" w:rsidRPr="0019114E">
              <w:rPr>
                <w:rStyle w:val="Hyperlink"/>
                <w:rFonts w:cs="Times New Roman"/>
                <w:noProof/>
              </w:rPr>
              <w:delText>List of Supplemental Tables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_Toc174089153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90</w:delText>
            </w:r>
            <w:r w:rsidR="0026046D" w:rsidRPr="0019114E">
              <w:rPr>
                <w:rFonts w:cs="Times New Roman"/>
                <w:noProof/>
                <w:webHidden/>
              </w:rPr>
              <w:fldChar w:fldCharType="end"/>
            </w:r>
            <w:r>
              <w:rPr>
                <w:rFonts w:cs="Times New Roman"/>
                <w:noProof/>
              </w:rPr>
              <w:fldChar w:fldCharType="end"/>
            </w:r>
          </w:del>
        </w:p>
        <w:p w14:paraId="4933ACC7" w14:textId="77777777" w:rsidR="0026046D" w:rsidRPr="0019114E" w:rsidRDefault="00000000">
          <w:pPr>
            <w:pStyle w:val="TOC1"/>
            <w:tabs>
              <w:tab w:val="right" w:leader="dot" w:pos="9350"/>
            </w:tabs>
            <w:rPr>
              <w:del w:id="237" w:author="Alex Popescu" w:date="2024-09-26T21:09:00Z" w16du:dateUtc="2024-09-27T01:09:00Z"/>
              <w:rFonts w:eastAsiaTheme="minorEastAsia" w:cs="Times New Roman"/>
              <w:b w:val="0"/>
              <w:noProof/>
              <w:kern w:val="2"/>
              <w:szCs w:val="24"/>
              <w:lang w:eastAsia="en-CA"/>
              <w14:ligatures w14:val="standardContextual"/>
            </w:rPr>
          </w:pPr>
          <w:del w:id="238" w:author="Alex Popescu" w:date="2024-09-26T21:09:00Z" w16du:dateUtc="2024-09-27T01:09:00Z">
            <w:r>
              <w:fldChar w:fldCharType="begin"/>
            </w:r>
            <w:r>
              <w:delInstrText>HYPERLINK \l "_Toc174089154"</w:delInstrText>
            </w:r>
            <w:r>
              <w:fldChar w:fldCharType="separate"/>
            </w:r>
            <w:r w:rsidR="0026046D" w:rsidRPr="0019114E">
              <w:rPr>
                <w:rStyle w:val="Hyperlink"/>
                <w:rFonts w:cs="Times New Roman"/>
                <w:noProof/>
              </w:rPr>
              <w:delText>List of Supplemental Figures</w:delTex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delInstrText xml:space="preserve"> PAGEREF _Toc174089154 \h </w:del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delText>90</w:delText>
            </w:r>
            <w:r w:rsidR="0026046D" w:rsidRPr="0019114E">
              <w:rPr>
                <w:rFonts w:cs="Times New Roman"/>
                <w:noProof/>
                <w:webHidden/>
              </w:rPr>
              <w:fldChar w:fldCharType="end"/>
            </w:r>
            <w:r>
              <w:rPr>
                <w:rFonts w:cs="Times New Roman"/>
                <w:noProof/>
              </w:rPr>
              <w:fldChar w:fldCharType="end"/>
            </w:r>
          </w:del>
        </w:p>
        <w:p w14:paraId="681D2D42" w14:textId="5E781A92" w:rsidR="0085722C" w:rsidRDefault="000E2AB0">
          <w:pPr>
            <w:pStyle w:val="TOC1"/>
            <w:tabs>
              <w:tab w:val="right" w:leader="dot" w:pos="9350"/>
            </w:tabs>
            <w:rPr>
              <w:ins w:id="239"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del w:id="240" w:author="Alex Popescu" w:date="2024-09-26T21:09:00Z" w16du:dateUtc="2024-09-27T01:09:00Z">
            <w:r w:rsidRPr="0019114E">
              <w:rPr>
                <w:rFonts w:cs="Times New Roman"/>
                <w:b w:val="0"/>
                <w:szCs w:val="24"/>
                <w:u w:val="single"/>
              </w:rPr>
              <w:fldChar w:fldCharType="end"/>
            </w:r>
          </w:del>
          <w:ins w:id="241" w:author="Alex Popescu" w:date="2024-09-26T21:09:00Z" w16du:dateUtc="2024-09-27T01:09:00Z">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r w:rsidR="0085722C" w:rsidRPr="009265E9">
              <w:rPr>
                <w:rStyle w:val="Hyperlink"/>
                <w:noProof/>
              </w:rPr>
              <w:fldChar w:fldCharType="begin"/>
            </w:r>
            <w:r w:rsidR="0085722C" w:rsidRPr="009265E9">
              <w:rPr>
                <w:rStyle w:val="Hyperlink"/>
                <w:noProof/>
              </w:rPr>
              <w:instrText xml:space="preserve"> </w:instrText>
            </w:r>
            <w:r w:rsidR="0085722C">
              <w:rPr>
                <w:noProof/>
              </w:rPr>
              <w:instrText>HYPERLINK \l "_Toc178277206"</w:instrText>
            </w:r>
            <w:r w:rsidR="0085722C" w:rsidRPr="009265E9">
              <w:rPr>
                <w:rStyle w:val="Hyperlink"/>
                <w:noProof/>
              </w:rPr>
              <w:instrText xml:space="preserve"> </w:instrText>
            </w:r>
            <w:r w:rsidR="0085722C" w:rsidRPr="009265E9">
              <w:rPr>
                <w:rStyle w:val="Hyperlink"/>
                <w:noProof/>
              </w:rPr>
            </w:r>
            <w:r w:rsidR="0085722C" w:rsidRPr="009265E9">
              <w:rPr>
                <w:rStyle w:val="Hyperlink"/>
                <w:noProof/>
              </w:rPr>
              <w:fldChar w:fldCharType="separate"/>
            </w:r>
            <w:r w:rsidR="0085722C" w:rsidRPr="009265E9">
              <w:rPr>
                <w:rStyle w:val="Hyperlink"/>
                <w:noProof/>
              </w:rPr>
              <w:t>Title Page</w:t>
            </w:r>
            <w:r w:rsidR="0085722C" w:rsidRPr="009265E9">
              <w:rPr>
                <w:rStyle w:val="Hyperlink"/>
                <w:noProof/>
              </w:rPr>
              <w:fldChar w:fldCharType="end"/>
            </w:r>
          </w:ins>
        </w:p>
        <w:p w14:paraId="425E2221" w14:textId="4B0418ED" w:rsidR="0085722C" w:rsidRDefault="0085722C">
          <w:pPr>
            <w:pStyle w:val="TOC1"/>
            <w:tabs>
              <w:tab w:val="right" w:leader="dot" w:pos="9350"/>
            </w:tabs>
            <w:rPr>
              <w:ins w:id="242"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24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"_Toc178277207"</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Abstract</w:t>
            </w:r>
            <w:r w:rsidRPr="009265E9">
              <w:rPr>
                <w:rStyle w:val="Hyperlink"/>
                <w:noProof/>
              </w:rPr>
              <w:fldChar w:fldCharType="end"/>
            </w:r>
          </w:ins>
        </w:p>
        <w:p w14:paraId="30502E12" w14:textId="48B7B769" w:rsidR="0085722C" w:rsidRDefault="0085722C">
          <w:pPr>
            <w:pStyle w:val="TOC1"/>
            <w:tabs>
              <w:tab w:val="right" w:leader="dot" w:pos="9350"/>
            </w:tabs>
            <w:rPr>
              <w:ins w:id="244"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24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"_Toc178277208"</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Acknowledgements</w:t>
            </w:r>
            <w:r w:rsidRPr="009265E9">
              <w:rPr>
                <w:rStyle w:val="Hyperlink"/>
                <w:noProof/>
              </w:rPr>
              <w:fldChar w:fldCharType="end"/>
            </w:r>
          </w:ins>
        </w:p>
        <w:p w14:paraId="0F043977" w14:textId="51586F6E" w:rsidR="0085722C" w:rsidRDefault="0085722C">
          <w:pPr>
            <w:pStyle w:val="TOC1"/>
            <w:tabs>
              <w:tab w:val="right" w:leader="dot" w:pos="9350"/>
            </w:tabs>
            <w:rPr>
              <w:ins w:id="246"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24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"_Toc178277209"</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Table of Contents</w:t>
            </w:r>
            <w:r w:rsidRPr="009265E9">
              <w:rPr>
                <w:rStyle w:val="Hyperlink"/>
                <w:noProof/>
              </w:rPr>
              <w:fldChar w:fldCharType="end"/>
            </w:r>
          </w:ins>
        </w:p>
        <w:p w14:paraId="301D444D" w14:textId="7DBBC724" w:rsidR="0085722C" w:rsidRDefault="0085722C">
          <w:pPr>
            <w:pStyle w:val="TOC1"/>
            <w:tabs>
              <w:tab w:val="right" w:leader="dot" w:pos="9350"/>
            </w:tabs>
            <w:rPr>
              <w:ins w:id="248"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24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"_Toc178277210"</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List of Tables</w:t>
            </w:r>
            <w:r w:rsidRPr="009265E9">
              <w:rPr>
                <w:rStyle w:val="Hyperlink"/>
                <w:noProof/>
              </w:rPr>
              <w:fldChar w:fldCharType="end"/>
            </w:r>
          </w:ins>
        </w:p>
        <w:p w14:paraId="6DD20F0B" w14:textId="27D3A618" w:rsidR="0085722C" w:rsidRDefault="0085722C">
          <w:pPr>
            <w:pStyle w:val="TOC1"/>
            <w:tabs>
              <w:tab w:val="right" w:leader="dot" w:pos="9350"/>
            </w:tabs>
            <w:rPr>
              <w:ins w:id="250"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25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"_Toc178277211"</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List of Figures</w:t>
            </w:r>
            <w:r w:rsidRPr="009265E9">
              <w:rPr>
                <w:rStyle w:val="Hyperlink"/>
                <w:noProof/>
              </w:rPr>
              <w:fldChar w:fldCharType="end"/>
            </w:r>
          </w:ins>
        </w:p>
        <w:p w14:paraId="2E98075E" w14:textId="7181BBBA" w:rsidR="0085722C" w:rsidRDefault="0085722C">
          <w:pPr>
            <w:pStyle w:val="TOC1"/>
            <w:tabs>
              <w:tab w:val="right" w:leader="dot" w:pos="9350"/>
            </w:tabs>
            <w:rPr>
              <w:ins w:id="252"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25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"_Toc178277212"</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Chapter 1. General Introduction</w:t>
            </w:r>
            <w:r>
              <w:rPr>
                <w:noProof/>
                <w:webHidden/>
              </w:rPr>
              <w:tab/>
            </w:r>
            <w:r>
              <w:rPr>
                <w:noProof/>
                <w:webHidden/>
              </w:rPr>
              <w:fldChar w:fldCharType="begin"/>
            </w:r>
            <w:r>
              <w:rPr>
                <w:noProof/>
                <w:webHidden/>
              </w:rPr>
              <w:instrText xml:space="preserve"> PAGEREF _Toc178277212 \h </w:instrText>
            </w:r>
            <w:r>
              <w:rPr>
                <w:noProof/>
                <w:webHidden/>
              </w:rPr>
            </w:r>
            <w:r>
              <w:rPr>
                <w:noProof/>
                <w:webHidden/>
              </w:rPr>
              <w:fldChar w:fldCharType="separate"/>
            </w:r>
            <w:r>
              <w:rPr>
                <w:noProof/>
                <w:webHidden/>
              </w:rPr>
              <w:t>9</w:t>
            </w:r>
            <w:r>
              <w:rPr>
                <w:noProof/>
                <w:webHidden/>
              </w:rPr>
              <w:fldChar w:fldCharType="end"/>
            </w:r>
            <w:r w:rsidRPr="009265E9">
              <w:rPr>
                <w:rStyle w:val="Hyperlink"/>
                <w:noProof/>
              </w:rPr>
              <w:fldChar w:fldCharType="end"/>
            </w:r>
          </w:ins>
        </w:p>
        <w:p w14:paraId="195F6A0E" w14:textId="694BA514" w:rsidR="0085722C" w:rsidRDefault="0085722C">
          <w:pPr>
            <w:pStyle w:val="TOC2"/>
            <w:tabs>
              <w:tab w:val="right" w:leader="dot" w:pos="9350"/>
            </w:tabs>
            <w:rPr>
              <w:ins w:id="254"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5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"_Toc178277213"</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1.1 Sentinel Behaviour</w:t>
            </w:r>
            <w:r>
              <w:rPr>
                <w:noProof/>
                <w:webHidden/>
              </w:rPr>
              <w:tab/>
            </w:r>
            <w:r>
              <w:rPr>
                <w:noProof/>
                <w:webHidden/>
              </w:rPr>
              <w:fldChar w:fldCharType="begin"/>
            </w:r>
            <w:r>
              <w:rPr>
                <w:noProof/>
                <w:webHidden/>
              </w:rPr>
              <w:instrText xml:space="preserve"> PAGEREF _Toc178277213 \h </w:instrText>
            </w:r>
            <w:r>
              <w:rPr>
                <w:noProof/>
                <w:webHidden/>
              </w:rPr>
            </w:r>
            <w:r>
              <w:rPr>
                <w:noProof/>
                <w:webHidden/>
              </w:rPr>
              <w:fldChar w:fldCharType="separate"/>
            </w:r>
            <w:r>
              <w:rPr>
                <w:noProof/>
                <w:webHidden/>
              </w:rPr>
              <w:t>9</w:t>
            </w:r>
            <w:r>
              <w:rPr>
                <w:noProof/>
                <w:webHidden/>
              </w:rPr>
              <w:fldChar w:fldCharType="end"/>
            </w:r>
            <w:r w:rsidRPr="009265E9">
              <w:rPr>
                <w:rStyle w:val="Hyperlink"/>
                <w:noProof/>
              </w:rPr>
              <w:fldChar w:fldCharType="end"/>
            </w:r>
          </w:ins>
        </w:p>
        <w:p w14:paraId="7C746ACE" w14:textId="29B35E36" w:rsidR="0085722C" w:rsidRDefault="0085722C">
          <w:pPr>
            <w:pStyle w:val="TOC2"/>
            <w:tabs>
              <w:tab w:val="right" w:leader="dot" w:pos="9350"/>
            </w:tabs>
            <w:rPr>
              <w:ins w:id="256"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5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"_Toc178277214"</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1.2 Urbanization</w:t>
            </w:r>
            <w:r>
              <w:rPr>
                <w:noProof/>
                <w:webHidden/>
              </w:rPr>
              <w:tab/>
            </w:r>
            <w:r>
              <w:rPr>
                <w:noProof/>
                <w:webHidden/>
              </w:rPr>
              <w:fldChar w:fldCharType="begin"/>
            </w:r>
            <w:r>
              <w:rPr>
                <w:noProof/>
                <w:webHidden/>
              </w:rPr>
              <w:instrText xml:space="preserve"> PAGEREF _Toc178277214 \h </w:instrText>
            </w:r>
            <w:r>
              <w:rPr>
                <w:noProof/>
                <w:webHidden/>
              </w:rPr>
            </w:r>
            <w:r>
              <w:rPr>
                <w:noProof/>
                <w:webHidden/>
              </w:rPr>
              <w:fldChar w:fldCharType="separate"/>
            </w:r>
            <w:r>
              <w:rPr>
                <w:noProof/>
                <w:webHidden/>
              </w:rPr>
              <w:t>12</w:t>
            </w:r>
            <w:r>
              <w:rPr>
                <w:noProof/>
                <w:webHidden/>
              </w:rPr>
              <w:fldChar w:fldCharType="end"/>
            </w:r>
            <w:r w:rsidRPr="009265E9">
              <w:rPr>
                <w:rStyle w:val="Hyperlink"/>
                <w:noProof/>
              </w:rPr>
              <w:fldChar w:fldCharType="end"/>
            </w:r>
          </w:ins>
        </w:p>
        <w:p w14:paraId="19326B3B" w14:textId="09004D32" w:rsidR="0085722C" w:rsidRDefault="0085722C">
          <w:pPr>
            <w:pStyle w:val="TOC2"/>
            <w:tabs>
              <w:tab w:val="right" w:leader="dot" w:pos="9350"/>
            </w:tabs>
            <w:rPr>
              <w:ins w:id="258"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5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"_Toc178277215"</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 xml:space="preserve">1.3 The American crow, </w:t>
            </w:r>
            <w:r w:rsidRPr="009265E9">
              <w:rPr>
                <w:rStyle w:val="Hyperlink"/>
                <w:i/>
                <w:iCs/>
                <w:noProof/>
              </w:rPr>
              <w:t>Corvus brachyrhynchos</w:t>
            </w:r>
            <w:r>
              <w:rPr>
                <w:noProof/>
                <w:webHidden/>
              </w:rPr>
              <w:tab/>
            </w:r>
            <w:r>
              <w:rPr>
                <w:noProof/>
                <w:webHidden/>
              </w:rPr>
              <w:fldChar w:fldCharType="begin"/>
            </w:r>
            <w:r>
              <w:rPr>
                <w:noProof/>
                <w:webHidden/>
              </w:rPr>
              <w:instrText xml:space="preserve"> PAGEREF _Toc178277215 \h </w:instrText>
            </w:r>
            <w:r>
              <w:rPr>
                <w:noProof/>
                <w:webHidden/>
              </w:rPr>
            </w:r>
            <w:r>
              <w:rPr>
                <w:noProof/>
                <w:webHidden/>
              </w:rPr>
              <w:fldChar w:fldCharType="separate"/>
            </w:r>
            <w:r>
              <w:rPr>
                <w:noProof/>
                <w:webHidden/>
              </w:rPr>
              <w:t>13</w:t>
            </w:r>
            <w:r>
              <w:rPr>
                <w:noProof/>
                <w:webHidden/>
              </w:rPr>
              <w:fldChar w:fldCharType="end"/>
            </w:r>
            <w:r w:rsidRPr="009265E9">
              <w:rPr>
                <w:rStyle w:val="Hyperlink"/>
                <w:noProof/>
              </w:rPr>
              <w:fldChar w:fldCharType="end"/>
            </w:r>
          </w:ins>
        </w:p>
        <w:p w14:paraId="3E487CCB" w14:textId="24AEE504" w:rsidR="0085722C" w:rsidRDefault="0085722C">
          <w:pPr>
            <w:pStyle w:val="TOC2"/>
            <w:tabs>
              <w:tab w:val="right" w:leader="dot" w:pos="9350"/>
            </w:tabs>
            <w:rPr>
              <w:ins w:id="260"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6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"_Toc178277216"</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1.4 Research Objectives</w:t>
            </w:r>
            <w:r>
              <w:rPr>
                <w:noProof/>
                <w:webHidden/>
              </w:rPr>
              <w:tab/>
            </w:r>
            <w:r>
              <w:rPr>
                <w:noProof/>
                <w:webHidden/>
              </w:rPr>
              <w:fldChar w:fldCharType="begin"/>
            </w:r>
            <w:r>
              <w:rPr>
                <w:noProof/>
                <w:webHidden/>
              </w:rPr>
              <w:instrText xml:space="preserve"> PAGEREF _Toc178277216 \h </w:instrText>
            </w:r>
            <w:r>
              <w:rPr>
                <w:noProof/>
                <w:webHidden/>
              </w:rPr>
            </w:r>
            <w:r>
              <w:rPr>
                <w:noProof/>
                <w:webHidden/>
              </w:rPr>
              <w:fldChar w:fldCharType="separate"/>
            </w:r>
            <w:r>
              <w:rPr>
                <w:noProof/>
                <w:webHidden/>
              </w:rPr>
              <w:t>14</w:t>
            </w:r>
            <w:r>
              <w:rPr>
                <w:noProof/>
                <w:webHidden/>
              </w:rPr>
              <w:fldChar w:fldCharType="end"/>
            </w:r>
            <w:r w:rsidRPr="009265E9">
              <w:rPr>
                <w:rStyle w:val="Hyperlink"/>
                <w:noProof/>
              </w:rPr>
              <w:fldChar w:fldCharType="end"/>
            </w:r>
          </w:ins>
        </w:p>
        <w:p w14:paraId="7DE840B9" w14:textId="720B6C02" w:rsidR="0085722C" w:rsidRDefault="0085722C">
          <w:pPr>
            <w:pStyle w:val="TOC2"/>
            <w:tabs>
              <w:tab w:val="right" w:leader="dot" w:pos="9350"/>
            </w:tabs>
            <w:rPr>
              <w:ins w:id="262"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6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"_Toc178277217"</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1.5 References</w:t>
            </w:r>
            <w:r>
              <w:rPr>
                <w:noProof/>
                <w:webHidden/>
              </w:rPr>
              <w:tab/>
            </w:r>
            <w:r>
              <w:rPr>
                <w:noProof/>
                <w:webHidden/>
              </w:rPr>
              <w:fldChar w:fldCharType="begin"/>
            </w:r>
            <w:r>
              <w:rPr>
                <w:noProof/>
                <w:webHidden/>
              </w:rPr>
              <w:instrText xml:space="preserve"> PAGEREF _Toc178277217 \h </w:instrText>
            </w:r>
            <w:r>
              <w:rPr>
                <w:noProof/>
                <w:webHidden/>
              </w:rPr>
            </w:r>
            <w:r>
              <w:rPr>
                <w:noProof/>
                <w:webHidden/>
              </w:rPr>
              <w:fldChar w:fldCharType="separate"/>
            </w:r>
            <w:r>
              <w:rPr>
                <w:noProof/>
                <w:webHidden/>
              </w:rPr>
              <w:t>15</w:t>
            </w:r>
            <w:r>
              <w:rPr>
                <w:noProof/>
                <w:webHidden/>
              </w:rPr>
              <w:fldChar w:fldCharType="end"/>
            </w:r>
            <w:r w:rsidRPr="009265E9">
              <w:rPr>
                <w:rStyle w:val="Hyperlink"/>
                <w:noProof/>
              </w:rPr>
              <w:fldChar w:fldCharType="end"/>
            </w:r>
          </w:ins>
        </w:p>
        <w:p w14:paraId="5207F643" w14:textId="52342EE5" w:rsidR="0085722C" w:rsidRDefault="0085722C">
          <w:pPr>
            <w:pStyle w:val="TOC1"/>
            <w:tabs>
              <w:tab w:val="right" w:leader="dot" w:pos="9350"/>
            </w:tabs>
            <w:rPr>
              <w:ins w:id="264"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26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"_Toc178277218"</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Chapter 2. Sentinel behaviour in mammalian and avian species</w:t>
            </w:r>
            <w:r>
              <w:rPr>
                <w:noProof/>
                <w:webHidden/>
              </w:rPr>
              <w:tab/>
            </w:r>
            <w:r>
              <w:rPr>
                <w:noProof/>
                <w:webHidden/>
              </w:rPr>
              <w:fldChar w:fldCharType="begin"/>
            </w:r>
            <w:r>
              <w:rPr>
                <w:noProof/>
                <w:webHidden/>
              </w:rPr>
              <w:instrText xml:space="preserve"> PAGEREF _Toc178277218 \h </w:instrText>
            </w:r>
            <w:r>
              <w:rPr>
                <w:noProof/>
                <w:webHidden/>
              </w:rPr>
            </w:r>
            <w:r>
              <w:rPr>
                <w:noProof/>
                <w:webHidden/>
              </w:rPr>
              <w:fldChar w:fldCharType="separate"/>
            </w:r>
            <w:r>
              <w:rPr>
                <w:noProof/>
                <w:webHidden/>
              </w:rPr>
              <w:t>22</w:t>
            </w:r>
            <w:r>
              <w:rPr>
                <w:noProof/>
                <w:webHidden/>
              </w:rPr>
              <w:fldChar w:fldCharType="end"/>
            </w:r>
            <w:r w:rsidRPr="009265E9">
              <w:rPr>
                <w:rStyle w:val="Hyperlink"/>
                <w:noProof/>
              </w:rPr>
              <w:fldChar w:fldCharType="end"/>
            </w:r>
          </w:ins>
        </w:p>
        <w:p w14:paraId="167F4853" w14:textId="2992F58B" w:rsidR="0085722C" w:rsidRDefault="0085722C">
          <w:pPr>
            <w:pStyle w:val="TOC2"/>
            <w:tabs>
              <w:tab w:val="right" w:leader="dot" w:pos="9350"/>
            </w:tabs>
            <w:rPr>
              <w:ins w:id="266"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6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"_Toc178277219"</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2.1 Introduction</w:t>
            </w:r>
            <w:r>
              <w:rPr>
                <w:noProof/>
                <w:webHidden/>
              </w:rPr>
              <w:tab/>
            </w:r>
            <w:r>
              <w:rPr>
                <w:noProof/>
                <w:webHidden/>
              </w:rPr>
              <w:fldChar w:fldCharType="begin"/>
            </w:r>
            <w:r>
              <w:rPr>
                <w:noProof/>
                <w:webHidden/>
              </w:rPr>
              <w:instrText xml:space="preserve"> PAGEREF _Toc178277219 \h </w:instrText>
            </w:r>
            <w:r>
              <w:rPr>
                <w:noProof/>
                <w:webHidden/>
              </w:rPr>
            </w:r>
            <w:r>
              <w:rPr>
                <w:noProof/>
                <w:webHidden/>
              </w:rPr>
              <w:fldChar w:fldCharType="separate"/>
            </w:r>
            <w:r>
              <w:rPr>
                <w:noProof/>
                <w:webHidden/>
              </w:rPr>
              <w:t>22</w:t>
            </w:r>
            <w:r>
              <w:rPr>
                <w:noProof/>
                <w:webHidden/>
              </w:rPr>
              <w:fldChar w:fldCharType="end"/>
            </w:r>
            <w:r w:rsidRPr="009265E9">
              <w:rPr>
                <w:rStyle w:val="Hyperlink"/>
                <w:noProof/>
              </w:rPr>
              <w:fldChar w:fldCharType="end"/>
            </w:r>
          </w:ins>
        </w:p>
        <w:p w14:paraId="2C0665C8" w14:textId="75625736" w:rsidR="0085722C" w:rsidRDefault="0085722C">
          <w:pPr>
            <w:pStyle w:val="TOC2"/>
            <w:tabs>
              <w:tab w:val="right" w:leader="dot" w:pos="9350"/>
            </w:tabs>
            <w:rPr>
              <w:ins w:id="268"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6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"_Toc178277220"</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2.2 Methods</w:t>
            </w:r>
            <w:r>
              <w:rPr>
                <w:noProof/>
                <w:webHidden/>
              </w:rPr>
              <w:tab/>
            </w:r>
            <w:r>
              <w:rPr>
                <w:noProof/>
                <w:webHidden/>
              </w:rPr>
              <w:fldChar w:fldCharType="begin"/>
            </w:r>
            <w:r>
              <w:rPr>
                <w:noProof/>
                <w:webHidden/>
              </w:rPr>
              <w:instrText xml:space="preserve"> PAGEREF _Toc178277220 \h </w:instrText>
            </w:r>
            <w:r>
              <w:rPr>
                <w:noProof/>
                <w:webHidden/>
              </w:rPr>
            </w:r>
            <w:r>
              <w:rPr>
                <w:noProof/>
                <w:webHidden/>
              </w:rPr>
              <w:fldChar w:fldCharType="separate"/>
            </w:r>
            <w:r>
              <w:rPr>
                <w:noProof/>
                <w:webHidden/>
              </w:rPr>
              <w:t>24</w:t>
            </w:r>
            <w:r>
              <w:rPr>
                <w:noProof/>
                <w:webHidden/>
              </w:rPr>
              <w:fldChar w:fldCharType="end"/>
            </w:r>
            <w:r w:rsidRPr="009265E9">
              <w:rPr>
                <w:rStyle w:val="Hyperlink"/>
                <w:noProof/>
              </w:rPr>
              <w:fldChar w:fldCharType="end"/>
            </w:r>
          </w:ins>
        </w:p>
        <w:p w14:paraId="0C7B6407" w14:textId="7F3441B7" w:rsidR="0085722C" w:rsidRDefault="0085722C">
          <w:pPr>
            <w:pStyle w:val="TOC3"/>
            <w:tabs>
              <w:tab w:val="right" w:leader="dot" w:pos="9350"/>
            </w:tabs>
            <w:rPr>
              <w:ins w:id="270"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7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"_Toc178277221"</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2.2.1 Selection criteria</w:t>
            </w:r>
            <w:r>
              <w:rPr>
                <w:noProof/>
                <w:webHidden/>
              </w:rPr>
              <w:tab/>
            </w:r>
            <w:r>
              <w:rPr>
                <w:noProof/>
                <w:webHidden/>
              </w:rPr>
              <w:fldChar w:fldCharType="begin"/>
            </w:r>
            <w:r>
              <w:rPr>
                <w:noProof/>
                <w:webHidden/>
              </w:rPr>
              <w:instrText xml:space="preserve"> PAGEREF _Toc178277221 \h </w:instrText>
            </w:r>
            <w:r>
              <w:rPr>
                <w:noProof/>
                <w:webHidden/>
              </w:rPr>
            </w:r>
            <w:r>
              <w:rPr>
                <w:noProof/>
                <w:webHidden/>
              </w:rPr>
              <w:fldChar w:fldCharType="separate"/>
            </w:r>
            <w:r>
              <w:rPr>
                <w:noProof/>
                <w:webHidden/>
              </w:rPr>
              <w:t>24</w:t>
            </w:r>
            <w:r>
              <w:rPr>
                <w:noProof/>
                <w:webHidden/>
              </w:rPr>
              <w:fldChar w:fldCharType="end"/>
            </w:r>
            <w:r w:rsidRPr="009265E9">
              <w:rPr>
                <w:rStyle w:val="Hyperlink"/>
                <w:noProof/>
              </w:rPr>
              <w:fldChar w:fldCharType="end"/>
            </w:r>
          </w:ins>
        </w:p>
        <w:p w14:paraId="74B9271F" w14:textId="197C1996" w:rsidR="0085722C" w:rsidRDefault="0085722C">
          <w:pPr>
            <w:pStyle w:val="TOC3"/>
            <w:tabs>
              <w:tab w:val="right" w:leader="dot" w:pos="9350"/>
            </w:tabs>
            <w:rPr>
              <w:ins w:id="272"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7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"_Toc178277222"</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2.2.2 Search strategy</w:t>
            </w:r>
            <w:r>
              <w:rPr>
                <w:noProof/>
                <w:webHidden/>
              </w:rPr>
              <w:tab/>
            </w:r>
            <w:r>
              <w:rPr>
                <w:noProof/>
                <w:webHidden/>
              </w:rPr>
              <w:fldChar w:fldCharType="begin"/>
            </w:r>
            <w:r>
              <w:rPr>
                <w:noProof/>
                <w:webHidden/>
              </w:rPr>
              <w:instrText xml:space="preserve"> PAGEREF _Toc178277222 \h </w:instrText>
            </w:r>
            <w:r>
              <w:rPr>
                <w:noProof/>
                <w:webHidden/>
              </w:rPr>
            </w:r>
            <w:r>
              <w:rPr>
                <w:noProof/>
                <w:webHidden/>
              </w:rPr>
              <w:fldChar w:fldCharType="separate"/>
            </w:r>
            <w:r>
              <w:rPr>
                <w:noProof/>
                <w:webHidden/>
              </w:rPr>
              <w:t>26</w:t>
            </w:r>
            <w:r>
              <w:rPr>
                <w:noProof/>
                <w:webHidden/>
              </w:rPr>
              <w:fldChar w:fldCharType="end"/>
            </w:r>
            <w:r w:rsidRPr="009265E9">
              <w:rPr>
                <w:rStyle w:val="Hyperlink"/>
                <w:noProof/>
              </w:rPr>
              <w:fldChar w:fldCharType="end"/>
            </w:r>
          </w:ins>
        </w:p>
        <w:p w14:paraId="7E1ED482" w14:textId="4D795587" w:rsidR="0085722C" w:rsidRDefault="0085722C">
          <w:pPr>
            <w:pStyle w:val="TOC3"/>
            <w:tabs>
              <w:tab w:val="right" w:leader="dot" w:pos="9350"/>
            </w:tabs>
            <w:rPr>
              <w:ins w:id="274"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7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"_Toc178277223"</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2.2.3 Data collection and analysis</w:t>
            </w:r>
            <w:r>
              <w:rPr>
                <w:noProof/>
                <w:webHidden/>
              </w:rPr>
              <w:tab/>
            </w:r>
            <w:r>
              <w:rPr>
                <w:noProof/>
                <w:webHidden/>
              </w:rPr>
              <w:fldChar w:fldCharType="begin"/>
            </w:r>
            <w:r>
              <w:rPr>
                <w:noProof/>
                <w:webHidden/>
              </w:rPr>
              <w:instrText xml:space="preserve"> PAGEREF _Toc178277223 \h </w:instrText>
            </w:r>
            <w:r>
              <w:rPr>
                <w:noProof/>
                <w:webHidden/>
              </w:rPr>
            </w:r>
            <w:r>
              <w:rPr>
                <w:noProof/>
                <w:webHidden/>
              </w:rPr>
              <w:fldChar w:fldCharType="separate"/>
            </w:r>
            <w:r>
              <w:rPr>
                <w:noProof/>
                <w:webHidden/>
              </w:rPr>
              <w:t>26</w:t>
            </w:r>
            <w:r>
              <w:rPr>
                <w:noProof/>
                <w:webHidden/>
              </w:rPr>
              <w:fldChar w:fldCharType="end"/>
            </w:r>
            <w:r w:rsidRPr="009265E9">
              <w:rPr>
                <w:rStyle w:val="Hyperlink"/>
                <w:noProof/>
              </w:rPr>
              <w:fldChar w:fldCharType="end"/>
            </w:r>
          </w:ins>
        </w:p>
        <w:p w14:paraId="7FCB6FFD" w14:textId="179315DC" w:rsidR="0085722C" w:rsidRDefault="0085722C">
          <w:pPr>
            <w:pStyle w:val="TOC2"/>
            <w:tabs>
              <w:tab w:val="right" w:leader="dot" w:pos="9350"/>
            </w:tabs>
            <w:rPr>
              <w:ins w:id="276"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7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"_Toc178277224"</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2.3 Results</w:t>
            </w:r>
            <w:r>
              <w:rPr>
                <w:noProof/>
                <w:webHidden/>
              </w:rPr>
              <w:tab/>
            </w:r>
            <w:r>
              <w:rPr>
                <w:noProof/>
                <w:webHidden/>
              </w:rPr>
              <w:fldChar w:fldCharType="begin"/>
            </w:r>
            <w:r>
              <w:rPr>
                <w:noProof/>
                <w:webHidden/>
              </w:rPr>
              <w:instrText xml:space="preserve"> PAGEREF _Toc178277224 \h </w:instrText>
            </w:r>
            <w:r>
              <w:rPr>
                <w:noProof/>
                <w:webHidden/>
              </w:rPr>
            </w:r>
            <w:r>
              <w:rPr>
                <w:noProof/>
                <w:webHidden/>
              </w:rPr>
              <w:fldChar w:fldCharType="separate"/>
            </w:r>
            <w:r>
              <w:rPr>
                <w:noProof/>
                <w:webHidden/>
              </w:rPr>
              <w:t>29</w:t>
            </w:r>
            <w:r>
              <w:rPr>
                <w:noProof/>
                <w:webHidden/>
              </w:rPr>
              <w:fldChar w:fldCharType="end"/>
            </w:r>
            <w:r w:rsidRPr="009265E9">
              <w:rPr>
                <w:rStyle w:val="Hyperlink"/>
                <w:noProof/>
              </w:rPr>
              <w:fldChar w:fldCharType="end"/>
            </w:r>
          </w:ins>
        </w:p>
        <w:p w14:paraId="3A944B59" w14:textId="7FF21493" w:rsidR="0085722C" w:rsidRDefault="0085722C">
          <w:pPr>
            <w:pStyle w:val="TOC2"/>
            <w:tabs>
              <w:tab w:val="right" w:leader="dot" w:pos="9350"/>
            </w:tabs>
            <w:rPr>
              <w:ins w:id="278"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7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"_Toc178277225"</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2.4 Discussion</w:t>
            </w:r>
            <w:r>
              <w:rPr>
                <w:noProof/>
                <w:webHidden/>
              </w:rPr>
              <w:tab/>
            </w:r>
            <w:r>
              <w:rPr>
                <w:noProof/>
                <w:webHidden/>
              </w:rPr>
              <w:fldChar w:fldCharType="begin"/>
            </w:r>
            <w:r>
              <w:rPr>
                <w:noProof/>
                <w:webHidden/>
              </w:rPr>
              <w:instrText xml:space="preserve"> PAGEREF _Toc178277225 \h </w:instrText>
            </w:r>
            <w:r>
              <w:rPr>
                <w:noProof/>
                <w:webHidden/>
              </w:rPr>
            </w:r>
            <w:r>
              <w:rPr>
                <w:noProof/>
                <w:webHidden/>
              </w:rPr>
              <w:fldChar w:fldCharType="separate"/>
            </w:r>
            <w:r>
              <w:rPr>
                <w:noProof/>
                <w:webHidden/>
              </w:rPr>
              <w:t>32</w:t>
            </w:r>
            <w:r>
              <w:rPr>
                <w:noProof/>
                <w:webHidden/>
              </w:rPr>
              <w:fldChar w:fldCharType="end"/>
            </w:r>
            <w:r w:rsidRPr="009265E9">
              <w:rPr>
                <w:rStyle w:val="Hyperlink"/>
                <w:noProof/>
              </w:rPr>
              <w:fldChar w:fldCharType="end"/>
            </w:r>
          </w:ins>
        </w:p>
        <w:p w14:paraId="661B7AB5" w14:textId="5D94AD98" w:rsidR="0085722C" w:rsidRDefault="0085722C">
          <w:pPr>
            <w:pStyle w:val="TOC3"/>
            <w:tabs>
              <w:tab w:val="right" w:leader="dot" w:pos="9350"/>
            </w:tabs>
            <w:rPr>
              <w:ins w:id="280"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8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"_Toc178277226"</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2.4.1 Intrinsic Factors</w:t>
            </w:r>
            <w:r>
              <w:rPr>
                <w:noProof/>
                <w:webHidden/>
              </w:rPr>
              <w:tab/>
            </w:r>
            <w:r>
              <w:rPr>
                <w:noProof/>
                <w:webHidden/>
              </w:rPr>
              <w:fldChar w:fldCharType="begin"/>
            </w:r>
            <w:r>
              <w:rPr>
                <w:noProof/>
                <w:webHidden/>
              </w:rPr>
              <w:instrText xml:space="preserve"> PAGEREF _Toc178277226 \h </w:instrText>
            </w:r>
            <w:r>
              <w:rPr>
                <w:noProof/>
                <w:webHidden/>
              </w:rPr>
            </w:r>
            <w:r>
              <w:rPr>
                <w:noProof/>
                <w:webHidden/>
              </w:rPr>
              <w:fldChar w:fldCharType="separate"/>
            </w:r>
            <w:r>
              <w:rPr>
                <w:noProof/>
                <w:webHidden/>
              </w:rPr>
              <w:t>32</w:t>
            </w:r>
            <w:r>
              <w:rPr>
                <w:noProof/>
                <w:webHidden/>
              </w:rPr>
              <w:fldChar w:fldCharType="end"/>
            </w:r>
            <w:r w:rsidRPr="009265E9">
              <w:rPr>
                <w:rStyle w:val="Hyperlink"/>
                <w:noProof/>
              </w:rPr>
              <w:fldChar w:fldCharType="end"/>
            </w:r>
          </w:ins>
        </w:p>
        <w:p w14:paraId="473F68BD" w14:textId="294F6EAF" w:rsidR="0085722C" w:rsidRDefault="0085722C">
          <w:pPr>
            <w:pStyle w:val="TOC3"/>
            <w:tabs>
              <w:tab w:val="right" w:leader="dot" w:pos="9350"/>
            </w:tabs>
            <w:rPr>
              <w:ins w:id="282"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8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"_Toc178277227"</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2.4.2 Extrinsic Factors</w:t>
            </w:r>
            <w:r>
              <w:rPr>
                <w:noProof/>
                <w:webHidden/>
              </w:rPr>
              <w:tab/>
            </w:r>
            <w:r>
              <w:rPr>
                <w:noProof/>
                <w:webHidden/>
              </w:rPr>
              <w:fldChar w:fldCharType="begin"/>
            </w:r>
            <w:r>
              <w:rPr>
                <w:noProof/>
                <w:webHidden/>
              </w:rPr>
              <w:instrText xml:space="preserve"> PAGEREF _Toc178277227 \h </w:instrText>
            </w:r>
            <w:r>
              <w:rPr>
                <w:noProof/>
                <w:webHidden/>
              </w:rPr>
            </w:r>
            <w:r>
              <w:rPr>
                <w:noProof/>
                <w:webHidden/>
              </w:rPr>
              <w:fldChar w:fldCharType="separate"/>
            </w:r>
            <w:r>
              <w:rPr>
                <w:noProof/>
                <w:webHidden/>
              </w:rPr>
              <w:t>35</w:t>
            </w:r>
            <w:r>
              <w:rPr>
                <w:noProof/>
                <w:webHidden/>
              </w:rPr>
              <w:fldChar w:fldCharType="end"/>
            </w:r>
            <w:r w:rsidRPr="009265E9">
              <w:rPr>
                <w:rStyle w:val="Hyperlink"/>
                <w:noProof/>
              </w:rPr>
              <w:fldChar w:fldCharType="end"/>
            </w:r>
          </w:ins>
        </w:p>
        <w:p w14:paraId="66A20595" w14:textId="3D85F332" w:rsidR="0085722C" w:rsidRDefault="0085722C">
          <w:pPr>
            <w:pStyle w:val="TOC3"/>
            <w:tabs>
              <w:tab w:val="right" w:leader="dot" w:pos="9350"/>
            </w:tabs>
            <w:rPr>
              <w:ins w:id="284"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8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"_Toc178277228"</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2.4.3 Coordination</w:t>
            </w:r>
            <w:r>
              <w:rPr>
                <w:noProof/>
                <w:webHidden/>
              </w:rPr>
              <w:tab/>
            </w:r>
            <w:r>
              <w:rPr>
                <w:noProof/>
                <w:webHidden/>
              </w:rPr>
              <w:fldChar w:fldCharType="begin"/>
            </w:r>
            <w:r>
              <w:rPr>
                <w:noProof/>
                <w:webHidden/>
              </w:rPr>
              <w:instrText xml:space="preserve"> PAGEREF _Toc178277228 \h </w:instrText>
            </w:r>
            <w:r>
              <w:rPr>
                <w:noProof/>
                <w:webHidden/>
              </w:rPr>
            </w:r>
            <w:r>
              <w:rPr>
                <w:noProof/>
                <w:webHidden/>
              </w:rPr>
              <w:fldChar w:fldCharType="separate"/>
            </w:r>
            <w:r>
              <w:rPr>
                <w:noProof/>
                <w:webHidden/>
              </w:rPr>
              <w:t>39</w:t>
            </w:r>
            <w:r>
              <w:rPr>
                <w:noProof/>
                <w:webHidden/>
              </w:rPr>
              <w:fldChar w:fldCharType="end"/>
            </w:r>
            <w:r w:rsidRPr="009265E9">
              <w:rPr>
                <w:rStyle w:val="Hyperlink"/>
                <w:noProof/>
              </w:rPr>
              <w:fldChar w:fldCharType="end"/>
            </w:r>
          </w:ins>
        </w:p>
        <w:p w14:paraId="70BD06AF" w14:textId="252DE529" w:rsidR="0085722C" w:rsidRDefault="0085722C">
          <w:pPr>
            <w:pStyle w:val="TOC3"/>
            <w:tabs>
              <w:tab w:val="right" w:leader="dot" w:pos="9350"/>
            </w:tabs>
            <w:rPr>
              <w:ins w:id="286"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8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"_Toc178277229"</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2.4.4 Implications and Future Directions</w:t>
            </w:r>
            <w:r>
              <w:rPr>
                <w:noProof/>
                <w:webHidden/>
              </w:rPr>
              <w:tab/>
            </w:r>
            <w:r>
              <w:rPr>
                <w:noProof/>
                <w:webHidden/>
              </w:rPr>
              <w:fldChar w:fldCharType="begin"/>
            </w:r>
            <w:r>
              <w:rPr>
                <w:noProof/>
                <w:webHidden/>
              </w:rPr>
              <w:instrText xml:space="preserve"> PAGEREF _Toc178277229 \h </w:instrText>
            </w:r>
            <w:r>
              <w:rPr>
                <w:noProof/>
                <w:webHidden/>
              </w:rPr>
            </w:r>
            <w:r>
              <w:rPr>
                <w:noProof/>
                <w:webHidden/>
              </w:rPr>
              <w:fldChar w:fldCharType="separate"/>
            </w:r>
            <w:r>
              <w:rPr>
                <w:noProof/>
                <w:webHidden/>
              </w:rPr>
              <w:t>40</w:t>
            </w:r>
            <w:r>
              <w:rPr>
                <w:noProof/>
                <w:webHidden/>
              </w:rPr>
              <w:fldChar w:fldCharType="end"/>
            </w:r>
            <w:r w:rsidRPr="009265E9">
              <w:rPr>
                <w:rStyle w:val="Hyperlink"/>
                <w:noProof/>
              </w:rPr>
              <w:fldChar w:fldCharType="end"/>
            </w:r>
          </w:ins>
        </w:p>
        <w:p w14:paraId="1EB65473" w14:textId="6982F1D0" w:rsidR="0085722C" w:rsidRDefault="0085722C">
          <w:pPr>
            <w:pStyle w:val="TOC2"/>
            <w:tabs>
              <w:tab w:val="right" w:leader="dot" w:pos="9350"/>
            </w:tabs>
            <w:rPr>
              <w:ins w:id="288"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8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"_Toc178277230"</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2.5 References</w:t>
            </w:r>
            <w:r>
              <w:rPr>
                <w:noProof/>
                <w:webHidden/>
              </w:rPr>
              <w:tab/>
            </w:r>
            <w:r>
              <w:rPr>
                <w:noProof/>
                <w:webHidden/>
              </w:rPr>
              <w:fldChar w:fldCharType="begin"/>
            </w:r>
            <w:r>
              <w:rPr>
                <w:noProof/>
                <w:webHidden/>
              </w:rPr>
              <w:instrText xml:space="preserve"> PAGEREF _Toc178277230 \h </w:instrText>
            </w:r>
            <w:r>
              <w:rPr>
                <w:noProof/>
                <w:webHidden/>
              </w:rPr>
            </w:r>
            <w:r>
              <w:rPr>
                <w:noProof/>
                <w:webHidden/>
              </w:rPr>
              <w:fldChar w:fldCharType="separate"/>
            </w:r>
            <w:r>
              <w:rPr>
                <w:noProof/>
                <w:webHidden/>
              </w:rPr>
              <w:t>41</w:t>
            </w:r>
            <w:r>
              <w:rPr>
                <w:noProof/>
                <w:webHidden/>
              </w:rPr>
              <w:fldChar w:fldCharType="end"/>
            </w:r>
            <w:r w:rsidRPr="009265E9">
              <w:rPr>
                <w:rStyle w:val="Hyperlink"/>
                <w:noProof/>
              </w:rPr>
              <w:fldChar w:fldCharType="end"/>
            </w:r>
          </w:ins>
        </w:p>
        <w:p w14:paraId="53D27068" w14:textId="57E9256E" w:rsidR="0085722C" w:rsidRDefault="0085722C">
          <w:pPr>
            <w:pStyle w:val="TOC1"/>
            <w:tabs>
              <w:tab w:val="right" w:leader="dot" w:pos="9350"/>
            </w:tabs>
            <w:rPr>
              <w:ins w:id="290"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29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"_Toc178277231"</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Chapter 3. Heads up! Social vigilance behaviour in urban American crows</w:t>
            </w:r>
            <w:r>
              <w:rPr>
                <w:noProof/>
                <w:webHidden/>
              </w:rPr>
              <w:tab/>
            </w:r>
            <w:r>
              <w:rPr>
                <w:noProof/>
                <w:webHidden/>
              </w:rPr>
              <w:fldChar w:fldCharType="begin"/>
            </w:r>
            <w:r>
              <w:rPr>
                <w:noProof/>
                <w:webHidden/>
              </w:rPr>
              <w:instrText xml:space="preserve"> PAGEREF _Toc178277231 \h </w:instrText>
            </w:r>
            <w:r>
              <w:rPr>
                <w:noProof/>
                <w:webHidden/>
              </w:rPr>
            </w:r>
            <w:r>
              <w:rPr>
                <w:noProof/>
                <w:webHidden/>
              </w:rPr>
              <w:fldChar w:fldCharType="separate"/>
            </w:r>
            <w:r>
              <w:rPr>
                <w:noProof/>
                <w:webHidden/>
              </w:rPr>
              <w:t>46</w:t>
            </w:r>
            <w:r>
              <w:rPr>
                <w:noProof/>
                <w:webHidden/>
              </w:rPr>
              <w:fldChar w:fldCharType="end"/>
            </w:r>
            <w:r w:rsidRPr="009265E9">
              <w:rPr>
                <w:rStyle w:val="Hyperlink"/>
                <w:noProof/>
              </w:rPr>
              <w:fldChar w:fldCharType="end"/>
            </w:r>
          </w:ins>
        </w:p>
        <w:p w14:paraId="4B2F1B33" w14:textId="6BB68D23" w:rsidR="0085722C" w:rsidRDefault="0085722C">
          <w:pPr>
            <w:pStyle w:val="TOC2"/>
            <w:tabs>
              <w:tab w:val="right" w:leader="dot" w:pos="9350"/>
            </w:tabs>
            <w:rPr>
              <w:ins w:id="292"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9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"_Toc178277232"</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3.1 Introduction</w:t>
            </w:r>
            <w:r>
              <w:rPr>
                <w:noProof/>
                <w:webHidden/>
              </w:rPr>
              <w:tab/>
            </w:r>
            <w:r>
              <w:rPr>
                <w:noProof/>
                <w:webHidden/>
              </w:rPr>
              <w:fldChar w:fldCharType="begin"/>
            </w:r>
            <w:r>
              <w:rPr>
                <w:noProof/>
                <w:webHidden/>
              </w:rPr>
              <w:instrText xml:space="preserve"> PAGEREF _Toc178277232 \h </w:instrText>
            </w:r>
            <w:r>
              <w:rPr>
                <w:noProof/>
                <w:webHidden/>
              </w:rPr>
            </w:r>
            <w:r>
              <w:rPr>
                <w:noProof/>
                <w:webHidden/>
              </w:rPr>
              <w:fldChar w:fldCharType="separate"/>
            </w:r>
            <w:r>
              <w:rPr>
                <w:noProof/>
                <w:webHidden/>
              </w:rPr>
              <w:t>46</w:t>
            </w:r>
            <w:r>
              <w:rPr>
                <w:noProof/>
                <w:webHidden/>
              </w:rPr>
              <w:fldChar w:fldCharType="end"/>
            </w:r>
            <w:r w:rsidRPr="009265E9">
              <w:rPr>
                <w:rStyle w:val="Hyperlink"/>
                <w:noProof/>
              </w:rPr>
              <w:fldChar w:fldCharType="end"/>
            </w:r>
          </w:ins>
        </w:p>
        <w:p w14:paraId="69335010" w14:textId="1F55AFE7" w:rsidR="0085722C" w:rsidRDefault="0085722C">
          <w:pPr>
            <w:pStyle w:val="TOC2"/>
            <w:tabs>
              <w:tab w:val="right" w:leader="dot" w:pos="9350"/>
            </w:tabs>
            <w:rPr>
              <w:ins w:id="294"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9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"_Toc178277233"</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3.2 Methods</w:t>
            </w:r>
            <w:r>
              <w:rPr>
                <w:noProof/>
                <w:webHidden/>
              </w:rPr>
              <w:tab/>
            </w:r>
            <w:r>
              <w:rPr>
                <w:noProof/>
                <w:webHidden/>
              </w:rPr>
              <w:fldChar w:fldCharType="begin"/>
            </w:r>
            <w:r>
              <w:rPr>
                <w:noProof/>
                <w:webHidden/>
              </w:rPr>
              <w:instrText xml:space="preserve"> PAGEREF _Toc178277233 \h </w:instrText>
            </w:r>
            <w:r>
              <w:rPr>
                <w:noProof/>
                <w:webHidden/>
              </w:rPr>
            </w:r>
            <w:r>
              <w:rPr>
                <w:noProof/>
                <w:webHidden/>
              </w:rPr>
              <w:fldChar w:fldCharType="separate"/>
            </w:r>
            <w:r>
              <w:rPr>
                <w:noProof/>
                <w:webHidden/>
              </w:rPr>
              <w:t>49</w:t>
            </w:r>
            <w:r>
              <w:rPr>
                <w:noProof/>
                <w:webHidden/>
              </w:rPr>
              <w:fldChar w:fldCharType="end"/>
            </w:r>
            <w:r w:rsidRPr="009265E9">
              <w:rPr>
                <w:rStyle w:val="Hyperlink"/>
                <w:noProof/>
              </w:rPr>
              <w:fldChar w:fldCharType="end"/>
            </w:r>
          </w:ins>
        </w:p>
        <w:p w14:paraId="70935C29" w14:textId="59628AB7" w:rsidR="0085722C" w:rsidRDefault="0085722C">
          <w:pPr>
            <w:pStyle w:val="TOC3"/>
            <w:tabs>
              <w:tab w:val="right" w:leader="dot" w:pos="9350"/>
            </w:tabs>
            <w:rPr>
              <w:ins w:id="296"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9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"_Toc178277234"</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3.2.1 Site Selection</w:t>
            </w:r>
            <w:r>
              <w:rPr>
                <w:noProof/>
                <w:webHidden/>
              </w:rPr>
              <w:tab/>
            </w:r>
            <w:r>
              <w:rPr>
                <w:noProof/>
                <w:webHidden/>
              </w:rPr>
              <w:fldChar w:fldCharType="begin"/>
            </w:r>
            <w:r>
              <w:rPr>
                <w:noProof/>
                <w:webHidden/>
              </w:rPr>
              <w:instrText xml:space="preserve"> PAGEREF _Toc178277234 \h </w:instrText>
            </w:r>
            <w:r>
              <w:rPr>
                <w:noProof/>
                <w:webHidden/>
              </w:rPr>
            </w:r>
            <w:r>
              <w:rPr>
                <w:noProof/>
                <w:webHidden/>
              </w:rPr>
              <w:fldChar w:fldCharType="separate"/>
            </w:r>
            <w:r>
              <w:rPr>
                <w:noProof/>
                <w:webHidden/>
              </w:rPr>
              <w:t>49</w:t>
            </w:r>
            <w:r>
              <w:rPr>
                <w:noProof/>
                <w:webHidden/>
              </w:rPr>
              <w:fldChar w:fldCharType="end"/>
            </w:r>
            <w:r w:rsidRPr="009265E9">
              <w:rPr>
                <w:rStyle w:val="Hyperlink"/>
                <w:noProof/>
              </w:rPr>
              <w:fldChar w:fldCharType="end"/>
            </w:r>
          </w:ins>
        </w:p>
        <w:p w14:paraId="604395BE" w14:textId="37163BC2" w:rsidR="0085722C" w:rsidRDefault="0085722C">
          <w:pPr>
            <w:pStyle w:val="TOC3"/>
            <w:tabs>
              <w:tab w:val="right" w:leader="dot" w:pos="9350"/>
            </w:tabs>
            <w:rPr>
              <w:ins w:id="298"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29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"_Toc178277235"</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3.2.2 Field observations</w:t>
            </w:r>
            <w:r>
              <w:rPr>
                <w:noProof/>
                <w:webHidden/>
              </w:rPr>
              <w:tab/>
            </w:r>
            <w:r>
              <w:rPr>
                <w:noProof/>
                <w:webHidden/>
              </w:rPr>
              <w:fldChar w:fldCharType="begin"/>
            </w:r>
            <w:r>
              <w:rPr>
                <w:noProof/>
                <w:webHidden/>
              </w:rPr>
              <w:instrText xml:space="preserve"> PAGEREF _Toc178277235 \h </w:instrText>
            </w:r>
            <w:r>
              <w:rPr>
                <w:noProof/>
                <w:webHidden/>
              </w:rPr>
            </w:r>
            <w:r>
              <w:rPr>
                <w:noProof/>
                <w:webHidden/>
              </w:rPr>
              <w:fldChar w:fldCharType="separate"/>
            </w:r>
            <w:r>
              <w:rPr>
                <w:noProof/>
                <w:webHidden/>
              </w:rPr>
              <w:t>51</w:t>
            </w:r>
            <w:r>
              <w:rPr>
                <w:noProof/>
                <w:webHidden/>
              </w:rPr>
              <w:fldChar w:fldCharType="end"/>
            </w:r>
            <w:r w:rsidRPr="009265E9">
              <w:rPr>
                <w:rStyle w:val="Hyperlink"/>
                <w:noProof/>
              </w:rPr>
              <w:fldChar w:fldCharType="end"/>
            </w:r>
          </w:ins>
        </w:p>
        <w:p w14:paraId="1BD475D0" w14:textId="3C8D1E00" w:rsidR="0085722C" w:rsidRDefault="0085722C">
          <w:pPr>
            <w:pStyle w:val="TOC3"/>
            <w:tabs>
              <w:tab w:val="right" w:leader="dot" w:pos="9350"/>
            </w:tabs>
            <w:rPr>
              <w:ins w:id="300"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0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"_Toc178277236"</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3.2.3 Video Analysis</w:t>
            </w:r>
            <w:r>
              <w:rPr>
                <w:noProof/>
                <w:webHidden/>
              </w:rPr>
              <w:tab/>
            </w:r>
            <w:r>
              <w:rPr>
                <w:noProof/>
                <w:webHidden/>
              </w:rPr>
              <w:fldChar w:fldCharType="begin"/>
            </w:r>
            <w:r>
              <w:rPr>
                <w:noProof/>
                <w:webHidden/>
              </w:rPr>
              <w:instrText xml:space="preserve"> PAGEREF _Toc178277236 \h </w:instrText>
            </w:r>
            <w:r>
              <w:rPr>
                <w:noProof/>
                <w:webHidden/>
              </w:rPr>
            </w:r>
            <w:r>
              <w:rPr>
                <w:noProof/>
                <w:webHidden/>
              </w:rPr>
              <w:fldChar w:fldCharType="separate"/>
            </w:r>
            <w:r>
              <w:rPr>
                <w:noProof/>
                <w:webHidden/>
              </w:rPr>
              <w:t>52</w:t>
            </w:r>
            <w:r>
              <w:rPr>
                <w:noProof/>
                <w:webHidden/>
              </w:rPr>
              <w:fldChar w:fldCharType="end"/>
            </w:r>
            <w:r w:rsidRPr="009265E9">
              <w:rPr>
                <w:rStyle w:val="Hyperlink"/>
                <w:noProof/>
              </w:rPr>
              <w:fldChar w:fldCharType="end"/>
            </w:r>
          </w:ins>
        </w:p>
        <w:p w14:paraId="40B87398" w14:textId="022C99BB" w:rsidR="0085722C" w:rsidRDefault="0085722C">
          <w:pPr>
            <w:pStyle w:val="TOC3"/>
            <w:tabs>
              <w:tab w:val="right" w:leader="dot" w:pos="9350"/>
            </w:tabs>
            <w:rPr>
              <w:ins w:id="302"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0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"_Toc178277237"</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3.2.4 Statistical Analysis</w:t>
            </w:r>
            <w:r>
              <w:rPr>
                <w:noProof/>
                <w:webHidden/>
              </w:rPr>
              <w:tab/>
            </w:r>
            <w:r>
              <w:rPr>
                <w:noProof/>
                <w:webHidden/>
              </w:rPr>
              <w:fldChar w:fldCharType="begin"/>
            </w:r>
            <w:r>
              <w:rPr>
                <w:noProof/>
                <w:webHidden/>
              </w:rPr>
              <w:instrText xml:space="preserve"> PAGEREF _Toc178277237 \h </w:instrText>
            </w:r>
            <w:r>
              <w:rPr>
                <w:noProof/>
                <w:webHidden/>
              </w:rPr>
            </w:r>
            <w:r>
              <w:rPr>
                <w:noProof/>
                <w:webHidden/>
              </w:rPr>
              <w:fldChar w:fldCharType="separate"/>
            </w:r>
            <w:r>
              <w:rPr>
                <w:noProof/>
                <w:webHidden/>
              </w:rPr>
              <w:t>52</w:t>
            </w:r>
            <w:r>
              <w:rPr>
                <w:noProof/>
                <w:webHidden/>
              </w:rPr>
              <w:fldChar w:fldCharType="end"/>
            </w:r>
            <w:r w:rsidRPr="009265E9">
              <w:rPr>
                <w:rStyle w:val="Hyperlink"/>
                <w:noProof/>
              </w:rPr>
              <w:fldChar w:fldCharType="end"/>
            </w:r>
          </w:ins>
        </w:p>
        <w:p w14:paraId="7F376F8C" w14:textId="30BDDE81" w:rsidR="0085722C" w:rsidRDefault="0085722C">
          <w:pPr>
            <w:pStyle w:val="TOC2"/>
            <w:tabs>
              <w:tab w:val="right" w:leader="dot" w:pos="9350"/>
            </w:tabs>
            <w:rPr>
              <w:ins w:id="304"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0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"_Toc178277238"</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3.3 Results</w:t>
            </w:r>
            <w:r>
              <w:rPr>
                <w:noProof/>
                <w:webHidden/>
              </w:rPr>
              <w:tab/>
            </w:r>
            <w:r>
              <w:rPr>
                <w:noProof/>
                <w:webHidden/>
              </w:rPr>
              <w:fldChar w:fldCharType="begin"/>
            </w:r>
            <w:r>
              <w:rPr>
                <w:noProof/>
                <w:webHidden/>
              </w:rPr>
              <w:instrText xml:space="preserve"> PAGEREF _Toc178277238 \h </w:instrText>
            </w:r>
            <w:r>
              <w:rPr>
                <w:noProof/>
                <w:webHidden/>
              </w:rPr>
            </w:r>
            <w:r>
              <w:rPr>
                <w:noProof/>
                <w:webHidden/>
              </w:rPr>
              <w:fldChar w:fldCharType="separate"/>
            </w:r>
            <w:r>
              <w:rPr>
                <w:noProof/>
                <w:webHidden/>
              </w:rPr>
              <w:t>54</w:t>
            </w:r>
            <w:r>
              <w:rPr>
                <w:noProof/>
                <w:webHidden/>
              </w:rPr>
              <w:fldChar w:fldCharType="end"/>
            </w:r>
            <w:r w:rsidRPr="009265E9">
              <w:rPr>
                <w:rStyle w:val="Hyperlink"/>
                <w:noProof/>
              </w:rPr>
              <w:fldChar w:fldCharType="end"/>
            </w:r>
          </w:ins>
        </w:p>
        <w:p w14:paraId="0CBF4C31" w14:textId="27B6D8C9" w:rsidR="0085722C" w:rsidRDefault="0085722C">
          <w:pPr>
            <w:pStyle w:val="TOC3"/>
            <w:tabs>
              <w:tab w:val="right" w:leader="dot" w:pos="9350"/>
            </w:tabs>
            <w:rPr>
              <w:ins w:id="306"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0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"_Toc178277239"</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3.3.1 Proportion of time allocated to each behaviour</w:t>
            </w:r>
            <w:r>
              <w:rPr>
                <w:noProof/>
                <w:webHidden/>
              </w:rPr>
              <w:tab/>
            </w:r>
            <w:r>
              <w:rPr>
                <w:noProof/>
                <w:webHidden/>
              </w:rPr>
              <w:fldChar w:fldCharType="begin"/>
            </w:r>
            <w:r>
              <w:rPr>
                <w:noProof/>
                <w:webHidden/>
              </w:rPr>
              <w:instrText xml:space="preserve"> PAGEREF _Toc178277239 \h </w:instrText>
            </w:r>
            <w:r>
              <w:rPr>
                <w:noProof/>
                <w:webHidden/>
              </w:rPr>
            </w:r>
            <w:r>
              <w:rPr>
                <w:noProof/>
                <w:webHidden/>
              </w:rPr>
              <w:fldChar w:fldCharType="separate"/>
            </w:r>
            <w:r>
              <w:rPr>
                <w:noProof/>
                <w:webHidden/>
              </w:rPr>
              <w:t>54</w:t>
            </w:r>
            <w:r>
              <w:rPr>
                <w:noProof/>
                <w:webHidden/>
              </w:rPr>
              <w:fldChar w:fldCharType="end"/>
            </w:r>
            <w:r w:rsidRPr="009265E9">
              <w:rPr>
                <w:rStyle w:val="Hyperlink"/>
                <w:noProof/>
              </w:rPr>
              <w:fldChar w:fldCharType="end"/>
            </w:r>
          </w:ins>
        </w:p>
        <w:p w14:paraId="21DAB0DF" w14:textId="1D943067" w:rsidR="0085722C" w:rsidRDefault="0085722C">
          <w:pPr>
            <w:pStyle w:val="TOC3"/>
            <w:tabs>
              <w:tab w:val="right" w:leader="dot" w:pos="9350"/>
            </w:tabs>
            <w:rPr>
              <w:ins w:id="308"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0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"_Toc178277240"</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3.3.2 Duration of bouts of all behaviours</w:t>
            </w:r>
            <w:r>
              <w:rPr>
                <w:noProof/>
                <w:webHidden/>
              </w:rPr>
              <w:tab/>
            </w:r>
            <w:r>
              <w:rPr>
                <w:noProof/>
                <w:webHidden/>
              </w:rPr>
              <w:fldChar w:fldCharType="begin"/>
            </w:r>
            <w:r>
              <w:rPr>
                <w:noProof/>
                <w:webHidden/>
              </w:rPr>
              <w:instrText xml:space="preserve"> PAGEREF _Toc178277240 \h </w:instrText>
            </w:r>
            <w:r>
              <w:rPr>
                <w:noProof/>
                <w:webHidden/>
              </w:rPr>
            </w:r>
            <w:r>
              <w:rPr>
                <w:noProof/>
                <w:webHidden/>
              </w:rPr>
              <w:fldChar w:fldCharType="separate"/>
            </w:r>
            <w:r>
              <w:rPr>
                <w:noProof/>
                <w:webHidden/>
              </w:rPr>
              <w:t>57</w:t>
            </w:r>
            <w:r>
              <w:rPr>
                <w:noProof/>
                <w:webHidden/>
              </w:rPr>
              <w:fldChar w:fldCharType="end"/>
            </w:r>
            <w:r w:rsidRPr="009265E9">
              <w:rPr>
                <w:rStyle w:val="Hyperlink"/>
                <w:noProof/>
              </w:rPr>
              <w:fldChar w:fldCharType="end"/>
            </w:r>
          </w:ins>
        </w:p>
        <w:p w14:paraId="5DC00FE9" w14:textId="260C6CA0" w:rsidR="0085722C" w:rsidRDefault="0085722C">
          <w:pPr>
            <w:pStyle w:val="TOC3"/>
            <w:tabs>
              <w:tab w:val="right" w:leader="dot" w:pos="9350"/>
            </w:tabs>
            <w:rPr>
              <w:ins w:id="310"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1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"_Toc178277241"</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3.3.3 Duration of bouts of “foraging” behaviour</w:t>
            </w:r>
            <w:r>
              <w:rPr>
                <w:noProof/>
                <w:webHidden/>
              </w:rPr>
              <w:tab/>
            </w:r>
            <w:r>
              <w:rPr>
                <w:noProof/>
                <w:webHidden/>
              </w:rPr>
              <w:fldChar w:fldCharType="begin"/>
            </w:r>
            <w:r>
              <w:rPr>
                <w:noProof/>
                <w:webHidden/>
              </w:rPr>
              <w:instrText xml:space="preserve"> PAGEREF _Toc178277241 \h </w:instrText>
            </w:r>
            <w:r>
              <w:rPr>
                <w:noProof/>
                <w:webHidden/>
              </w:rPr>
            </w:r>
            <w:r>
              <w:rPr>
                <w:noProof/>
                <w:webHidden/>
              </w:rPr>
              <w:fldChar w:fldCharType="separate"/>
            </w:r>
            <w:r>
              <w:rPr>
                <w:noProof/>
                <w:webHidden/>
              </w:rPr>
              <w:t>57</w:t>
            </w:r>
            <w:r>
              <w:rPr>
                <w:noProof/>
                <w:webHidden/>
              </w:rPr>
              <w:fldChar w:fldCharType="end"/>
            </w:r>
            <w:r w:rsidRPr="009265E9">
              <w:rPr>
                <w:rStyle w:val="Hyperlink"/>
                <w:noProof/>
              </w:rPr>
              <w:fldChar w:fldCharType="end"/>
            </w:r>
          </w:ins>
        </w:p>
        <w:p w14:paraId="2C2F40A0" w14:textId="08995871" w:rsidR="0085722C" w:rsidRDefault="0085722C">
          <w:pPr>
            <w:pStyle w:val="TOC3"/>
            <w:tabs>
              <w:tab w:val="right" w:leader="dot" w:pos="9350"/>
            </w:tabs>
            <w:rPr>
              <w:ins w:id="312"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1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"_Toc178277242"</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3.3.4 Duration of bouts of “alert” behaviour</w:t>
            </w:r>
            <w:r>
              <w:rPr>
                <w:noProof/>
                <w:webHidden/>
              </w:rPr>
              <w:tab/>
            </w:r>
            <w:r>
              <w:rPr>
                <w:noProof/>
                <w:webHidden/>
              </w:rPr>
              <w:fldChar w:fldCharType="begin"/>
            </w:r>
            <w:r>
              <w:rPr>
                <w:noProof/>
                <w:webHidden/>
              </w:rPr>
              <w:instrText xml:space="preserve"> PAGEREF _Toc178277242 \h </w:instrText>
            </w:r>
            <w:r>
              <w:rPr>
                <w:noProof/>
                <w:webHidden/>
              </w:rPr>
            </w:r>
            <w:r>
              <w:rPr>
                <w:noProof/>
                <w:webHidden/>
              </w:rPr>
              <w:fldChar w:fldCharType="separate"/>
            </w:r>
            <w:r>
              <w:rPr>
                <w:noProof/>
                <w:webHidden/>
              </w:rPr>
              <w:t>60</w:t>
            </w:r>
            <w:r>
              <w:rPr>
                <w:noProof/>
                <w:webHidden/>
              </w:rPr>
              <w:fldChar w:fldCharType="end"/>
            </w:r>
            <w:r w:rsidRPr="009265E9">
              <w:rPr>
                <w:rStyle w:val="Hyperlink"/>
                <w:noProof/>
              </w:rPr>
              <w:fldChar w:fldCharType="end"/>
            </w:r>
          </w:ins>
        </w:p>
        <w:p w14:paraId="2BCF11F1" w14:textId="19B54D08" w:rsidR="0085722C" w:rsidRDefault="0085722C">
          <w:pPr>
            <w:pStyle w:val="TOC3"/>
            <w:tabs>
              <w:tab w:val="right" w:leader="dot" w:pos="9350"/>
            </w:tabs>
            <w:rPr>
              <w:ins w:id="314"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1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"_Toc178277243"</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3.3.5 Foraging rate</w:t>
            </w:r>
            <w:r>
              <w:rPr>
                <w:noProof/>
                <w:webHidden/>
              </w:rPr>
              <w:tab/>
            </w:r>
            <w:r>
              <w:rPr>
                <w:noProof/>
                <w:webHidden/>
              </w:rPr>
              <w:fldChar w:fldCharType="begin"/>
            </w:r>
            <w:r>
              <w:rPr>
                <w:noProof/>
                <w:webHidden/>
              </w:rPr>
              <w:instrText xml:space="preserve"> PAGEREF _Toc178277243 \h </w:instrText>
            </w:r>
            <w:r>
              <w:rPr>
                <w:noProof/>
                <w:webHidden/>
              </w:rPr>
            </w:r>
            <w:r>
              <w:rPr>
                <w:noProof/>
                <w:webHidden/>
              </w:rPr>
              <w:fldChar w:fldCharType="separate"/>
            </w:r>
            <w:r>
              <w:rPr>
                <w:noProof/>
                <w:webHidden/>
              </w:rPr>
              <w:t>61</w:t>
            </w:r>
            <w:r>
              <w:rPr>
                <w:noProof/>
                <w:webHidden/>
              </w:rPr>
              <w:fldChar w:fldCharType="end"/>
            </w:r>
            <w:r w:rsidRPr="009265E9">
              <w:rPr>
                <w:rStyle w:val="Hyperlink"/>
                <w:noProof/>
              </w:rPr>
              <w:fldChar w:fldCharType="end"/>
            </w:r>
          </w:ins>
        </w:p>
        <w:p w14:paraId="41F01FE5" w14:textId="690B5D71" w:rsidR="0085722C" w:rsidRDefault="0085722C">
          <w:pPr>
            <w:pStyle w:val="TOC3"/>
            <w:tabs>
              <w:tab w:val="right" w:leader="dot" w:pos="9350"/>
            </w:tabs>
            <w:rPr>
              <w:ins w:id="316"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1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"_Toc178277244"</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3.3.6 Transition analysis</w:t>
            </w:r>
            <w:r>
              <w:rPr>
                <w:noProof/>
                <w:webHidden/>
              </w:rPr>
              <w:tab/>
            </w:r>
            <w:r>
              <w:rPr>
                <w:noProof/>
                <w:webHidden/>
              </w:rPr>
              <w:fldChar w:fldCharType="begin"/>
            </w:r>
            <w:r>
              <w:rPr>
                <w:noProof/>
                <w:webHidden/>
              </w:rPr>
              <w:instrText xml:space="preserve"> PAGEREF _Toc178277244 \h </w:instrText>
            </w:r>
            <w:r>
              <w:rPr>
                <w:noProof/>
                <w:webHidden/>
              </w:rPr>
            </w:r>
            <w:r>
              <w:rPr>
                <w:noProof/>
                <w:webHidden/>
              </w:rPr>
              <w:fldChar w:fldCharType="separate"/>
            </w:r>
            <w:r>
              <w:rPr>
                <w:noProof/>
                <w:webHidden/>
              </w:rPr>
              <w:t>61</w:t>
            </w:r>
            <w:r>
              <w:rPr>
                <w:noProof/>
                <w:webHidden/>
              </w:rPr>
              <w:fldChar w:fldCharType="end"/>
            </w:r>
            <w:r w:rsidRPr="009265E9">
              <w:rPr>
                <w:rStyle w:val="Hyperlink"/>
                <w:noProof/>
              </w:rPr>
              <w:fldChar w:fldCharType="end"/>
            </w:r>
          </w:ins>
        </w:p>
        <w:p w14:paraId="340469C3" w14:textId="0DFADEDF" w:rsidR="0085722C" w:rsidRDefault="0085722C">
          <w:pPr>
            <w:pStyle w:val="TOC2"/>
            <w:tabs>
              <w:tab w:val="right" w:leader="dot" w:pos="9350"/>
            </w:tabs>
            <w:rPr>
              <w:ins w:id="318"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1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"_Toc178277245"</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3.4 Discussion</w:t>
            </w:r>
            <w:r>
              <w:rPr>
                <w:noProof/>
                <w:webHidden/>
              </w:rPr>
              <w:tab/>
            </w:r>
            <w:r>
              <w:rPr>
                <w:noProof/>
                <w:webHidden/>
              </w:rPr>
              <w:fldChar w:fldCharType="begin"/>
            </w:r>
            <w:r>
              <w:rPr>
                <w:noProof/>
                <w:webHidden/>
              </w:rPr>
              <w:instrText xml:space="preserve"> PAGEREF _Toc178277245 \h </w:instrText>
            </w:r>
            <w:r>
              <w:rPr>
                <w:noProof/>
                <w:webHidden/>
              </w:rPr>
            </w:r>
            <w:r>
              <w:rPr>
                <w:noProof/>
                <w:webHidden/>
              </w:rPr>
              <w:fldChar w:fldCharType="separate"/>
            </w:r>
            <w:r>
              <w:rPr>
                <w:noProof/>
                <w:webHidden/>
              </w:rPr>
              <w:t>67</w:t>
            </w:r>
            <w:r>
              <w:rPr>
                <w:noProof/>
                <w:webHidden/>
              </w:rPr>
              <w:fldChar w:fldCharType="end"/>
            </w:r>
            <w:r w:rsidRPr="009265E9">
              <w:rPr>
                <w:rStyle w:val="Hyperlink"/>
                <w:noProof/>
              </w:rPr>
              <w:fldChar w:fldCharType="end"/>
            </w:r>
          </w:ins>
        </w:p>
        <w:p w14:paraId="285A21F4" w14:textId="642CA8E4" w:rsidR="0085722C" w:rsidRDefault="0085722C">
          <w:pPr>
            <w:pStyle w:val="TOC3"/>
            <w:tabs>
              <w:tab w:val="right" w:leader="dot" w:pos="9350"/>
            </w:tabs>
            <w:rPr>
              <w:ins w:id="320"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2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"_Toc178277246"</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3.4.1 The effects of sentinel presence on forager behaviour</w:t>
            </w:r>
            <w:r>
              <w:rPr>
                <w:noProof/>
                <w:webHidden/>
              </w:rPr>
              <w:tab/>
            </w:r>
            <w:r>
              <w:rPr>
                <w:noProof/>
                <w:webHidden/>
              </w:rPr>
              <w:fldChar w:fldCharType="begin"/>
            </w:r>
            <w:r>
              <w:rPr>
                <w:noProof/>
                <w:webHidden/>
              </w:rPr>
              <w:instrText xml:space="preserve"> PAGEREF _Toc178277246 \h </w:instrText>
            </w:r>
            <w:r>
              <w:rPr>
                <w:noProof/>
                <w:webHidden/>
              </w:rPr>
            </w:r>
            <w:r>
              <w:rPr>
                <w:noProof/>
                <w:webHidden/>
              </w:rPr>
              <w:fldChar w:fldCharType="separate"/>
            </w:r>
            <w:r>
              <w:rPr>
                <w:noProof/>
                <w:webHidden/>
              </w:rPr>
              <w:t>68</w:t>
            </w:r>
            <w:r>
              <w:rPr>
                <w:noProof/>
                <w:webHidden/>
              </w:rPr>
              <w:fldChar w:fldCharType="end"/>
            </w:r>
            <w:r w:rsidRPr="009265E9">
              <w:rPr>
                <w:rStyle w:val="Hyperlink"/>
                <w:noProof/>
              </w:rPr>
              <w:fldChar w:fldCharType="end"/>
            </w:r>
          </w:ins>
        </w:p>
        <w:p w14:paraId="24D54564" w14:textId="02F8D8E8" w:rsidR="0085722C" w:rsidRDefault="0085722C">
          <w:pPr>
            <w:pStyle w:val="TOC3"/>
            <w:tabs>
              <w:tab w:val="right" w:leader="dot" w:pos="9350"/>
            </w:tabs>
            <w:rPr>
              <w:ins w:id="322"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2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"_Toc178277247"</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3.4.2 Effects of foraging in commercial vs green areas</w:t>
            </w:r>
            <w:r>
              <w:rPr>
                <w:noProof/>
                <w:webHidden/>
              </w:rPr>
              <w:tab/>
            </w:r>
            <w:r>
              <w:rPr>
                <w:noProof/>
                <w:webHidden/>
              </w:rPr>
              <w:fldChar w:fldCharType="begin"/>
            </w:r>
            <w:r>
              <w:rPr>
                <w:noProof/>
                <w:webHidden/>
              </w:rPr>
              <w:instrText xml:space="preserve"> PAGEREF _Toc178277247 \h </w:instrText>
            </w:r>
            <w:r>
              <w:rPr>
                <w:noProof/>
                <w:webHidden/>
              </w:rPr>
            </w:r>
            <w:r>
              <w:rPr>
                <w:noProof/>
                <w:webHidden/>
              </w:rPr>
              <w:fldChar w:fldCharType="separate"/>
            </w:r>
            <w:r>
              <w:rPr>
                <w:noProof/>
                <w:webHidden/>
              </w:rPr>
              <w:t>70</w:t>
            </w:r>
            <w:r>
              <w:rPr>
                <w:noProof/>
                <w:webHidden/>
              </w:rPr>
              <w:fldChar w:fldCharType="end"/>
            </w:r>
            <w:r w:rsidRPr="009265E9">
              <w:rPr>
                <w:rStyle w:val="Hyperlink"/>
                <w:noProof/>
              </w:rPr>
              <w:fldChar w:fldCharType="end"/>
            </w:r>
          </w:ins>
        </w:p>
        <w:p w14:paraId="24D3C633" w14:textId="612859C0" w:rsidR="0085722C" w:rsidRDefault="0085722C">
          <w:pPr>
            <w:pStyle w:val="TOC3"/>
            <w:tabs>
              <w:tab w:val="right" w:leader="dot" w:pos="9350"/>
            </w:tabs>
            <w:rPr>
              <w:ins w:id="324"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2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"_Toc178277248"</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3.4.3 Disturbances</w:t>
            </w:r>
            <w:r>
              <w:rPr>
                <w:noProof/>
                <w:webHidden/>
              </w:rPr>
              <w:tab/>
            </w:r>
            <w:r>
              <w:rPr>
                <w:noProof/>
                <w:webHidden/>
              </w:rPr>
              <w:fldChar w:fldCharType="begin"/>
            </w:r>
            <w:r>
              <w:rPr>
                <w:noProof/>
                <w:webHidden/>
              </w:rPr>
              <w:instrText xml:space="preserve"> PAGEREF _Toc178277248 \h </w:instrText>
            </w:r>
            <w:r>
              <w:rPr>
                <w:noProof/>
                <w:webHidden/>
              </w:rPr>
            </w:r>
            <w:r>
              <w:rPr>
                <w:noProof/>
                <w:webHidden/>
              </w:rPr>
              <w:fldChar w:fldCharType="separate"/>
            </w:r>
            <w:r>
              <w:rPr>
                <w:noProof/>
                <w:webHidden/>
              </w:rPr>
              <w:t>72</w:t>
            </w:r>
            <w:r>
              <w:rPr>
                <w:noProof/>
                <w:webHidden/>
              </w:rPr>
              <w:fldChar w:fldCharType="end"/>
            </w:r>
            <w:r w:rsidRPr="009265E9">
              <w:rPr>
                <w:rStyle w:val="Hyperlink"/>
                <w:noProof/>
              </w:rPr>
              <w:fldChar w:fldCharType="end"/>
            </w:r>
          </w:ins>
        </w:p>
        <w:p w14:paraId="6B676732" w14:textId="07546F73" w:rsidR="0085722C" w:rsidRDefault="0085722C">
          <w:pPr>
            <w:pStyle w:val="TOC3"/>
            <w:tabs>
              <w:tab w:val="right" w:leader="dot" w:pos="9350"/>
            </w:tabs>
            <w:rPr>
              <w:ins w:id="326"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2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"_Toc178277249"</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3.4.4 Baited sites</w:t>
            </w:r>
            <w:r>
              <w:rPr>
                <w:noProof/>
                <w:webHidden/>
              </w:rPr>
              <w:tab/>
            </w:r>
            <w:r>
              <w:rPr>
                <w:noProof/>
                <w:webHidden/>
              </w:rPr>
              <w:fldChar w:fldCharType="begin"/>
            </w:r>
            <w:r>
              <w:rPr>
                <w:noProof/>
                <w:webHidden/>
              </w:rPr>
              <w:instrText xml:space="preserve"> PAGEREF _Toc178277249 \h </w:instrText>
            </w:r>
            <w:r>
              <w:rPr>
                <w:noProof/>
                <w:webHidden/>
              </w:rPr>
            </w:r>
            <w:r>
              <w:rPr>
                <w:noProof/>
                <w:webHidden/>
              </w:rPr>
              <w:fldChar w:fldCharType="separate"/>
            </w:r>
            <w:r>
              <w:rPr>
                <w:noProof/>
                <w:webHidden/>
              </w:rPr>
              <w:t>72</w:t>
            </w:r>
            <w:r>
              <w:rPr>
                <w:noProof/>
                <w:webHidden/>
              </w:rPr>
              <w:fldChar w:fldCharType="end"/>
            </w:r>
            <w:r w:rsidRPr="009265E9">
              <w:rPr>
                <w:rStyle w:val="Hyperlink"/>
                <w:noProof/>
              </w:rPr>
              <w:fldChar w:fldCharType="end"/>
            </w:r>
          </w:ins>
        </w:p>
        <w:p w14:paraId="78EECCBE" w14:textId="65CDEADB" w:rsidR="0085722C" w:rsidRDefault="0085722C">
          <w:pPr>
            <w:pStyle w:val="TOC3"/>
            <w:tabs>
              <w:tab w:val="right" w:leader="dot" w:pos="9350"/>
            </w:tabs>
            <w:rPr>
              <w:ins w:id="328"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2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"_Toc178277250"</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3.4.5 Group Size</w:t>
            </w:r>
            <w:r>
              <w:rPr>
                <w:noProof/>
                <w:webHidden/>
              </w:rPr>
              <w:tab/>
            </w:r>
            <w:r>
              <w:rPr>
                <w:noProof/>
                <w:webHidden/>
              </w:rPr>
              <w:fldChar w:fldCharType="begin"/>
            </w:r>
            <w:r>
              <w:rPr>
                <w:noProof/>
                <w:webHidden/>
              </w:rPr>
              <w:instrText xml:space="preserve"> PAGEREF _Toc178277250 \h </w:instrText>
            </w:r>
            <w:r>
              <w:rPr>
                <w:noProof/>
                <w:webHidden/>
              </w:rPr>
            </w:r>
            <w:r>
              <w:rPr>
                <w:noProof/>
                <w:webHidden/>
              </w:rPr>
              <w:fldChar w:fldCharType="separate"/>
            </w:r>
            <w:r>
              <w:rPr>
                <w:noProof/>
                <w:webHidden/>
              </w:rPr>
              <w:t>73</w:t>
            </w:r>
            <w:r>
              <w:rPr>
                <w:noProof/>
                <w:webHidden/>
              </w:rPr>
              <w:fldChar w:fldCharType="end"/>
            </w:r>
            <w:r w:rsidRPr="009265E9">
              <w:rPr>
                <w:rStyle w:val="Hyperlink"/>
                <w:noProof/>
              </w:rPr>
              <w:fldChar w:fldCharType="end"/>
            </w:r>
          </w:ins>
        </w:p>
        <w:p w14:paraId="7C317E4B" w14:textId="53093EB2" w:rsidR="0085722C" w:rsidRDefault="0085722C">
          <w:pPr>
            <w:pStyle w:val="TOC3"/>
            <w:tabs>
              <w:tab w:val="right" w:leader="dot" w:pos="9350"/>
            </w:tabs>
            <w:rPr>
              <w:ins w:id="330"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3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"_Toc178277251"</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3.4.6 Future directions and improvements</w:t>
            </w:r>
            <w:r>
              <w:rPr>
                <w:noProof/>
                <w:webHidden/>
              </w:rPr>
              <w:tab/>
            </w:r>
            <w:r>
              <w:rPr>
                <w:noProof/>
                <w:webHidden/>
              </w:rPr>
              <w:fldChar w:fldCharType="begin"/>
            </w:r>
            <w:r>
              <w:rPr>
                <w:noProof/>
                <w:webHidden/>
              </w:rPr>
              <w:instrText xml:space="preserve"> PAGEREF _Toc178277251 \h </w:instrText>
            </w:r>
            <w:r>
              <w:rPr>
                <w:noProof/>
                <w:webHidden/>
              </w:rPr>
            </w:r>
            <w:r>
              <w:rPr>
                <w:noProof/>
                <w:webHidden/>
              </w:rPr>
              <w:fldChar w:fldCharType="separate"/>
            </w:r>
            <w:r>
              <w:rPr>
                <w:noProof/>
                <w:webHidden/>
              </w:rPr>
              <w:t>73</w:t>
            </w:r>
            <w:r>
              <w:rPr>
                <w:noProof/>
                <w:webHidden/>
              </w:rPr>
              <w:fldChar w:fldCharType="end"/>
            </w:r>
            <w:r w:rsidRPr="009265E9">
              <w:rPr>
                <w:rStyle w:val="Hyperlink"/>
                <w:noProof/>
              </w:rPr>
              <w:fldChar w:fldCharType="end"/>
            </w:r>
          </w:ins>
        </w:p>
        <w:p w14:paraId="11C70B65" w14:textId="5C7297B3" w:rsidR="0085722C" w:rsidRDefault="0085722C">
          <w:pPr>
            <w:pStyle w:val="TOC2"/>
            <w:tabs>
              <w:tab w:val="right" w:leader="dot" w:pos="9350"/>
            </w:tabs>
            <w:rPr>
              <w:ins w:id="332"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3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"_Toc178277252"</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3.5 References</w:t>
            </w:r>
            <w:r>
              <w:rPr>
                <w:noProof/>
                <w:webHidden/>
              </w:rPr>
              <w:tab/>
            </w:r>
            <w:r>
              <w:rPr>
                <w:noProof/>
                <w:webHidden/>
              </w:rPr>
              <w:fldChar w:fldCharType="begin"/>
            </w:r>
            <w:r>
              <w:rPr>
                <w:noProof/>
                <w:webHidden/>
              </w:rPr>
              <w:instrText xml:space="preserve"> PAGEREF _Toc178277252 \h </w:instrText>
            </w:r>
            <w:r>
              <w:rPr>
                <w:noProof/>
                <w:webHidden/>
              </w:rPr>
            </w:r>
            <w:r>
              <w:rPr>
                <w:noProof/>
                <w:webHidden/>
              </w:rPr>
              <w:fldChar w:fldCharType="separate"/>
            </w:r>
            <w:r>
              <w:rPr>
                <w:noProof/>
                <w:webHidden/>
              </w:rPr>
              <w:t>75</w:t>
            </w:r>
            <w:r>
              <w:rPr>
                <w:noProof/>
                <w:webHidden/>
              </w:rPr>
              <w:fldChar w:fldCharType="end"/>
            </w:r>
            <w:r w:rsidRPr="009265E9">
              <w:rPr>
                <w:rStyle w:val="Hyperlink"/>
                <w:noProof/>
              </w:rPr>
              <w:fldChar w:fldCharType="end"/>
            </w:r>
          </w:ins>
        </w:p>
        <w:p w14:paraId="1C0CD6D1" w14:textId="6B8E81DF" w:rsidR="0085722C" w:rsidRDefault="0085722C">
          <w:pPr>
            <w:pStyle w:val="TOC1"/>
            <w:tabs>
              <w:tab w:val="right" w:leader="dot" w:pos="9350"/>
            </w:tabs>
            <w:rPr>
              <w:ins w:id="334"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33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"_Toc178277253"</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Chapter 4. General Discussion</w:t>
            </w:r>
            <w:r>
              <w:rPr>
                <w:noProof/>
                <w:webHidden/>
              </w:rPr>
              <w:tab/>
            </w:r>
            <w:r>
              <w:rPr>
                <w:noProof/>
                <w:webHidden/>
              </w:rPr>
              <w:fldChar w:fldCharType="begin"/>
            </w:r>
            <w:r>
              <w:rPr>
                <w:noProof/>
                <w:webHidden/>
              </w:rPr>
              <w:instrText xml:space="preserve"> PAGEREF _Toc178277253 \h </w:instrText>
            </w:r>
            <w:r>
              <w:rPr>
                <w:noProof/>
                <w:webHidden/>
              </w:rPr>
            </w:r>
            <w:r>
              <w:rPr>
                <w:noProof/>
                <w:webHidden/>
              </w:rPr>
              <w:fldChar w:fldCharType="separate"/>
            </w:r>
            <w:r>
              <w:rPr>
                <w:noProof/>
                <w:webHidden/>
              </w:rPr>
              <w:t>79</w:t>
            </w:r>
            <w:r>
              <w:rPr>
                <w:noProof/>
                <w:webHidden/>
              </w:rPr>
              <w:fldChar w:fldCharType="end"/>
            </w:r>
            <w:r w:rsidRPr="009265E9">
              <w:rPr>
                <w:rStyle w:val="Hyperlink"/>
                <w:noProof/>
              </w:rPr>
              <w:fldChar w:fldCharType="end"/>
            </w:r>
          </w:ins>
        </w:p>
        <w:p w14:paraId="3399E173" w14:textId="474C1671" w:rsidR="0085722C" w:rsidRDefault="0085722C">
          <w:pPr>
            <w:pStyle w:val="TOC2"/>
            <w:tabs>
              <w:tab w:val="right" w:leader="dot" w:pos="9350"/>
            </w:tabs>
            <w:rPr>
              <w:ins w:id="336"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3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"_Toc178277254"</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4.1 Thesis summary</w:t>
            </w:r>
            <w:r>
              <w:rPr>
                <w:noProof/>
                <w:webHidden/>
              </w:rPr>
              <w:tab/>
            </w:r>
            <w:r>
              <w:rPr>
                <w:noProof/>
                <w:webHidden/>
              </w:rPr>
              <w:fldChar w:fldCharType="begin"/>
            </w:r>
            <w:r>
              <w:rPr>
                <w:noProof/>
                <w:webHidden/>
              </w:rPr>
              <w:instrText xml:space="preserve"> PAGEREF _Toc178277254 \h </w:instrText>
            </w:r>
            <w:r>
              <w:rPr>
                <w:noProof/>
                <w:webHidden/>
              </w:rPr>
            </w:r>
            <w:r>
              <w:rPr>
                <w:noProof/>
                <w:webHidden/>
              </w:rPr>
              <w:fldChar w:fldCharType="separate"/>
            </w:r>
            <w:r>
              <w:rPr>
                <w:noProof/>
                <w:webHidden/>
              </w:rPr>
              <w:t>79</w:t>
            </w:r>
            <w:r>
              <w:rPr>
                <w:noProof/>
                <w:webHidden/>
              </w:rPr>
              <w:fldChar w:fldCharType="end"/>
            </w:r>
            <w:r w:rsidRPr="009265E9">
              <w:rPr>
                <w:rStyle w:val="Hyperlink"/>
                <w:noProof/>
              </w:rPr>
              <w:fldChar w:fldCharType="end"/>
            </w:r>
          </w:ins>
        </w:p>
        <w:p w14:paraId="316AC43B" w14:textId="4BAAA5CC" w:rsidR="0085722C" w:rsidRDefault="0085722C">
          <w:pPr>
            <w:pStyle w:val="TOC2"/>
            <w:tabs>
              <w:tab w:val="right" w:leader="dot" w:pos="9350"/>
            </w:tabs>
            <w:rPr>
              <w:ins w:id="338"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3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"_Toc178277255"</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4.2 Future Studies</w:t>
            </w:r>
            <w:r>
              <w:rPr>
                <w:noProof/>
                <w:webHidden/>
              </w:rPr>
              <w:tab/>
            </w:r>
            <w:r>
              <w:rPr>
                <w:noProof/>
                <w:webHidden/>
              </w:rPr>
              <w:fldChar w:fldCharType="begin"/>
            </w:r>
            <w:r>
              <w:rPr>
                <w:noProof/>
                <w:webHidden/>
              </w:rPr>
              <w:instrText xml:space="preserve"> PAGEREF _Toc178277255 \h </w:instrText>
            </w:r>
            <w:r>
              <w:rPr>
                <w:noProof/>
                <w:webHidden/>
              </w:rPr>
            </w:r>
            <w:r>
              <w:rPr>
                <w:noProof/>
                <w:webHidden/>
              </w:rPr>
              <w:fldChar w:fldCharType="separate"/>
            </w:r>
            <w:r>
              <w:rPr>
                <w:noProof/>
                <w:webHidden/>
              </w:rPr>
              <w:t>83</w:t>
            </w:r>
            <w:r>
              <w:rPr>
                <w:noProof/>
                <w:webHidden/>
              </w:rPr>
              <w:fldChar w:fldCharType="end"/>
            </w:r>
            <w:r w:rsidRPr="009265E9">
              <w:rPr>
                <w:rStyle w:val="Hyperlink"/>
                <w:noProof/>
              </w:rPr>
              <w:fldChar w:fldCharType="end"/>
            </w:r>
          </w:ins>
        </w:p>
        <w:p w14:paraId="67F6E1E6" w14:textId="58924733" w:rsidR="0085722C" w:rsidRDefault="0085722C">
          <w:pPr>
            <w:pStyle w:val="TOC2"/>
            <w:tabs>
              <w:tab w:val="right" w:leader="dot" w:pos="9350"/>
            </w:tabs>
            <w:rPr>
              <w:ins w:id="340"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41"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"_Toc178277256"</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4.3 Concluding statements</w:t>
            </w:r>
            <w:r>
              <w:rPr>
                <w:noProof/>
                <w:webHidden/>
              </w:rPr>
              <w:tab/>
            </w:r>
            <w:r>
              <w:rPr>
                <w:noProof/>
                <w:webHidden/>
              </w:rPr>
              <w:fldChar w:fldCharType="begin"/>
            </w:r>
            <w:r>
              <w:rPr>
                <w:noProof/>
                <w:webHidden/>
              </w:rPr>
              <w:instrText xml:space="preserve"> PAGEREF _Toc178277256 \h </w:instrText>
            </w:r>
            <w:r>
              <w:rPr>
                <w:noProof/>
                <w:webHidden/>
              </w:rPr>
            </w:r>
            <w:r>
              <w:rPr>
                <w:noProof/>
                <w:webHidden/>
              </w:rPr>
              <w:fldChar w:fldCharType="separate"/>
            </w:r>
            <w:r>
              <w:rPr>
                <w:noProof/>
                <w:webHidden/>
              </w:rPr>
              <w:t>84</w:t>
            </w:r>
            <w:r>
              <w:rPr>
                <w:noProof/>
                <w:webHidden/>
              </w:rPr>
              <w:fldChar w:fldCharType="end"/>
            </w:r>
            <w:r w:rsidRPr="009265E9">
              <w:rPr>
                <w:rStyle w:val="Hyperlink"/>
                <w:noProof/>
              </w:rPr>
              <w:fldChar w:fldCharType="end"/>
            </w:r>
          </w:ins>
        </w:p>
        <w:p w14:paraId="054525ED" w14:textId="47E0F435" w:rsidR="0085722C" w:rsidRDefault="0085722C">
          <w:pPr>
            <w:pStyle w:val="TOC2"/>
            <w:tabs>
              <w:tab w:val="right" w:leader="dot" w:pos="9350"/>
            </w:tabs>
            <w:rPr>
              <w:ins w:id="342"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43"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"_Toc178277257"</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4.4 References</w:t>
            </w:r>
            <w:r>
              <w:rPr>
                <w:noProof/>
                <w:webHidden/>
              </w:rPr>
              <w:tab/>
            </w:r>
            <w:r>
              <w:rPr>
                <w:noProof/>
                <w:webHidden/>
              </w:rPr>
              <w:fldChar w:fldCharType="begin"/>
            </w:r>
            <w:r>
              <w:rPr>
                <w:noProof/>
                <w:webHidden/>
              </w:rPr>
              <w:instrText xml:space="preserve"> PAGEREF _Toc178277257 \h </w:instrText>
            </w:r>
            <w:r>
              <w:rPr>
                <w:noProof/>
                <w:webHidden/>
              </w:rPr>
            </w:r>
            <w:r>
              <w:rPr>
                <w:noProof/>
                <w:webHidden/>
              </w:rPr>
              <w:fldChar w:fldCharType="separate"/>
            </w:r>
            <w:r>
              <w:rPr>
                <w:noProof/>
                <w:webHidden/>
              </w:rPr>
              <w:t>85</w:t>
            </w:r>
            <w:r>
              <w:rPr>
                <w:noProof/>
                <w:webHidden/>
              </w:rPr>
              <w:fldChar w:fldCharType="end"/>
            </w:r>
            <w:r w:rsidRPr="009265E9">
              <w:rPr>
                <w:rStyle w:val="Hyperlink"/>
                <w:noProof/>
              </w:rPr>
              <w:fldChar w:fldCharType="end"/>
            </w:r>
          </w:ins>
        </w:p>
        <w:p w14:paraId="48CCA1C1" w14:textId="7904F317" w:rsidR="0085722C" w:rsidRDefault="0085722C">
          <w:pPr>
            <w:pStyle w:val="TOC1"/>
            <w:tabs>
              <w:tab w:val="right" w:leader="dot" w:pos="9350"/>
            </w:tabs>
            <w:rPr>
              <w:ins w:id="344"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345"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"_Toc178277258"</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rFonts w:cs="Times New Roman"/>
                <w:noProof/>
              </w:rPr>
              <w:t>Supplemental Material</w:t>
            </w:r>
            <w:r>
              <w:rPr>
                <w:noProof/>
                <w:webHidden/>
              </w:rPr>
              <w:tab/>
            </w:r>
            <w:r>
              <w:rPr>
                <w:noProof/>
                <w:webHidden/>
              </w:rPr>
              <w:fldChar w:fldCharType="begin"/>
            </w:r>
            <w:r>
              <w:rPr>
                <w:noProof/>
                <w:webHidden/>
              </w:rPr>
              <w:instrText xml:space="preserve"> PAGEREF _Toc178277258 \h </w:instrText>
            </w:r>
            <w:r>
              <w:rPr>
                <w:noProof/>
                <w:webHidden/>
              </w:rPr>
            </w:r>
            <w:r>
              <w:rPr>
                <w:noProof/>
                <w:webHidden/>
              </w:rPr>
              <w:fldChar w:fldCharType="separate"/>
            </w:r>
            <w:r>
              <w:rPr>
                <w:noProof/>
                <w:webHidden/>
              </w:rPr>
              <w:t>88</w:t>
            </w:r>
            <w:r>
              <w:rPr>
                <w:noProof/>
                <w:webHidden/>
              </w:rPr>
              <w:fldChar w:fldCharType="end"/>
            </w:r>
            <w:r w:rsidRPr="009265E9">
              <w:rPr>
                <w:rStyle w:val="Hyperlink"/>
                <w:noProof/>
              </w:rPr>
              <w:fldChar w:fldCharType="end"/>
            </w:r>
          </w:ins>
        </w:p>
        <w:p w14:paraId="6D664CD7" w14:textId="164EF9F8" w:rsidR="0085722C" w:rsidRDefault="0085722C">
          <w:pPr>
            <w:pStyle w:val="TOC1"/>
            <w:tabs>
              <w:tab w:val="right" w:leader="dot" w:pos="9350"/>
            </w:tabs>
            <w:rPr>
              <w:ins w:id="346"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347"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"_Toc178277259"</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List of Supplemental Tables</w:t>
            </w:r>
            <w:r>
              <w:rPr>
                <w:noProof/>
                <w:webHidden/>
              </w:rPr>
              <w:tab/>
            </w:r>
            <w:r>
              <w:rPr>
                <w:noProof/>
                <w:webHidden/>
              </w:rPr>
              <w:fldChar w:fldCharType="begin"/>
            </w:r>
            <w:r>
              <w:rPr>
                <w:noProof/>
                <w:webHidden/>
              </w:rPr>
              <w:instrText xml:space="preserve"> PAGEREF _Toc178277259 \h </w:instrText>
            </w:r>
            <w:r>
              <w:rPr>
                <w:noProof/>
                <w:webHidden/>
              </w:rPr>
            </w:r>
            <w:r>
              <w:rPr>
                <w:noProof/>
                <w:webHidden/>
              </w:rPr>
              <w:fldChar w:fldCharType="separate"/>
            </w:r>
            <w:r>
              <w:rPr>
                <w:noProof/>
                <w:webHidden/>
              </w:rPr>
              <w:t>88</w:t>
            </w:r>
            <w:r>
              <w:rPr>
                <w:noProof/>
                <w:webHidden/>
              </w:rPr>
              <w:fldChar w:fldCharType="end"/>
            </w:r>
            <w:r w:rsidRPr="009265E9">
              <w:rPr>
                <w:rStyle w:val="Hyperlink"/>
                <w:noProof/>
              </w:rPr>
              <w:fldChar w:fldCharType="end"/>
            </w:r>
          </w:ins>
        </w:p>
        <w:p w14:paraId="089ECB3F" w14:textId="5C05FA9A" w:rsidR="0085722C" w:rsidRDefault="0085722C">
          <w:pPr>
            <w:pStyle w:val="TOC1"/>
            <w:tabs>
              <w:tab w:val="right" w:leader="dot" w:pos="9350"/>
            </w:tabs>
            <w:rPr>
              <w:ins w:id="348" w:author="Alex Popescu" w:date="2024-09-26T21:09:00Z" w16du:dateUtc="2024-09-27T01:09:00Z"/>
              <w:rFonts w:asciiTheme="minorHAnsi" w:eastAsiaTheme="minorEastAsia" w:hAnsiTheme="minorHAnsi" w:cstheme="minorBidi"/>
              <w:b w:val="0"/>
              <w:noProof/>
              <w:kern w:val="2"/>
              <w:szCs w:val="24"/>
              <w:lang w:eastAsia="en-CA"/>
              <w14:ligatures w14:val="standardContextual"/>
            </w:rPr>
          </w:pPr>
          <w:ins w:id="349" w:author="Alex Popescu" w:date="2024-09-26T21:09:00Z" w16du:dateUtc="2024-09-27T01:09:00Z">
            <w:r w:rsidRPr="009265E9">
              <w:rPr>
                <w:rStyle w:val="Hyperlink"/>
                <w:noProof/>
              </w:rPr>
              <w:fldChar w:fldCharType="begin"/>
            </w:r>
            <w:r w:rsidRPr="009265E9">
              <w:rPr>
                <w:rStyle w:val="Hyperlink"/>
                <w:noProof/>
              </w:rPr>
              <w:instrText xml:space="preserve"> </w:instrText>
            </w:r>
            <w:r>
              <w:rPr>
                <w:noProof/>
              </w:rPr>
              <w:instrText>HYPERLINK \l "_Toc178277260"</w:instrText>
            </w:r>
            <w:r w:rsidRPr="009265E9">
              <w:rPr>
                <w:rStyle w:val="Hyperlink"/>
                <w:noProof/>
              </w:rPr>
              <w:instrText xml:space="preserve"> </w:instrText>
            </w:r>
            <w:r w:rsidRPr="009265E9">
              <w:rPr>
                <w:rStyle w:val="Hyperlink"/>
                <w:noProof/>
              </w:rPr>
            </w:r>
            <w:r w:rsidRPr="009265E9">
              <w:rPr>
                <w:rStyle w:val="Hyperlink"/>
                <w:noProof/>
              </w:rPr>
              <w:fldChar w:fldCharType="separate"/>
            </w:r>
            <w:r w:rsidRPr="009265E9">
              <w:rPr>
                <w:rStyle w:val="Hyperlink"/>
                <w:noProof/>
              </w:rPr>
              <w:t>List of Supplemental Figures</w:t>
            </w:r>
            <w:r>
              <w:rPr>
                <w:noProof/>
                <w:webHidden/>
              </w:rPr>
              <w:tab/>
            </w:r>
            <w:r>
              <w:rPr>
                <w:noProof/>
                <w:webHidden/>
              </w:rPr>
              <w:fldChar w:fldCharType="begin"/>
            </w:r>
            <w:r>
              <w:rPr>
                <w:noProof/>
                <w:webHidden/>
              </w:rPr>
              <w:instrText xml:space="preserve"> PAGEREF _Toc178277260 \h </w:instrText>
            </w:r>
            <w:r>
              <w:rPr>
                <w:noProof/>
                <w:webHidden/>
              </w:rPr>
            </w:r>
            <w:r>
              <w:rPr>
                <w:noProof/>
                <w:webHidden/>
              </w:rPr>
              <w:fldChar w:fldCharType="separate"/>
            </w:r>
            <w:r>
              <w:rPr>
                <w:noProof/>
                <w:webHidden/>
              </w:rPr>
              <w:t>88</w:t>
            </w:r>
            <w:r>
              <w:rPr>
                <w:noProof/>
                <w:webHidden/>
              </w:rPr>
              <w:fldChar w:fldCharType="end"/>
            </w:r>
            <w:r w:rsidRPr="009265E9">
              <w:rPr>
                <w:rStyle w:val="Hyperlink"/>
                <w:noProof/>
              </w:rPr>
              <w:fldChar w:fldCharType="end"/>
            </w:r>
          </w:ins>
        </w:p>
        <w:p w14:paraId="57DFD528" w14:textId="4EE7DC2B" w:rsidR="00F11E62" w:rsidRPr="0019114E" w:rsidRDefault="000E2AB0" w:rsidP="00F11E62">
          <w:pPr>
            <w:rPr>
              <w:rFonts w:cs="Times New Roman"/>
              <w:b/>
              <w:bCs/>
            </w:rPr>
            <w:sectPr w:rsidR="00F11E62" w:rsidRPr="0019114E" w:rsidSect="009730A0">
              <w:headerReference w:type="default" r:id="rId15"/>
              <w:pgSz w:w="12240" w:h="15840"/>
              <w:pgMar w:top="1440" w:right="1440" w:bottom="1440" w:left="1440" w:header="720" w:footer="720" w:gutter="0"/>
              <w:pgNumType w:fmt="upperRoman"/>
              <w:cols w:space="720"/>
            </w:sectPr>
          </w:pPr>
          <w:ins w:id="350" w:author="Alex Popescu" w:date="2024-09-26T21:09:00Z" w16du:dateUtc="2024-09-27T01:09:00Z">
            <w:r w:rsidRPr="0019114E">
              <w:rPr>
                <w:rFonts w:cs="Times New Roman"/>
                <w:b/>
                <w:szCs w:val="24"/>
                <w:u w:val="single"/>
              </w:rPr>
              <w:fldChar w:fldCharType="end"/>
            </w:r>
          </w:ins>
        </w:p>
      </w:sdtContent>
    </w:sdt>
    <w:bookmarkStart w:id="351" w:name="_Toc162204949" w:displacedByCustomXml="prev"/>
    <w:p w14:paraId="270B54AF" w14:textId="1A7A5CAD" w:rsidR="00EA6CF0" w:rsidRPr="0019114E" w:rsidRDefault="00EA6CF0" w:rsidP="00D5379C">
      <w:pPr>
        <w:pStyle w:val="PrefaceTitle"/>
        <w:rPr>
          <w:noProof w:val="0"/>
        </w:rPr>
      </w:pPr>
      <w:bookmarkStart w:id="352" w:name="_Toc178277210"/>
      <w:bookmarkStart w:id="353" w:name="_Toc174089104"/>
      <w:r w:rsidRPr="0019114E">
        <w:rPr>
          <w:noProof w:val="0"/>
        </w:rPr>
        <w:t>List of Tables</w:t>
      </w:r>
      <w:bookmarkEnd w:id="351"/>
      <w:bookmarkEnd w:id="352"/>
      <w:bookmarkEnd w:id="353"/>
    </w:p>
    <w:p w14:paraId="40A037D1" w14:textId="77777777" w:rsidR="00706416" w:rsidRDefault="00EA6CF0">
      <w:pPr>
        <w:pStyle w:val="TableofFigures"/>
        <w:tabs>
          <w:tab w:val="right" w:leader="dot" w:pos="9350"/>
        </w:tabs>
        <w:rPr>
          <w:del w:id="354" w:author="Alex Popescu" w:date="2024-09-26T21:09:00Z" w16du:dateUtc="2024-09-27T01:09:00Z"/>
          <w:rFonts w:asciiTheme="minorHAnsi" w:eastAsiaTheme="minorEastAsia" w:hAnsiTheme="minorHAnsi" w:cstheme="minorBidi"/>
          <w:noProof/>
          <w:kern w:val="2"/>
          <w:szCs w:val="24"/>
          <w:lang w:eastAsia="en-CA"/>
          <w14:ligatures w14:val="standardContextual"/>
        </w:rPr>
      </w:pPr>
      <w:del w:id="355" w:author="Alex Popescu" w:date="2024-09-26T21:09:00Z" w16du:dateUtc="2024-09-27T01:09:00Z">
        <w:r w:rsidRPr="0019114E">
          <w:rPr>
            <w:rFonts w:cs="Times New Roman"/>
            <w:szCs w:val="24"/>
          </w:rPr>
          <w:fldChar w:fldCharType="begin"/>
        </w:r>
        <w:r w:rsidRPr="0019114E">
          <w:rPr>
            <w:rFonts w:cs="Times New Roman"/>
            <w:szCs w:val="24"/>
          </w:rPr>
          <w:delInstrText xml:space="preserve"> TOC \c "Table" </w:delInstrText>
        </w:r>
        <w:r w:rsidRPr="0019114E">
          <w:rPr>
            <w:rFonts w:cs="Times New Roman"/>
            <w:szCs w:val="24"/>
          </w:rPr>
          <w:fldChar w:fldCharType="separate"/>
        </w:r>
        <w:r w:rsidR="00706416" w:rsidRPr="00710C42">
          <w:rPr>
            <w:rFonts w:eastAsia="Times New Roman" w:cs="Times New Roman"/>
            <w:b/>
            <w:bCs/>
            <w:noProof/>
          </w:rPr>
          <w:delText>Table 2.1:</w:delText>
        </w:r>
        <w:r w:rsidR="00706416" w:rsidRPr="00710C42">
          <w:rPr>
            <w:rFonts w:eastAsia="Cambria" w:cs="Times New Roman"/>
            <w:iCs/>
            <w:noProof/>
          </w:rPr>
          <w:delText xml:space="preserve"> Inclusion and exclusion criteria for the scoping review</w:delText>
        </w:r>
        <w:r w:rsidR="00706416">
          <w:rPr>
            <w:noProof/>
          </w:rPr>
          <w:tab/>
        </w:r>
        <w:r w:rsidR="00706416">
          <w:rPr>
            <w:noProof/>
          </w:rPr>
          <w:fldChar w:fldCharType="begin"/>
        </w:r>
        <w:r w:rsidR="00706416">
          <w:rPr>
            <w:noProof/>
          </w:rPr>
          <w:delInstrText xml:space="preserve"> PAGEREF _Toc176714955 \h </w:delInstrText>
        </w:r>
        <w:r w:rsidR="00706416">
          <w:rPr>
            <w:noProof/>
          </w:rPr>
        </w:r>
        <w:r w:rsidR="00706416">
          <w:rPr>
            <w:noProof/>
          </w:rPr>
          <w:fldChar w:fldCharType="separate"/>
        </w:r>
        <w:r w:rsidR="00F803F1">
          <w:rPr>
            <w:noProof/>
          </w:rPr>
          <w:delText>26</w:delText>
        </w:r>
        <w:r w:rsidR="00706416">
          <w:rPr>
            <w:noProof/>
          </w:rPr>
          <w:fldChar w:fldCharType="end"/>
        </w:r>
      </w:del>
    </w:p>
    <w:p w14:paraId="5D8A3287" w14:textId="77777777" w:rsidR="00706416" w:rsidRDefault="00706416">
      <w:pPr>
        <w:pStyle w:val="TableofFigures"/>
        <w:tabs>
          <w:tab w:val="right" w:leader="dot" w:pos="9350"/>
        </w:tabs>
        <w:rPr>
          <w:del w:id="356" w:author="Alex Popescu" w:date="2024-09-26T21:09:00Z" w16du:dateUtc="2024-09-27T01:09:00Z"/>
          <w:rFonts w:asciiTheme="minorHAnsi" w:eastAsiaTheme="minorEastAsia" w:hAnsiTheme="minorHAnsi" w:cstheme="minorBidi"/>
          <w:noProof/>
          <w:kern w:val="2"/>
          <w:szCs w:val="24"/>
          <w:lang w:eastAsia="en-CA"/>
          <w14:ligatures w14:val="standardContextual"/>
        </w:rPr>
      </w:pPr>
      <w:del w:id="357" w:author="Alex Popescu" w:date="2024-09-26T21:09:00Z" w16du:dateUtc="2024-09-27T01:09:00Z">
        <w:r w:rsidRPr="00710C42">
          <w:rPr>
            <w:rFonts w:eastAsia="Times New Roman" w:cs="Times New Roman"/>
            <w:b/>
            <w:bCs/>
            <w:noProof/>
          </w:rPr>
          <w:delText xml:space="preserve">Table 2.2: </w:delText>
        </w:r>
        <w:r w:rsidRPr="00710C42">
          <w:rPr>
            <w:rFonts w:eastAsia="Times New Roman" w:cs="Times New Roman"/>
            <w:noProof/>
          </w:rPr>
          <w:delText>Search string used on November 1</w:delText>
        </w:r>
        <w:r w:rsidRPr="00710C42">
          <w:rPr>
            <w:rFonts w:eastAsia="Times New Roman" w:cs="Times New Roman"/>
            <w:bCs/>
            <w:noProof/>
            <w:vertAlign w:val="superscript"/>
          </w:rPr>
          <w:delText>st</w:delText>
        </w:r>
        <w:r w:rsidRPr="00710C42">
          <w:rPr>
            <w:rFonts w:eastAsia="Times New Roman" w:cs="Times New Roman"/>
            <w:noProof/>
          </w:rPr>
          <w:delText>, 2022.</w:delText>
        </w:r>
        <w:r>
          <w:rPr>
            <w:noProof/>
          </w:rPr>
          <w:tab/>
        </w:r>
        <w:r>
          <w:rPr>
            <w:noProof/>
          </w:rPr>
          <w:fldChar w:fldCharType="begin"/>
        </w:r>
        <w:r>
          <w:rPr>
            <w:noProof/>
          </w:rPr>
          <w:delInstrText xml:space="preserve"> PAGEREF _Toc176714956 \h </w:delInstrText>
        </w:r>
        <w:r>
          <w:rPr>
            <w:noProof/>
          </w:rPr>
        </w:r>
        <w:r>
          <w:rPr>
            <w:noProof/>
          </w:rPr>
          <w:fldChar w:fldCharType="separate"/>
        </w:r>
        <w:r w:rsidR="00F803F1">
          <w:rPr>
            <w:noProof/>
          </w:rPr>
          <w:delText>28</w:delText>
        </w:r>
        <w:r>
          <w:rPr>
            <w:noProof/>
          </w:rPr>
          <w:fldChar w:fldCharType="end"/>
        </w:r>
      </w:del>
    </w:p>
    <w:p w14:paraId="19C14A93" w14:textId="77777777" w:rsidR="00706416" w:rsidRDefault="00706416">
      <w:pPr>
        <w:pStyle w:val="TableofFigures"/>
        <w:tabs>
          <w:tab w:val="right" w:leader="dot" w:pos="9350"/>
        </w:tabs>
        <w:rPr>
          <w:del w:id="358" w:author="Alex Popescu" w:date="2024-09-26T21:09:00Z" w16du:dateUtc="2024-09-27T01:09:00Z"/>
          <w:rFonts w:asciiTheme="minorHAnsi" w:eastAsiaTheme="minorEastAsia" w:hAnsiTheme="minorHAnsi" w:cstheme="minorBidi"/>
          <w:noProof/>
          <w:kern w:val="2"/>
          <w:szCs w:val="24"/>
          <w:lang w:eastAsia="en-CA"/>
          <w14:ligatures w14:val="standardContextual"/>
        </w:rPr>
      </w:pPr>
      <w:del w:id="359" w:author="Alex Popescu" w:date="2024-09-26T21:09:00Z" w16du:dateUtc="2024-09-27T01:09:00Z">
        <w:r w:rsidRPr="00710C42">
          <w:rPr>
            <w:rFonts w:eastAsia="Times New Roman" w:cs="Times New Roman"/>
            <w:b/>
            <w:bCs/>
            <w:noProof/>
          </w:rPr>
          <w:delText xml:space="preserve">Table 2.3: </w:delText>
        </w:r>
        <w:r w:rsidRPr="00710C42">
          <w:rPr>
            <w:rFonts w:eastAsia="Times New Roman" w:cs="Times New Roman"/>
            <w:noProof/>
          </w:rPr>
          <w:delText>List of intrinsic and extrinsic factors identified in included articles.</w:delText>
        </w:r>
        <w:r>
          <w:rPr>
            <w:noProof/>
          </w:rPr>
          <w:tab/>
        </w:r>
        <w:r>
          <w:rPr>
            <w:noProof/>
          </w:rPr>
          <w:fldChar w:fldCharType="begin"/>
        </w:r>
        <w:r>
          <w:rPr>
            <w:noProof/>
          </w:rPr>
          <w:delInstrText xml:space="preserve"> PAGEREF _Toc176714957 \h </w:delInstrText>
        </w:r>
        <w:r>
          <w:rPr>
            <w:noProof/>
          </w:rPr>
        </w:r>
        <w:r>
          <w:rPr>
            <w:noProof/>
          </w:rPr>
          <w:fldChar w:fldCharType="separate"/>
        </w:r>
        <w:r w:rsidR="00F803F1">
          <w:rPr>
            <w:noProof/>
          </w:rPr>
          <w:delText>30</w:delText>
        </w:r>
        <w:r>
          <w:rPr>
            <w:noProof/>
          </w:rPr>
          <w:fldChar w:fldCharType="end"/>
        </w:r>
      </w:del>
    </w:p>
    <w:p w14:paraId="2756A19A" w14:textId="77777777" w:rsidR="00706416" w:rsidRDefault="00706416">
      <w:pPr>
        <w:pStyle w:val="TableofFigures"/>
        <w:tabs>
          <w:tab w:val="right" w:leader="dot" w:pos="9350"/>
        </w:tabs>
        <w:rPr>
          <w:del w:id="360" w:author="Alex Popescu" w:date="2024-09-26T21:09:00Z" w16du:dateUtc="2024-09-27T01:09:00Z"/>
          <w:rFonts w:asciiTheme="minorHAnsi" w:eastAsiaTheme="minorEastAsia" w:hAnsiTheme="minorHAnsi" w:cstheme="minorBidi"/>
          <w:noProof/>
          <w:kern w:val="2"/>
          <w:szCs w:val="24"/>
          <w:lang w:eastAsia="en-CA"/>
          <w14:ligatures w14:val="standardContextual"/>
        </w:rPr>
      </w:pPr>
      <w:del w:id="361" w:author="Alex Popescu" w:date="2024-09-26T21:09:00Z" w16du:dateUtc="2024-09-27T01:09:00Z">
        <w:r w:rsidRPr="00710C42">
          <w:rPr>
            <w:rFonts w:eastAsia="Times New Roman" w:cs="Times New Roman"/>
            <w:b/>
            <w:bCs/>
            <w:noProof/>
          </w:rPr>
          <w:delText>Table 2.4:</w:delText>
        </w:r>
        <w:r w:rsidRPr="00710C42">
          <w:rPr>
            <w:rFonts w:eastAsia="Times New Roman" w:cs="Times New Roman"/>
            <w:noProof/>
          </w:rPr>
          <w:delText xml:space="preserve"> Number of studies included by the search strategy separated by factors tested and mention of coordination as a defining feature of sentinel behaviour.</w:delText>
        </w:r>
        <w:r>
          <w:rPr>
            <w:noProof/>
          </w:rPr>
          <w:tab/>
        </w:r>
        <w:r>
          <w:rPr>
            <w:noProof/>
          </w:rPr>
          <w:fldChar w:fldCharType="begin"/>
        </w:r>
        <w:r>
          <w:rPr>
            <w:noProof/>
          </w:rPr>
          <w:delInstrText xml:space="preserve"> PAGEREF _Toc176714958 \h </w:delInstrText>
        </w:r>
        <w:r>
          <w:rPr>
            <w:noProof/>
          </w:rPr>
        </w:r>
        <w:r>
          <w:rPr>
            <w:noProof/>
          </w:rPr>
          <w:fldChar w:fldCharType="separate"/>
        </w:r>
        <w:r w:rsidR="00F803F1">
          <w:rPr>
            <w:noProof/>
          </w:rPr>
          <w:delText>32</w:delText>
        </w:r>
        <w:r>
          <w:rPr>
            <w:noProof/>
          </w:rPr>
          <w:fldChar w:fldCharType="end"/>
        </w:r>
      </w:del>
    </w:p>
    <w:p w14:paraId="41824D43" w14:textId="77777777" w:rsidR="00706416" w:rsidRDefault="00706416">
      <w:pPr>
        <w:pStyle w:val="TableofFigures"/>
        <w:tabs>
          <w:tab w:val="right" w:leader="dot" w:pos="9350"/>
        </w:tabs>
        <w:rPr>
          <w:del w:id="362" w:author="Alex Popescu" w:date="2024-09-26T21:09:00Z" w16du:dateUtc="2024-09-27T01:09:00Z"/>
          <w:rFonts w:asciiTheme="minorHAnsi" w:eastAsiaTheme="minorEastAsia" w:hAnsiTheme="minorHAnsi" w:cstheme="minorBidi"/>
          <w:noProof/>
          <w:kern w:val="2"/>
          <w:szCs w:val="24"/>
          <w:lang w:eastAsia="en-CA"/>
          <w14:ligatures w14:val="standardContextual"/>
        </w:rPr>
      </w:pPr>
      <w:del w:id="363" w:author="Alex Popescu" w:date="2024-09-26T21:09:00Z" w16du:dateUtc="2024-09-27T01:09:00Z">
        <w:r w:rsidRPr="00710C42">
          <w:rPr>
            <w:rFonts w:cs="Times New Roman"/>
            <w:b/>
            <w:bCs/>
            <w:noProof/>
          </w:rPr>
          <w:delText>Table 3.1:</w:delText>
        </w:r>
        <w:r w:rsidRPr="00710C42">
          <w:rPr>
            <w:rFonts w:cs="Times New Roman"/>
            <w:iCs/>
            <w:noProof/>
          </w:rPr>
          <w:delText xml:space="preserve"> Effects of sentinel presence and generalized environment on the proportion of time allocated to each behaviour.</w:delText>
        </w:r>
        <w:r>
          <w:rPr>
            <w:noProof/>
          </w:rPr>
          <w:tab/>
        </w:r>
        <w:r>
          <w:rPr>
            <w:noProof/>
          </w:rPr>
          <w:fldChar w:fldCharType="begin"/>
        </w:r>
        <w:r>
          <w:rPr>
            <w:noProof/>
          </w:rPr>
          <w:delInstrText xml:space="preserve"> PAGEREF _Toc176714959 \h </w:delInstrText>
        </w:r>
        <w:r>
          <w:rPr>
            <w:noProof/>
          </w:rPr>
        </w:r>
        <w:r>
          <w:rPr>
            <w:noProof/>
          </w:rPr>
          <w:fldChar w:fldCharType="separate"/>
        </w:r>
        <w:r w:rsidR="00F803F1">
          <w:rPr>
            <w:noProof/>
          </w:rPr>
          <w:delText>57</w:delText>
        </w:r>
        <w:r>
          <w:rPr>
            <w:noProof/>
          </w:rPr>
          <w:fldChar w:fldCharType="end"/>
        </w:r>
      </w:del>
    </w:p>
    <w:p w14:paraId="3EDAE5A5" w14:textId="77777777" w:rsidR="00706416" w:rsidRDefault="00706416">
      <w:pPr>
        <w:pStyle w:val="TableofFigures"/>
        <w:tabs>
          <w:tab w:val="right" w:leader="dot" w:pos="9350"/>
        </w:tabs>
        <w:rPr>
          <w:del w:id="364" w:author="Alex Popescu" w:date="2024-09-26T21:09:00Z" w16du:dateUtc="2024-09-27T01:09:00Z"/>
          <w:rFonts w:asciiTheme="minorHAnsi" w:eastAsiaTheme="minorEastAsia" w:hAnsiTheme="minorHAnsi" w:cstheme="minorBidi"/>
          <w:noProof/>
          <w:kern w:val="2"/>
          <w:szCs w:val="24"/>
          <w:lang w:eastAsia="en-CA"/>
          <w14:ligatures w14:val="standardContextual"/>
        </w:rPr>
      </w:pPr>
      <w:del w:id="365" w:author="Alex Popescu" w:date="2024-09-26T21:09:00Z" w16du:dateUtc="2024-09-27T01:09:00Z">
        <w:r w:rsidRPr="00710C42">
          <w:rPr>
            <w:rFonts w:cs="Times New Roman"/>
            <w:b/>
            <w:bCs/>
            <w:noProof/>
          </w:rPr>
          <w:delText>Table 3.2:</w:delText>
        </w:r>
        <w:r w:rsidRPr="00710C42">
          <w:rPr>
            <w:rFonts w:cs="Times New Roman"/>
            <w:iCs/>
            <w:noProof/>
          </w:rPr>
          <w:delText xml:space="preserve"> Results of the linear mixed models fit to the mean bout duration.</w:delText>
        </w:r>
        <w:r>
          <w:rPr>
            <w:noProof/>
          </w:rPr>
          <w:tab/>
        </w:r>
        <w:r>
          <w:rPr>
            <w:noProof/>
          </w:rPr>
          <w:fldChar w:fldCharType="begin"/>
        </w:r>
        <w:r>
          <w:rPr>
            <w:noProof/>
          </w:rPr>
          <w:delInstrText xml:space="preserve"> PAGEREF _Toc176714960 \h </w:delInstrText>
        </w:r>
        <w:r>
          <w:rPr>
            <w:noProof/>
          </w:rPr>
        </w:r>
        <w:r>
          <w:rPr>
            <w:noProof/>
          </w:rPr>
          <w:fldChar w:fldCharType="separate"/>
        </w:r>
        <w:r w:rsidR="00F803F1">
          <w:rPr>
            <w:noProof/>
          </w:rPr>
          <w:delText>60</w:delText>
        </w:r>
        <w:r>
          <w:rPr>
            <w:noProof/>
          </w:rPr>
          <w:fldChar w:fldCharType="end"/>
        </w:r>
      </w:del>
    </w:p>
    <w:p w14:paraId="6EA8D0C4" w14:textId="77777777" w:rsidR="00706416" w:rsidRDefault="00706416">
      <w:pPr>
        <w:pStyle w:val="TableofFigures"/>
        <w:tabs>
          <w:tab w:val="right" w:leader="dot" w:pos="9350"/>
        </w:tabs>
        <w:rPr>
          <w:del w:id="366" w:author="Alex Popescu" w:date="2024-09-26T21:09:00Z" w16du:dateUtc="2024-09-27T01:09:00Z"/>
          <w:rFonts w:asciiTheme="minorHAnsi" w:eastAsiaTheme="minorEastAsia" w:hAnsiTheme="minorHAnsi" w:cstheme="minorBidi"/>
          <w:noProof/>
          <w:kern w:val="2"/>
          <w:szCs w:val="24"/>
          <w:lang w:eastAsia="en-CA"/>
          <w14:ligatures w14:val="standardContextual"/>
        </w:rPr>
      </w:pPr>
      <w:del w:id="367" w:author="Alex Popescu" w:date="2024-09-26T21:09:00Z" w16du:dateUtc="2024-09-27T01:09:00Z">
        <w:r w:rsidRPr="00710C42">
          <w:rPr>
            <w:rFonts w:cs="Times New Roman"/>
            <w:b/>
            <w:bCs/>
            <w:noProof/>
          </w:rPr>
          <w:delText>Table 3.3:</w:delText>
        </w:r>
        <w:r w:rsidRPr="00710C42">
          <w:rPr>
            <w:rFonts w:cs="Times New Roman"/>
            <w:iCs/>
            <w:noProof/>
          </w:rPr>
          <w:delText xml:space="preserve"> Result of the linear mixed model fit to peck rate.</w:delText>
        </w:r>
        <w:r>
          <w:rPr>
            <w:noProof/>
          </w:rPr>
          <w:tab/>
        </w:r>
        <w:r>
          <w:rPr>
            <w:noProof/>
          </w:rPr>
          <w:fldChar w:fldCharType="begin"/>
        </w:r>
        <w:r>
          <w:rPr>
            <w:noProof/>
          </w:rPr>
          <w:delInstrText xml:space="preserve"> PAGEREF _Toc176714961 \h </w:delInstrText>
        </w:r>
        <w:r>
          <w:rPr>
            <w:noProof/>
          </w:rPr>
        </w:r>
        <w:r>
          <w:rPr>
            <w:noProof/>
          </w:rPr>
          <w:fldChar w:fldCharType="separate"/>
        </w:r>
        <w:r w:rsidR="00F803F1">
          <w:rPr>
            <w:noProof/>
          </w:rPr>
          <w:delText>63</w:delText>
        </w:r>
        <w:r>
          <w:rPr>
            <w:noProof/>
          </w:rPr>
          <w:fldChar w:fldCharType="end"/>
        </w:r>
      </w:del>
    </w:p>
    <w:p w14:paraId="5D5DE9A2" w14:textId="77777777" w:rsidR="00706416" w:rsidRDefault="00706416">
      <w:pPr>
        <w:pStyle w:val="TableofFigures"/>
        <w:tabs>
          <w:tab w:val="right" w:leader="dot" w:pos="9350"/>
        </w:tabs>
        <w:rPr>
          <w:del w:id="368" w:author="Alex Popescu" w:date="2024-09-26T21:09:00Z" w16du:dateUtc="2024-09-27T01:09:00Z"/>
          <w:rFonts w:asciiTheme="minorHAnsi" w:eastAsiaTheme="minorEastAsia" w:hAnsiTheme="minorHAnsi" w:cstheme="minorBidi"/>
          <w:noProof/>
          <w:kern w:val="2"/>
          <w:szCs w:val="24"/>
          <w:lang w:eastAsia="en-CA"/>
          <w14:ligatures w14:val="standardContextual"/>
        </w:rPr>
      </w:pPr>
      <w:del w:id="369" w:author="Alex Popescu" w:date="2024-09-26T21:09:00Z" w16du:dateUtc="2024-09-27T01:09:00Z">
        <w:r w:rsidRPr="00710C42">
          <w:rPr>
            <w:rFonts w:cs="Times New Roman"/>
            <w:b/>
            <w:bCs/>
            <w:noProof/>
          </w:rPr>
          <w:delText>Table 3.4:</w:delText>
        </w:r>
        <w:r w:rsidRPr="00710C42">
          <w:rPr>
            <w:rFonts w:cs="Times New Roman"/>
            <w:iCs/>
            <w:noProof/>
          </w:rPr>
          <w:delText xml:space="preserve"> Results of generalized linear mixed model fit to the number of transitions performed by foragers</w:delText>
        </w:r>
        <w:r>
          <w:rPr>
            <w:noProof/>
          </w:rPr>
          <w:tab/>
        </w:r>
        <w:r>
          <w:rPr>
            <w:noProof/>
          </w:rPr>
          <w:fldChar w:fldCharType="begin"/>
        </w:r>
        <w:r>
          <w:rPr>
            <w:noProof/>
          </w:rPr>
          <w:delInstrText xml:space="preserve"> PAGEREF _Toc176714962 \h </w:delInstrText>
        </w:r>
        <w:r>
          <w:rPr>
            <w:noProof/>
          </w:rPr>
        </w:r>
        <w:r>
          <w:rPr>
            <w:noProof/>
          </w:rPr>
          <w:fldChar w:fldCharType="separate"/>
        </w:r>
        <w:r w:rsidR="00F803F1">
          <w:rPr>
            <w:noProof/>
          </w:rPr>
          <w:delText>66</w:delText>
        </w:r>
        <w:r>
          <w:rPr>
            <w:noProof/>
          </w:rPr>
          <w:fldChar w:fldCharType="end"/>
        </w:r>
      </w:del>
    </w:p>
    <w:p w14:paraId="547BE956" w14:textId="76D8E48F" w:rsidR="00706416" w:rsidRDefault="00EA6CF0">
      <w:pPr>
        <w:pStyle w:val="TableofFigures"/>
        <w:tabs>
          <w:tab w:val="right" w:leader="dot" w:pos="9350"/>
        </w:tabs>
        <w:rPr>
          <w:ins w:id="370" w:author="Alex Popescu" w:date="2024-09-26T21:09:00Z" w16du:dateUtc="2024-09-27T01:09:00Z"/>
          <w:rFonts w:asciiTheme="minorHAnsi" w:eastAsiaTheme="minorEastAsia" w:hAnsiTheme="minorHAnsi" w:cstheme="minorBidi"/>
          <w:noProof/>
          <w:kern w:val="2"/>
          <w:szCs w:val="24"/>
          <w:lang w:eastAsia="en-CA"/>
          <w14:ligatures w14:val="standardContextual"/>
        </w:rPr>
      </w:pPr>
      <w:del w:id="371" w:author="Alex Popescu" w:date="2024-09-26T21:09:00Z" w16du:dateUtc="2024-09-27T01:09:00Z">
        <w:r w:rsidRPr="0019114E">
          <w:fldChar w:fldCharType="end"/>
        </w:r>
      </w:del>
      <w:ins w:id="372" w:author="Alex Popescu" w:date="2024-09-26T21:09:00Z" w16du:dateUtc="2024-09-27T01:09:00Z">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706416" w:rsidRPr="00710C42">
          <w:rPr>
            <w:rFonts w:eastAsia="Times New Roman" w:cs="Times New Roman"/>
            <w:b/>
            <w:bCs/>
            <w:noProof/>
          </w:rPr>
          <w:t>Table 2.1:</w:t>
        </w:r>
        <w:r w:rsidR="00706416" w:rsidRPr="00710C42">
          <w:rPr>
            <w:rFonts w:eastAsia="Cambria" w:cs="Times New Roman"/>
            <w:iCs/>
            <w:noProof/>
          </w:rPr>
          <w:t xml:space="preserve"> Inclusion and exclusion criteria for the scoping review</w:t>
        </w:r>
        <w:r w:rsidR="00706416">
          <w:rPr>
            <w:noProof/>
          </w:rPr>
          <w:tab/>
        </w:r>
        <w:r w:rsidR="00706416">
          <w:rPr>
            <w:noProof/>
          </w:rPr>
          <w:fldChar w:fldCharType="begin"/>
        </w:r>
        <w:r w:rsidR="00706416">
          <w:rPr>
            <w:noProof/>
          </w:rPr>
          <w:instrText xml:space="preserve"> PAGEREF _Toc176714955 \h </w:instrText>
        </w:r>
        <w:r w:rsidR="00706416">
          <w:rPr>
            <w:noProof/>
          </w:rPr>
        </w:r>
        <w:r w:rsidR="00706416">
          <w:rPr>
            <w:noProof/>
          </w:rPr>
          <w:fldChar w:fldCharType="separate"/>
        </w:r>
        <w:r w:rsidR="0085722C">
          <w:rPr>
            <w:noProof/>
          </w:rPr>
          <w:t>25</w:t>
        </w:r>
        <w:r w:rsidR="00706416">
          <w:rPr>
            <w:noProof/>
          </w:rPr>
          <w:fldChar w:fldCharType="end"/>
        </w:r>
      </w:ins>
    </w:p>
    <w:p w14:paraId="30B378F0" w14:textId="3AF3D73E" w:rsidR="00706416" w:rsidRDefault="00706416">
      <w:pPr>
        <w:pStyle w:val="TableofFigures"/>
        <w:tabs>
          <w:tab w:val="right" w:leader="dot" w:pos="9350"/>
        </w:tabs>
        <w:rPr>
          <w:ins w:id="373"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74" w:author="Alex Popescu" w:date="2024-09-26T21:09:00Z" w16du:dateUtc="2024-09-27T01:09:00Z">
        <w:r w:rsidRPr="00710C42">
          <w:rPr>
            <w:rFonts w:eastAsia="Times New Roman" w:cs="Times New Roman"/>
            <w:b/>
            <w:bCs/>
            <w:noProof/>
          </w:rPr>
          <w:t xml:space="preserve">Table 2.2: </w:t>
        </w:r>
        <w:r w:rsidRPr="00710C42">
          <w:rPr>
            <w:rFonts w:eastAsia="Times New Roman" w:cs="Times New Roman"/>
            <w:noProof/>
          </w:rPr>
          <w:t>Search string used on November 1</w:t>
        </w:r>
        <w:r w:rsidRPr="00710C42">
          <w:rPr>
            <w:rFonts w:eastAsia="Times New Roman" w:cs="Times New Roman"/>
            <w:bCs/>
            <w:noProof/>
            <w:vertAlign w:val="superscript"/>
          </w:rPr>
          <w:t>st</w:t>
        </w:r>
        <w:r w:rsidRPr="00710C42">
          <w:rPr>
            <w:rFonts w:eastAsia="Times New Roman" w:cs="Times New Roman"/>
            <w:noProof/>
          </w:rPr>
          <w:t>, 2022.</w:t>
        </w:r>
        <w:r>
          <w:rPr>
            <w:noProof/>
          </w:rPr>
          <w:tab/>
        </w:r>
        <w:r>
          <w:rPr>
            <w:noProof/>
          </w:rPr>
          <w:fldChar w:fldCharType="begin"/>
        </w:r>
        <w:r>
          <w:rPr>
            <w:noProof/>
          </w:rPr>
          <w:instrText xml:space="preserve"> PAGEREF _Toc176714956 \h </w:instrText>
        </w:r>
        <w:r>
          <w:rPr>
            <w:noProof/>
          </w:rPr>
        </w:r>
        <w:r>
          <w:rPr>
            <w:noProof/>
          </w:rPr>
          <w:fldChar w:fldCharType="separate"/>
        </w:r>
        <w:r w:rsidR="0085722C">
          <w:rPr>
            <w:noProof/>
          </w:rPr>
          <w:t>27</w:t>
        </w:r>
        <w:r>
          <w:rPr>
            <w:noProof/>
          </w:rPr>
          <w:fldChar w:fldCharType="end"/>
        </w:r>
      </w:ins>
    </w:p>
    <w:p w14:paraId="70335551" w14:textId="701A8D94" w:rsidR="00706416" w:rsidRDefault="00706416">
      <w:pPr>
        <w:pStyle w:val="TableofFigures"/>
        <w:tabs>
          <w:tab w:val="right" w:leader="dot" w:pos="9350"/>
        </w:tabs>
        <w:rPr>
          <w:ins w:id="375"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76" w:author="Alex Popescu" w:date="2024-09-26T21:09:00Z" w16du:dateUtc="2024-09-27T01:09:00Z">
        <w:r w:rsidRPr="00710C42">
          <w:rPr>
            <w:rFonts w:eastAsia="Times New Roman" w:cs="Times New Roman"/>
            <w:b/>
            <w:bCs/>
            <w:noProof/>
          </w:rPr>
          <w:t xml:space="preserve">Table 2.3: </w:t>
        </w:r>
        <w:r w:rsidRPr="00710C42">
          <w:rPr>
            <w:rFonts w:eastAsia="Times New Roman" w:cs="Times New Roman"/>
            <w:noProof/>
          </w:rPr>
          <w:t>List of intrinsic and extrinsic factors identified in included articles.</w:t>
        </w:r>
        <w:r>
          <w:rPr>
            <w:noProof/>
          </w:rPr>
          <w:tab/>
        </w:r>
        <w:r>
          <w:rPr>
            <w:noProof/>
          </w:rPr>
          <w:fldChar w:fldCharType="begin"/>
        </w:r>
        <w:r>
          <w:rPr>
            <w:noProof/>
          </w:rPr>
          <w:instrText xml:space="preserve"> PAGEREF _Toc176714957 \h </w:instrText>
        </w:r>
        <w:r>
          <w:rPr>
            <w:noProof/>
          </w:rPr>
        </w:r>
        <w:r>
          <w:rPr>
            <w:noProof/>
          </w:rPr>
          <w:fldChar w:fldCharType="separate"/>
        </w:r>
        <w:r w:rsidR="0085722C">
          <w:rPr>
            <w:noProof/>
          </w:rPr>
          <w:t>28</w:t>
        </w:r>
        <w:r>
          <w:rPr>
            <w:noProof/>
          </w:rPr>
          <w:fldChar w:fldCharType="end"/>
        </w:r>
      </w:ins>
    </w:p>
    <w:p w14:paraId="7C5D0539" w14:textId="02738004" w:rsidR="00706416" w:rsidRDefault="00706416">
      <w:pPr>
        <w:pStyle w:val="TableofFigures"/>
        <w:tabs>
          <w:tab w:val="right" w:leader="dot" w:pos="9350"/>
        </w:tabs>
        <w:rPr>
          <w:ins w:id="377"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78" w:author="Alex Popescu" w:date="2024-09-26T21:09:00Z" w16du:dateUtc="2024-09-27T01:09:00Z">
        <w:r w:rsidRPr="00710C42">
          <w:rPr>
            <w:rFonts w:eastAsia="Times New Roman" w:cs="Times New Roman"/>
            <w:b/>
            <w:bCs/>
            <w:noProof/>
          </w:rPr>
          <w:t>Table 2.4:</w:t>
        </w:r>
        <w:r w:rsidRPr="00710C42">
          <w:rPr>
            <w:rFonts w:eastAsia="Times New Roman" w:cs="Times New Roman"/>
            <w:noProof/>
          </w:rPr>
          <w:t xml:space="preserve"> Number of studies included by the search strategy separated by factors tested and mention of coordination as a defining feature of sentinel behaviour.</w:t>
        </w:r>
        <w:r>
          <w:rPr>
            <w:noProof/>
          </w:rPr>
          <w:tab/>
        </w:r>
        <w:r>
          <w:rPr>
            <w:noProof/>
          </w:rPr>
          <w:fldChar w:fldCharType="begin"/>
        </w:r>
        <w:r>
          <w:rPr>
            <w:noProof/>
          </w:rPr>
          <w:instrText xml:space="preserve"> PAGEREF _Toc176714958 \h </w:instrText>
        </w:r>
        <w:r>
          <w:rPr>
            <w:noProof/>
          </w:rPr>
        </w:r>
        <w:r>
          <w:rPr>
            <w:noProof/>
          </w:rPr>
          <w:fldChar w:fldCharType="separate"/>
        </w:r>
        <w:r w:rsidR="0085722C">
          <w:rPr>
            <w:noProof/>
          </w:rPr>
          <w:t>31</w:t>
        </w:r>
        <w:r>
          <w:rPr>
            <w:noProof/>
          </w:rPr>
          <w:fldChar w:fldCharType="end"/>
        </w:r>
      </w:ins>
    </w:p>
    <w:p w14:paraId="179E6534" w14:textId="1A8537C0" w:rsidR="00706416" w:rsidRDefault="00706416">
      <w:pPr>
        <w:pStyle w:val="TableofFigures"/>
        <w:tabs>
          <w:tab w:val="right" w:leader="dot" w:pos="9350"/>
        </w:tabs>
        <w:rPr>
          <w:ins w:id="379"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80" w:author="Alex Popescu" w:date="2024-09-26T21:09:00Z" w16du:dateUtc="2024-09-27T01:09:00Z">
        <w:r w:rsidRPr="00710C42">
          <w:rPr>
            <w:rFonts w:cs="Times New Roman"/>
            <w:b/>
            <w:bCs/>
            <w:noProof/>
          </w:rPr>
          <w:t>Table 3.1:</w:t>
        </w:r>
        <w:r w:rsidRPr="00710C42">
          <w:rPr>
            <w:rFonts w:cs="Times New Roman"/>
            <w:iCs/>
            <w:noProof/>
          </w:rPr>
          <w:t xml:space="preserve"> Effects of sentinel presence and generalized environment on the proportion of time allocated to each behaviour.</w:t>
        </w:r>
        <w:r>
          <w:rPr>
            <w:noProof/>
          </w:rPr>
          <w:tab/>
        </w:r>
        <w:r>
          <w:rPr>
            <w:noProof/>
          </w:rPr>
          <w:fldChar w:fldCharType="begin"/>
        </w:r>
        <w:r>
          <w:rPr>
            <w:noProof/>
          </w:rPr>
          <w:instrText xml:space="preserve"> PAGEREF _Toc176714959 \h </w:instrText>
        </w:r>
        <w:r>
          <w:rPr>
            <w:noProof/>
          </w:rPr>
        </w:r>
        <w:r>
          <w:rPr>
            <w:noProof/>
          </w:rPr>
          <w:fldChar w:fldCharType="separate"/>
        </w:r>
        <w:r w:rsidR="0085722C">
          <w:rPr>
            <w:noProof/>
          </w:rPr>
          <w:t>56</w:t>
        </w:r>
        <w:r>
          <w:rPr>
            <w:noProof/>
          </w:rPr>
          <w:fldChar w:fldCharType="end"/>
        </w:r>
      </w:ins>
    </w:p>
    <w:p w14:paraId="329D3B5B" w14:textId="57D69527" w:rsidR="00706416" w:rsidRDefault="00706416">
      <w:pPr>
        <w:pStyle w:val="TableofFigures"/>
        <w:tabs>
          <w:tab w:val="right" w:leader="dot" w:pos="9350"/>
        </w:tabs>
        <w:rPr>
          <w:ins w:id="381"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82" w:author="Alex Popescu" w:date="2024-09-26T21:09:00Z" w16du:dateUtc="2024-09-27T01:09:00Z">
        <w:r w:rsidRPr="00710C42">
          <w:rPr>
            <w:rFonts w:cs="Times New Roman"/>
            <w:b/>
            <w:bCs/>
            <w:noProof/>
          </w:rPr>
          <w:t>Table 3.2:</w:t>
        </w:r>
        <w:r w:rsidRPr="00710C42">
          <w:rPr>
            <w:rFonts w:cs="Times New Roman"/>
            <w:iCs/>
            <w:noProof/>
          </w:rPr>
          <w:t xml:space="preserve"> Results of the linear mixed models fit to the mean bout duration.</w:t>
        </w:r>
        <w:r>
          <w:rPr>
            <w:noProof/>
          </w:rPr>
          <w:tab/>
        </w:r>
        <w:r>
          <w:rPr>
            <w:noProof/>
          </w:rPr>
          <w:fldChar w:fldCharType="begin"/>
        </w:r>
        <w:r>
          <w:rPr>
            <w:noProof/>
          </w:rPr>
          <w:instrText xml:space="preserve"> PAGEREF _Toc176714960 \h </w:instrText>
        </w:r>
        <w:r>
          <w:rPr>
            <w:noProof/>
          </w:rPr>
        </w:r>
        <w:r>
          <w:rPr>
            <w:noProof/>
          </w:rPr>
          <w:fldChar w:fldCharType="separate"/>
        </w:r>
        <w:r w:rsidR="0085722C">
          <w:rPr>
            <w:noProof/>
          </w:rPr>
          <w:t>59</w:t>
        </w:r>
        <w:r>
          <w:rPr>
            <w:noProof/>
          </w:rPr>
          <w:fldChar w:fldCharType="end"/>
        </w:r>
      </w:ins>
    </w:p>
    <w:p w14:paraId="54FAE621" w14:textId="47ED6C4F" w:rsidR="00706416" w:rsidRDefault="00706416">
      <w:pPr>
        <w:pStyle w:val="TableofFigures"/>
        <w:tabs>
          <w:tab w:val="right" w:leader="dot" w:pos="9350"/>
        </w:tabs>
        <w:rPr>
          <w:ins w:id="383"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84" w:author="Alex Popescu" w:date="2024-09-26T21:09:00Z" w16du:dateUtc="2024-09-27T01:09:00Z">
        <w:r w:rsidRPr="00710C42">
          <w:rPr>
            <w:rFonts w:cs="Times New Roman"/>
            <w:b/>
            <w:bCs/>
            <w:noProof/>
          </w:rPr>
          <w:t>Table 3.3:</w:t>
        </w:r>
        <w:r w:rsidRPr="00710C42">
          <w:rPr>
            <w:rFonts w:cs="Times New Roman"/>
            <w:iCs/>
            <w:noProof/>
          </w:rPr>
          <w:t xml:space="preserve"> Result of the linear mixed model fit to peck rate.</w:t>
        </w:r>
        <w:r>
          <w:rPr>
            <w:noProof/>
          </w:rPr>
          <w:tab/>
        </w:r>
        <w:r>
          <w:rPr>
            <w:noProof/>
          </w:rPr>
          <w:fldChar w:fldCharType="begin"/>
        </w:r>
        <w:r>
          <w:rPr>
            <w:noProof/>
          </w:rPr>
          <w:instrText xml:space="preserve"> PAGEREF _Toc176714961 \h </w:instrText>
        </w:r>
        <w:r>
          <w:rPr>
            <w:noProof/>
          </w:rPr>
        </w:r>
        <w:r>
          <w:rPr>
            <w:noProof/>
          </w:rPr>
          <w:fldChar w:fldCharType="separate"/>
        </w:r>
        <w:r w:rsidR="0085722C">
          <w:rPr>
            <w:noProof/>
          </w:rPr>
          <w:t>62</w:t>
        </w:r>
        <w:r>
          <w:rPr>
            <w:noProof/>
          </w:rPr>
          <w:fldChar w:fldCharType="end"/>
        </w:r>
      </w:ins>
    </w:p>
    <w:p w14:paraId="385B522F" w14:textId="7439B1F9" w:rsidR="00706416" w:rsidRDefault="00706416">
      <w:pPr>
        <w:pStyle w:val="TableofFigures"/>
        <w:tabs>
          <w:tab w:val="right" w:leader="dot" w:pos="9350"/>
        </w:tabs>
        <w:rPr>
          <w:ins w:id="385" w:author="Alex Popescu" w:date="2024-09-26T21:09:00Z" w16du:dateUtc="2024-09-27T01:09:00Z"/>
          <w:rFonts w:asciiTheme="minorHAnsi" w:eastAsiaTheme="minorEastAsia" w:hAnsiTheme="minorHAnsi" w:cstheme="minorBidi"/>
          <w:noProof/>
          <w:kern w:val="2"/>
          <w:szCs w:val="24"/>
          <w:lang w:eastAsia="en-CA"/>
          <w14:ligatures w14:val="standardContextual"/>
        </w:rPr>
      </w:pPr>
      <w:ins w:id="386" w:author="Alex Popescu" w:date="2024-09-26T21:09:00Z" w16du:dateUtc="2024-09-27T01:09:00Z">
        <w:r w:rsidRPr="00710C42">
          <w:rPr>
            <w:rFonts w:cs="Times New Roman"/>
            <w:b/>
            <w:bCs/>
            <w:noProof/>
          </w:rPr>
          <w:t>Table 3.4:</w:t>
        </w:r>
        <w:r w:rsidRPr="00710C42">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_Toc176714962 \h </w:instrText>
        </w:r>
        <w:r>
          <w:rPr>
            <w:noProof/>
          </w:rPr>
        </w:r>
        <w:r>
          <w:rPr>
            <w:noProof/>
          </w:rPr>
          <w:fldChar w:fldCharType="separate"/>
        </w:r>
        <w:r w:rsidR="0085722C">
          <w:rPr>
            <w:noProof/>
          </w:rPr>
          <w:t>65</w:t>
        </w:r>
        <w:r>
          <w:rPr>
            <w:noProof/>
          </w:rPr>
          <w:fldChar w:fldCharType="end"/>
        </w:r>
      </w:ins>
    </w:p>
    <w:p w14:paraId="6D1621F5" w14:textId="226CB8E1"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ins w:id="387" w:author="Alex Popescu" w:date="2024-09-26T21:09:00Z" w16du:dateUtc="2024-09-27T01:09:00Z">
        <w:r w:rsidRPr="0019114E">
          <w:fldChar w:fldCharType="end"/>
        </w:r>
      </w:ins>
    </w:p>
    <w:p w14:paraId="280B3C07" w14:textId="41E467ED" w:rsidR="00EA6CF0" w:rsidRPr="0019114E" w:rsidRDefault="00EA6CF0" w:rsidP="00D5379C">
      <w:pPr>
        <w:pStyle w:val="PrefaceTitle"/>
        <w:rPr>
          <w:noProof w:val="0"/>
        </w:rPr>
      </w:pPr>
      <w:bookmarkStart w:id="388" w:name="_Toc162204950"/>
      <w:bookmarkStart w:id="389" w:name="_Toc178277211"/>
      <w:bookmarkStart w:id="390" w:name="_Toc174089105"/>
      <w:r w:rsidRPr="0019114E">
        <w:rPr>
          <w:noProof w:val="0"/>
        </w:rPr>
        <w:t>List of Figures</w:t>
      </w:r>
      <w:bookmarkEnd w:id="388"/>
      <w:bookmarkEnd w:id="389"/>
      <w:bookmarkEnd w:id="390"/>
    </w:p>
    <w:p w14:paraId="79C533B0" w14:textId="77777777" w:rsidR="0026046D" w:rsidRPr="0019114E" w:rsidRDefault="00EA6CF0">
      <w:pPr>
        <w:pStyle w:val="TableofFigures"/>
        <w:tabs>
          <w:tab w:val="right" w:leader="dot" w:pos="9350"/>
        </w:tabs>
        <w:rPr>
          <w:del w:id="391" w:author="Alex Popescu" w:date="2024-09-26T21:09:00Z" w16du:dateUtc="2024-09-27T01:09:00Z"/>
          <w:rFonts w:eastAsiaTheme="minorEastAsia" w:cs="Times New Roman"/>
          <w:noProof/>
          <w:kern w:val="2"/>
          <w:szCs w:val="24"/>
          <w:lang w:eastAsia="en-CA"/>
          <w14:ligatures w14:val="standardContextual"/>
        </w:rPr>
      </w:pPr>
      <w:del w:id="392" w:author="Alex Popescu" w:date="2024-09-26T21:09:00Z" w16du:dateUtc="2024-09-27T01:09:00Z">
        <w:r w:rsidRPr="0019114E">
          <w:rPr>
            <w:rFonts w:cs="Times New Roman"/>
            <w:szCs w:val="24"/>
          </w:rPr>
          <w:fldChar w:fldCharType="begin"/>
        </w:r>
        <w:r w:rsidRPr="0019114E">
          <w:rPr>
            <w:rFonts w:cs="Times New Roman"/>
            <w:szCs w:val="24"/>
          </w:rPr>
          <w:delInstrText xml:space="preserve"> TOC \c "Figure" </w:delInstrText>
        </w:r>
        <w:r w:rsidRPr="0019114E">
          <w:rPr>
            <w:rFonts w:cs="Times New Roman"/>
            <w:szCs w:val="24"/>
          </w:rPr>
          <w:fldChar w:fldCharType="separate"/>
        </w:r>
        <w:r w:rsidR="0026046D" w:rsidRPr="0019114E">
          <w:rPr>
            <w:rFonts w:eastAsia="Times New Roman" w:cs="Times New Roman"/>
            <w:noProof/>
          </w:rPr>
          <w:delText>Figure 2.1: ROSES Flow diagram showing literature sources and inclusion/exclusion process.</w:delTex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delInstrText xml:space="preserve"> PAGEREF _Toc174089077 \h </w:delInstrText>
        </w:r>
        <w:r w:rsidR="0026046D" w:rsidRPr="0019114E">
          <w:rPr>
            <w:rFonts w:cs="Times New Roman"/>
            <w:noProof/>
          </w:rPr>
        </w:r>
        <w:r w:rsidR="0026046D" w:rsidRPr="0019114E">
          <w:rPr>
            <w:rFonts w:cs="Times New Roman"/>
            <w:noProof/>
          </w:rPr>
          <w:fldChar w:fldCharType="separate"/>
        </w:r>
        <w:r w:rsidR="00F803F1">
          <w:rPr>
            <w:rFonts w:cs="Times New Roman"/>
            <w:noProof/>
          </w:rPr>
          <w:delText>31</w:delText>
        </w:r>
        <w:r w:rsidR="0026046D" w:rsidRPr="0019114E">
          <w:rPr>
            <w:rFonts w:cs="Times New Roman"/>
            <w:noProof/>
          </w:rPr>
          <w:fldChar w:fldCharType="end"/>
        </w:r>
      </w:del>
    </w:p>
    <w:p w14:paraId="1D5CDCF4" w14:textId="77777777" w:rsidR="0026046D" w:rsidRPr="0019114E" w:rsidRDefault="0026046D">
      <w:pPr>
        <w:pStyle w:val="TableofFigures"/>
        <w:tabs>
          <w:tab w:val="right" w:leader="dot" w:pos="9350"/>
        </w:tabs>
        <w:rPr>
          <w:del w:id="393" w:author="Alex Popescu" w:date="2024-09-26T21:09:00Z" w16du:dateUtc="2024-09-27T01:09:00Z"/>
          <w:rFonts w:eastAsiaTheme="minorEastAsia" w:cs="Times New Roman"/>
          <w:noProof/>
          <w:kern w:val="2"/>
          <w:szCs w:val="24"/>
          <w:lang w:eastAsia="en-CA"/>
          <w14:ligatures w14:val="standardContextual"/>
        </w:rPr>
      </w:pPr>
      <w:del w:id="394" w:author="Alex Popescu" w:date="2024-09-26T21:09:00Z" w16du:dateUtc="2024-09-27T01:09:00Z">
        <w:r w:rsidRPr="0019114E">
          <w:rPr>
            <w:rFonts w:cs="Times New Roman"/>
            <w:noProof/>
          </w:rPr>
          <w:delText>Figure 3.1:</w:delText>
        </w:r>
        <w:r w:rsidRPr="0019114E">
          <w:rPr>
            <w:rFonts w:cs="Times New Roman"/>
            <w:iCs/>
            <w:noProof/>
          </w:rPr>
          <w:delText xml:space="preserve"> Map of observations from Crowkemon Go and sampling locations.</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_Toc174089078 \h </w:delInstrText>
        </w:r>
        <w:r w:rsidRPr="0019114E">
          <w:rPr>
            <w:rFonts w:cs="Times New Roman"/>
            <w:noProof/>
          </w:rPr>
        </w:r>
        <w:r w:rsidRPr="0019114E">
          <w:rPr>
            <w:rFonts w:cs="Times New Roman"/>
            <w:noProof/>
          </w:rPr>
          <w:fldChar w:fldCharType="separate"/>
        </w:r>
        <w:r w:rsidR="00F803F1">
          <w:rPr>
            <w:rFonts w:cs="Times New Roman"/>
            <w:noProof/>
          </w:rPr>
          <w:delText>52</w:delText>
        </w:r>
        <w:r w:rsidRPr="0019114E">
          <w:rPr>
            <w:rFonts w:cs="Times New Roman"/>
            <w:noProof/>
          </w:rPr>
          <w:fldChar w:fldCharType="end"/>
        </w:r>
      </w:del>
    </w:p>
    <w:p w14:paraId="0E95336B" w14:textId="77777777" w:rsidR="0026046D" w:rsidRPr="0019114E" w:rsidRDefault="0026046D">
      <w:pPr>
        <w:pStyle w:val="TableofFigures"/>
        <w:tabs>
          <w:tab w:val="right" w:leader="dot" w:pos="9350"/>
        </w:tabs>
        <w:rPr>
          <w:del w:id="395" w:author="Alex Popescu" w:date="2024-09-26T21:09:00Z" w16du:dateUtc="2024-09-27T01:09:00Z"/>
          <w:rFonts w:eastAsiaTheme="minorEastAsia" w:cs="Times New Roman"/>
          <w:noProof/>
          <w:kern w:val="2"/>
          <w:szCs w:val="24"/>
          <w:lang w:eastAsia="en-CA"/>
          <w14:ligatures w14:val="standardContextual"/>
        </w:rPr>
      </w:pPr>
      <w:del w:id="396" w:author="Alex Popescu" w:date="2024-09-26T21:09:00Z" w16du:dateUtc="2024-09-27T01:09:00Z">
        <w:r w:rsidRPr="0019114E">
          <w:rPr>
            <w:rFonts w:cs="Times New Roman"/>
            <w:noProof/>
          </w:rPr>
          <w:delText>Figure 3.2:</w:delText>
        </w:r>
        <w:r w:rsidRPr="0019114E">
          <w:rPr>
            <w:rFonts w:cs="Times New Roman"/>
            <w:iCs/>
            <w:noProof/>
          </w:rPr>
          <w:delText xml:space="preserve"> Proportion of time allocated to each behaviour by foragers in commercial and green areas</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_Toc174089079 \h </w:delInstrText>
        </w:r>
        <w:r w:rsidRPr="0019114E">
          <w:rPr>
            <w:rFonts w:cs="Times New Roman"/>
            <w:noProof/>
          </w:rPr>
        </w:r>
        <w:r w:rsidRPr="0019114E">
          <w:rPr>
            <w:rFonts w:cs="Times New Roman"/>
            <w:noProof/>
          </w:rPr>
          <w:fldChar w:fldCharType="separate"/>
        </w:r>
        <w:r w:rsidR="00F803F1">
          <w:rPr>
            <w:rFonts w:cs="Times New Roman"/>
            <w:noProof/>
          </w:rPr>
          <w:delText>56</w:delText>
        </w:r>
        <w:r w:rsidRPr="0019114E">
          <w:rPr>
            <w:rFonts w:cs="Times New Roman"/>
            <w:noProof/>
          </w:rPr>
          <w:fldChar w:fldCharType="end"/>
        </w:r>
      </w:del>
    </w:p>
    <w:p w14:paraId="0CE23AE2" w14:textId="77777777" w:rsidR="0026046D" w:rsidRPr="0019114E" w:rsidRDefault="0026046D">
      <w:pPr>
        <w:pStyle w:val="TableofFigures"/>
        <w:tabs>
          <w:tab w:val="right" w:leader="dot" w:pos="9350"/>
        </w:tabs>
        <w:rPr>
          <w:del w:id="397" w:author="Alex Popescu" w:date="2024-09-26T21:09:00Z" w16du:dateUtc="2024-09-27T01:09:00Z"/>
          <w:rFonts w:eastAsiaTheme="minorEastAsia" w:cs="Times New Roman"/>
          <w:noProof/>
          <w:kern w:val="2"/>
          <w:szCs w:val="24"/>
          <w:lang w:eastAsia="en-CA"/>
          <w14:ligatures w14:val="standardContextual"/>
        </w:rPr>
      </w:pPr>
      <w:del w:id="398" w:author="Alex Popescu" w:date="2024-09-26T21:09:00Z" w16du:dateUtc="2024-09-27T01:09:00Z">
        <w:r w:rsidRPr="0019114E">
          <w:rPr>
            <w:rFonts w:cs="Times New Roman"/>
            <w:noProof/>
          </w:rPr>
          <w:delText>Figure 3.3:</w:delText>
        </w:r>
        <w:r w:rsidRPr="0019114E">
          <w:rPr>
            <w:rFonts w:cs="Times New Roman"/>
            <w:iCs/>
            <w:noProof/>
          </w:rPr>
          <w:delText xml:space="preserve"> Mean bout duration of foragers in commercial and green areas. The error bars represent the standard error.</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_Toc174089080 \h </w:delInstrText>
        </w:r>
        <w:r w:rsidRPr="0019114E">
          <w:rPr>
            <w:rFonts w:cs="Times New Roman"/>
            <w:noProof/>
          </w:rPr>
        </w:r>
        <w:r w:rsidRPr="0019114E">
          <w:rPr>
            <w:rFonts w:cs="Times New Roman"/>
            <w:noProof/>
          </w:rPr>
          <w:fldChar w:fldCharType="separate"/>
        </w:r>
        <w:r w:rsidR="00F803F1">
          <w:rPr>
            <w:rFonts w:cs="Times New Roman"/>
            <w:noProof/>
          </w:rPr>
          <w:delText>59</w:delText>
        </w:r>
        <w:r w:rsidRPr="0019114E">
          <w:rPr>
            <w:rFonts w:cs="Times New Roman"/>
            <w:noProof/>
          </w:rPr>
          <w:fldChar w:fldCharType="end"/>
        </w:r>
      </w:del>
    </w:p>
    <w:p w14:paraId="5DF9AD9E" w14:textId="77777777" w:rsidR="0026046D" w:rsidRPr="0019114E" w:rsidRDefault="0026046D">
      <w:pPr>
        <w:pStyle w:val="TableofFigures"/>
        <w:tabs>
          <w:tab w:val="right" w:leader="dot" w:pos="9350"/>
        </w:tabs>
        <w:rPr>
          <w:del w:id="399" w:author="Alex Popescu" w:date="2024-09-26T21:09:00Z" w16du:dateUtc="2024-09-27T01:09:00Z"/>
          <w:rFonts w:eastAsiaTheme="minorEastAsia" w:cs="Times New Roman"/>
          <w:noProof/>
          <w:kern w:val="2"/>
          <w:szCs w:val="24"/>
          <w:lang w:eastAsia="en-CA"/>
          <w14:ligatures w14:val="standardContextual"/>
        </w:rPr>
      </w:pPr>
      <w:del w:id="400" w:author="Alex Popescu" w:date="2024-09-26T21:09:00Z" w16du:dateUtc="2024-09-27T01:09:00Z">
        <w:r w:rsidRPr="0019114E">
          <w:rPr>
            <w:rFonts w:cs="Times New Roman"/>
            <w:noProof/>
          </w:rPr>
          <w:delText>Figure 3.4:</w:delText>
        </w:r>
        <w:r w:rsidRPr="0019114E">
          <w:rPr>
            <w:rFonts w:cs="Times New Roman"/>
            <w:iCs/>
            <w:noProof/>
          </w:rPr>
          <w:delText xml:space="preserve"> Peck rate in relation to disturbance frequency.</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_Toc174089081 \h </w:delInstrText>
        </w:r>
        <w:r w:rsidRPr="0019114E">
          <w:rPr>
            <w:rFonts w:cs="Times New Roman"/>
            <w:noProof/>
          </w:rPr>
        </w:r>
        <w:r w:rsidRPr="0019114E">
          <w:rPr>
            <w:rFonts w:cs="Times New Roman"/>
            <w:noProof/>
          </w:rPr>
          <w:fldChar w:fldCharType="separate"/>
        </w:r>
        <w:r w:rsidR="00F803F1">
          <w:rPr>
            <w:rFonts w:cs="Times New Roman"/>
            <w:noProof/>
          </w:rPr>
          <w:delText>64</w:delText>
        </w:r>
        <w:r w:rsidRPr="0019114E">
          <w:rPr>
            <w:rFonts w:cs="Times New Roman"/>
            <w:noProof/>
          </w:rPr>
          <w:fldChar w:fldCharType="end"/>
        </w:r>
      </w:del>
    </w:p>
    <w:p w14:paraId="4E86651B" w14:textId="77777777" w:rsidR="0026046D" w:rsidRPr="0019114E" w:rsidRDefault="0026046D">
      <w:pPr>
        <w:pStyle w:val="TableofFigures"/>
        <w:tabs>
          <w:tab w:val="right" w:leader="dot" w:pos="9350"/>
        </w:tabs>
        <w:rPr>
          <w:del w:id="401" w:author="Alex Popescu" w:date="2024-09-26T21:09:00Z" w16du:dateUtc="2024-09-27T01:09:00Z"/>
          <w:rFonts w:eastAsiaTheme="minorEastAsia" w:cs="Times New Roman"/>
          <w:noProof/>
          <w:kern w:val="2"/>
          <w:szCs w:val="24"/>
          <w:lang w:eastAsia="en-CA"/>
          <w14:ligatures w14:val="standardContextual"/>
        </w:rPr>
      </w:pPr>
      <w:del w:id="402" w:author="Alex Popescu" w:date="2024-09-26T21:09:00Z" w16du:dateUtc="2024-09-27T01:09:00Z">
        <w:r w:rsidRPr="0019114E">
          <w:rPr>
            <w:rFonts w:cs="Times New Roman"/>
            <w:noProof/>
          </w:rPr>
          <w:delText>Figure 3.5:</w:delText>
        </w:r>
        <w:r w:rsidRPr="0019114E">
          <w:rPr>
            <w:rFonts w:cs="Times New Roman"/>
            <w:iCs/>
            <w:noProof/>
          </w:rPr>
          <w:delText xml:space="preserve"> Number of transitions performed by foragers in commercial and green areas. Error bars represent the standard error. Three outliers (Nb.&gt;100) omitted from figure.</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_Toc174089082 \h </w:delInstrText>
        </w:r>
        <w:r w:rsidRPr="0019114E">
          <w:rPr>
            <w:rFonts w:cs="Times New Roman"/>
            <w:noProof/>
          </w:rPr>
        </w:r>
        <w:r w:rsidRPr="0019114E">
          <w:rPr>
            <w:rFonts w:cs="Times New Roman"/>
            <w:noProof/>
          </w:rPr>
          <w:fldChar w:fldCharType="separate"/>
        </w:r>
        <w:r w:rsidR="00F803F1">
          <w:rPr>
            <w:rFonts w:cs="Times New Roman"/>
            <w:noProof/>
          </w:rPr>
          <w:delText>65</w:delText>
        </w:r>
        <w:r w:rsidRPr="0019114E">
          <w:rPr>
            <w:rFonts w:cs="Times New Roman"/>
            <w:noProof/>
          </w:rPr>
          <w:fldChar w:fldCharType="end"/>
        </w:r>
      </w:del>
    </w:p>
    <w:p w14:paraId="14E1AD6E" w14:textId="77777777" w:rsidR="0026046D" w:rsidRPr="0019114E" w:rsidRDefault="0026046D">
      <w:pPr>
        <w:pStyle w:val="TableofFigures"/>
        <w:tabs>
          <w:tab w:val="right" w:leader="dot" w:pos="9350"/>
        </w:tabs>
        <w:rPr>
          <w:del w:id="403" w:author="Alex Popescu" w:date="2024-09-26T21:09:00Z" w16du:dateUtc="2024-09-27T01:09:00Z"/>
          <w:rFonts w:eastAsiaTheme="minorEastAsia" w:cs="Times New Roman"/>
          <w:noProof/>
          <w:kern w:val="2"/>
          <w:szCs w:val="24"/>
          <w:lang w:eastAsia="en-CA"/>
          <w14:ligatures w14:val="standardContextual"/>
        </w:rPr>
      </w:pPr>
      <w:del w:id="404" w:author="Alex Popescu" w:date="2024-09-26T21:09:00Z" w16du:dateUtc="2024-09-27T01:09:00Z">
        <w:r w:rsidRPr="0019114E">
          <w:rPr>
            <w:rFonts w:cs="Times New Roman"/>
            <w:noProof/>
          </w:rPr>
          <w:delText>Figure 3.6:</w:delText>
        </w:r>
        <w:r w:rsidRPr="0019114E">
          <w:rPr>
            <w:rFonts w:cs="Times New Roman"/>
            <w:iCs/>
            <w:noProof/>
          </w:rPr>
          <w:delText xml:space="preserve"> The number of transitions from foraging to alert behaviour decreases as disturbance frequency increases. The grey shadow represents the standard error of the curve.</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_Toc174089083 \h </w:delInstrText>
        </w:r>
        <w:r w:rsidRPr="0019114E">
          <w:rPr>
            <w:rFonts w:cs="Times New Roman"/>
            <w:noProof/>
          </w:rPr>
        </w:r>
        <w:r w:rsidRPr="0019114E">
          <w:rPr>
            <w:rFonts w:cs="Times New Roman"/>
            <w:noProof/>
          </w:rPr>
          <w:fldChar w:fldCharType="separate"/>
        </w:r>
        <w:r w:rsidR="00F803F1">
          <w:rPr>
            <w:rFonts w:cs="Times New Roman"/>
            <w:noProof/>
          </w:rPr>
          <w:delText>67</w:delText>
        </w:r>
        <w:r w:rsidRPr="0019114E">
          <w:rPr>
            <w:rFonts w:cs="Times New Roman"/>
            <w:noProof/>
          </w:rPr>
          <w:fldChar w:fldCharType="end"/>
        </w:r>
      </w:del>
    </w:p>
    <w:p w14:paraId="274B11B6" w14:textId="30C708AA" w:rsidR="0026046D" w:rsidRPr="0019114E" w:rsidRDefault="00EA6CF0">
      <w:pPr>
        <w:pStyle w:val="TableofFigures"/>
        <w:tabs>
          <w:tab w:val="right" w:leader="dot" w:pos="9350"/>
        </w:tabs>
        <w:rPr>
          <w:ins w:id="405" w:author="Alex Popescu" w:date="2024-09-26T21:09:00Z" w16du:dateUtc="2024-09-27T01:09:00Z"/>
          <w:rFonts w:eastAsiaTheme="minorEastAsia" w:cs="Times New Roman"/>
          <w:noProof/>
          <w:kern w:val="2"/>
          <w:szCs w:val="24"/>
          <w:lang w:eastAsia="en-CA"/>
          <w14:ligatures w14:val="standardContextual"/>
        </w:rPr>
      </w:pPr>
      <w:del w:id="406" w:author="Alex Popescu" w:date="2024-09-26T21:09:00Z" w16du:dateUtc="2024-09-27T01:09:00Z">
        <w:r w:rsidRPr="0019114E">
          <w:fldChar w:fldCharType="end"/>
        </w:r>
      </w:del>
      <w:ins w:id="407" w:author="Alex Popescu" w:date="2024-09-26T21:09:00Z" w16du:dateUtc="2024-09-27T01:09:00Z">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85722C">
          <w:rPr>
            <w:rFonts w:cs="Times New Roman"/>
            <w:noProof/>
          </w:rPr>
          <w:t>30</w:t>
        </w:r>
        <w:r w:rsidR="0026046D" w:rsidRPr="0019114E">
          <w:rPr>
            <w:rFonts w:cs="Times New Roman"/>
            <w:noProof/>
          </w:rPr>
          <w:fldChar w:fldCharType="end"/>
        </w:r>
      </w:ins>
    </w:p>
    <w:p w14:paraId="05F34026" w14:textId="19D32FF3" w:rsidR="0026046D" w:rsidRPr="0019114E" w:rsidRDefault="0026046D">
      <w:pPr>
        <w:pStyle w:val="TableofFigures"/>
        <w:tabs>
          <w:tab w:val="right" w:leader="dot" w:pos="9350"/>
        </w:tabs>
        <w:rPr>
          <w:ins w:id="408" w:author="Alex Popescu" w:date="2024-09-26T21:09:00Z" w16du:dateUtc="2024-09-27T01:09:00Z"/>
          <w:rFonts w:eastAsiaTheme="minorEastAsia" w:cs="Times New Roman"/>
          <w:noProof/>
          <w:kern w:val="2"/>
          <w:szCs w:val="24"/>
          <w:lang w:eastAsia="en-CA"/>
          <w14:ligatures w14:val="standardContextual"/>
        </w:rPr>
      </w:pPr>
      <w:ins w:id="409" w:author="Alex Popescu" w:date="2024-09-26T21:09:00Z" w16du:dateUtc="2024-09-27T01:09:00Z">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85722C">
          <w:rPr>
            <w:rFonts w:cs="Times New Roman"/>
            <w:noProof/>
          </w:rPr>
          <w:t>50</w:t>
        </w:r>
        <w:r w:rsidRPr="0019114E">
          <w:rPr>
            <w:rFonts w:cs="Times New Roman"/>
            <w:noProof/>
          </w:rPr>
          <w:fldChar w:fldCharType="end"/>
        </w:r>
      </w:ins>
    </w:p>
    <w:p w14:paraId="5FF09ACA" w14:textId="0BF6DE11" w:rsidR="0026046D" w:rsidRPr="0019114E" w:rsidRDefault="0026046D">
      <w:pPr>
        <w:pStyle w:val="TableofFigures"/>
        <w:tabs>
          <w:tab w:val="right" w:leader="dot" w:pos="9350"/>
        </w:tabs>
        <w:rPr>
          <w:ins w:id="410" w:author="Alex Popescu" w:date="2024-09-26T21:09:00Z" w16du:dateUtc="2024-09-27T01:09:00Z"/>
          <w:rFonts w:eastAsiaTheme="minorEastAsia" w:cs="Times New Roman"/>
          <w:noProof/>
          <w:kern w:val="2"/>
          <w:szCs w:val="24"/>
          <w:lang w:eastAsia="en-CA"/>
          <w14:ligatures w14:val="standardContextual"/>
        </w:rPr>
      </w:pPr>
      <w:ins w:id="411" w:author="Alex Popescu" w:date="2024-09-26T21:09:00Z" w16du:dateUtc="2024-09-27T01:09:00Z">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85722C">
          <w:rPr>
            <w:rFonts w:cs="Times New Roman"/>
            <w:noProof/>
          </w:rPr>
          <w:t>55</w:t>
        </w:r>
        <w:r w:rsidRPr="0019114E">
          <w:rPr>
            <w:rFonts w:cs="Times New Roman"/>
            <w:noProof/>
          </w:rPr>
          <w:fldChar w:fldCharType="end"/>
        </w:r>
      </w:ins>
    </w:p>
    <w:p w14:paraId="2C6F1EEF" w14:textId="7DC69230" w:rsidR="0026046D" w:rsidRPr="0019114E" w:rsidRDefault="0026046D">
      <w:pPr>
        <w:pStyle w:val="TableofFigures"/>
        <w:tabs>
          <w:tab w:val="right" w:leader="dot" w:pos="9350"/>
        </w:tabs>
        <w:rPr>
          <w:ins w:id="412" w:author="Alex Popescu" w:date="2024-09-26T21:09:00Z" w16du:dateUtc="2024-09-27T01:09:00Z"/>
          <w:rFonts w:eastAsiaTheme="minorEastAsia" w:cs="Times New Roman"/>
          <w:noProof/>
          <w:kern w:val="2"/>
          <w:szCs w:val="24"/>
          <w:lang w:eastAsia="en-CA"/>
          <w14:ligatures w14:val="standardContextual"/>
        </w:rPr>
      </w:pPr>
      <w:ins w:id="413" w:author="Alex Popescu" w:date="2024-09-26T21:09:00Z" w16du:dateUtc="2024-09-27T01:09:00Z">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85722C">
          <w:rPr>
            <w:rFonts w:cs="Times New Roman"/>
            <w:noProof/>
          </w:rPr>
          <w:t>58</w:t>
        </w:r>
        <w:r w:rsidRPr="0019114E">
          <w:rPr>
            <w:rFonts w:cs="Times New Roman"/>
            <w:noProof/>
          </w:rPr>
          <w:fldChar w:fldCharType="end"/>
        </w:r>
      </w:ins>
    </w:p>
    <w:p w14:paraId="3E0291B6" w14:textId="38124428" w:rsidR="0026046D" w:rsidRPr="0019114E" w:rsidRDefault="0026046D">
      <w:pPr>
        <w:pStyle w:val="TableofFigures"/>
        <w:tabs>
          <w:tab w:val="right" w:leader="dot" w:pos="9350"/>
        </w:tabs>
        <w:rPr>
          <w:ins w:id="414" w:author="Alex Popescu" w:date="2024-09-26T21:09:00Z" w16du:dateUtc="2024-09-27T01:09:00Z"/>
          <w:rFonts w:eastAsiaTheme="minorEastAsia" w:cs="Times New Roman"/>
          <w:noProof/>
          <w:kern w:val="2"/>
          <w:szCs w:val="24"/>
          <w:lang w:eastAsia="en-CA"/>
          <w14:ligatures w14:val="standardContextual"/>
        </w:rPr>
      </w:pPr>
      <w:ins w:id="415" w:author="Alex Popescu" w:date="2024-09-26T21:09:00Z" w16du:dateUtc="2024-09-27T01:09:00Z">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85722C">
          <w:rPr>
            <w:rFonts w:cs="Times New Roman"/>
            <w:noProof/>
          </w:rPr>
          <w:t>63</w:t>
        </w:r>
        <w:r w:rsidRPr="0019114E">
          <w:rPr>
            <w:rFonts w:cs="Times New Roman"/>
            <w:noProof/>
          </w:rPr>
          <w:fldChar w:fldCharType="end"/>
        </w:r>
      </w:ins>
    </w:p>
    <w:p w14:paraId="039CD9A0" w14:textId="705378E0" w:rsidR="0026046D" w:rsidRPr="0019114E" w:rsidRDefault="0026046D">
      <w:pPr>
        <w:pStyle w:val="TableofFigures"/>
        <w:tabs>
          <w:tab w:val="right" w:leader="dot" w:pos="9350"/>
        </w:tabs>
        <w:rPr>
          <w:ins w:id="416" w:author="Alex Popescu" w:date="2024-09-26T21:09:00Z" w16du:dateUtc="2024-09-27T01:09:00Z"/>
          <w:rFonts w:eastAsiaTheme="minorEastAsia" w:cs="Times New Roman"/>
          <w:noProof/>
          <w:kern w:val="2"/>
          <w:szCs w:val="24"/>
          <w:lang w:eastAsia="en-CA"/>
          <w14:ligatures w14:val="standardContextual"/>
        </w:rPr>
      </w:pPr>
      <w:ins w:id="417" w:author="Alex Popescu" w:date="2024-09-26T21:09:00Z" w16du:dateUtc="2024-09-27T01:09:00Z">
        <w:r w:rsidRPr="0019114E">
          <w:rPr>
            <w:rFonts w:cs="Times New Roman"/>
            <w:noProof/>
          </w:rPr>
          <w:t>Figure 3.5:</w:t>
        </w:r>
        <w:r w:rsidRPr="0019114E">
          <w:rPr>
            <w:rFonts w:cs="Times New Roman"/>
            <w:iCs/>
            <w:noProof/>
          </w:rPr>
          <w:t xml:space="preserve"> Number of transitions performed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85722C">
          <w:rPr>
            <w:rFonts w:cs="Times New Roman"/>
            <w:noProof/>
          </w:rPr>
          <w:t>64</w:t>
        </w:r>
        <w:r w:rsidRPr="0019114E">
          <w:rPr>
            <w:rFonts w:cs="Times New Roman"/>
            <w:noProof/>
          </w:rPr>
          <w:fldChar w:fldCharType="end"/>
        </w:r>
      </w:ins>
    </w:p>
    <w:p w14:paraId="33556ED2" w14:textId="54DC7657" w:rsidR="0026046D" w:rsidRPr="0019114E" w:rsidRDefault="0026046D">
      <w:pPr>
        <w:pStyle w:val="TableofFigures"/>
        <w:tabs>
          <w:tab w:val="right" w:leader="dot" w:pos="9350"/>
        </w:tabs>
        <w:rPr>
          <w:ins w:id="418" w:author="Alex Popescu" w:date="2024-09-26T21:09:00Z" w16du:dateUtc="2024-09-27T01:09:00Z"/>
          <w:rFonts w:eastAsiaTheme="minorEastAsia" w:cs="Times New Roman"/>
          <w:noProof/>
          <w:kern w:val="2"/>
          <w:szCs w:val="24"/>
          <w:lang w:eastAsia="en-CA"/>
          <w14:ligatures w14:val="standardContextual"/>
        </w:rPr>
      </w:pPr>
      <w:ins w:id="419" w:author="Alex Popescu" w:date="2024-09-26T21:09:00Z" w16du:dateUtc="2024-09-27T01:09:00Z">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85722C">
          <w:rPr>
            <w:rFonts w:cs="Times New Roman"/>
            <w:noProof/>
          </w:rPr>
          <w:t>66</w:t>
        </w:r>
        <w:r w:rsidRPr="0019114E">
          <w:rPr>
            <w:rFonts w:cs="Times New Roman"/>
            <w:noProof/>
          </w:rPr>
          <w:fldChar w:fldCharType="end"/>
        </w:r>
      </w:ins>
    </w:p>
    <w:p w14:paraId="0F9FC00A" w14:textId="6F8941C2" w:rsidR="00EA6CF0" w:rsidRPr="0019114E" w:rsidRDefault="00EA6CF0" w:rsidP="008242B8">
      <w:pPr>
        <w:pStyle w:val="SectionText0"/>
        <w:sectPr w:rsidR="00EA6CF0" w:rsidRPr="0019114E" w:rsidSect="009730A0">
          <w:headerReference w:type="default" r:id="rId16"/>
          <w:pgSz w:w="12240" w:h="15840"/>
          <w:pgMar w:top="1440" w:right="1440" w:bottom="1440" w:left="1440" w:header="720" w:footer="720" w:gutter="0"/>
          <w:pgNumType w:fmt="upperRoman"/>
          <w:cols w:space="720"/>
        </w:sectPr>
      </w:pPr>
      <w:ins w:id="420" w:author="Alex Popescu" w:date="2024-09-26T21:09:00Z" w16du:dateUtc="2024-09-27T01:09:00Z">
        <w:r w:rsidRPr="0019114E">
          <w:fldChar w:fldCharType="end"/>
        </w:r>
      </w:ins>
    </w:p>
    <w:p w14:paraId="2718BE59" w14:textId="77777777" w:rsidR="0095655F" w:rsidRPr="0019114E" w:rsidRDefault="0095655F" w:rsidP="0095655F">
      <w:pPr>
        <w:pStyle w:val="Heading1"/>
        <w:rPr>
          <w:rFonts w:cs="Times New Roman"/>
        </w:rPr>
      </w:pPr>
      <w:bookmarkStart w:id="421" w:name="_Toc162794577"/>
      <w:bookmarkStart w:id="422" w:name="_Hlk162792081"/>
      <w:bookmarkStart w:id="423" w:name="_Toc178277212"/>
      <w:bookmarkStart w:id="424" w:name="_Toc174089106"/>
      <w:r w:rsidRPr="0019114E">
        <w:rPr>
          <w:rFonts w:cs="Times New Roman"/>
        </w:rPr>
        <w:t>General Introduction</w:t>
      </w:r>
      <w:bookmarkEnd w:id="421"/>
      <w:bookmarkEnd w:id="423"/>
      <w:bookmarkEnd w:id="424"/>
    </w:p>
    <w:p w14:paraId="7B4B25AF" w14:textId="4F0D755D" w:rsidR="0095655F" w:rsidRPr="0019114E" w:rsidRDefault="0095655F" w:rsidP="0095655F">
      <w:pPr>
        <w:spacing w:before="240" w:after="240" w:line="480" w:lineRule="auto"/>
        <w:rPr>
          <w:rFonts w:cs="Times New Roman"/>
          <w:iCs/>
          <w:noProof/>
          <w:szCs w:val="24"/>
        </w:rPr>
      </w:pPr>
      <w:bookmarkStart w:id="425" w:name="_Toc162794578"/>
      <w:r w:rsidRPr="0019114E">
        <w:rPr>
          <w:rFonts w:cs="Times New Roman"/>
          <w:iCs/>
          <w:noProof/>
          <w:szCs w:val="24"/>
        </w:rPr>
        <w:t>There are two essential needs that all individuals must effectively balance in nature: the need to eat</w:t>
      </w:r>
      <w:ins w:id="426" w:author="Alex Popescu" w:date="2024-09-26T21:09:00Z" w16du:dateUtc="2024-09-27T01:09:00Z">
        <w:r w:rsidRPr="0019114E">
          <w:rPr>
            <w:rFonts w:cs="Times New Roman"/>
            <w:iCs/>
            <w:noProof/>
            <w:szCs w:val="24"/>
          </w:rPr>
          <w:t xml:space="preserve"> and the need</w:t>
        </w:r>
        <w:r w:rsidR="00A44CC2">
          <w:rPr>
            <w:rFonts w:cs="Times New Roman"/>
            <w:iCs/>
            <w:noProof/>
            <w:szCs w:val="24"/>
          </w:rPr>
          <w:t xml:space="preserve"> to</w:t>
        </w:r>
        <w:r w:rsidRPr="0019114E">
          <w:rPr>
            <w:rFonts w:cs="Times New Roman"/>
            <w:iCs/>
            <w:noProof/>
            <w:szCs w:val="24"/>
          </w:rPr>
          <w:t xml:space="preserve"> </w:t>
        </w:r>
        <w:r w:rsidR="006458CE">
          <w:rPr>
            <w:rFonts w:cs="Times New Roman"/>
            <w:iCs/>
            <w:noProof/>
            <w:szCs w:val="24"/>
          </w:rPr>
          <w:t xml:space="preserve">not </w:t>
        </w:r>
        <w:r w:rsidRPr="0019114E">
          <w:rPr>
            <w:rFonts w:cs="Times New Roman"/>
            <w:iCs/>
            <w:noProof/>
            <w:szCs w:val="24"/>
          </w:rPr>
          <w:t>be eaten. This trade-off is</w:t>
        </w:r>
        <w:r w:rsidR="00480B68">
          <w:rPr>
            <w:rFonts w:cs="Times New Roman"/>
            <w:iCs/>
            <w:noProof/>
            <w:szCs w:val="24"/>
          </w:rPr>
          <w:t xml:space="preserve"> </w:t>
        </w:r>
        <w:r w:rsidR="009D4D3E">
          <w:rPr>
            <w:rFonts w:cs="Times New Roman"/>
            <w:iCs/>
            <w:noProof/>
            <w:szCs w:val="24"/>
          </w:rPr>
          <w:t>central to</w:t>
        </w:r>
        <w:r w:rsidR="0014274F">
          <w:rPr>
            <w:rFonts w:cs="Times New Roman"/>
            <w:iCs/>
            <w:noProof/>
            <w:szCs w:val="24"/>
          </w:rPr>
          <w:t xml:space="preserve"> discussions on foraging and vigilance behaviours</w:t>
        </w:r>
        <w:r w:rsidR="00527AA8">
          <w:rPr>
            <w:rFonts w:cs="Times New Roman"/>
            <w:iCs/>
            <w:noProof/>
            <w:szCs w:val="24"/>
          </w:rPr>
          <w:t>: two mutually exclusive yet equally important behaviours</w:t>
        </w:r>
        <w:r w:rsidR="00527AA8" w:rsidRPr="0019114E">
          <w:rPr>
            <w:rFonts w:cs="Times New Roman"/>
            <w:iCs/>
            <w:noProof/>
            <w:szCs w:val="24"/>
          </w:rPr>
          <w:t xml:space="preserve">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Olson et al. 2015)</w:t>
        </w:r>
        <w:r w:rsidR="00527AA8" w:rsidRPr="0019114E">
          <w:rPr>
            <w:rFonts w:cs="Times New Roman"/>
            <w:iCs/>
            <w:noProof/>
            <w:szCs w:val="24"/>
          </w:rPr>
          <w:fldChar w:fldCharType="end"/>
        </w:r>
        <w:r w:rsidR="00527AA8">
          <w:rPr>
            <w:rFonts w:cs="Times New Roman"/>
            <w:iCs/>
            <w:noProof/>
            <w:szCs w:val="24"/>
          </w:rPr>
          <w:t>. Too much of either behaviour  is unfit, therefore balancing t</w:t>
        </w:r>
        <w:r w:rsidR="00527AA8" w:rsidRPr="0019114E">
          <w:rPr>
            <w:rFonts w:cs="Times New Roman"/>
            <w:iCs/>
            <w:noProof/>
            <w:szCs w:val="24"/>
          </w:rPr>
          <w:t>he</w:t>
        </w:r>
      </w:ins>
      <w:moveToRangeStart w:id="427" w:author="Alex Popescu" w:date="2024-09-26T21:09:00Z" w:name="move178277369"/>
      <w:moveTo w:id="428" w:author="Alex Popescu" w:date="2024-09-26T21:09:00Z" w16du:dateUtc="2024-09-27T01:09:00Z">
        <w:r w:rsidR="00527AA8" w:rsidRPr="0019114E">
          <w:rPr>
            <w:rFonts w:cs="Times New Roman"/>
            <w:iCs/>
            <w:noProof/>
            <w:szCs w:val="24"/>
          </w:rPr>
          <w:t xml:space="preserve"> time spent performing each behaviour must be carefully managed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Lima 1998)</w:t>
        </w:r>
        <w:r w:rsidR="00527AA8" w:rsidRPr="0019114E">
          <w:rPr>
            <w:rFonts w:cs="Times New Roman"/>
            <w:iCs/>
            <w:noProof/>
            <w:szCs w:val="24"/>
          </w:rPr>
          <w:fldChar w:fldCharType="end"/>
        </w:r>
        <w:r w:rsidR="00527AA8" w:rsidRPr="0019114E">
          <w:rPr>
            <w:rFonts w:cs="Times New Roman"/>
            <w:iCs/>
            <w:noProof/>
            <w:szCs w:val="24"/>
          </w:rPr>
          <w:t xml:space="preserve">. </w:t>
        </w:r>
      </w:moveTo>
      <w:moveToRangeEnd w:id="427"/>
      <w:del w:id="429" w:author="Alex Popescu" w:date="2024-09-26T21:09:00Z" w16du:dateUtc="2024-09-27T01:09:00Z">
        <w:r w:rsidRPr="0019114E">
          <w:rPr>
            <w:rFonts w:cs="Times New Roman"/>
            <w:iCs/>
            <w:noProof/>
            <w:szCs w:val="24"/>
          </w:rPr>
          <w:delText>, and the need to not be eaten. This trade-off is important when discussing foraging and vigilance behaviours in any species. If an individual forgoes vigilance in favor of greater foraging efficiency, it leaves itself exposed to increased predation risk which can have profound negative impacts on its survival. If the same individual were to prioritize vigilance over foraging, the decreased foraging efficiency can negatively affect its fitness. Individuals must therefore carefully balance the time spent performing both foraging and vigilance behaviours. Group foraging can decrease individual vigilance by virtue of the increased likelihood of at least one individual being vigilant at a time</w:delText>
        </w:r>
      </w:del>
      <w:ins w:id="430" w:author="Alex Popescu" w:date="2024-09-26T21:09:00Z" w16du:dateUtc="2024-09-27T01:09:00Z">
        <w:r w:rsidR="00AA56BD">
          <w:rPr>
            <w:rFonts w:cs="Times New Roman"/>
            <w:iCs/>
            <w:noProof/>
            <w:szCs w:val="24"/>
          </w:rPr>
          <w:t>For example, i</w:t>
        </w:r>
        <w:r w:rsidRPr="0019114E">
          <w:rPr>
            <w:rFonts w:cs="Times New Roman"/>
            <w:iCs/>
            <w:noProof/>
            <w:szCs w:val="24"/>
          </w:rPr>
          <w:t xml:space="preserve">f an individual </w:t>
        </w:r>
        <w:r w:rsidR="0014274F">
          <w:rPr>
            <w:rFonts w:cs="Times New Roman"/>
            <w:iCs/>
            <w:noProof/>
            <w:szCs w:val="24"/>
          </w:rPr>
          <w:t xml:space="preserve">devotes all of its time to foraging, it benefits from </w:t>
        </w:r>
        <w:r w:rsidR="006458CE">
          <w:rPr>
            <w:rFonts w:cs="Times New Roman"/>
            <w:iCs/>
            <w:noProof/>
            <w:szCs w:val="24"/>
          </w:rPr>
          <w:t xml:space="preserve">greater foraging efficiency </w:t>
        </w:r>
        <w:r w:rsidR="0014274F">
          <w:rPr>
            <w:rFonts w:cs="Times New Roman"/>
            <w:iCs/>
            <w:noProof/>
            <w:szCs w:val="24"/>
          </w:rPr>
          <w:t>but</w:t>
        </w:r>
        <w:r w:rsidR="006458CE">
          <w:rPr>
            <w:rFonts w:cs="Times New Roman"/>
            <w:iCs/>
            <w:noProof/>
            <w:szCs w:val="24"/>
          </w:rPr>
          <w:t xml:space="preserve"> leaves itself exposed to an increased </w:t>
        </w:r>
        <w:r w:rsidR="00AA56BD">
          <w:rPr>
            <w:rFonts w:cs="Times New Roman"/>
            <w:iCs/>
            <w:noProof/>
            <w:szCs w:val="24"/>
          </w:rPr>
          <w:t>risk of injury or death from a predator encounter</w:t>
        </w:r>
        <w:r w:rsidR="00FC270F">
          <w:rPr>
            <w:rFonts w:cs="Times New Roman"/>
            <w:iCs/>
            <w:noProof/>
            <w:szCs w:val="24"/>
          </w:rPr>
          <w:t xml:space="preserve">. </w:t>
        </w:r>
        <w:r w:rsidRPr="0019114E">
          <w:rPr>
            <w:rFonts w:cs="Times New Roman"/>
            <w:iCs/>
            <w:noProof/>
            <w:szCs w:val="24"/>
          </w:rPr>
          <w:t xml:space="preserve">If the same individual were </w:t>
        </w:r>
        <w:r w:rsidR="0014274F">
          <w:rPr>
            <w:rFonts w:cs="Times New Roman"/>
            <w:iCs/>
            <w:noProof/>
            <w:szCs w:val="24"/>
          </w:rPr>
          <w:t xml:space="preserve">to devote all of its time to vigilance instead, </w:t>
        </w:r>
        <w:r w:rsidR="009D4D3E">
          <w:rPr>
            <w:rFonts w:cs="Times New Roman"/>
            <w:iCs/>
            <w:noProof/>
            <w:szCs w:val="24"/>
          </w:rPr>
          <w:t xml:space="preserve">it benefits from increased safety from predators but </w:t>
        </w:r>
        <w:r w:rsidR="0014274F">
          <w:rPr>
            <w:rFonts w:cs="Times New Roman"/>
            <w:iCs/>
            <w:noProof/>
            <w:szCs w:val="24"/>
          </w:rPr>
          <w:t>los</w:t>
        </w:r>
        <w:r w:rsidR="009D4D3E">
          <w:rPr>
            <w:rFonts w:cs="Times New Roman"/>
            <w:iCs/>
            <w:noProof/>
            <w:szCs w:val="24"/>
          </w:rPr>
          <w:t xml:space="preserve">es </w:t>
        </w:r>
        <w:r w:rsidR="0014274F">
          <w:rPr>
            <w:rFonts w:cs="Times New Roman"/>
            <w:iCs/>
            <w:noProof/>
            <w:szCs w:val="24"/>
          </w:rPr>
          <w:t>foraging opportunities and increas</w:t>
        </w:r>
        <w:r w:rsidR="009D4D3E">
          <w:rPr>
            <w:rFonts w:cs="Times New Roman"/>
            <w:iCs/>
            <w:noProof/>
            <w:szCs w:val="24"/>
          </w:rPr>
          <w:t>es the</w:t>
        </w:r>
        <w:r w:rsidR="0014274F">
          <w:rPr>
            <w:rFonts w:cs="Times New Roman"/>
            <w:iCs/>
            <w:noProof/>
            <w:szCs w:val="24"/>
          </w:rPr>
          <w:t xml:space="preserve"> risk of</w:t>
        </w:r>
        <w:r w:rsidR="009D4D3E">
          <w:rPr>
            <w:rFonts w:cs="Times New Roman"/>
            <w:iCs/>
            <w:noProof/>
            <w:szCs w:val="24"/>
          </w:rPr>
          <w:t xml:space="preserve"> starvation</w:t>
        </w:r>
        <w:r w:rsidRPr="0019114E">
          <w:rPr>
            <w:rFonts w:cs="Times New Roman"/>
            <w:iCs/>
            <w:noProof/>
            <w:szCs w:val="24"/>
          </w:rPr>
          <w:t>.</w:t>
        </w:r>
        <w:r w:rsidR="0014274F">
          <w:rPr>
            <w:rFonts w:cs="Times New Roman"/>
            <w:iCs/>
            <w:noProof/>
            <w:szCs w:val="24"/>
          </w:rPr>
          <w:t xml:space="preserve"> </w:t>
        </w:r>
        <w:r w:rsidR="00095FE2">
          <w:rPr>
            <w:rFonts w:cs="Times New Roman"/>
            <w:iCs/>
            <w:noProof/>
            <w:szCs w:val="24"/>
          </w:rPr>
          <w:t>Therefore, individuals must balance this trade-off to account for their need for safety (i.e. protection from risk) and their need to forage (i.e. replenish energetic reserves).</w:t>
        </w:r>
        <w:r w:rsidR="0014274F">
          <w:rPr>
            <w:rFonts w:cs="Times New Roman"/>
            <w:iCs/>
            <w:noProof/>
            <w:szCs w:val="24"/>
          </w:rPr>
          <w:t xml:space="preserve"> Social animals have behaviours that can </w:t>
        </w:r>
        <w:r w:rsidR="009C298F">
          <w:rPr>
            <w:rFonts w:cs="Times New Roman"/>
            <w:iCs/>
            <w:noProof/>
            <w:szCs w:val="24"/>
          </w:rPr>
          <w:t>mitigate this trade-off</w:t>
        </w:r>
        <w:r w:rsidR="00095FE2">
          <w:rPr>
            <w:rFonts w:cs="Times New Roman"/>
            <w:iCs/>
            <w:noProof/>
            <w:szCs w:val="24"/>
          </w:rPr>
          <w:t xml:space="preserve"> by</w:t>
        </w:r>
        <w:r w:rsidR="009C298F">
          <w:rPr>
            <w:rFonts w:cs="Times New Roman"/>
            <w:iCs/>
            <w:noProof/>
            <w:szCs w:val="24"/>
          </w:rPr>
          <w:t xml:space="preserve"> </w:t>
        </w:r>
        <w:r w:rsidR="0014274F">
          <w:rPr>
            <w:rFonts w:cs="Times New Roman"/>
            <w:iCs/>
            <w:noProof/>
            <w:szCs w:val="24"/>
          </w:rPr>
          <w:t>increas</w:t>
        </w:r>
        <w:r w:rsidR="009C298F">
          <w:rPr>
            <w:rFonts w:cs="Times New Roman"/>
            <w:iCs/>
            <w:noProof/>
            <w:szCs w:val="24"/>
          </w:rPr>
          <w:t>ing</w:t>
        </w:r>
        <w:r w:rsidR="0014274F">
          <w:rPr>
            <w:rFonts w:cs="Times New Roman"/>
            <w:iCs/>
            <w:noProof/>
            <w:szCs w:val="24"/>
          </w:rPr>
          <w:t xml:space="preserve"> foraging efficiency while maintaining sufficient vigilance.</w:t>
        </w:r>
        <w:r w:rsidRPr="0019114E">
          <w:rPr>
            <w:rFonts w:cs="Times New Roman"/>
            <w:iCs/>
            <w:noProof/>
            <w:szCs w:val="24"/>
          </w:rPr>
          <w:t xml:space="preserve"> </w:t>
        </w:r>
        <w:r w:rsidR="00FC270F">
          <w:rPr>
            <w:rFonts w:cs="Times New Roman"/>
            <w:iCs/>
            <w:noProof/>
            <w:szCs w:val="24"/>
          </w:rPr>
          <w:t xml:space="preserve">For example, foraging in large groups </w:t>
        </w:r>
        <w:r w:rsidRPr="0019114E">
          <w:rPr>
            <w:rFonts w:cs="Times New Roman"/>
            <w:iCs/>
            <w:noProof/>
            <w:szCs w:val="24"/>
          </w:rPr>
          <w:t>increase</w:t>
        </w:r>
        <w:r w:rsidR="00FC270F">
          <w:rPr>
            <w:rFonts w:cs="Times New Roman"/>
            <w:iCs/>
            <w:noProof/>
            <w:szCs w:val="24"/>
          </w:rPr>
          <w:t>s the</w:t>
        </w:r>
        <w:r w:rsidRPr="0019114E">
          <w:rPr>
            <w:rFonts w:cs="Times New Roman"/>
            <w:iCs/>
            <w:noProof/>
            <w:szCs w:val="24"/>
          </w:rPr>
          <w:t xml:space="preserve"> likelihood of at least one individual being vigilant at a time</w:t>
        </w:r>
        <w:r w:rsidR="009C298F">
          <w:rPr>
            <w:rFonts w:cs="Times New Roman"/>
            <w:iCs/>
            <w:noProof/>
            <w:szCs w:val="24"/>
          </w:rPr>
          <w:t>, which can</w:t>
        </w:r>
        <w:r w:rsidR="0014274F">
          <w:rPr>
            <w:rFonts w:cs="Times New Roman"/>
            <w:iCs/>
            <w:noProof/>
            <w:szCs w:val="24"/>
          </w:rPr>
          <w:t xml:space="preserve"> re</w:t>
        </w:r>
        <w:r w:rsidR="009C298F">
          <w:rPr>
            <w:rFonts w:cs="Times New Roman"/>
            <w:iCs/>
            <w:noProof/>
            <w:szCs w:val="24"/>
          </w:rPr>
          <w:t>sult in decreased</w:t>
        </w:r>
        <w:r w:rsidR="0014274F">
          <w:rPr>
            <w:rFonts w:cs="Times New Roman"/>
            <w:iCs/>
            <w:noProof/>
            <w:szCs w:val="24"/>
          </w:rPr>
          <w:t xml:space="preserve"> vigilance at the individual level</w:t>
        </w:r>
      </w:ins>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xml:space="preserve">. Some species coordinate </w:t>
      </w:r>
      <w:del w:id="431" w:author="Alex Popescu" w:date="2024-09-26T21:09:00Z" w16du:dateUtc="2024-09-27T01:09:00Z">
        <w:r w:rsidRPr="0019114E">
          <w:rPr>
            <w:rFonts w:cs="Times New Roman"/>
            <w:iCs/>
            <w:noProof/>
            <w:szCs w:val="24"/>
          </w:rPr>
          <w:delText xml:space="preserve">their </w:delText>
        </w:r>
      </w:del>
      <w:r w:rsidRPr="0019114E">
        <w:rPr>
          <w:rFonts w:cs="Times New Roman"/>
          <w:iCs/>
          <w:noProof/>
          <w:szCs w:val="24"/>
        </w:rPr>
        <w:t>vigilance, ensuring that at least one individual is always vigilant.</w:t>
      </w:r>
      <w:r w:rsidR="0014274F">
        <w:rPr>
          <w:rFonts w:cs="Times New Roman"/>
          <w:iCs/>
          <w:noProof/>
          <w:szCs w:val="24"/>
        </w:rPr>
        <w:t xml:space="preserve"> </w:t>
      </w:r>
      <w:del w:id="432" w:author="Alex Popescu" w:date="2024-09-26T21:09:00Z" w16du:dateUtc="2024-09-27T01:09:00Z">
        <w:r w:rsidRPr="0019114E">
          <w:rPr>
            <w:rFonts w:cs="Times New Roman"/>
            <w:iCs/>
            <w:noProof/>
            <w:szCs w:val="24"/>
          </w:rPr>
          <w:delText xml:space="preserve">Coordination </w:delText>
        </w:r>
      </w:del>
      <w:ins w:id="433" w:author="Alex Popescu" w:date="2024-09-26T21:09:00Z" w16du:dateUtc="2024-09-27T01:09:00Z">
        <w:r w:rsidR="0014274F">
          <w:rPr>
            <w:rFonts w:cs="Times New Roman"/>
            <w:iCs/>
            <w:noProof/>
            <w:szCs w:val="24"/>
          </w:rPr>
          <w:t xml:space="preserve">Though coordination </w:t>
        </w:r>
      </w:ins>
      <w:r w:rsidR="0014274F">
        <w:rPr>
          <w:rFonts w:cs="Times New Roman"/>
          <w:iCs/>
          <w:noProof/>
          <w:szCs w:val="24"/>
        </w:rPr>
        <w:t>is inherently more costly</w:t>
      </w:r>
      <w:del w:id="434" w:author="Alex Popescu" w:date="2024-09-26T21:09:00Z" w16du:dateUtc="2024-09-27T01:09:00Z">
        <w:r w:rsidRPr="0019114E">
          <w:rPr>
            <w:rFonts w:cs="Times New Roman"/>
            <w:iCs/>
            <w:noProof/>
            <w:szCs w:val="24"/>
          </w:rPr>
          <w:delText xml:space="preserve"> but</w:delText>
        </w:r>
      </w:del>
      <w:ins w:id="435" w:author="Alex Popescu" w:date="2024-09-26T21:09:00Z" w16du:dateUtc="2024-09-27T01:09:00Z">
        <w:r w:rsidR="0014274F">
          <w:rPr>
            <w:rFonts w:cs="Times New Roman"/>
            <w:iCs/>
            <w:noProof/>
            <w:szCs w:val="24"/>
          </w:rPr>
          <w:t>, it</w:t>
        </w:r>
      </w:ins>
      <w:r w:rsidR="0014274F">
        <w:rPr>
          <w:rFonts w:cs="Times New Roman"/>
          <w:iCs/>
          <w:noProof/>
          <w:szCs w:val="24"/>
        </w:rPr>
        <w:t xml:space="preserve"> provides greater safety</w:t>
      </w:r>
      <w:r w:rsidRPr="0019114E">
        <w:rPr>
          <w:rFonts w:cs="Times New Roman"/>
          <w:iCs/>
          <w:noProof/>
          <w:szCs w:val="24"/>
        </w:rPr>
        <w:t xml:space="preserve"> </w:t>
      </w:r>
      <w:del w:id="436" w:author="Alex Popescu" w:date="2024-09-26T21:09:00Z" w16du:dateUtc="2024-09-27T01:09:00Z">
        <w:r w:rsidRPr="0019114E">
          <w:rPr>
            <w:rFonts w:cs="Times New Roman"/>
            <w:iCs/>
            <w:noProof/>
            <w:szCs w:val="24"/>
          </w:rPr>
          <w:delText xml:space="preserve">for </w:delText>
        </w:r>
      </w:del>
      <w:r w:rsidRPr="0019114E">
        <w:rPr>
          <w:rFonts w:cs="Times New Roman"/>
          <w:iCs/>
          <w:noProof/>
          <w:szCs w:val="24"/>
        </w:rPr>
        <w:t>foragers</w:t>
      </w:r>
      <w:del w:id="437" w:author="Alex Popescu" w:date="2024-09-26T21:09:00Z" w16du:dateUtc="2024-09-27T01:09:00Z">
        <w:r w:rsidRPr="0019114E">
          <w:rPr>
            <w:rFonts w:cs="Times New Roman"/>
            <w:iCs/>
            <w:noProof/>
            <w:szCs w:val="24"/>
          </w:rPr>
          <w:delText>.</w:delText>
        </w:r>
      </w:del>
      <w:ins w:id="438" w:author="Alex Popescu" w:date="2024-09-26T21:09:00Z" w16du:dateUtc="2024-09-27T01:09:00Z">
        <w:r w:rsidR="00FC270F">
          <w:rPr>
            <w:rFonts w:cs="Times New Roman"/>
            <w:iCs/>
            <w:noProof/>
            <w:szCs w:val="24"/>
          </w:rPr>
          <w:t xml:space="preserve"> by reducing the duration of </w:t>
        </w:r>
        <w:r w:rsidR="009D4D3E">
          <w:rPr>
            <w:rFonts w:cs="Times New Roman"/>
            <w:iCs/>
            <w:noProof/>
            <w:szCs w:val="24"/>
          </w:rPr>
          <w:t xml:space="preserve">gaps </w:t>
        </w:r>
        <w:r w:rsidR="006458CE">
          <w:rPr>
            <w:rFonts w:cs="Times New Roman"/>
            <w:iCs/>
            <w:noProof/>
            <w:szCs w:val="24"/>
          </w:rPr>
          <w:t>when</w:t>
        </w:r>
        <w:r w:rsidR="00FC270F">
          <w:rPr>
            <w:rFonts w:cs="Times New Roman"/>
            <w:iCs/>
            <w:noProof/>
            <w:szCs w:val="24"/>
          </w:rPr>
          <w:t xml:space="preserve"> no individuals are vigilant</w:t>
        </w:r>
        <w:r w:rsidRPr="0019114E">
          <w:rPr>
            <w:rFonts w:cs="Times New Roman"/>
            <w:iCs/>
            <w:noProof/>
            <w:szCs w:val="24"/>
          </w:rPr>
          <w:t>.</w:t>
        </w:r>
      </w:ins>
      <w:r w:rsidRPr="0019114E">
        <w:rPr>
          <w:rFonts w:cs="Times New Roman"/>
          <w:iCs/>
          <w:noProof/>
          <w:szCs w:val="24"/>
        </w:rPr>
        <w:t xml:space="preserve"> One example of </w:t>
      </w:r>
      <w:del w:id="439" w:author="Alex Popescu" w:date="2024-09-26T21:09:00Z" w16du:dateUtc="2024-09-27T01:09:00Z">
        <w:r w:rsidRPr="0019114E">
          <w:rPr>
            <w:rFonts w:cs="Times New Roman"/>
            <w:iCs/>
            <w:noProof/>
            <w:szCs w:val="24"/>
          </w:rPr>
          <w:delText xml:space="preserve">a </w:delText>
        </w:r>
      </w:del>
      <w:r w:rsidRPr="0019114E">
        <w:rPr>
          <w:rFonts w:cs="Times New Roman"/>
          <w:iCs/>
          <w:noProof/>
          <w:szCs w:val="24"/>
        </w:rPr>
        <w:t>coordination of vigilance in animals is sentinel behaviour,</w:t>
      </w:r>
      <w:ins w:id="440" w:author="Alex Popescu" w:date="2024-09-26T21:09:00Z" w16du:dateUtc="2024-09-27T01:09:00Z">
        <w:r w:rsidRPr="0019114E">
          <w:rPr>
            <w:rFonts w:cs="Times New Roman"/>
            <w:iCs/>
            <w:noProof/>
            <w:szCs w:val="24"/>
          </w:rPr>
          <w:t xml:space="preserve"> </w:t>
        </w:r>
        <w:r w:rsidR="006458CE">
          <w:rPr>
            <w:rFonts w:cs="Times New Roman"/>
            <w:iCs/>
            <w:noProof/>
            <w:szCs w:val="24"/>
          </w:rPr>
          <w:t>which is</w:t>
        </w:r>
      </w:ins>
      <w:r w:rsidR="006458CE">
        <w:rPr>
          <w:rFonts w:cs="Times New Roman"/>
          <w:iCs/>
          <w:noProof/>
          <w:szCs w:val="24"/>
        </w:rPr>
        <w:t xml:space="preserve"> </w:t>
      </w:r>
      <w:r w:rsidRPr="0019114E">
        <w:rPr>
          <w:rFonts w:cs="Times New Roman"/>
          <w:iCs/>
          <w:noProof/>
          <w:szCs w:val="24"/>
        </w:rPr>
        <w:t>the topic of my thesis.</w:t>
      </w:r>
    </w:p>
    <w:p w14:paraId="0CF1A41D" w14:textId="5349BEEE" w:rsidR="0095655F" w:rsidRPr="0019114E" w:rsidRDefault="0095655F" w:rsidP="0095655F">
      <w:pPr>
        <w:pStyle w:val="SectionTitle"/>
      </w:pPr>
      <w:bookmarkStart w:id="441" w:name="_Toc178277213"/>
      <w:bookmarkStart w:id="442" w:name="_Toc174089107"/>
      <w:r w:rsidRPr="0019114E">
        <w:t>Sentinel Behaviour</w:t>
      </w:r>
      <w:bookmarkEnd w:id="425"/>
      <w:bookmarkEnd w:id="441"/>
      <w:bookmarkEnd w:id="442"/>
    </w:p>
    <w:p w14:paraId="339C8189" w14:textId="76E4F5B7" w:rsidR="009C298F" w:rsidRPr="0019114E" w:rsidRDefault="0095655F" w:rsidP="009C298F">
      <w:pPr>
        <w:spacing w:after="240" w:line="480" w:lineRule="auto"/>
        <w:rPr>
          <w:ins w:id="443" w:author="Alex Popescu" w:date="2024-09-26T21:09:00Z" w16du:dateUtc="2024-09-27T01:09:00Z"/>
          <w:rFonts w:cs="Times New Roman"/>
          <w:iCs/>
          <w:noProof/>
          <w:szCs w:val="24"/>
        </w:rPr>
      </w:pPr>
      <w:r w:rsidRPr="0019114E">
        <w:rPr>
          <w:rFonts w:cs="Times New Roman"/>
          <w:iCs/>
          <w:noProof/>
          <w:szCs w:val="24"/>
        </w:rPr>
        <w:t xml:space="preserve">The original definition </w:t>
      </w:r>
      <w:del w:id="444" w:author="Alex Popescu" w:date="2024-09-26T21:09:00Z" w16du:dateUtc="2024-09-27T01:09:00Z">
        <w:r w:rsidRPr="0019114E">
          <w:rPr>
            <w:rFonts w:cs="Times New Roman"/>
            <w:iCs/>
            <w:noProof/>
            <w:szCs w:val="24"/>
          </w:rPr>
          <w:delText>for</w:delText>
        </w:r>
      </w:del>
      <w:ins w:id="445" w:author="Alex Popescu" w:date="2024-09-26T21:09:00Z" w16du:dateUtc="2024-09-27T01:09:00Z">
        <w:r w:rsidR="006458CE">
          <w:rPr>
            <w:rFonts w:cs="Times New Roman"/>
            <w:iCs/>
            <w:noProof/>
            <w:szCs w:val="24"/>
          </w:rPr>
          <w:t>of</w:t>
        </w:r>
      </w:ins>
      <w:r w:rsidR="006458CE">
        <w:rPr>
          <w:rFonts w:cs="Times New Roman"/>
          <w:iCs/>
          <w:noProof/>
          <w:szCs w:val="24"/>
        </w:rPr>
        <w:t xml:space="preserve"> sentinel behaviour in animals likely originates from the human definition of a sentinel</w:t>
      </w:r>
      <w:del w:id="446" w:author="Alex Popescu" w:date="2024-09-26T21:09:00Z" w16du:dateUtc="2024-09-27T01:09:00Z">
        <w:r w:rsidRPr="0019114E">
          <w:rPr>
            <w:rFonts w:cs="Times New Roman"/>
            <w:iCs/>
            <w:noProof/>
            <w:szCs w:val="24"/>
          </w:rPr>
          <w:delText xml:space="preserve"> where</w:delText>
        </w:r>
      </w:del>
      <w:ins w:id="447" w:author="Alex Popescu" w:date="2024-09-26T21:09:00Z" w16du:dateUtc="2024-09-27T01:09:00Z">
        <w:r w:rsidR="00095FE2">
          <w:rPr>
            <w:rFonts w:cs="Times New Roman"/>
            <w:iCs/>
            <w:noProof/>
            <w:szCs w:val="24"/>
          </w:rPr>
          <w:t>:</w:t>
        </w:r>
      </w:ins>
      <w:r w:rsidR="00095FE2">
        <w:rPr>
          <w:rFonts w:cs="Times New Roman"/>
          <w:iCs/>
          <w:noProof/>
          <w:szCs w:val="24"/>
        </w:rPr>
        <w:t xml:space="preserve"> </w:t>
      </w:r>
      <w:r w:rsidRPr="0019114E">
        <w:rPr>
          <w:rFonts w:cs="Times New Roman"/>
          <w:iCs/>
          <w:noProof/>
          <w:szCs w:val="24"/>
        </w:rPr>
        <w:t>a guard</w:t>
      </w:r>
      <w:ins w:id="448" w:author="Alex Popescu" w:date="2024-09-26T21:09:00Z" w16du:dateUtc="2024-09-27T01:09:00Z">
        <w:r w:rsidRPr="0019114E">
          <w:rPr>
            <w:rFonts w:cs="Times New Roman"/>
            <w:iCs/>
            <w:noProof/>
            <w:szCs w:val="24"/>
          </w:rPr>
          <w:t xml:space="preserve"> </w:t>
        </w:r>
        <w:r w:rsidR="002C5694">
          <w:rPr>
            <w:rFonts w:cs="Times New Roman"/>
            <w:iCs/>
            <w:noProof/>
            <w:szCs w:val="24"/>
          </w:rPr>
          <w:t>that</w:t>
        </w:r>
      </w:ins>
      <w:r w:rsidR="002C5694">
        <w:rPr>
          <w:rFonts w:cs="Times New Roman"/>
          <w:iCs/>
          <w:noProof/>
          <w:szCs w:val="24"/>
        </w:rPr>
        <w:t xml:space="preserve"> </w:t>
      </w:r>
      <w:r w:rsidRPr="0019114E">
        <w:rPr>
          <w:rFonts w:cs="Times New Roman"/>
          <w:iCs/>
          <w:noProof/>
          <w:szCs w:val="24"/>
        </w:rPr>
        <w:t xml:space="preserve">keeps watch over other group members, alerting them of potential dangers or threats. Similarly, animal sentinels </w:t>
      </w:r>
      <w:del w:id="449" w:author="Alex Popescu" w:date="2024-09-26T21:09:00Z" w16du:dateUtc="2024-09-27T01:09:00Z">
        <w:r w:rsidRPr="0019114E">
          <w:rPr>
            <w:rFonts w:cs="Times New Roman"/>
            <w:iCs/>
            <w:noProof/>
            <w:szCs w:val="24"/>
          </w:rPr>
          <w:delText>take on the role of</w:delText>
        </w:r>
      </w:del>
      <w:ins w:id="450" w:author="Alex Popescu" w:date="2024-09-26T21:09:00Z" w16du:dateUtc="2024-09-27T01:09:00Z">
        <w:r w:rsidR="006458CE">
          <w:rPr>
            <w:rFonts w:cs="Times New Roman"/>
            <w:iCs/>
            <w:noProof/>
            <w:szCs w:val="24"/>
          </w:rPr>
          <w:t>act as</w:t>
        </w:r>
      </w:ins>
      <w:r w:rsidRPr="0019114E">
        <w:rPr>
          <w:rFonts w:cs="Times New Roman"/>
          <w:iCs/>
          <w:noProof/>
          <w:szCs w:val="24"/>
        </w:rPr>
        <w:t xml:space="preserve"> a “guard” by </w:t>
      </w:r>
      <w:del w:id="451" w:author="Alex Popescu" w:date="2024-09-26T21:09:00Z" w16du:dateUtc="2024-09-27T01:09:00Z">
        <w:r w:rsidRPr="0019114E">
          <w:rPr>
            <w:rFonts w:cs="Times New Roman"/>
            <w:iCs/>
            <w:noProof/>
            <w:szCs w:val="24"/>
          </w:rPr>
          <w:delText>exhibiting constant vigilance over other group members</w:delText>
        </w:r>
      </w:del>
      <w:ins w:id="452" w:author="Alex Popescu" w:date="2024-09-26T21:09:00Z" w16du:dateUtc="2024-09-27T01:09:00Z">
        <w:r w:rsidR="009D4D3E">
          <w:rPr>
            <w:rFonts w:cs="Times New Roman"/>
            <w:iCs/>
            <w:noProof/>
            <w:szCs w:val="24"/>
          </w:rPr>
          <w:t>being constantly vigilant</w:t>
        </w:r>
      </w:ins>
      <w:r w:rsidR="009D4D3E">
        <w:rPr>
          <w:rFonts w:cs="Times New Roman"/>
          <w:iCs/>
          <w:noProof/>
          <w:szCs w:val="24"/>
        </w:rPr>
        <w:t xml:space="preserve"> </w:t>
      </w:r>
      <w:r w:rsidRPr="0019114E">
        <w:rPr>
          <w:rFonts w:cs="Times New Roman"/>
          <w:iCs/>
          <w:noProof/>
          <w:szCs w:val="24"/>
        </w:rPr>
        <w:t>from a prominent, exposed position</w:t>
      </w:r>
      <w:bookmarkStart w:id="453" w:name="_Hlk160799229"/>
      <w:r w:rsidRPr="0019114E">
        <w:rPr>
          <w:rFonts w:cs="Times New Roman"/>
          <w:iCs/>
          <w:noProof/>
          <w:szCs w:val="24"/>
        </w:rPr>
        <w:t xml:space="preserve"> and alerting other group members when </w:t>
      </w:r>
      <w:del w:id="454" w:author="Alex Popescu" w:date="2024-09-26T21:09:00Z" w16du:dateUtc="2024-09-27T01:09:00Z">
        <w:r w:rsidRPr="0019114E">
          <w:rPr>
            <w:rFonts w:cs="Times New Roman"/>
            <w:iCs/>
            <w:noProof/>
            <w:szCs w:val="24"/>
          </w:rPr>
          <w:delText>sources of</w:delText>
        </w:r>
      </w:del>
      <w:ins w:id="455" w:author="Alex Popescu" w:date="2024-09-26T21:09:00Z" w16du:dateUtc="2024-09-27T01:09:00Z">
        <w:r w:rsidR="002C5694">
          <w:rPr>
            <w:rFonts w:cs="Times New Roman"/>
            <w:iCs/>
            <w:noProof/>
            <w:szCs w:val="24"/>
          </w:rPr>
          <w:t>they detect</w:t>
        </w:r>
      </w:ins>
      <w:r w:rsidR="002C5694">
        <w:rPr>
          <w:rFonts w:cs="Times New Roman"/>
          <w:iCs/>
          <w:noProof/>
          <w:szCs w:val="24"/>
        </w:rPr>
        <w:t xml:space="preserve"> </w:t>
      </w:r>
      <w:r w:rsidRPr="0019114E">
        <w:rPr>
          <w:rFonts w:cs="Times New Roman"/>
          <w:iCs/>
          <w:noProof/>
          <w:szCs w:val="24"/>
        </w:rPr>
        <w:t>danger</w:t>
      </w:r>
      <w:del w:id="456" w:author="Alex Popescu" w:date="2024-09-26T21:09:00Z" w16du:dateUtc="2024-09-27T01:09:00Z">
        <w:r w:rsidRPr="0019114E">
          <w:rPr>
            <w:rFonts w:cs="Times New Roman"/>
            <w:iCs/>
            <w:noProof/>
            <w:szCs w:val="24"/>
          </w:rPr>
          <w:delText xml:space="preserve"> are detected</w:delText>
        </w:r>
      </w:del>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453"/>
      <w:r w:rsidRPr="0019114E">
        <w:rPr>
          <w:rFonts w:cs="Times New Roman"/>
          <w:iCs/>
          <w:noProof/>
          <w:szCs w:val="24"/>
        </w:rPr>
        <w:t xml:space="preserve">. </w:t>
      </w:r>
      <w:del w:id="457" w:author="Alex Popescu" w:date="2024-09-26T21:09:00Z" w16du:dateUtc="2024-09-27T01:09:00Z">
        <w:r w:rsidRPr="0019114E">
          <w:rPr>
            <w:rFonts w:cs="Times New Roman"/>
            <w:iCs/>
            <w:noProof/>
            <w:szCs w:val="24"/>
          </w:rPr>
          <w:delText>Observations of</w:delText>
        </w:r>
      </w:del>
      <w:ins w:id="458" w:author="Alex Popescu" w:date="2024-09-26T21:09:00Z" w16du:dateUtc="2024-09-27T01:09:00Z">
        <w:r w:rsidR="006458CE">
          <w:rPr>
            <w:rFonts w:cs="Times New Roman"/>
            <w:iCs/>
            <w:noProof/>
            <w:szCs w:val="24"/>
          </w:rPr>
          <w:t>Naturalists and researchers have likely observed</w:t>
        </w:r>
      </w:ins>
      <w:r w:rsidR="006458CE">
        <w:rPr>
          <w:rFonts w:cs="Times New Roman"/>
          <w:iCs/>
          <w:noProof/>
          <w:szCs w:val="24"/>
        </w:rPr>
        <w:t xml:space="preserve"> sentinel behaviour </w:t>
      </w:r>
      <w:del w:id="459" w:author="Alex Popescu" w:date="2024-09-26T21:09:00Z" w16du:dateUtc="2024-09-27T01:09:00Z">
        <w:r w:rsidRPr="0019114E">
          <w:rPr>
            <w:rFonts w:cs="Times New Roman"/>
            <w:iCs/>
            <w:noProof/>
            <w:szCs w:val="24"/>
          </w:rPr>
          <w:delText xml:space="preserve">have very likely been made by naturalists and researchers </w:delText>
        </w:r>
      </w:del>
      <w:r w:rsidR="006458CE">
        <w:rPr>
          <w:rFonts w:cs="Times New Roman"/>
          <w:iCs/>
          <w:noProof/>
          <w:szCs w:val="24"/>
        </w:rPr>
        <w:t>for centuries</w:t>
      </w:r>
      <w:ins w:id="460" w:author="Alex Popescu" w:date="2024-09-26T21:09:00Z" w16du:dateUtc="2024-09-27T01:09:00Z">
        <w:r w:rsidR="006458CE">
          <w:rPr>
            <w:rFonts w:cs="Times New Roman"/>
            <w:iCs/>
            <w:noProof/>
            <w:szCs w:val="24"/>
          </w:rPr>
          <w:t>,</w:t>
        </w:r>
      </w:ins>
      <w:r w:rsidRPr="0019114E">
        <w:rPr>
          <w:rFonts w:cs="Times New Roman"/>
          <w:iCs/>
          <w:noProof/>
          <w:szCs w:val="24"/>
        </w:rPr>
        <w:t xml:space="preserve">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w:t>
      </w:r>
      <w:ins w:id="461" w:author="Alex Popescu" w:date="2024-09-26T21:09:00Z" w16du:dateUtc="2024-09-27T01:09:00Z">
        <w:r w:rsidR="009C298F" w:rsidRPr="0019114E">
          <w:rPr>
            <w:rFonts w:cs="Times New Roman"/>
            <w:iCs/>
            <w:noProof/>
            <w:szCs w:val="24"/>
          </w:rPr>
          <w:t xml:space="preserve">Sentinel behaviour is an effective strategy </w:t>
        </w:r>
        <w:r w:rsidR="002C5694">
          <w:rPr>
            <w:rFonts w:cs="Times New Roman"/>
            <w:iCs/>
            <w:noProof/>
            <w:szCs w:val="24"/>
          </w:rPr>
          <w:t>that helps</w:t>
        </w:r>
        <w:r w:rsidR="009C298F" w:rsidRPr="0019114E">
          <w:rPr>
            <w:rFonts w:cs="Times New Roman"/>
            <w:iCs/>
            <w:noProof/>
            <w:szCs w:val="24"/>
          </w:rPr>
          <w:t xml:space="preserve"> balance </w:t>
        </w:r>
        <w:r w:rsidR="009C298F">
          <w:rPr>
            <w:rFonts w:cs="Times New Roman"/>
            <w:iCs/>
            <w:noProof/>
            <w:szCs w:val="24"/>
          </w:rPr>
          <w:t>the</w:t>
        </w:r>
      </w:ins>
      <w:moveToRangeStart w:id="462" w:author="Alex Popescu" w:date="2024-09-26T21:09:00Z" w:name="move178277370"/>
      <w:moveTo w:id="463" w:author="Alex Popescu" w:date="2024-09-26T21:09:00Z" w16du:dateUtc="2024-09-27T01:09:00Z">
        <w:r w:rsidR="009C298F">
          <w:rPr>
            <w:rFonts w:cs="Times New Roman"/>
            <w:iCs/>
            <w:noProof/>
            <w:szCs w:val="24"/>
          </w:rPr>
          <w:t xml:space="preserve"> </w:t>
        </w:r>
        <w:r w:rsidR="009C298F" w:rsidRPr="0019114E">
          <w:rPr>
            <w:rFonts w:cs="Times New Roman"/>
            <w:iCs/>
            <w:noProof/>
            <w:szCs w:val="24"/>
          </w:rPr>
          <w:t>trade-of</w:t>
        </w:r>
        <w:r w:rsidR="009C298F">
          <w:rPr>
            <w:rFonts w:cs="Times New Roman"/>
            <w:iCs/>
            <w:noProof/>
            <w:szCs w:val="24"/>
          </w:rPr>
          <w:t>f</w:t>
        </w:r>
        <w:r w:rsidR="009C298F" w:rsidRPr="0019114E">
          <w:rPr>
            <w:rFonts w:cs="Times New Roman"/>
            <w:iCs/>
            <w:noProof/>
            <w:szCs w:val="24"/>
          </w:rPr>
          <w:t xml:space="preserve"> between foraging and vigilance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(Wright et al. 2001b)</w:t>
        </w:r>
        <w:r w:rsidR="009C298F" w:rsidRPr="0019114E">
          <w:rPr>
            <w:rFonts w:cs="Times New Roman"/>
            <w:iCs/>
            <w:noProof/>
            <w:szCs w:val="24"/>
          </w:rPr>
          <w:fldChar w:fldCharType="end"/>
        </w:r>
        <w:r w:rsidR="009C298F" w:rsidRPr="0019114E">
          <w:rPr>
            <w:rFonts w:cs="Times New Roman"/>
            <w:iCs/>
            <w:noProof/>
            <w:szCs w:val="24"/>
          </w:rPr>
          <w:t>.</w:t>
        </w:r>
        <w:r w:rsidR="009C298F">
          <w:rPr>
            <w:rFonts w:cs="Times New Roman"/>
            <w:iCs/>
            <w:noProof/>
            <w:szCs w:val="24"/>
          </w:rPr>
          <w:t xml:space="preserve"> </w:t>
        </w:r>
      </w:moveTo>
      <w:moveToRangeEnd w:id="462"/>
      <w:ins w:id="464" w:author="Alex Popescu" w:date="2024-09-26T21:09:00Z" w16du:dateUtc="2024-09-27T01:09:00Z">
        <w:r w:rsidR="009C298F">
          <w:rPr>
            <w:rFonts w:cs="Times New Roman"/>
            <w:iCs/>
            <w:noProof/>
            <w:szCs w:val="24"/>
          </w:rPr>
          <w:t>Foragers respond to the presence of a sentinel by reducing their vigilance and increasing their foraging efforts since their safety</w:t>
        </w:r>
      </w:ins>
      <w:moveToRangeStart w:id="465" w:author="Alex Popescu" w:date="2024-09-26T21:09:00Z" w:name="move178277371"/>
      <w:moveTo w:id="466" w:author="Alex Popescu" w:date="2024-09-26T21:09:00Z" w16du:dateUtc="2024-09-27T01:09:00Z">
        <w:r w:rsidR="009C298F">
          <w:rPr>
            <w:rFonts w:cs="Times New Roman"/>
            <w:iCs/>
            <w:noProof/>
            <w:szCs w:val="24"/>
          </w:rPr>
          <w:t xml:space="preserve"> </w:t>
        </w:r>
        <w:r w:rsidR="009C298F" w:rsidRPr="0019114E">
          <w:rPr>
            <w:rFonts w:cs="Times New Roman"/>
            <w:iCs/>
            <w:noProof/>
            <w:szCs w:val="24"/>
          </w:rPr>
          <w:t xml:space="preserve">is ensured by the sentinel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t>
        </w:r>
        <w:proofErr w:type="spellStart"/>
        <w:r w:rsidR="009C298F" w:rsidRPr="0019114E">
          <w:rPr>
            <w:rFonts w:cs="Times New Roman"/>
          </w:rPr>
          <w:t>Hollén</w:t>
        </w:r>
        <w:proofErr w:type="spellEnd"/>
        <w:r w:rsidR="009C298F" w:rsidRPr="0019114E">
          <w:rPr>
            <w:rFonts w:cs="Times New Roman"/>
          </w:rPr>
          <w:t xml:space="preserve"> et al. 2008)</w:t>
        </w:r>
        <w:r w:rsidR="009C298F" w:rsidRPr="0019114E">
          <w:rPr>
            <w:rFonts w:cs="Times New Roman"/>
            <w:iCs/>
            <w:noProof/>
            <w:szCs w:val="24"/>
          </w:rPr>
          <w:fldChar w:fldCharType="end"/>
        </w:r>
        <w:r w:rsidR="009C298F" w:rsidRPr="0019114E">
          <w:rPr>
            <w:rFonts w:cs="Times New Roman"/>
            <w:iCs/>
            <w:noProof/>
            <w:szCs w:val="24"/>
          </w:rPr>
          <w:t>.</w:t>
        </w:r>
      </w:moveTo>
      <w:moveToRangeEnd w:id="465"/>
    </w:p>
    <w:p w14:paraId="2D3191A0" w14:textId="207E8BCC"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has been predominantly researched in avian species, though much research has been done on the behaviour </w:t>
      </w:r>
      <w:del w:id="467" w:author="Alex Popescu" w:date="2024-09-26T21:09:00Z" w16du:dateUtc="2024-09-27T01:09:00Z">
        <w:r w:rsidRPr="0019114E">
          <w:rPr>
            <w:rFonts w:cs="Times New Roman"/>
            <w:iCs/>
            <w:noProof/>
            <w:szCs w:val="24"/>
          </w:rPr>
          <w:delText>in</w:delText>
        </w:r>
      </w:del>
      <w:ins w:id="468" w:author="Alex Popescu" w:date="2024-09-26T21:09:00Z" w16du:dateUtc="2024-09-27T01:09:00Z">
        <w:r w:rsidR="006458CE">
          <w:rPr>
            <w:rFonts w:cs="Times New Roman"/>
            <w:iCs/>
            <w:noProof/>
            <w:szCs w:val="24"/>
          </w:rPr>
          <w:t>of</w:t>
        </w:r>
      </w:ins>
      <w:r w:rsidRPr="0019114E">
        <w:rPr>
          <w:rFonts w:cs="Times New Roman"/>
          <w:iCs/>
          <w:noProof/>
          <w:szCs w:val="24"/>
        </w:rPr>
        <w:t xml:space="preserve"> mammals and </w:t>
      </w:r>
      <w:del w:id="469" w:author="Alex Popescu" w:date="2024-09-26T21:09:00Z" w16du:dateUtc="2024-09-27T01:09:00Z">
        <w:r w:rsidRPr="0019114E">
          <w:rPr>
            <w:rFonts w:cs="Times New Roman"/>
            <w:iCs/>
            <w:noProof/>
            <w:szCs w:val="24"/>
          </w:rPr>
          <w:delText xml:space="preserve">even in </w:delText>
        </w:r>
      </w:del>
      <w:r w:rsidRPr="0019114E">
        <w:rPr>
          <w:rFonts w:cs="Times New Roman"/>
          <w:iCs/>
          <w:noProof/>
          <w:szCs w:val="24"/>
        </w:rPr>
        <w:t xml:space="preserve">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del w:id="470" w:author="Alex Popescu" w:date="2024-09-26T21:09:00Z" w16du:dateUtc="2024-09-27T01:09:00Z">
        <w:r w:rsidRPr="0019114E">
          <w:rPr>
            <w:rFonts w:cs="Times New Roman"/>
            <w:iCs/>
            <w:noProof/>
            <w:szCs w:val="24"/>
          </w:rPr>
          <w:delText xml:space="preserve">. Possibly the most recognizable sentinel-using species is the meerkat, </w:delText>
        </w:r>
        <w:r w:rsidRPr="0019114E">
          <w:rPr>
            <w:rFonts w:cs="Times New Roman"/>
            <w:i/>
            <w:iCs/>
            <w:noProof/>
            <w:szCs w:val="24"/>
          </w:rPr>
          <w:delText>Suricata suricatta,</w:delText>
        </w:r>
        <w:r w:rsidRPr="0019114E">
          <w:rPr>
            <w:rFonts w:cs="Times New Roman"/>
            <w:iCs/>
            <w:noProof/>
            <w:szCs w:val="24"/>
          </w:rPr>
          <w:delText xml:space="preserve"> a species whose sentinels stand up on their hind legs to perform sentinel duties </w:delText>
        </w:r>
        <w:r w:rsidRPr="0019114E">
          <w:rPr>
            <w:rFonts w:cs="Times New Roman"/>
            <w:iCs/>
            <w:noProof/>
            <w:szCs w:val="24"/>
          </w:rPr>
          <w:fldChar w:fldCharType="begin"/>
        </w:r>
        <w:r w:rsidRPr="0019114E">
          <w:rPr>
            <w:rFonts w:cs="Times New Roman"/>
            <w:iCs/>
            <w:noProof/>
            <w:szCs w:val="24"/>
          </w:rPr>
          <w:del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delInstrText>
        </w:r>
        <w:r w:rsidRPr="0019114E">
          <w:rPr>
            <w:rFonts w:cs="Times New Roman"/>
            <w:iCs/>
            <w:noProof/>
            <w:szCs w:val="24"/>
          </w:rPr>
          <w:fldChar w:fldCharType="separate"/>
        </w:r>
        <w:r w:rsidRPr="0019114E">
          <w:rPr>
            <w:rFonts w:cs="Times New Roman"/>
          </w:rPr>
          <w:delText>(Santema and Clutton-Brock 2013, Santema et al. 2013, Manser 2018, Rauber et al. 2019, Rauber and Manser 2021, Huels and Stoeger 2022)</w:delText>
        </w:r>
        <w:r w:rsidRPr="0019114E">
          <w:rPr>
            <w:rFonts w:cs="Times New Roman"/>
            <w:iCs/>
            <w:noProof/>
            <w:szCs w:val="24"/>
          </w:rPr>
          <w:fldChar w:fldCharType="end"/>
        </w:r>
      </w:del>
      <w:ins w:id="471" w:author="Alex Popescu" w:date="2024-09-26T21:09:00Z" w16du:dateUtc="2024-09-27T01:09:00Z">
        <w:r w:rsidRPr="0019114E">
          <w:rPr>
            <w:rFonts w:cs="Times New Roman"/>
            <w:iCs/>
            <w:noProof/>
            <w:szCs w:val="24"/>
          </w:rPr>
          <w:t xml:space="preserve">. </w:t>
        </w:r>
      </w:ins>
      <w:moveFromRangeStart w:id="472" w:author="Alex Popescu" w:date="2024-09-26T21:09:00Z" w:name="move178277372"/>
      <w:moveFrom w:id="473" w:author="Alex Popescu" w:date="2024-09-26T21:09:00Z" w16du:dateUtc="2024-09-27T01:09:00Z">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w:t>
        </w:r>
      </w:moveFrom>
      <w:moveFromRangeEnd w:id="472"/>
      <w:r w:rsidR="009C298F" w:rsidRPr="0019114E">
        <w:rPr>
          <w:rFonts w:cs="Times New Roman"/>
          <w:iCs/>
          <w:noProof/>
          <w:szCs w:val="24"/>
        </w:rPr>
        <w:t xml:space="preserve">In avian species, sentinel systems have been described and exhaustively researched in species of </w:t>
      </w:r>
      <w:r w:rsidR="009C298F" w:rsidRPr="0019114E">
        <w:rPr>
          <w:rFonts w:cs="Times New Roman"/>
          <w:i/>
          <w:iCs/>
          <w:noProof/>
          <w:szCs w:val="24"/>
        </w:rPr>
        <w:t xml:space="preserve">Aphelocoma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(scrub jays, Bednekoff &amp; Woolfenden, 2003, 2006; Fleischer et al., 2003; Hailman et al., 2010; McGowan &amp; Woolfenden, 1989)</w:t>
      </w:r>
      <w:r w:rsidR="009C298F" w:rsidRPr="0019114E">
        <w:rPr>
          <w:rFonts w:cs="Times New Roman"/>
          <w:i/>
          <w:noProof/>
          <w:szCs w:val="24"/>
        </w:rPr>
        <w:fldChar w:fldCharType="end"/>
      </w:r>
      <w:r w:rsidR="009C298F" w:rsidRPr="0019114E">
        <w:rPr>
          <w:rFonts w:cs="Times New Roman"/>
          <w:iCs/>
          <w:noProof/>
          <w:szCs w:val="24"/>
        </w:rPr>
        <w:t xml:space="preserve">, </w:t>
      </w:r>
      <w:r w:rsidR="009C298F" w:rsidRPr="0019114E">
        <w:rPr>
          <w:rFonts w:cs="Times New Roman"/>
          <w:i/>
          <w:iCs/>
          <w:noProof/>
          <w:szCs w:val="24"/>
        </w:rPr>
        <w:t xml:space="preserve">Argya </w:t>
      </w:r>
      <w:r w:rsidR="009C298F" w:rsidRPr="0019114E">
        <w:rPr>
          <w:rFonts w:cs="Times New Roman"/>
          <w:i/>
          <w:noProof/>
          <w:szCs w:val="24"/>
        </w:rPr>
        <w:fldChar w:fldCharType="begin"/>
      </w:r>
      <w:r w:rsidR="009C298F"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9C298F" w:rsidRPr="0019114E">
        <w:rPr>
          <w:rFonts w:cs="Times New Roman"/>
          <w:i/>
          <w:noProof/>
          <w:szCs w:val="24"/>
        </w:rPr>
        <w:fldChar w:fldCharType="separate"/>
      </w:r>
      <w:r w:rsidR="009C298F" w:rsidRPr="0019114E">
        <w:rPr>
          <w:rFonts w:cs="Times New Roman"/>
          <w:iCs/>
          <w:noProof/>
          <w:szCs w:val="24"/>
        </w:rPr>
        <w:t>(babblers and thrushes, Edelaar &amp; Wright, 2006; Ostreiher et al., 2021; Ostreiher &amp; Heifetz, 2017, 2019; Wright, Berg, et al., 2001a; Wright, Maklakov, et al., 2001)</w:t>
      </w:r>
      <w:r w:rsidR="009C298F" w:rsidRPr="0019114E">
        <w:rPr>
          <w:rFonts w:cs="Times New Roman"/>
          <w:i/>
          <w:noProof/>
          <w:szCs w:val="24"/>
        </w:rPr>
        <w:fldChar w:fldCharType="end"/>
      </w:r>
      <w:r w:rsidR="009C298F" w:rsidRPr="0019114E">
        <w:rPr>
          <w:rFonts w:cs="Times New Roman"/>
          <w:iCs/>
          <w:noProof/>
          <w:szCs w:val="24"/>
        </w:rPr>
        <w:t xml:space="preserve">, and </w:t>
      </w:r>
      <w:r w:rsidR="009C298F" w:rsidRPr="0019114E">
        <w:rPr>
          <w:rFonts w:cs="Times New Roman"/>
          <w:i/>
          <w:iCs/>
          <w:noProof/>
          <w:szCs w:val="24"/>
        </w:rPr>
        <w:t>Turdoides</w:t>
      </w:r>
      <w:r w:rsidR="009C298F" w:rsidRPr="0019114E">
        <w:rPr>
          <w:rFonts w:cs="Times New Roman"/>
          <w:iCs/>
          <w:noProof/>
          <w:szCs w:val="24"/>
        </w:rPr>
        <w:t xml:space="preserv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iCs/>
          <w:noProof/>
          <w:szCs w:val="24"/>
        </w:rPr>
        <w:t>(jungle babblers, Gaston, 1977; Rafay et al., 2020)</w:t>
      </w:r>
      <w:r w:rsidR="009C298F" w:rsidRPr="0019114E">
        <w:rPr>
          <w:rFonts w:cs="Times New Roman"/>
          <w:iCs/>
          <w:noProof/>
          <w:szCs w:val="24"/>
        </w:rPr>
        <w:fldChar w:fldCharType="end"/>
      </w:r>
      <w:r w:rsidR="009C298F" w:rsidRPr="0019114E">
        <w:rPr>
          <w:rFonts w:cs="Times New Roman"/>
          <w:iCs/>
          <w:noProof/>
          <w:szCs w:val="24"/>
        </w:rPr>
        <w:t xml:space="preserve">. </w:t>
      </w:r>
      <w:ins w:id="474" w:author="Alex Popescu" w:date="2024-09-26T21:09:00Z" w16du:dateUtc="2024-09-27T01:09:00Z">
        <w:r w:rsidRPr="0019114E">
          <w:rPr>
            <w:rFonts w:cs="Times New Roman"/>
            <w:iCs/>
            <w:noProof/>
            <w:szCs w:val="24"/>
          </w:rPr>
          <w:t xml:space="preserve">Possibly the most recognizable sentinel-using </w:t>
        </w:r>
        <w:r w:rsidR="009C298F">
          <w:rPr>
            <w:rFonts w:cs="Times New Roman"/>
            <w:iCs/>
            <w:noProof/>
            <w:szCs w:val="24"/>
          </w:rPr>
          <w:t>mammal</w:t>
        </w:r>
        <w:r w:rsidRPr="0019114E">
          <w:rPr>
            <w:rFonts w:cs="Times New Roman"/>
            <w:iCs/>
            <w:noProof/>
            <w:szCs w:val="24"/>
          </w:rPr>
          <w:t xml:space="preserve">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w:t>
        </w:r>
        <w:r w:rsidR="009D4D3E">
          <w:rPr>
            <w:rFonts w:cs="Times New Roman"/>
            <w:iCs/>
            <w:noProof/>
            <w:szCs w:val="24"/>
          </w:rPr>
          <w:t>their</w:t>
        </w:r>
        <w:r w:rsidRPr="0019114E">
          <w:rPr>
            <w:rFonts w:cs="Times New Roman"/>
            <w:iCs/>
            <w:noProof/>
            <w:szCs w:val="24"/>
          </w:rPr>
          <w:t xml:space="preserve">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ins>
      <w:moveToRangeStart w:id="475" w:author="Alex Popescu" w:date="2024-09-26T21:09:00Z" w:name="move178277372"/>
      <w:moveTo w:id="476" w:author="Alex Popescu" w:date="2024-09-26T21:09:00Z" w16du:dateUtc="2024-09-27T01:09:00Z">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w:t>
        </w:r>
      </w:moveTo>
      <w:moveToRangeEnd w:id="475"/>
      <w:del w:id="477" w:author="Alex Popescu" w:date="2024-09-26T21:09:00Z" w16du:dateUtc="2024-09-27T01:09:00Z">
        <w:r w:rsidRPr="0019114E">
          <w:rPr>
            <w:rFonts w:cs="Times New Roman"/>
            <w:iCs/>
            <w:noProof/>
            <w:szCs w:val="24"/>
          </w:rPr>
          <w:delText>Since this behaviour is not limited to those genera and</w:delText>
        </w:r>
      </w:del>
      <w:ins w:id="478" w:author="Alex Popescu" w:date="2024-09-26T21:09:00Z" w16du:dateUtc="2024-09-27T01:09:00Z">
        <w:r w:rsidRPr="0019114E">
          <w:rPr>
            <w:rFonts w:cs="Times New Roman"/>
            <w:iCs/>
            <w:noProof/>
            <w:szCs w:val="24"/>
          </w:rPr>
          <w:t>Since this behaviour</w:t>
        </w:r>
      </w:ins>
      <w:r w:rsidRPr="0019114E">
        <w:rPr>
          <w:rFonts w:cs="Times New Roman"/>
          <w:iCs/>
          <w:noProof/>
          <w:szCs w:val="24"/>
        </w:rPr>
        <w:t xml:space="preserve"> is shared across several taxa without common ancestry, this behaviour must have 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0C2028A5" w14:textId="77777777" w:rsidR="0095655F" w:rsidRPr="0019114E" w:rsidRDefault="0095655F" w:rsidP="0095655F">
      <w:pPr>
        <w:spacing w:after="240" w:line="480" w:lineRule="auto"/>
        <w:rPr>
          <w:del w:id="479" w:author="Alex Popescu" w:date="2024-09-26T21:09:00Z" w16du:dateUtc="2024-09-27T01:09:00Z"/>
          <w:rFonts w:cs="Times New Roman"/>
          <w:iCs/>
          <w:noProof/>
          <w:szCs w:val="24"/>
        </w:rPr>
      </w:pPr>
      <w:del w:id="480" w:author="Alex Popescu" w:date="2024-09-26T21:09:00Z" w16du:dateUtc="2024-09-27T01:09:00Z">
        <w:r w:rsidRPr="0019114E">
          <w:rPr>
            <w:rFonts w:cs="Times New Roman"/>
            <w:iCs/>
            <w:noProof/>
            <w:szCs w:val="24"/>
          </w:rPr>
          <w:delText>Sentinel behaviour is an effective strategy to help balance a fundamental</w:delText>
        </w:r>
      </w:del>
      <w:moveFromRangeStart w:id="481" w:author="Alex Popescu" w:date="2024-09-26T21:09:00Z" w:name="move178277370"/>
      <w:moveFrom w:id="482" w:author="Alex Popescu" w:date="2024-09-26T21:09:00Z" w16du:dateUtc="2024-09-27T01:09:00Z">
        <w:r w:rsidR="009C298F">
          <w:rPr>
            <w:rFonts w:cs="Times New Roman"/>
            <w:iCs/>
            <w:noProof/>
            <w:szCs w:val="24"/>
          </w:rPr>
          <w:t xml:space="preserve"> </w:t>
        </w:r>
        <w:r w:rsidR="009C298F" w:rsidRPr="0019114E">
          <w:rPr>
            <w:rFonts w:cs="Times New Roman"/>
            <w:iCs/>
            <w:noProof/>
            <w:szCs w:val="24"/>
          </w:rPr>
          <w:t>trade-of</w:t>
        </w:r>
        <w:r w:rsidR="009C298F">
          <w:rPr>
            <w:rFonts w:cs="Times New Roman"/>
            <w:iCs/>
            <w:noProof/>
            <w:szCs w:val="24"/>
          </w:rPr>
          <w:t>f</w:t>
        </w:r>
        <w:r w:rsidR="009C298F" w:rsidRPr="0019114E">
          <w:rPr>
            <w:rFonts w:cs="Times New Roman"/>
            <w:iCs/>
            <w:noProof/>
            <w:szCs w:val="24"/>
          </w:rPr>
          <w:t xml:space="preserve"> between foraging and vigilance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(Wright et al. 2001b)</w:t>
        </w:r>
        <w:r w:rsidR="009C298F" w:rsidRPr="0019114E">
          <w:rPr>
            <w:rFonts w:cs="Times New Roman"/>
            <w:iCs/>
            <w:noProof/>
            <w:szCs w:val="24"/>
          </w:rPr>
          <w:fldChar w:fldCharType="end"/>
        </w:r>
        <w:r w:rsidR="009C298F" w:rsidRPr="0019114E">
          <w:rPr>
            <w:rFonts w:cs="Times New Roman"/>
            <w:iCs/>
            <w:noProof/>
            <w:szCs w:val="24"/>
          </w:rPr>
          <w:t>.</w:t>
        </w:r>
        <w:r w:rsidR="009C298F">
          <w:rPr>
            <w:rFonts w:cs="Times New Roman"/>
            <w:iCs/>
            <w:noProof/>
            <w:szCs w:val="24"/>
          </w:rPr>
          <w:t xml:space="preserve"> </w:t>
        </w:r>
      </w:moveFrom>
      <w:moveFromRangeEnd w:id="481"/>
      <w:del w:id="483" w:author="Alex Popescu" w:date="2024-09-26T21:09:00Z" w16du:dateUtc="2024-09-27T01:09:00Z">
        <w:r w:rsidRPr="0019114E">
          <w:rPr>
            <w:rFonts w:cs="Times New Roman"/>
            <w:iCs/>
            <w:noProof/>
            <w:szCs w:val="24"/>
          </w:rPr>
          <w:delText xml:space="preserve">These two behaviours are generally considered mutually exclusive yet are equally important </w:delText>
        </w:r>
        <w:r w:rsidRPr="0019114E">
          <w:rPr>
            <w:rFonts w:cs="Times New Roman"/>
            <w:iCs/>
            <w:noProof/>
            <w:szCs w:val="24"/>
          </w:rPr>
          <w:fldChar w:fldCharType="begin"/>
        </w:r>
        <w:r w:rsidRPr="0019114E">
          <w:rPr>
            <w:rFonts w:cs="Times New Roman"/>
            <w:iCs/>
            <w:noProof/>
            <w:szCs w:val="24"/>
          </w:rPr>
          <w:del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delInstrText>
        </w:r>
        <w:r w:rsidRPr="0019114E">
          <w:rPr>
            <w:rFonts w:cs="Times New Roman"/>
            <w:iCs/>
            <w:noProof/>
            <w:szCs w:val="24"/>
          </w:rPr>
          <w:fldChar w:fldCharType="separate"/>
        </w:r>
        <w:r w:rsidRPr="0019114E">
          <w:rPr>
            <w:rFonts w:cs="Times New Roman"/>
          </w:rPr>
          <w:delText>(Lima and Dill 1990, Olson et al. 2015)</w:delText>
        </w:r>
        <w:r w:rsidRPr="0019114E">
          <w:rPr>
            <w:rFonts w:cs="Times New Roman"/>
            <w:iCs/>
            <w:noProof/>
            <w:szCs w:val="24"/>
          </w:rPr>
          <w:fldChar w:fldCharType="end"/>
        </w:r>
        <w:r w:rsidRPr="0019114E">
          <w:rPr>
            <w:rFonts w:cs="Times New Roman"/>
            <w:iCs/>
            <w:noProof/>
            <w:szCs w:val="24"/>
          </w:rPr>
          <w:delText>. The</w:delText>
        </w:r>
      </w:del>
      <w:moveFromRangeStart w:id="484" w:author="Alex Popescu" w:date="2024-09-26T21:09:00Z" w:name="move178277369"/>
      <w:moveFrom w:id="485" w:author="Alex Popescu" w:date="2024-09-26T21:09:00Z" w16du:dateUtc="2024-09-27T01:09:00Z">
        <w:r w:rsidR="00527AA8" w:rsidRPr="0019114E">
          <w:rPr>
            <w:rFonts w:cs="Times New Roman"/>
            <w:iCs/>
            <w:noProof/>
            <w:szCs w:val="24"/>
          </w:rPr>
          <w:t xml:space="preserve"> time spent performing each behaviour must be carefully managed </w:t>
        </w:r>
        <w:r w:rsidR="00527AA8" w:rsidRPr="0019114E">
          <w:rPr>
            <w:rFonts w:cs="Times New Roman"/>
            <w:iCs/>
            <w:noProof/>
            <w:szCs w:val="24"/>
          </w:rPr>
          <w:fldChar w:fldCharType="begin"/>
        </w:r>
        <w:r w:rsidR="00527AA8"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00527AA8" w:rsidRPr="0019114E">
          <w:rPr>
            <w:rFonts w:cs="Times New Roman"/>
            <w:iCs/>
            <w:noProof/>
            <w:szCs w:val="24"/>
          </w:rPr>
          <w:fldChar w:fldCharType="separate"/>
        </w:r>
        <w:r w:rsidR="00527AA8" w:rsidRPr="0019114E">
          <w:rPr>
            <w:rFonts w:cs="Times New Roman"/>
          </w:rPr>
          <w:t>(Lima and Dill 1990, Lima 1998)</w:t>
        </w:r>
        <w:r w:rsidR="00527AA8" w:rsidRPr="0019114E">
          <w:rPr>
            <w:rFonts w:cs="Times New Roman"/>
            <w:iCs/>
            <w:noProof/>
            <w:szCs w:val="24"/>
          </w:rPr>
          <w:fldChar w:fldCharType="end"/>
        </w:r>
        <w:r w:rsidR="00527AA8" w:rsidRPr="0019114E">
          <w:rPr>
            <w:rFonts w:cs="Times New Roman"/>
            <w:iCs/>
            <w:noProof/>
            <w:szCs w:val="24"/>
          </w:rPr>
          <w:t xml:space="preserve">. </w:t>
        </w:r>
      </w:moveFrom>
      <w:moveFromRangeEnd w:id="484"/>
      <w:del w:id="486" w:author="Alex Popescu" w:date="2024-09-26T21:09:00Z" w16du:dateUtc="2024-09-27T01:09:00Z">
        <w:r w:rsidRPr="0019114E">
          <w:rPr>
            <w:rFonts w:cs="Times New Roman"/>
            <w:iCs/>
            <w:noProof/>
            <w:szCs w:val="24"/>
          </w:rPr>
          <w:delText>A reduction of vigilance to increase foraging efficiency can result in increased risk of predation. A sentinel’s vigilance can compensate for the individual decrease in vigilance, providing an advantage to species that exhibit this behaviour.</w:delText>
        </w:r>
      </w:del>
    </w:p>
    <w:p w14:paraId="53974482" w14:textId="10615E6B" w:rsidR="00A31ACC" w:rsidRDefault="0095655F" w:rsidP="0095655F">
      <w:pPr>
        <w:spacing w:after="240" w:line="480" w:lineRule="auto"/>
        <w:rPr>
          <w:rFonts w:cs="Times New Roman"/>
          <w:iCs/>
          <w:noProof/>
          <w:szCs w:val="24"/>
        </w:rPr>
      </w:pPr>
      <w:r w:rsidRPr="0019114E">
        <w:rPr>
          <w:rFonts w:cs="Times New Roman"/>
          <w:iCs/>
          <w:noProof/>
          <w:szCs w:val="24"/>
        </w:rPr>
        <w:t xml:space="preserve">However, the underlying mechanisms for sentinel decision-making are </w:t>
      </w:r>
      <w:del w:id="487" w:author="Alex Popescu" w:date="2024-09-26T21:09:00Z" w16du:dateUtc="2024-09-27T01:09:00Z">
        <w:r w:rsidRPr="0019114E">
          <w:rPr>
            <w:rFonts w:cs="Times New Roman"/>
            <w:iCs/>
            <w:noProof/>
            <w:szCs w:val="24"/>
          </w:rPr>
          <w:delText>not clear</w:delText>
        </w:r>
      </w:del>
      <w:ins w:id="488" w:author="Alex Popescu" w:date="2024-09-26T21:09:00Z" w16du:dateUtc="2024-09-27T01:09:00Z">
        <w:r w:rsidR="00D14EC5">
          <w:rPr>
            <w:rFonts w:cs="Times New Roman"/>
            <w:iCs/>
            <w:noProof/>
            <w:szCs w:val="24"/>
          </w:rPr>
          <w:t>unclear</w:t>
        </w:r>
      </w:ins>
      <w:r w:rsidRPr="0019114E">
        <w:rPr>
          <w:rFonts w:cs="Times New Roman"/>
          <w:iCs/>
          <w:noProof/>
          <w:szCs w:val="24"/>
        </w:rPr>
        <w:t xml:space="preserve">, giving rise to debate over whether this behaviour is selfless or selfish. Sentinel behaviour was </w:t>
      </w:r>
      <w:del w:id="489" w:author="Alex Popescu" w:date="2024-09-26T21:09:00Z" w16du:dateUtc="2024-09-27T01:09:00Z">
        <w:r w:rsidRPr="0019114E">
          <w:rPr>
            <w:rFonts w:cs="Times New Roman"/>
            <w:iCs/>
            <w:noProof/>
            <w:szCs w:val="24"/>
          </w:rPr>
          <w:delText>originally</w:delText>
        </w:r>
      </w:del>
      <w:ins w:id="490" w:author="Alex Popescu" w:date="2024-09-26T21:09:00Z" w16du:dateUtc="2024-09-27T01:09:00Z">
        <w:r w:rsidR="00D14EC5">
          <w:rPr>
            <w:rFonts w:cs="Times New Roman"/>
            <w:iCs/>
            <w:noProof/>
            <w:szCs w:val="24"/>
          </w:rPr>
          <w:t>initially</w:t>
        </w:r>
      </w:ins>
      <w:r w:rsidR="00D14EC5">
        <w:rPr>
          <w:rFonts w:cs="Times New Roman"/>
          <w:iCs/>
          <w:noProof/>
          <w:szCs w:val="24"/>
        </w:rPr>
        <w:t xml:space="preserve"> hypothesized</w:t>
      </w:r>
      <w:r w:rsidRPr="0019114E">
        <w:rPr>
          <w:rFonts w:cs="Times New Roman"/>
          <w:iCs/>
          <w:noProof/>
          <w:szCs w:val="24"/>
        </w:rPr>
        <w:t xml:space="preserve"> to be </w:t>
      </w:r>
      <w:del w:id="491" w:author="Alex Popescu" w:date="2024-09-26T21:09:00Z" w16du:dateUtc="2024-09-27T01:09:00Z">
        <w:r w:rsidRPr="0019114E">
          <w:rPr>
            <w:rFonts w:cs="Times New Roman"/>
            <w:iCs/>
            <w:noProof/>
            <w:szCs w:val="24"/>
          </w:rPr>
          <w:delText xml:space="preserve">a </w:delText>
        </w:r>
      </w:del>
      <w:r w:rsidR="00D14EC5">
        <w:rPr>
          <w:rFonts w:cs="Times New Roman"/>
          <w:iCs/>
          <w:noProof/>
          <w:szCs w:val="24"/>
        </w:rPr>
        <w:t>selfless</w:t>
      </w:r>
      <w:del w:id="492" w:author="Alex Popescu" w:date="2024-09-26T21:09:00Z" w16du:dateUtc="2024-09-27T01:09:00Z">
        <w:r w:rsidRPr="0019114E">
          <w:rPr>
            <w:rFonts w:cs="Times New Roman"/>
            <w:iCs/>
            <w:noProof/>
            <w:szCs w:val="24"/>
          </w:rPr>
          <w:delText xml:space="preserve"> behaviour, where individuals take turns providing benefits to other group members at their expense</w:delText>
        </w:r>
      </w:del>
      <w:r w:rsidRPr="0019114E">
        <w:rPr>
          <w:rFonts w:cs="Times New Roman"/>
          <w:iCs/>
          <w:noProof/>
          <w:szCs w:val="24"/>
        </w:rPr>
        <w:t xml:space="preserv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w:t>
      </w:r>
      <w:del w:id="493" w:author="Alex Popescu" w:date="2024-09-26T21:09:00Z" w16du:dateUtc="2024-09-27T01:09:00Z">
        <w:r w:rsidRPr="0019114E">
          <w:rPr>
            <w:rFonts w:cs="Times New Roman"/>
            <w:iCs/>
            <w:noProof/>
            <w:szCs w:val="24"/>
          </w:rPr>
          <w:delText>individual</w:delText>
        </w:r>
      </w:del>
      <w:ins w:id="494" w:author="Alex Popescu" w:date="2024-09-26T21:09:00Z" w16du:dateUtc="2024-09-27T01:09:00Z">
        <w:r w:rsidR="009C298F">
          <w:rPr>
            <w:rFonts w:cs="Times New Roman"/>
            <w:iCs/>
            <w:noProof/>
            <w:szCs w:val="24"/>
          </w:rPr>
          <w:t>sentinel</w:t>
        </w:r>
      </w:ins>
      <w:r w:rsidRPr="0019114E">
        <w:rPr>
          <w:rFonts w:cs="Times New Roman"/>
          <w:iCs/>
          <w:noProof/>
          <w:szCs w:val="24"/>
        </w:rPr>
        <w:t xml:space="preserve"> is self-sacrificing and primarily benefits the group. A more recent hypothesis is that </w:t>
      </w:r>
      <w:del w:id="495" w:author="Alex Popescu" w:date="2024-09-26T21:09:00Z" w16du:dateUtc="2024-09-27T01:09:00Z">
        <w:r w:rsidRPr="0019114E">
          <w:rPr>
            <w:rFonts w:cs="Times New Roman"/>
            <w:iCs/>
            <w:noProof/>
            <w:szCs w:val="24"/>
          </w:rPr>
          <w:delText xml:space="preserve">sentinel behaviour could be driven by </w:delText>
        </w:r>
      </w:del>
      <w:r w:rsidR="00D14EC5">
        <w:rPr>
          <w:rFonts w:cs="Times New Roman"/>
          <w:iCs/>
          <w:noProof/>
          <w:szCs w:val="24"/>
        </w:rPr>
        <w:t>selfish, state-dependent decisions</w:t>
      </w:r>
      <w:del w:id="496" w:author="Alex Popescu" w:date="2024-09-26T21:09:00Z" w16du:dateUtc="2024-09-27T01:09:00Z">
        <w:r w:rsidRPr="0019114E">
          <w:rPr>
            <w:rFonts w:cs="Times New Roman"/>
            <w:iCs/>
            <w:noProof/>
            <w:szCs w:val="24"/>
          </w:rPr>
          <w:delText>.</w:delText>
        </w:r>
      </w:del>
      <w:ins w:id="497" w:author="Alex Popescu" w:date="2024-09-26T21:09:00Z" w16du:dateUtc="2024-09-27T01:09:00Z">
        <w:r w:rsidR="00D14EC5">
          <w:rPr>
            <w:rFonts w:cs="Times New Roman"/>
            <w:iCs/>
            <w:noProof/>
            <w:szCs w:val="24"/>
          </w:rPr>
          <w:t xml:space="preserve"> could underlie the decision to perform sentinel behaviour</w:t>
        </w:r>
        <w:r w:rsidRPr="0019114E">
          <w:rPr>
            <w:rFonts w:cs="Times New Roman"/>
            <w:iCs/>
            <w:noProof/>
            <w:szCs w:val="24"/>
          </w:rPr>
          <w:t>.</w:t>
        </w:r>
      </w:ins>
      <w:r w:rsidRPr="0019114E">
        <w:rPr>
          <w:rFonts w:cs="Times New Roman"/>
          <w:iCs/>
          <w:noProof/>
          <w:szCs w:val="24"/>
        </w:rPr>
        <w:t xml:space="preserve"> The state-dependent model for sentinel decision-making revolves around an individual’s energetic reserves and requirements</w:t>
      </w:r>
      <w:ins w:id="498" w:author="Alex Popescu" w:date="2024-09-26T21:09:00Z" w16du:dateUtc="2024-09-27T01:09:00Z">
        <w:r w:rsidRPr="0019114E">
          <w:rPr>
            <w:rFonts w:cs="Times New Roman"/>
            <w:iCs/>
            <w:noProof/>
            <w:szCs w:val="24"/>
          </w:rPr>
          <w:t xml:space="preserve"> </w:t>
        </w:r>
        <w:r w:rsidR="00AE2058">
          <w:rPr>
            <w:rFonts w:cs="Times New Roman"/>
            <w:iCs/>
            <w:noProof/>
            <w:szCs w:val="24"/>
          </w:rPr>
          <w:t>for safety</w:t>
        </w:r>
      </w:ins>
      <w:r w:rsidR="00AE2058">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t>
      </w:r>
      <w:del w:id="499" w:author="Alex Popescu" w:date="2024-09-26T21:09:00Z" w16du:dateUtc="2024-09-27T01:09:00Z">
        <w:r w:rsidRPr="0019114E">
          <w:rPr>
            <w:rFonts w:cs="Times New Roman"/>
            <w:iCs/>
            <w:noProof/>
            <w:szCs w:val="24"/>
          </w:rPr>
          <w:delText>who have</w:delText>
        </w:r>
      </w:del>
      <w:ins w:id="500" w:author="Alex Popescu" w:date="2024-09-26T21:09:00Z" w16du:dateUtc="2024-09-27T01:09:00Z">
        <w:r w:rsidR="00D14EC5">
          <w:rPr>
            <w:rFonts w:cs="Times New Roman"/>
            <w:iCs/>
            <w:noProof/>
            <w:szCs w:val="24"/>
          </w:rPr>
          <w:t>with</w:t>
        </w:r>
      </w:ins>
      <w:r w:rsidRPr="0019114E">
        <w:rPr>
          <w:rFonts w:cs="Times New Roman"/>
          <w:iCs/>
          <w:noProof/>
          <w:szCs w:val="24"/>
        </w:rPr>
        <w:t xml:space="preserve"> sufficient energetic reserves are more inclined to perform sentinel duties if the alternative is foraging without a sentinel, a considerably more dangerous option than </w:t>
      </w:r>
      <w:del w:id="501" w:author="Alex Popescu" w:date="2024-09-26T21:09:00Z" w16du:dateUtc="2024-09-27T01:09:00Z">
        <w:r w:rsidRPr="0019114E">
          <w:rPr>
            <w:rFonts w:cs="Times New Roman"/>
            <w:iCs/>
            <w:noProof/>
            <w:szCs w:val="24"/>
          </w:rPr>
          <w:delText>being sentinel.</w:delText>
        </w:r>
      </w:del>
      <w:ins w:id="502" w:author="Alex Popescu" w:date="2024-09-26T21:09:00Z" w16du:dateUtc="2024-09-27T01:09:00Z">
        <w:r w:rsidR="00AE2058">
          <w:rPr>
            <w:rFonts w:cs="Times New Roman"/>
            <w:iCs/>
            <w:noProof/>
            <w:szCs w:val="24"/>
          </w:rPr>
          <w:t>sentineling</w:t>
        </w:r>
        <w:r w:rsidRPr="0019114E">
          <w:rPr>
            <w:rFonts w:cs="Times New Roman"/>
            <w:iCs/>
            <w:noProof/>
            <w:szCs w:val="24"/>
          </w:rPr>
          <w:t>.</w:t>
        </w:r>
      </w:ins>
      <w:r w:rsidRPr="0019114E">
        <w:rPr>
          <w:rFonts w:cs="Times New Roman"/>
          <w:iCs/>
          <w:noProof/>
          <w:szCs w:val="24"/>
        </w:rPr>
        <w:t xml:space="preserve"> Studies on the effects of satiation and body mass </w:t>
      </w:r>
      <w:del w:id="503" w:author="Alex Popescu" w:date="2024-09-26T21:09:00Z" w16du:dateUtc="2024-09-27T01:09:00Z">
        <w:r w:rsidRPr="0019114E">
          <w:rPr>
            <w:rFonts w:cs="Times New Roman"/>
            <w:iCs/>
            <w:noProof/>
            <w:szCs w:val="24"/>
          </w:rPr>
          <w:delText xml:space="preserve">on the propensity of an individual to perform sentinel behaviour </w:delText>
        </w:r>
      </w:del>
      <w:r w:rsidRPr="0019114E">
        <w:rPr>
          <w:rFonts w:cs="Times New Roman"/>
          <w:iCs/>
          <w:noProof/>
          <w:szCs w:val="24"/>
        </w:rPr>
        <w:t>support this hypothesis</w:t>
      </w:r>
      <w:ins w:id="504" w:author="Alex Popescu" w:date="2024-09-26T21:09:00Z" w16du:dateUtc="2024-09-27T01:09:00Z">
        <w:r w:rsidR="00AE2058">
          <w:rPr>
            <w:rFonts w:cs="Times New Roman"/>
            <w:iCs/>
            <w:noProof/>
            <w:szCs w:val="24"/>
          </w:rPr>
          <w:t xml:space="preserve">, with heavier or satiated individuals performing more sentinel behaviour than lighter </w:t>
        </w:r>
        <w:r w:rsidR="00095FE2">
          <w:rPr>
            <w:rFonts w:cs="Times New Roman"/>
            <w:iCs/>
            <w:noProof/>
            <w:szCs w:val="24"/>
          </w:rPr>
          <w:t>or</w:t>
        </w:r>
        <w:r w:rsidR="00AE2058">
          <w:rPr>
            <w:rFonts w:cs="Times New Roman"/>
            <w:iCs/>
            <w:noProof/>
            <w:szCs w:val="24"/>
          </w:rPr>
          <w:t xml:space="preserve"> unsatiated individuals</w:t>
        </w:r>
      </w:ins>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xml:space="preserve">. </w:t>
      </w:r>
      <w:del w:id="505" w:author="Alex Popescu" w:date="2024-09-26T21:09:00Z" w16du:dateUtc="2024-09-27T01:09:00Z">
        <w:r w:rsidRPr="0019114E">
          <w:rPr>
            <w:rFonts w:cs="Times New Roman"/>
            <w:iCs/>
            <w:noProof/>
            <w:szCs w:val="24"/>
          </w:rPr>
          <w:delText>These two</w:delText>
        </w:r>
      </w:del>
      <w:ins w:id="506" w:author="Alex Popescu" w:date="2024-09-26T21:09:00Z" w16du:dateUtc="2024-09-27T01:09:00Z">
        <w:r w:rsidRPr="0019114E">
          <w:rPr>
            <w:rFonts w:cs="Times New Roman"/>
            <w:iCs/>
            <w:noProof/>
            <w:szCs w:val="24"/>
          </w:rPr>
          <w:t>The</w:t>
        </w:r>
        <w:r w:rsidR="00095FE2">
          <w:rPr>
            <w:rFonts w:cs="Times New Roman"/>
            <w:iCs/>
            <w:noProof/>
            <w:szCs w:val="24"/>
          </w:rPr>
          <w:t xml:space="preserve"> “selfless” and “selfish”</w:t>
        </w:r>
      </w:ins>
      <w:r w:rsidRPr="0019114E">
        <w:rPr>
          <w:rFonts w:cs="Times New Roman"/>
          <w:iCs/>
          <w:noProof/>
          <w:szCs w:val="24"/>
        </w:rPr>
        <w:t xml:space="preserve"> hypotheses are not mutually exclusive, and sentinel behaviour invariably </w:t>
      </w:r>
      <w:del w:id="507" w:author="Alex Popescu" w:date="2024-09-26T21:09:00Z" w16du:dateUtc="2024-09-27T01:09:00Z">
        <w:r w:rsidRPr="0019114E">
          <w:rPr>
            <w:rFonts w:cs="Times New Roman"/>
            <w:iCs/>
            <w:noProof/>
            <w:szCs w:val="24"/>
          </w:rPr>
          <w:delText xml:space="preserve">provides </w:delText>
        </w:r>
      </w:del>
      <w:r w:rsidR="00D14EC5">
        <w:rPr>
          <w:rFonts w:cs="Times New Roman"/>
          <w:iCs/>
          <w:noProof/>
          <w:szCs w:val="24"/>
        </w:rPr>
        <w:t>benefits</w:t>
      </w:r>
      <w:r w:rsidRPr="0019114E">
        <w:rPr>
          <w:rFonts w:cs="Times New Roman"/>
          <w:iCs/>
          <w:noProof/>
          <w:szCs w:val="24"/>
        </w:rPr>
        <w:t xml:space="preserve"> </w:t>
      </w:r>
      <w:del w:id="508" w:author="Alex Popescu" w:date="2024-09-26T21:09:00Z" w16du:dateUtc="2024-09-27T01:09:00Z">
        <w:r w:rsidRPr="0019114E">
          <w:rPr>
            <w:rFonts w:cs="Times New Roman"/>
            <w:iCs/>
            <w:noProof/>
            <w:szCs w:val="24"/>
          </w:rPr>
          <w:delText xml:space="preserve">to </w:delText>
        </w:r>
      </w:del>
      <w:r w:rsidRPr="0019114E">
        <w:rPr>
          <w:rFonts w:cs="Times New Roman"/>
          <w:iCs/>
          <w:noProof/>
          <w:szCs w:val="24"/>
        </w:rPr>
        <w:t xml:space="preserve">both the sentinel </w:t>
      </w:r>
      <w:del w:id="509" w:author="Alex Popescu" w:date="2024-09-26T21:09:00Z" w16du:dateUtc="2024-09-27T01:09:00Z">
        <w:r w:rsidRPr="0019114E">
          <w:rPr>
            <w:rFonts w:cs="Times New Roman"/>
            <w:iCs/>
            <w:noProof/>
            <w:szCs w:val="24"/>
          </w:rPr>
          <w:delText>and</w:delText>
        </w:r>
      </w:del>
      <w:ins w:id="510" w:author="Alex Popescu" w:date="2024-09-26T21:09:00Z" w16du:dateUtc="2024-09-27T01:09:00Z">
        <w:r w:rsidR="00095FE2">
          <w:rPr>
            <w:rFonts w:cs="Times New Roman"/>
            <w:iCs/>
            <w:noProof/>
            <w:szCs w:val="24"/>
          </w:rPr>
          <w:t>as well as</w:t>
        </w:r>
      </w:ins>
      <w:r w:rsidRPr="0019114E">
        <w:rPr>
          <w:rFonts w:cs="Times New Roman"/>
          <w:iCs/>
          <w:noProof/>
          <w:szCs w:val="24"/>
        </w:rPr>
        <w:t xml:space="preserve"> other </w:t>
      </w:r>
      <w:del w:id="511" w:author="Alex Popescu" w:date="2024-09-26T21:09:00Z" w16du:dateUtc="2024-09-27T01:09:00Z">
        <w:r w:rsidRPr="0019114E">
          <w:rPr>
            <w:rFonts w:cs="Times New Roman"/>
            <w:iCs/>
            <w:noProof/>
            <w:szCs w:val="24"/>
          </w:rPr>
          <w:delText xml:space="preserve">individuals in the </w:delText>
        </w:r>
      </w:del>
      <w:r w:rsidR="00AE2058">
        <w:rPr>
          <w:rFonts w:cs="Times New Roman"/>
          <w:iCs/>
          <w:noProof/>
          <w:szCs w:val="24"/>
        </w:rPr>
        <w:t>group</w:t>
      </w:r>
      <w:ins w:id="512" w:author="Alex Popescu" w:date="2024-09-26T21:09:00Z" w16du:dateUtc="2024-09-27T01:09:00Z">
        <w:r w:rsidR="00AE2058">
          <w:rPr>
            <w:rFonts w:cs="Times New Roman"/>
            <w:iCs/>
            <w:noProof/>
            <w:szCs w:val="24"/>
          </w:rPr>
          <w:t xml:space="preserve"> members</w:t>
        </w:r>
      </w:ins>
      <w:r w:rsidRPr="0019114E">
        <w:rPr>
          <w:rFonts w:cs="Times New Roman"/>
          <w:iCs/>
          <w:noProof/>
          <w:szCs w:val="24"/>
        </w:rPr>
        <w:t xml:space="preserve">. Moreover, certain individuals in the group could </w:t>
      </w:r>
      <w:del w:id="513" w:author="Alex Popescu" w:date="2024-09-26T21:09:00Z" w16du:dateUtc="2024-09-27T01:09:00Z">
        <w:r w:rsidRPr="0019114E">
          <w:rPr>
            <w:rFonts w:cs="Times New Roman"/>
            <w:iCs/>
            <w:noProof/>
            <w:szCs w:val="24"/>
          </w:rPr>
          <w:delText>further benefit</w:delText>
        </w:r>
      </w:del>
      <w:ins w:id="514" w:author="Alex Popescu" w:date="2024-09-26T21:09:00Z" w16du:dateUtc="2024-09-27T01:09:00Z">
        <w:r w:rsidR="00AE2058">
          <w:rPr>
            <w:rFonts w:cs="Times New Roman"/>
            <w:iCs/>
            <w:noProof/>
            <w:szCs w:val="24"/>
          </w:rPr>
          <w:t>receive additional</w:t>
        </w:r>
        <w:r w:rsidRPr="0019114E">
          <w:rPr>
            <w:rFonts w:cs="Times New Roman"/>
            <w:iCs/>
            <w:noProof/>
            <w:szCs w:val="24"/>
          </w:rPr>
          <w:t xml:space="preserve"> </w:t>
        </w:r>
        <w:r w:rsidR="00AE2058">
          <w:rPr>
            <w:rFonts w:cs="Times New Roman"/>
            <w:iCs/>
            <w:noProof/>
            <w:szCs w:val="24"/>
          </w:rPr>
          <w:t>benefits</w:t>
        </w:r>
      </w:ins>
      <w:r w:rsidRPr="0019114E">
        <w:rPr>
          <w:rFonts w:cs="Times New Roman"/>
          <w:iCs/>
          <w:noProof/>
          <w:szCs w:val="24"/>
        </w:rPr>
        <w:t xml:space="preserve"> from sentinel behaviour.</w:t>
      </w:r>
      <w:r w:rsidR="00AE2058">
        <w:rPr>
          <w:rFonts w:cs="Times New Roman"/>
          <w:iCs/>
          <w:noProof/>
          <w:szCs w:val="24"/>
        </w:rPr>
        <w:t xml:space="preserve"> </w:t>
      </w:r>
      <w:del w:id="515" w:author="Alex Popescu" w:date="2024-09-26T21:09:00Z" w16du:dateUtc="2024-09-27T01:09:00Z">
        <w:r w:rsidRPr="0019114E">
          <w:rPr>
            <w:rFonts w:cs="Times New Roman"/>
            <w:iCs/>
            <w:noProof/>
            <w:szCs w:val="24"/>
          </w:rPr>
          <w:delText>Dominant</w:delText>
        </w:r>
      </w:del>
      <w:ins w:id="516" w:author="Alex Popescu" w:date="2024-09-26T21:09:00Z" w16du:dateUtc="2024-09-27T01:09:00Z">
        <w:r w:rsidR="00AE2058">
          <w:rPr>
            <w:rFonts w:cs="Times New Roman"/>
            <w:iCs/>
            <w:noProof/>
            <w:szCs w:val="24"/>
          </w:rPr>
          <w:t>For example,</w:t>
        </w:r>
        <w:r w:rsidRPr="0019114E">
          <w:rPr>
            <w:rFonts w:cs="Times New Roman"/>
            <w:iCs/>
            <w:noProof/>
            <w:szCs w:val="24"/>
          </w:rPr>
          <w:t xml:space="preserve"> </w:t>
        </w:r>
        <w:r w:rsidR="00AE2058">
          <w:rPr>
            <w:rFonts w:cs="Times New Roman"/>
            <w:iCs/>
            <w:noProof/>
            <w:szCs w:val="24"/>
          </w:rPr>
          <w:t>d</w:t>
        </w:r>
        <w:r w:rsidRPr="0019114E">
          <w:rPr>
            <w:rFonts w:cs="Times New Roman"/>
            <w:iCs/>
            <w:noProof/>
            <w:szCs w:val="24"/>
          </w:rPr>
          <w:t>ominant</w:t>
        </w:r>
      </w:ins>
      <w:r w:rsidRPr="0019114E">
        <w:rPr>
          <w:rFonts w:cs="Times New Roman"/>
          <w:iCs/>
          <w:noProof/>
          <w:szCs w:val="24"/>
        </w:rPr>
        <w:t xml:space="preserve"> males could be using sentinel behaviour to</w:t>
      </w:r>
      <w:del w:id="517" w:author="Alex Popescu" w:date="2024-09-26T21:09:00Z" w16du:dateUtc="2024-09-27T01:09:00Z">
        <w:r w:rsidRPr="0019114E">
          <w:rPr>
            <w:rFonts w:cs="Times New Roman"/>
            <w:iCs/>
            <w:noProof/>
            <w:szCs w:val="24"/>
          </w:rPr>
          <w:delText xml:space="preserve"> also</w:delText>
        </w:r>
      </w:del>
      <w:r w:rsidRPr="0019114E">
        <w:rPr>
          <w:rFonts w:cs="Times New Roman"/>
          <w:iCs/>
          <w:noProof/>
          <w:szCs w:val="24"/>
        </w:rPr>
        <w:t xml:space="preserve"> gather information about rival groups and defend against intrusion, increasing their sentinel efforts when in the presence of auditory or chemical signals from </w:t>
      </w:r>
      <w:del w:id="518" w:author="Alex Popescu" w:date="2024-09-26T21:09:00Z" w16du:dateUtc="2024-09-27T01:09:00Z">
        <w:r w:rsidRPr="0019114E">
          <w:rPr>
            <w:rFonts w:cs="Times New Roman"/>
            <w:iCs/>
            <w:noProof/>
            <w:szCs w:val="24"/>
          </w:rPr>
          <w:delText>out-group rivals</w:delText>
        </w:r>
      </w:del>
      <w:ins w:id="519" w:author="Alex Popescu" w:date="2024-09-26T21:09:00Z" w16du:dateUtc="2024-09-27T01:09:00Z">
        <w:r w:rsidR="00FC270F">
          <w:rPr>
            <w:rFonts w:cs="Times New Roman"/>
            <w:iCs/>
            <w:noProof/>
            <w:szCs w:val="24"/>
          </w:rPr>
          <w:t xml:space="preserve">these </w:t>
        </w:r>
        <w:r w:rsidR="009C0E22">
          <w:rPr>
            <w:rFonts w:cs="Times New Roman"/>
            <w:iCs/>
            <w:noProof/>
            <w:szCs w:val="24"/>
          </w:rPr>
          <w:t>intruders</w:t>
        </w:r>
      </w:ins>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 Morris-Drake et al. 2019)</w:t>
      </w:r>
      <w:r w:rsidRPr="0019114E">
        <w:rPr>
          <w:rFonts w:cs="Times New Roman"/>
          <w:iCs/>
          <w:noProof/>
          <w:szCs w:val="24"/>
        </w:rPr>
        <w:fldChar w:fldCharType="end"/>
      </w:r>
      <w:r w:rsidRPr="0019114E">
        <w:rPr>
          <w:rFonts w:cs="Times New Roman"/>
          <w:iCs/>
          <w:noProof/>
          <w:szCs w:val="24"/>
        </w:rPr>
        <w:t xml:space="preserve">. Sentinel behaviour could </w:t>
      </w:r>
      <w:r w:rsidR="00095FE2">
        <w:rPr>
          <w:rFonts w:cs="Times New Roman"/>
          <w:iCs/>
          <w:noProof/>
          <w:szCs w:val="24"/>
        </w:rPr>
        <w:t xml:space="preserve">then </w:t>
      </w:r>
      <w:r w:rsidRPr="0019114E">
        <w:rPr>
          <w:rFonts w:cs="Times New Roman"/>
          <w:iCs/>
          <w:noProof/>
          <w:szCs w:val="24"/>
        </w:rPr>
        <w:t xml:space="preserve">serve additional purposes </w:t>
      </w:r>
      <w:del w:id="520" w:author="Alex Popescu" w:date="2024-09-26T21:09:00Z" w16du:dateUtc="2024-09-27T01:09:00Z">
        <w:r w:rsidRPr="0019114E">
          <w:rPr>
            <w:rFonts w:cs="Times New Roman"/>
            <w:iCs/>
            <w:noProof/>
            <w:szCs w:val="24"/>
          </w:rPr>
          <w:delText>apart from the identification of possible threats. Individuals under the watchful eye of a sentinel receive significant benefits. Other group members could reduce their vigilance and increase their foraging efficiency as vigilance</w:delText>
        </w:r>
      </w:del>
      <w:ins w:id="521" w:author="Alex Popescu" w:date="2024-09-26T21:09:00Z" w16du:dateUtc="2024-09-27T01:09:00Z">
        <w:r w:rsidR="00AE2058">
          <w:rPr>
            <w:rFonts w:cs="Times New Roman"/>
            <w:iCs/>
            <w:noProof/>
            <w:szCs w:val="24"/>
          </w:rPr>
          <w:t>besides earlier</w:t>
        </w:r>
        <w:r w:rsidR="00D14EC5">
          <w:rPr>
            <w:rFonts w:cs="Times New Roman"/>
            <w:iCs/>
            <w:noProof/>
            <w:szCs w:val="24"/>
          </w:rPr>
          <w:t xml:space="preserve"> detection of predators</w:t>
        </w:r>
        <w:r w:rsidRPr="0019114E">
          <w:rPr>
            <w:rFonts w:cs="Times New Roman"/>
            <w:iCs/>
            <w:noProof/>
            <w:szCs w:val="24"/>
          </w:rPr>
          <w:t>.</w:t>
        </w:r>
      </w:ins>
      <w:moveFromRangeStart w:id="522" w:author="Alex Popescu" w:date="2024-09-26T21:09:00Z" w:name="move178277371"/>
      <w:moveFrom w:id="523" w:author="Alex Popescu" w:date="2024-09-26T21:09:00Z" w16du:dateUtc="2024-09-27T01:09:00Z">
        <w:r w:rsidR="009C298F">
          <w:rPr>
            <w:rFonts w:cs="Times New Roman"/>
            <w:iCs/>
            <w:noProof/>
            <w:szCs w:val="24"/>
          </w:rPr>
          <w:t xml:space="preserve"> </w:t>
        </w:r>
        <w:r w:rsidR="009C298F" w:rsidRPr="0019114E">
          <w:rPr>
            <w:rFonts w:cs="Times New Roman"/>
            <w:iCs/>
            <w:noProof/>
            <w:szCs w:val="24"/>
          </w:rPr>
          <w:t xml:space="preserve">is ensured by the sentinel </w:t>
        </w:r>
        <w:r w:rsidR="009C298F" w:rsidRPr="0019114E">
          <w:rPr>
            <w:rFonts w:cs="Times New Roman"/>
            <w:iCs/>
            <w:noProof/>
            <w:szCs w:val="24"/>
          </w:rPr>
          <w:fldChar w:fldCharType="begin"/>
        </w:r>
        <w:r w:rsidR="009C298F"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298F" w:rsidRPr="0019114E">
          <w:rPr>
            <w:rFonts w:cs="Times New Roman"/>
            <w:iCs/>
            <w:noProof/>
            <w:szCs w:val="24"/>
          </w:rPr>
          <w:fldChar w:fldCharType="separate"/>
        </w:r>
        <w:r w:rsidR="009C298F" w:rsidRPr="0019114E">
          <w:rPr>
            <w:rFonts w:cs="Times New Roman"/>
          </w:rPr>
          <w:t>(Hollén et al. 2008)</w:t>
        </w:r>
        <w:r w:rsidR="009C298F" w:rsidRPr="0019114E">
          <w:rPr>
            <w:rFonts w:cs="Times New Roman"/>
            <w:iCs/>
            <w:noProof/>
            <w:szCs w:val="24"/>
          </w:rPr>
          <w:fldChar w:fldCharType="end"/>
        </w:r>
        <w:r w:rsidR="009C298F" w:rsidRPr="0019114E">
          <w:rPr>
            <w:rFonts w:cs="Times New Roman"/>
            <w:iCs/>
            <w:noProof/>
            <w:szCs w:val="24"/>
          </w:rPr>
          <w:t>.</w:t>
        </w:r>
      </w:moveFrom>
      <w:moveFromRangeEnd w:id="522"/>
    </w:p>
    <w:p w14:paraId="026FE9FE" w14:textId="77777777" w:rsidR="0095655F" w:rsidRPr="0019114E" w:rsidRDefault="0095655F" w:rsidP="0095655F">
      <w:pPr>
        <w:spacing w:after="240" w:line="480" w:lineRule="auto"/>
        <w:rPr>
          <w:del w:id="524" w:author="Alex Popescu" w:date="2024-09-26T21:09:00Z" w16du:dateUtc="2024-09-27T01:09:00Z"/>
          <w:rFonts w:cs="Times New Roman"/>
          <w:iCs/>
          <w:noProof/>
          <w:szCs w:val="24"/>
        </w:rPr>
      </w:pPr>
      <w:del w:id="525" w:author="Alex Popescu" w:date="2024-09-26T21:09:00Z" w16du:dateUtc="2024-09-27T01:09:00Z">
        <w:r w:rsidRPr="0019114E">
          <w:rPr>
            <w:rFonts w:cs="Times New Roman"/>
            <w:iCs/>
            <w:noProof/>
            <w:szCs w:val="24"/>
          </w:rPr>
          <w:delText xml:space="preserve">A sentinel cannot be vigilant in perpetuity and eventually will relinquish the position to perform other behaviours. The coordination of sentinels is therefore crucial to minimize the gaps in coverage and ensure the safety of the group </w:delText>
        </w:r>
        <w:r w:rsidRPr="0019114E">
          <w:rPr>
            <w:rFonts w:cs="Times New Roman"/>
            <w:iCs/>
            <w:noProof/>
            <w:szCs w:val="24"/>
          </w:rPr>
          <w:fldChar w:fldCharType="begin"/>
        </w:r>
        <w:r w:rsidRPr="0019114E">
          <w:rPr>
            <w:rFonts w:cs="Times New Roman"/>
            <w:iCs/>
            <w:noProof/>
            <w:szCs w:val="24"/>
          </w:rPr>
          <w:delInstrText xml:space="preserve"> ADDIN ZOTERO_ITEM CSL_CITATION {"citationID":"T7vbIZoQ","properties":{"formattedCitation":"(Bednekoff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delInstrText>
        </w:r>
        <w:r w:rsidRPr="0019114E">
          <w:rPr>
            <w:rFonts w:cs="Times New Roman"/>
            <w:iCs/>
            <w:noProof/>
            <w:szCs w:val="24"/>
          </w:rPr>
          <w:fldChar w:fldCharType="separate"/>
        </w:r>
        <w:r w:rsidRPr="0019114E">
          <w:rPr>
            <w:rFonts w:cs="Times New Roman"/>
          </w:rPr>
          <w:delText>(Bednekoff 1997, 2001, 2015)</w:delText>
        </w:r>
        <w:r w:rsidRPr="0019114E">
          <w:rPr>
            <w:rFonts w:cs="Times New Roman"/>
            <w:iCs/>
            <w:noProof/>
            <w:szCs w:val="24"/>
          </w:rPr>
          <w:fldChar w:fldCharType="end"/>
        </w:r>
        <w:r w:rsidRPr="0019114E">
          <w:rPr>
            <w:rFonts w:cs="Times New Roman"/>
            <w:iCs/>
            <w:noProof/>
            <w:szCs w:val="24"/>
          </w:rPr>
          <w:delText xml:space="preserve">. The coordination of sentinels has been recognized as the defining feature of sentinel behaviour since adopting an exposed position and alerting group members are not behaviours exclusive to sentinel behaviour </w:delText>
        </w:r>
        <w:r w:rsidRPr="0019114E">
          <w:rPr>
            <w:rFonts w:cs="Times New Roman"/>
            <w:iCs/>
            <w:noProof/>
            <w:szCs w:val="24"/>
          </w:rPr>
          <w:fldChar w:fldCharType="begin"/>
        </w:r>
        <w:r w:rsidRPr="0019114E">
          <w:rPr>
            <w:rFonts w:cs="Times New Roman"/>
            <w:iCs/>
            <w:noProof/>
            <w:szCs w:val="24"/>
          </w:rPr>
          <w:delInstrText xml:space="preserve"> ADDIN ZOTERO_ITEM CSL_CITATION {"citationID":"vO7q8WBY","properties":{"formattedCitation":"(McGowan and Woolfenden 1989, Bednekoff 1997, 2015)","plainCitation":"(McGowan and Woolfenden 1989, Bednekoff 1997,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delInstrText>
        </w:r>
        <w:r w:rsidRPr="0019114E">
          <w:rPr>
            <w:rFonts w:cs="Times New Roman"/>
            <w:iCs/>
            <w:noProof/>
            <w:szCs w:val="24"/>
          </w:rPr>
          <w:fldChar w:fldCharType="separate"/>
        </w:r>
        <w:r w:rsidRPr="0019114E">
          <w:rPr>
            <w:rFonts w:cs="Times New Roman"/>
          </w:rPr>
          <w:delText>(McGowan and Woolfenden 1989, Bednekoff 1997, 2015)</w:delText>
        </w:r>
        <w:r w:rsidRPr="0019114E">
          <w:rPr>
            <w:rFonts w:cs="Times New Roman"/>
            <w:iCs/>
            <w:noProof/>
            <w:szCs w:val="24"/>
          </w:rPr>
          <w:fldChar w:fldCharType="end"/>
        </w:r>
        <w:r w:rsidRPr="0019114E">
          <w:rPr>
            <w:rFonts w:cs="Times New Roman"/>
            <w:iCs/>
            <w:noProof/>
            <w:szCs w:val="24"/>
          </w:rPr>
          <w:delText>.</w:delText>
        </w:r>
      </w:del>
    </w:p>
    <w:p w14:paraId="5B4B8638" w14:textId="5C986225" w:rsidR="00B75979" w:rsidRDefault="0095655F" w:rsidP="0095655F">
      <w:pPr>
        <w:spacing w:after="240" w:line="480" w:lineRule="auto"/>
        <w:rPr>
          <w:rFonts w:cs="Times New Roman"/>
          <w:iCs/>
          <w:noProof/>
          <w:szCs w:val="24"/>
        </w:rPr>
      </w:pPr>
      <w:r w:rsidRPr="0019114E">
        <w:rPr>
          <w:rFonts w:cs="Times New Roman"/>
          <w:iCs/>
          <w:noProof/>
          <w:szCs w:val="24"/>
        </w:rPr>
        <w:t xml:space="preserve">The decision to perform sentinel behaviour </w:t>
      </w:r>
      <w:del w:id="526" w:author="Alex Popescu" w:date="2024-09-26T21:09:00Z" w16du:dateUtc="2024-09-27T01:09:00Z">
        <w:r w:rsidRPr="0019114E">
          <w:rPr>
            <w:rFonts w:cs="Times New Roman"/>
            <w:iCs/>
            <w:noProof/>
            <w:szCs w:val="24"/>
          </w:rPr>
          <w:delText>is therefore dependent</w:delText>
        </w:r>
      </w:del>
      <w:ins w:id="527" w:author="Alex Popescu" w:date="2024-09-26T21:09:00Z" w16du:dateUtc="2024-09-27T01:09:00Z">
        <w:r w:rsidR="00D14EC5">
          <w:rPr>
            <w:rFonts w:cs="Times New Roman"/>
            <w:iCs/>
            <w:noProof/>
            <w:szCs w:val="24"/>
          </w:rPr>
          <w:t>depends</w:t>
        </w:r>
      </w:ins>
      <w:r w:rsidRPr="0019114E">
        <w:rPr>
          <w:rFonts w:cs="Times New Roman"/>
          <w:iCs/>
          <w:noProof/>
          <w:szCs w:val="24"/>
        </w:rPr>
        <w:t xml:space="preserve"> on an individual’s ability to perform the behaviour (i.e</w:t>
      </w:r>
      <w:del w:id="528" w:author="Alex Popescu" w:date="2024-09-26T21:09:00Z" w16du:dateUtc="2024-09-27T01:09:00Z">
        <w:r w:rsidRPr="0019114E">
          <w:rPr>
            <w:rFonts w:cs="Times New Roman"/>
            <w:iCs/>
            <w:noProof/>
            <w:szCs w:val="24"/>
          </w:rPr>
          <w:delText>.</w:delText>
        </w:r>
      </w:del>
      <w:ins w:id="529" w:author="Alex Popescu" w:date="2024-09-26T21:09:00Z" w16du:dateUtc="2024-09-27T01:09:00Z">
        <w:r w:rsidRPr="0019114E">
          <w:rPr>
            <w:rFonts w:cs="Times New Roman"/>
            <w:iCs/>
            <w:noProof/>
            <w:szCs w:val="24"/>
          </w:rPr>
          <w:t>.</w:t>
        </w:r>
        <w:r w:rsidR="00F5320C">
          <w:rPr>
            <w:rFonts w:cs="Times New Roman"/>
            <w:iCs/>
            <w:noProof/>
            <w:szCs w:val="24"/>
          </w:rPr>
          <w:t>,</w:t>
        </w:r>
      </w:ins>
      <w:r w:rsidR="00F5320C">
        <w:rPr>
          <w:rFonts w:cs="Times New Roman"/>
          <w:iCs/>
          <w:noProof/>
          <w:szCs w:val="24"/>
        </w:rPr>
        <w:t xml:space="preserve"> energetic levels) and the </w:t>
      </w:r>
      <w:del w:id="530" w:author="Alex Popescu" w:date="2024-09-26T21:09:00Z" w16du:dateUtc="2024-09-27T01:09:00Z">
        <w:r w:rsidRPr="0019114E">
          <w:rPr>
            <w:rFonts w:cs="Times New Roman"/>
            <w:iCs/>
            <w:noProof/>
            <w:szCs w:val="24"/>
          </w:rPr>
          <w:delText>individual’s need for safety</w:delText>
        </w:r>
      </w:del>
      <w:ins w:id="531" w:author="Alex Popescu" w:date="2024-09-26T21:09:00Z" w16du:dateUtc="2024-09-27T01:09:00Z">
        <w:r w:rsidR="00A31ACC">
          <w:rPr>
            <w:rFonts w:cs="Times New Roman"/>
            <w:iCs/>
            <w:noProof/>
            <w:szCs w:val="24"/>
          </w:rPr>
          <w:t>benefits it receives</w:t>
        </w:r>
      </w:ins>
      <w:r w:rsidR="00F5320C">
        <w:rPr>
          <w:rFonts w:cs="Times New Roman"/>
          <w:iCs/>
          <w:noProof/>
          <w:szCs w:val="24"/>
        </w:rPr>
        <w:t xml:space="preserve"> (i.e</w:t>
      </w:r>
      <w:del w:id="532" w:author="Alex Popescu" w:date="2024-09-26T21:09:00Z" w16du:dateUtc="2024-09-27T01:09:00Z">
        <w:r w:rsidRPr="0019114E">
          <w:rPr>
            <w:rFonts w:cs="Times New Roman"/>
            <w:iCs/>
            <w:noProof/>
            <w:szCs w:val="24"/>
          </w:rPr>
          <w:delText>.</w:delText>
        </w:r>
      </w:del>
      <w:ins w:id="533" w:author="Alex Popescu" w:date="2024-09-26T21:09:00Z" w16du:dateUtc="2024-09-27T01:09:00Z">
        <w:r w:rsidR="00F5320C">
          <w:rPr>
            <w:rFonts w:cs="Times New Roman"/>
            <w:iCs/>
            <w:noProof/>
            <w:szCs w:val="24"/>
          </w:rPr>
          <w:t>.,</w:t>
        </w:r>
      </w:ins>
      <w:r w:rsidR="00F5320C">
        <w:rPr>
          <w:rFonts w:cs="Times New Roman"/>
          <w:iCs/>
          <w:noProof/>
          <w:szCs w:val="24"/>
        </w:rPr>
        <w:t xml:space="preserve"> risk mitigation, threat detection).</w:t>
      </w:r>
      <w:r w:rsidR="00A31ACC">
        <w:rPr>
          <w:rFonts w:cs="Times New Roman"/>
          <w:iCs/>
          <w:noProof/>
          <w:szCs w:val="24"/>
        </w:rPr>
        <w:t xml:space="preserve"> </w:t>
      </w:r>
      <w:del w:id="534" w:author="Alex Popescu" w:date="2024-09-26T21:09:00Z" w16du:dateUtc="2024-09-27T01:09:00Z">
        <w:r w:rsidRPr="0019114E">
          <w:rPr>
            <w:rFonts w:cs="Times New Roman"/>
            <w:iCs/>
            <w:noProof/>
            <w:szCs w:val="24"/>
          </w:rPr>
          <w:delText>Individuals must maintain the precarious balance between the two needs while travelling between environments. Different foraging environments can have altered conditions which, in turn, can</w:delText>
        </w:r>
      </w:del>
      <w:ins w:id="535" w:author="Alex Popescu" w:date="2024-09-26T21:09:00Z" w16du:dateUtc="2024-09-27T01:09:00Z">
        <w:r w:rsidR="00B75979">
          <w:rPr>
            <w:rFonts w:cs="Times New Roman"/>
            <w:iCs/>
            <w:noProof/>
            <w:szCs w:val="24"/>
          </w:rPr>
          <w:t>Environmental factors could</w:t>
        </w:r>
      </w:ins>
      <w:r w:rsidR="00B75979">
        <w:rPr>
          <w:rFonts w:cs="Times New Roman"/>
          <w:iCs/>
          <w:noProof/>
          <w:szCs w:val="24"/>
        </w:rPr>
        <w:t xml:space="preserve"> affect the </w:t>
      </w:r>
      <w:del w:id="536" w:author="Alex Popescu" w:date="2024-09-26T21:09:00Z" w16du:dateUtc="2024-09-27T01:09:00Z">
        <w:r w:rsidRPr="0019114E">
          <w:rPr>
            <w:rFonts w:cs="Times New Roman"/>
            <w:iCs/>
            <w:noProof/>
            <w:szCs w:val="24"/>
          </w:rPr>
          <w:delText>individual’s decision-making</w:delText>
        </w:r>
      </w:del>
      <w:ins w:id="537" w:author="Alex Popescu" w:date="2024-09-26T21:09:00Z" w16du:dateUtc="2024-09-27T01:09:00Z">
        <w:r w:rsidR="00B75979">
          <w:rPr>
            <w:rFonts w:cs="Times New Roman"/>
            <w:iCs/>
            <w:noProof/>
            <w:szCs w:val="24"/>
          </w:rPr>
          <w:t>decision to perform sentinel behaviour by increasing food availability and risk or decreasing the benefits of sentinel behaviour. Urban areas, with greater access to anthropogenic resources, increased frequency of human interactions, and disruptive factors such as increased ambient noise could affect sentinel behaviour. Changes in sentinel behaviour could be adaptive and contribute to a species’ success in urban areas</w:t>
        </w:r>
      </w:ins>
      <w:r w:rsidR="00B75979">
        <w:rPr>
          <w:rFonts w:cs="Times New Roman"/>
          <w:iCs/>
          <w:noProof/>
          <w:szCs w:val="24"/>
        </w:rPr>
        <w:t xml:space="preserve">, emphasizing the need to </w:t>
      </w:r>
      <w:del w:id="538" w:author="Alex Popescu" w:date="2024-09-26T21:09:00Z" w16du:dateUtc="2024-09-27T01:09:00Z">
        <w:r w:rsidRPr="0019114E">
          <w:rPr>
            <w:rFonts w:cs="Times New Roman"/>
            <w:iCs/>
            <w:noProof/>
            <w:szCs w:val="24"/>
          </w:rPr>
          <w:delText>study the behaviour in a variety of contexts</w:delText>
        </w:r>
      </w:del>
      <w:ins w:id="539" w:author="Alex Popescu" w:date="2024-09-26T21:09:00Z" w16du:dateUtc="2024-09-27T01:09:00Z">
        <w:r w:rsidR="00B75979">
          <w:rPr>
            <w:rFonts w:cs="Times New Roman"/>
            <w:iCs/>
            <w:noProof/>
            <w:szCs w:val="24"/>
          </w:rPr>
          <w:t>observe sentinel behaviour in various environments.</w:t>
        </w:r>
        <w:r w:rsidR="00B7401F">
          <w:rPr>
            <w:rFonts w:cs="Times New Roman"/>
            <w:iCs/>
            <w:noProof/>
            <w:szCs w:val="24"/>
          </w:rPr>
          <w:t xml:space="preserve"> With more and more species being affected by urbanization and its associated environmental changes, </w:t>
        </w:r>
        <w:r w:rsidR="00095FE2">
          <w:rPr>
            <w:rFonts w:cs="Times New Roman"/>
            <w:iCs/>
            <w:noProof/>
            <w:szCs w:val="24"/>
          </w:rPr>
          <w:t>the need to observe how sentinel behaviour differs in urban sentinel-using species</w:t>
        </w:r>
        <w:r w:rsidR="00B7401F">
          <w:rPr>
            <w:rFonts w:cs="Times New Roman"/>
            <w:iCs/>
            <w:noProof/>
            <w:szCs w:val="24"/>
          </w:rPr>
          <w:t xml:space="preserve"> is getting more pressing every day</w:t>
        </w:r>
      </w:ins>
      <w:r w:rsidR="00B7401F">
        <w:rPr>
          <w:rFonts w:cs="Times New Roman"/>
          <w:iCs/>
          <w:noProof/>
          <w:szCs w:val="24"/>
        </w:rPr>
        <w:t>.</w:t>
      </w:r>
    </w:p>
    <w:p w14:paraId="5E271DBE" w14:textId="77777777" w:rsidR="0095655F" w:rsidRPr="0019114E" w:rsidRDefault="0095655F" w:rsidP="0095655F">
      <w:pPr>
        <w:pStyle w:val="SectionTitle"/>
      </w:pPr>
      <w:bookmarkStart w:id="540" w:name="_Toc162794579"/>
      <w:bookmarkStart w:id="541" w:name="_Toc178277214"/>
      <w:bookmarkStart w:id="542" w:name="_Toc174089108"/>
      <w:r w:rsidRPr="0019114E">
        <w:t>Urbanization</w:t>
      </w:r>
      <w:bookmarkEnd w:id="540"/>
      <w:bookmarkEnd w:id="541"/>
      <w:bookmarkEnd w:id="542"/>
    </w:p>
    <w:p w14:paraId="268AA9FB" w14:textId="77777777" w:rsidR="0095655F" w:rsidRPr="0019114E" w:rsidRDefault="0095655F" w:rsidP="0095655F">
      <w:pPr>
        <w:spacing w:after="240" w:line="480" w:lineRule="auto"/>
        <w:rPr>
          <w:del w:id="543" w:author="Alex Popescu" w:date="2024-09-26T21:09:00Z" w16du:dateUtc="2024-09-27T01:09:00Z"/>
          <w:rFonts w:cs="Times New Roman"/>
          <w:iCs/>
          <w:noProof/>
          <w:szCs w:val="24"/>
        </w:rPr>
      </w:pPr>
      <w:r w:rsidRPr="0019114E">
        <w:rPr>
          <w:rFonts w:cs="Times New Roman"/>
          <w:iCs/>
          <w:noProof/>
          <w:szCs w:val="24"/>
        </w:rPr>
        <w:t xml:space="preserve">Urbanization is the shift in the human population towards urban centers, resulting in ever-expanding </w:t>
      </w:r>
      <w:del w:id="544" w:author="Alex Popescu" w:date="2024-09-26T21:09:00Z" w16du:dateUtc="2024-09-27T01:09:00Z">
        <w:r w:rsidRPr="0019114E">
          <w:rPr>
            <w:rFonts w:cs="Times New Roman"/>
            <w:iCs/>
            <w:noProof/>
            <w:szCs w:val="24"/>
          </w:rPr>
          <w:delText>urban areas</w:delText>
        </w:r>
      </w:del>
      <w:ins w:id="545" w:author="Alex Popescu" w:date="2024-09-26T21:09:00Z" w16du:dateUtc="2024-09-27T01:09:00Z">
        <w:r w:rsidR="00AD2A81">
          <w:rPr>
            <w:rFonts w:cs="Times New Roman"/>
            <w:iCs/>
            <w:noProof/>
            <w:szCs w:val="24"/>
          </w:rPr>
          <w:t>cities</w:t>
        </w:r>
      </w:ins>
      <w:r w:rsidRPr="0019114E">
        <w:rPr>
          <w:rFonts w:cs="Times New Roman"/>
          <w:iCs/>
          <w:noProof/>
          <w:szCs w:val="24"/>
        </w:rPr>
        <w:t xml:space="preserve"> and the modification of </w:t>
      </w:r>
      <w:del w:id="546" w:author="Alex Popescu" w:date="2024-09-26T21:09:00Z" w16du:dateUtc="2024-09-27T01:09:00Z">
        <w:r w:rsidRPr="0019114E">
          <w:rPr>
            <w:rFonts w:cs="Times New Roman"/>
            <w:iCs/>
            <w:noProof/>
            <w:szCs w:val="24"/>
          </w:rPr>
          <w:delText>wide swathes of wildlands</w:delText>
        </w:r>
      </w:del>
      <w:ins w:id="547" w:author="Alex Popescu" w:date="2024-09-26T21:09:00Z" w16du:dateUtc="2024-09-27T01:09:00Z">
        <w:r w:rsidR="00AD2A81">
          <w:rPr>
            <w:rFonts w:cs="Times New Roman"/>
            <w:iCs/>
            <w:noProof/>
            <w:szCs w:val="24"/>
          </w:rPr>
          <w:t xml:space="preserve">adjacent areas to </w:t>
        </w:r>
        <w:r w:rsidR="00B7401F">
          <w:rPr>
            <w:rFonts w:cs="Times New Roman"/>
            <w:iCs/>
            <w:noProof/>
            <w:szCs w:val="24"/>
          </w:rPr>
          <w:t>accommodate human occupation</w:t>
        </w:r>
      </w:ins>
      <w:r w:rsidRPr="0019114E">
        <w:rPr>
          <w:rFonts w:cs="Times New Roman"/>
          <w:iCs/>
          <w:noProof/>
          <w:szCs w:val="24"/>
        </w:rPr>
        <w:t xml:space="preserve">.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xml:space="preserve">, </w:t>
      </w:r>
      <w:del w:id="548" w:author="Alex Popescu" w:date="2024-09-26T21:09:00Z" w16du:dateUtc="2024-09-27T01:09:00Z">
        <w:r w:rsidRPr="0019114E">
          <w:rPr>
            <w:rFonts w:cs="Times New Roman"/>
            <w:iCs/>
            <w:noProof/>
            <w:szCs w:val="24"/>
          </w:rPr>
          <w:delText>wildlife</w:delText>
        </w:r>
      </w:del>
      <w:ins w:id="549" w:author="Alex Popescu" w:date="2024-09-26T21:09:00Z" w16du:dateUtc="2024-09-27T01:09:00Z">
        <w:r w:rsidR="00480B68">
          <w:rPr>
            <w:rFonts w:cs="Times New Roman"/>
            <w:iCs/>
            <w:noProof/>
            <w:szCs w:val="24"/>
          </w:rPr>
          <w:t>animals</w:t>
        </w:r>
      </w:ins>
      <w:r w:rsidRPr="0019114E">
        <w:rPr>
          <w:rFonts w:cs="Times New Roman"/>
          <w:iCs/>
          <w:noProof/>
          <w:szCs w:val="24"/>
        </w:rPr>
        <w:t xml:space="preserve"> will increasingly be affected by </w:t>
      </w:r>
      <w:del w:id="550" w:author="Alex Popescu" w:date="2024-09-26T21:09:00Z" w16du:dateUtc="2024-09-27T01:09:00Z">
        <w:r w:rsidRPr="0019114E">
          <w:rPr>
            <w:rFonts w:cs="Times New Roman"/>
            <w:iCs/>
            <w:noProof/>
            <w:szCs w:val="24"/>
          </w:rPr>
          <w:delText>the</w:delText>
        </w:r>
      </w:del>
      <w:ins w:id="551" w:author="Alex Popescu" w:date="2024-09-26T21:09:00Z" w16du:dateUtc="2024-09-27T01:09:00Z">
        <w:r w:rsidR="00B7401F">
          <w:rPr>
            <w:rFonts w:cs="Times New Roman"/>
            <w:iCs/>
            <w:noProof/>
            <w:szCs w:val="24"/>
          </w:rPr>
          <w:t>urbanization and its associated</w:t>
        </w:r>
      </w:ins>
      <w:r w:rsidR="00B7401F">
        <w:rPr>
          <w:rFonts w:cs="Times New Roman"/>
          <w:iCs/>
          <w:noProof/>
          <w:szCs w:val="24"/>
        </w:rPr>
        <w:t xml:space="preserve"> environmental changes</w:t>
      </w:r>
      <w:del w:id="552" w:author="Alex Popescu" w:date="2024-09-26T21:09:00Z" w16du:dateUtc="2024-09-27T01:09:00Z">
        <w:r w:rsidRPr="0019114E">
          <w:rPr>
            <w:rFonts w:cs="Times New Roman"/>
            <w:iCs/>
            <w:noProof/>
            <w:szCs w:val="24"/>
          </w:rPr>
          <w:delText xml:space="preserve"> made to accommodate human occupation. Species must therefore</w:delText>
        </w:r>
      </w:del>
      <w:ins w:id="553" w:author="Alex Popescu" w:date="2024-09-26T21:09:00Z" w16du:dateUtc="2024-09-27T01:09:00Z">
        <w:r w:rsidRPr="0019114E">
          <w:rPr>
            <w:rFonts w:cs="Times New Roman"/>
            <w:iCs/>
            <w:noProof/>
            <w:szCs w:val="24"/>
          </w:rPr>
          <w:t xml:space="preserve">. </w:t>
        </w:r>
        <w:r w:rsidR="00B7401F">
          <w:rPr>
            <w:rFonts w:cs="Times New Roman"/>
            <w:iCs/>
            <w:noProof/>
            <w:szCs w:val="24"/>
          </w:rPr>
          <w:t>Many s</w:t>
        </w:r>
        <w:r w:rsidRPr="0019114E">
          <w:rPr>
            <w:rFonts w:cs="Times New Roman"/>
            <w:iCs/>
            <w:noProof/>
            <w:szCs w:val="24"/>
          </w:rPr>
          <w:t>pecies must</w:t>
        </w:r>
      </w:ins>
      <w:r w:rsidRPr="0019114E">
        <w:rPr>
          <w:rFonts w:cs="Times New Roman"/>
          <w:iCs/>
          <w:noProof/>
          <w:szCs w:val="24"/>
        </w:rPr>
        <w:t xml:space="preserve"> quickly adapt to maximize their fitness when foraging in unnatural, anthropogenic environments</w:t>
      </w:r>
      <w:r w:rsidR="00B7401F">
        <w:rPr>
          <w:rFonts w:cs="Times New Roman"/>
          <w:iCs/>
          <w:noProof/>
          <w:szCs w:val="24"/>
        </w:rPr>
        <w:t xml:space="preserve">. </w:t>
      </w:r>
    </w:p>
    <w:p w14:paraId="1021896B" w14:textId="1EC8C8BC" w:rsidR="0095655F" w:rsidRPr="0019114E" w:rsidRDefault="0095655F" w:rsidP="0095655F">
      <w:pPr>
        <w:spacing w:after="240" w:line="480" w:lineRule="auto"/>
        <w:rPr>
          <w:rFonts w:cs="Times New Roman"/>
          <w:iCs/>
          <w:noProof/>
          <w:szCs w:val="24"/>
        </w:rPr>
      </w:pPr>
      <w:del w:id="554" w:author="Alex Popescu" w:date="2024-09-26T21:09:00Z" w16du:dateUtc="2024-09-27T01:09:00Z">
        <w:r w:rsidRPr="0019114E">
          <w:rPr>
            <w:rFonts w:cs="Times New Roman"/>
            <w:iCs/>
            <w:noProof/>
            <w:szCs w:val="24"/>
          </w:rPr>
          <w:delText xml:space="preserve">Specialist species are at a disadvantage compared to generalist species if the conditions to which specialists are adapted are no longer present. Since urbanization </w:delText>
        </w:r>
      </w:del>
      <w:ins w:id="555" w:author="Alex Popescu" w:date="2024-09-26T21:09:00Z" w16du:dateUtc="2024-09-27T01:09:00Z">
        <w:r w:rsidR="00B7401F">
          <w:rPr>
            <w:rFonts w:cs="Times New Roman"/>
            <w:iCs/>
            <w:noProof/>
            <w:szCs w:val="24"/>
          </w:rPr>
          <w:t>U</w:t>
        </w:r>
        <w:r w:rsidRPr="0019114E">
          <w:rPr>
            <w:rFonts w:cs="Times New Roman"/>
            <w:iCs/>
            <w:noProof/>
            <w:szCs w:val="24"/>
          </w:rPr>
          <w:t xml:space="preserve">rbanization </w:t>
        </w:r>
      </w:ins>
      <w:r w:rsidRPr="0019114E">
        <w:rPr>
          <w:rFonts w:cs="Times New Roman"/>
          <w:iCs/>
          <w:noProof/>
          <w:szCs w:val="24"/>
        </w:rPr>
        <w:t>can cause habitat loss</w:t>
      </w:r>
      <w:r w:rsidR="00D14EC5">
        <w:rPr>
          <w:rFonts w:cs="Times New Roman"/>
          <w:iCs/>
          <w:noProof/>
          <w:szCs w:val="24"/>
        </w:rPr>
        <w:t xml:space="preserve"> </w:t>
      </w:r>
      <w:del w:id="556" w:author="Alex Popescu" w:date="2024-09-26T21:09:00Z" w16du:dateUtc="2024-09-27T01:09:00Z">
        <w:r w:rsidRPr="0019114E">
          <w:rPr>
            <w:rFonts w:cs="Times New Roman"/>
            <w:iCs/>
            <w:noProof/>
            <w:szCs w:val="24"/>
          </w:rPr>
          <w:delText>or</w:delText>
        </w:r>
      </w:del>
      <w:ins w:id="557" w:author="Alex Popescu" w:date="2024-09-26T21:09:00Z" w16du:dateUtc="2024-09-27T01:09:00Z">
        <w:r w:rsidR="00D14EC5">
          <w:rPr>
            <w:rFonts w:cs="Times New Roman"/>
            <w:iCs/>
            <w:noProof/>
            <w:szCs w:val="24"/>
          </w:rPr>
          <w:t>and</w:t>
        </w:r>
      </w:ins>
      <w:r w:rsidRPr="0019114E">
        <w:rPr>
          <w:rFonts w:cs="Times New Roman"/>
          <w:iCs/>
          <w:noProof/>
          <w:szCs w:val="24"/>
        </w:rPr>
        <w:t xml:space="preserve"> fragmentation</w:t>
      </w:r>
      <w:ins w:id="558" w:author="Alex Popescu" w:date="2024-09-26T21:09:00Z" w16du:dateUtc="2024-09-27T01:09:00Z">
        <w:r w:rsidR="00EA66DA">
          <w:rPr>
            <w:rFonts w:cs="Times New Roman"/>
            <w:iCs/>
            <w:noProof/>
            <w:szCs w:val="24"/>
          </w:rPr>
          <w:t>,</w:t>
        </w:r>
      </w:ins>
      <w:r w:rsidRPr="0019114E">
        <w:rPr>
          <w:rFonts w:cs="Times New Roman"/>
          <w:iCs/>
          <w:noProof/>
          <w:szCs w:val="24"/>
        </w:rPr>
        <w:t xml:space="preserve"> and</w:t>
      </w:r>
      <w:r w:rsidR="00D14EC5">
        <w:rPr>
          <w:rFonts w:cs="Times New Roman"/>
          <w:iCs/>
          <w:noProof/>
          <w:szCs w:val="24"/>
        </w:rPr>
        <w:t xml:space="preserve"> </w:t>
      </w:r>
      <w:del w:id="559" w:author="Alex Popescu" w:date="2024-09-26T21:09:00Z" w16du:dateUtc="2024-09-27T01:09:00Z">
        <w:r w:rsidRPr="0019114E">
          <w:rPr>
            <w:rFonts w:cs="Times New Roman"/>
            <w:iCs/>
            <w:noProof/>
            <w:szCs w:val="24"/>
          </w:rPr>
          <w:delText>increases</w:delText>
        </w:r>
      </w:del>
      <w:ins w:id="560" w:author="Alex Popescu" w:date="2024-09-26T21:09:00Z" w16du:dateUtc="2024-09-27T01:09:00Z">
        <w:r w:rsidRPr="0019114E">
          <w:rPr>
            <w:rFonts w:cs="Times New Roman"/>
            <w:iCs/>
            <w:noProof/>
            <w:szCs w:val="24"/>
          </w:rPr>
          <w:t>increase</w:t>
        </w:r>
      </w:ins>
      <w:r w:rsidR="00D14EC5">
        <w:rPr>
          <w:rFonts w:cs="Times New Roman"/>
          <w:iCs/>
          <w:noProof/>
          <w:szCs w:val="24"/>
        </w:rPr>
        <w:t xml:space="preserve"> </w:t>
      </w:r>
      <w:r w:rsidRPr="0019114E">
        <w:rPr>
          <w:rFonts w:cs="Times New Roman"/>
          <w:iCs/>
          <w:noProof/>
          <w:szCs w:val="24"/>
        </w:rPr>
        <w:t xml:space="preserve">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00B7401F">
        <w:rPr>
          <w:rFonts w:cs="Times New Roman"/>
          <w:iCs/>
          <w:noProof/>
          <w:szCs w:val="24"/>
        </w:rPr>
        <w:t xml:space="preserve">, </w:t>
      </w:r>
      <w:del w:id="561" w:author="Alex Popescu" w:date="2024-09-26T21:09:00Z" w16du:dateUtc="2024-09-27T01:09:00Z">
        <w:r w:rsidRPr="0019114E">
          <w:rPr>
            <w:rFonts w:cs="Times New Roman"/>
            <w:iCs/>
            <w:noProof/>
            <w:szCs w:val="24"/>
          </w:rPr>
          <w:delText>specialist species are often ill-suited for urban spaces, resulting in species extirpation and even extinction. This can be observed in the significant loss of biodiversity caused by the ever-increasing global urbanization</w:delText>
        </w:r>
      </w:del>
      <w:ins w:id="562" w:author="Alex Popescu" w:date="2024-09-26T21:09:00Z" w16du:dateUtc="2024-09-27T01:09:00Z">
        <w:r w:rsidR="00B7401F">
          <w:rPr>
            <w:rFonts w:cs="Times New Roman"/>
            <w:iCs/>
            <w:noProof/>
            <w:szCs w:val="24"/>
          </w:rPr>
          <w:t>and has been associated with the global loss of biodiversity</w:t>
        </w:r>
      </w:ins>
      <w:r w:rsidR="00B7401F">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2B8F46AB" w:rsidR="0095655F" w:rsidRPr="0019114E" w:rsidRDefault="0095655F" w:rsidP="0095655F">
      <w:pPr>
        <w:spacing w:after="240" w:line="480" w:lineRule="auto"/>
        <w:rPr>
          <w:rFonts w:cs="Times New Roman"/>
          <w:iCs/>
          <w:noProof/>
          <w:szCs w:val="24"/>
        </w:rPr>
      </w:pPr>
      <w:del w:id="563" w:author="Alex Popescu" w:date="2024-09-26T21:09:00Z" w16du:dateUtc="2024-09-27T01:09:00Z">
        <w:r w:rsidRPr="0019114E">
          <w:rPr>
            <w:rFonts w:cs="Times New Roman"/>
            <w:iCs/>
            <w:noProof/>
            <w:szCs w:val="24"/>
          </w:rPr>
          <w:delText>Generalist</w:delText>
        </w:r>
      </w:del>
      <w:ins w:id="564" w:author="Alex Popescu" w:date="2024-09-26T21:09:00Z" w16du:dateUtc="2024-09-27T01:09:00Z">
        <w:r w:rsidR="00B7401F">
          <w:rPr>
            <w:rFonts w:cs="Times New Roman"/>
            <w:iCs/>
            <w:noProof/>
            <w:szCs w:val="24"/>
          </w:rPr>
          <w:t>Certain</w:t>
        </w:r>
      </w:ins>
      <w:r w:rsidR="00B7401F">
        <w:rPr>
          <w:rFonts w:cs="Times New Roman"/>
          <w:iCs/>
          <w:noProof/>
          <w:szCs w:val="24"/>
        </w:rPr>
        <w:t xml:space="preserve"> species</w:t>
      </w:r>
      <w:del w:id="565" w:author="Alex Popescu" w:date="2024-09-26T21:09:00Z" w16du:dateUtc="2024-09-27T01:09:00Z">
        <w:r w:rsidRPr="0019114E">
          <w:rPr>
            <w:rFonts w:cs="Times New Roman"/>
            <w:iCs/>
            <w:noProof/>
            <w:szCs w:val="24"/>
          </w:rPr>
          <w:delText xml:space="preserve"> are better suited to urban-living than specialist species and</w:delText>
        </w:r>
      </w:del>
      <w:ins w:id="566" w:author="Alex Popescu" w:date="2024-09-26T21:09:00Z" w16du:dateUtc="2024-09-27T01:09:00Z">
        <w:r w:rsidR="00B7401F">
          <w:rPr>
            <w:rFonts w:cs="Times New Roman"/>
            <w:iCs/>
            <w:noProof/>
            <w:szCs w:val="24"/>
          </w:rPr>
          <w:t>, typically highly adaptable generalists,</w:t>
        </w:r>
      </w:ins>
      <w:r w:rsidR="00B7401F">
        <w:rPr>
          <w:rFonts w:cs="Times New Roman"/>
          <w:iCs/>
          <w:noProof/>
          <w:szCs w:val="24"/>
        </w:rPr>
        <w:t xml:space="preserve"> </w:t>
      </w:r>
      <w:r w:rsidRPr="0019114E">
        <w:rPr>
          <w:rFonts w:cs="Times New Roman"/>
          <w:iCs/>
          <w:noProof/>
          <w:szCs w:val="24"/>
        </w:rPr>
        <w:t xml:space="preserve">can benefit from urban </w:t>
      </w:r>
      <w:del w:id="567" w:author="Alex Popescu" w:date="2024-09-26T21:09:00Z" w16du:dateUtc="2024-09-27T01:09:00Z">
        <w:r w:rsidRPr="0019114E">
          <w:rPr>
            <w:rFonts w:cs="Times New Roman"/>
            <w:iCs/>
            <w:noProof/>
            <w:szCs w:val="24"/>
          </w:rPr>
          <w:delText>areas</w:delText>
        </w:r>
      </w:del>
      <w:ins w:id="568" w:author="Alex Popescu" w:date="2024-09-26T21:09:00Z" w16du:dateUtc="2024-09-27T01:09:00Z">
        <w:r w:rsidR="00AD2A81">
          <w:rPr>
            <w:rFonts w:cs="Times New Roman"/>
            <w:iCs/>
            <w:noProof/>
            <w:szCs w:val="24"/>
          </w:rPr>
          <w:t>living</w:t>
        </w:r>
      </w:ins>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Pr="0019114E">
        <w:rPr>
          <w:rFonts w:cs="Times New Roman"/>
          <w:iCs/>
          <w:noProof/>
          <w:szCs w:val="24"/>
        </w:rPr>
        <w:fldChar w:fldCharType="separate"/>
      </w:r>
      <w:r w:rsidRPr="0019114E">
        <w:rPr>
          <w:rFonts w:cs="Times New Roman"/>
        </w:rPr>
        <w:t>(Ducatez et al. 2018, Callaghan et al. 2019)</w:t>
      </w:r>
      <w:r w:rsidRPr="0019114E">
        <w:rPr>
          <w:rFonts w:cs="Times New Roman"/>
          <w:iCs/>
          <w:noProof/>
          <w:szCs w:val="24"/>
        </w:rPr>
        <w:fldChar w:fldCharType="end"/>
      </w:r>
      <w:r w:rsidRPr="0019114E">
        <w:rPr>
          <w:rFonts w:cs="Times New Roman"/>
          <w:iCs/>
          <w:noProof/>
          <w:szCs w:val="24"/>
        </w:rPr>
        <w:t>.</w:t>
      </w:r>
      <w:r w:rsidR="00AD2A81">
        <w:rPr>
          <w:rFonts w:cs="Times New Roman"/>
          <w:iCs/>
          <w:noProof/>
          <w:szCs w:val="24"/>
        </w:rPr>
        <w:t xml:space="preserve"> </w:t>
      </w:r>
      <w:r w:rsidR="00B7401F">
        <w:rPr>
          <w:rFonts w:cs="Times New Roman"/>
          <w:iCs/>
          <w:noProof/>
          <w:szCs w:val="24"/>
        </w:rPr>
        <w:t>P</w:t>
      </w:r>
      <w:r w:rsidR="00B7401F" w:rsidRPr="0019114E">
        <w:rPr>
          <w:rFonts w:cs="Times New Roman"/>
          <w:iCs/>
          <w:noProof/>
          <w:szCs w:val="24"/>
        </w:rPr>
        <w:t>hysiological, morphological, and behavioural adaptations</w:t>
      </w:r>
      <w:r w:rsidR="00831831">
        <w:rPr>
          <w:rFonts w:cs="Times New Roman"/>
          <w:iCs/>
          <w:noProof/>
          <w:szCs w:val="24"/>
        </w:rPr>
        <w:t xml:space="preserve"> </w:t>
      </w:r>
      <w:del w:id="569" w:author="Alex Popescu" w:date="2024-09-26T21:09:00Z" w16du:dateUtc="2024-09-27T01:09:00Z">
        <w:r w:rsidRPr="0019114E">
          <w:rPr>
            <w:rFonts w:cs="Times New Roman"/>
            <w:iCs/>
            <w:noProof/>
            <w:szCs w:val="24"/>
          </w:rPr>
          <w:delText>have been observed in many urbanized species, and are expected to</w:delText>
        </w:r>
      </w:del>
      <w:ins w:id="570" w:author="Alex Popescu" w:date="2024-09-26T21:09:00Z" w16du:dateUtc="2024-09-27T01:09:00Z">
        <w:r w:rsidR="00831831">
          <w:rPr>
            <w:rFonts w:cs="Times New Roman"/>
            <w:iCs/>
            <w:noProof/>
            <w:szCs w:val="24"/>
          </w:rPr>
          <w:t>can</w:t>
        </w:r>
      </w:ins>
      <w:r w:rsidR="00831831">
        <w:rPr>
          <w:rFonts w:cs="Times New Roman"/>
          <w:iCs/>
          <w:noProof/>
          <w:szCs w:val="24"/>
        </w:rPr>
        <w:t xml:space="preserve"> improve </w:t>
      </w:r>
      <w:del w:id="571" w:author="Alex Popescu" w:date="2024-09-26T21:09:00Z" w16du:dateUtc="2024-09-27T01:09:00Z">
        <w:r w:rsidRPr="0019114E">
          <w:rPr>
            <w:rFonts w:cs="Times New Roman"/>
            <w:iCs/>
            <w:noProof/>
            <w:szCs w:val="24"/>
          </w:rPr>
          <w:delText>a species'</w:delText>
        </w:r>
      </w:del>
      <w:ins w:id="572" w:author="Alex Popescu" w:date="2024-09-26T21:09:00Z" w16du:dateUtc="2024-09-27T01:09:00Z">
        <w:r w:rsidR="00831831">
          <w:rPr>
            <w:rFonts w:cs="Times New Roman"/>
            <w:iCs/>
            <w:noProof/>
            <w:szCs w:val="24"/>
          </w:rPr>
          <w:t>their</w:t>
        </w:r>
      </w:ins>
      <w:r w:rsidR="00831831">
        <w:rPr>
          <w:rFonts w:cs="Times New Roman"/>
          <w:iCs/>
          <w:noProof/>
          <w:szCs w:val="24"/>
        </w:rPr>
        <w:t xml:space="preserve"> ability to exploit urban advantages</w:t>
      </w:r>
      <w:ins w:id="573" w:author="Alex Popescu" w:date="2024-09-26T21:09:00Z" w16du:dateUtc="2024-09-27T01:09:00Z">
        <w:r w:rsidR="00B7401F">
          <w:rPr>
            <w:rFonts w:cs="Times New Roman"/>
            <w:iCs/>
            <w:noProof/>
            <w:szCs w:val="24"/>
          </w:rPr>
          <w:t>, increasing the fitness and success</w:t>
        </w:r>
        <w:r w:rsidR="00831831">
          <w:rPr>
            <w:rFonts w:cs="Times New Roman"/>
            <w:iCs/>
            <w:noProof/>
            <w:szCs w:val="24"/>
          </w:rPr>
          <w:t xml:space="preserve"> </w:t>
        </w:r>
        <w:r w:rsidR="00B7401F">
          <w:rPr>
            <w:rFonts w:cs="Times New Roman"/>
            <w:iCs/>
            <w:noProof/>
            <w:szCs w:val="24"/>
          </w:rPr>
          <w:t>of the species</w:t>
        </w:r>
      </w:ins>
      <w:r w:rsidR="00B7401F">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19114E">
        <w:rPr>
          <w:rFonts w:cs="Times New Roman"/>
          <w:iCs/>
          <w:noProof/>
          <w:szCs w:val="24"/>
        </w:rPr>
        <w:fldChar w:fldCharType="separate"/>
      </w:r>
      <w:r w:rsidRPr="0019114E">
        <w:rPr>
          <w:rFonts w:cs="Times New Roman"/>
        </w:rPr>
        <w:t>(Marzluff 2001, Lowry et al. 2013, Meillère et al. 2015, Isaksson 2018)</w:t>
      </w:r>
      <w:r w:rsidRPr="0019114E">
        <w:rPr>
          <w:rFonts w:cs="Times New Roman"/>
          <w:iCs/>
          <w:noProof/>
          <w:szCs w:val="24"/>
        </w:rPr>
        <w:fldChar w:fldCharType="end"/>
      </w:r>
      <w:r w:rsidRPr="0019114E">
        <w:rPr>
          <w:rFonts w:cs="Times New Roman"/>
          <w:iCs/>
          <w:noProof/>
          <w:szCs w:val="24"/>
        </w:rPr>
        <w:t xml:space="preserve">. </w:t>
      </w:r>
      <w:del w:id="574" w:author="Alex Popescu" w:date="2024-09-26T21:09:00Z" w16du:dateUtc="2024-09-27T01:09:00Z">
        <w:r w:rsidRPr="0019114E">
          <w:rPr>
            <w:rFonts w:cs="Times New Roman"/>
            <w:iCs/>
            <w:noProof/>
            <w:szCs w:val="24"/>
          </w:rPr>
          <w:delText>For example,</w:delText>
        </w:r>
      </w:del>
      <w:ins w:id="575" w:author="Alex Popescu" w:date="2024-09-26T21:09:00Z" w16du:dateUtc="2024-09-27T01:09:00Z">
        <w:r w:rsidR="00831831">
          <w:rPr>
            <w:rFonts w:cs="Times New Roman"/>
            <w:iCs/>
            <w:noProof/>
            <w:szCs w:val="24"/>
          </w:rPr>
          <w:t>Examples of</w:t>
        </w:r>
      </w:ins>
      <w:r w:rsidR="00831831">
        <w:rPr>
          <w:rFonts w:cs="Times New Roman"/>
          <w:iCs/>
          <w:noProof/>
          <w:szCs w:val="24"/>
        </w:rPr>
        <w:t xml:space="preserve"> behavioural adaptations </w:t>
      </w:r>
      <w:del w:id="576" w:author="Alex Popescu" w:date="2024-09-26T21:09:00Z" w16du:dateUtc="2024-09-27T01:09:00Z">
        <w:r w:rsidRPr="0019114E">
          <w:rPr>
            <w:rFonts w:cs="Times New Roman"/>
            <w:iCs/>
            <w:noProof/>
            <w:szCs w:val="24"/>
          </w:rPr>
          <w:delText>such as</w:delText>
        </w:r>
      </w:del>
      <w:ins w:id="577" w:author="Alex Popescu" w:date="2024-09-26T21:09:00Z" w16du:dateUtc="2024-09-27T01:09:00Z">
        <w:r w:rsidR="00831831">
          <w:rPr>
            <w:rFonts w:cs="Times New Roman"/>
            <w:iCs/>
            <w:noProof/>
            <w:szCs w:val="24"/>
          </w:rPr>
          <w:t>include</w:t>
        </w:r>
      </w:ins>
      <w:r w:rsidR="00831831">
        <w:rPr>
          <w:rFonts w:cs="Times New Roman"/>
          <w:iCs/>
          <w:noProof/>
          <w:szCs w:val="24"/>
        </w:rPr>
        <w:t xml:space="preserve"> </w:t>
      </w:r>
      <w:r w:rsidRPr="0019114E">
        <w:rPr>
          <w:rFonts w:cs="Times New Roman"/>
          <w:iCs/>
          <w:noProof/>
          <w:szCs w:val="24"/>
        </w:rPr>
        <w:t xml:space="preserve">the use of anthropogenic structures for nesting, preference for anthropogenic foods, and increased tolerance to human proximity </w:t>
      </w:r>
      <w:del w:id="578" w:author="Alex Popescu" w:date="2024-09-26T21:09:00Z" w16du:dateUtc="2024-09-27T01:09:00Z">
        <w:r w:rsidRPr="0019114E">
          <w:rPr>
            <w:rFonts w:cs="Times New Roman"/>
            <w:iCs/>
            <w:noProof/>
            <w:szCs w:val="24"/>
          </w:rPr>
          <w:delText xml:space="preserve">are observed in urbanized species </w:delText>
        </w:r>
      </w:del>
      <w:r w:rsidRPr="0019114E">
        <w:rPr>
          <w:rFonts w:cs="Times New Roman"/>
          <w:iCs/>
          <w:noProof/>
          <w:szCs w:val="24"/>
        </w:rPr>
        <w:fldChar w:fldCharType="begin"/>
      </w:r>
      <w:r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Pr="0019114E">
        <w:rPr>
          <w:rFonts w:cs="Times New Roman"/>
          <w:iCs/>
          <w:noProof/>
          <w:szCs w:val="24"/>
        </w:rPr>
        <w:fldChar w:fldCharType="separate"/>
      </w:r>
      <w:r w:rsidRPr="0019114E">
        <w:rPr>
          <w:rFonts w:cs="Times New Roman"/>
          <w:lang w:val="fr-FR"/>
        </w:rPr>
        <w:t>(Marzluff 2001, Withey and Marzluff 2005, 2009, Lowry et al. 2013, Meillère et al. 2015, Isaksson 2018, De León et al. 2019, Gotanda 2020)</w:t>
      </w:r>
      <w:r w:rsidRPr="0019114E">
        <w:rPr>
          <w:rFonts w:cs="Times New Roman"/>
          <w:iCs/>
          <w:noProof/>
          <w:szCs w:val="24"/>
        </w:rPr>
        <w:fldChar w:fldCharType="end"/>
      </w:r>
      <w:r w:rsidRPr="0019114E">
        <w:rPr>
          <w:rFonts w:cs="Times New Roman"/>
          <w:iCs/>
          <w:noProof/>
          <w:szCs w:val="24"/>
          <w:lang w:val="fr-FR"/>
        </w:rPr>
        <w:t>.</w:t>
      </w:r>
      <w:r w:rsidR="001914BA">
        <w:rPr>
          <w:rFonts w:cs="Times New Roman"/>
          <w:iCs/>
          <w:noProof/>
          <w:szCs w:val="24"/>
          <w:lang w:val="fr-FR"/>
        </w:rPr>
        <w:t xml:space="preserve"> </w:t>
      </w:r>
      <w:del w:id="579" w:author="Alex Popescu" w:date="2024-09-26T21:09:00Z" w16du:dateUtc="2024-09-27T01:09:00Z">
        <w:r w:rsidRPr="006E7F09">
          <w:rPr>
            <w:rFonts w:cs="Times New Roman"/>
            <w:iCs/>
            <w:noProof/>
            <w:szCs w:val="24"/>
            <w:lang w:val="fr-CA"/>
          </w:rPr>
          <w:delText>As a result, urbanized species can increase</w:delText>
        </w:r>
      </w:del>
      <w:ins w:id="580" w:author="Alex Popescu" w:date="2024-09-26T21:09:00Z" w16du:dateUtc="2024-09-27T01:09:00Z">
        <w:r w:rsidR="001914BA" w:rsidRPr="001914BA">
          <w:rPr>
            <w:rFonts w:cs="Times New Roman"/>
            <w:iCs/>
            <w:noProof/>
            <w:szCs w:val="24"/>
          </w:rPr>
          <w:t>Sp</w:t>
        </w:r>
        <w:r w:rsidR="001914BA">
          <w:rPr>
            <w:rFonts w:cs="Times New Roman"/>
            <w:iCs/>
            <w:noProof/>
            <w:szCs w:val="24"/>
          </w:rPr>
          <w:t>ecies capable of adapting to urban areas and that benefit from urban living will gro</w:t>
        </w:r>
        <w:r w:rsidR="00CC601D">
          <w:rPr>
            <w:rFonts w:cs="Times New Roman"/>
            <w:iCs/>
            <w:noProof/>
            <w:szCs w:val="24"/>
          </w:rPr>
          <w:t>w</w:t>
        </w:r>
      </w:ins>
      <w:r w:rsidRPr="0019114E">
        <w:rPr>
          <w:rFonts w:cs="Times New Roman"/>
          <w:iCs/>
          <w:noProof/>
          <w:szCs w:val="24"/>
        </w:rPr>
        <w:t xml:space="preserve"> in abundance in urban areas </w:t>
      </w:r>
      <w:r w:rsidRPr="0019114E">
        <w:rPr>
          <w:rFonts w:cs="Times New Roman"/>
          <w:iCs/>
          <w:noProof/>
          <w:szCs w:val="24"/>
        </w:rPr>
        <w:fldChar w:fldCharType="begin"/>
      </w:r>
      <w:r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Pr="0019114E">
        <w:rPr>
          <w:rFonts w:cs="Times New Roman"/>
          <w:iCs/>
          <w:noProof/>
          <w:szCs w:val="24"/>
        </w:rPr>
        <w:fldChar w:fldCharType="separate"/>
      </w:r>
      <w:r w:rsidRPr="0019114E">
        <w:rPr>
          <w:rFonts w:cs="Times New Roman"/>
        </w:rPr>
        <w:t>(Francis and Chadwick 2012)</w:t>
      </w:r>
      <w:r w:rsidRPr="0019114E">
        <w:rPr>
          <w:rFonts w:cs="Times New Roman"/>
          <w:iCs/>
          <w:noProof/>
          <w:szCs w:val="24"/>
        </w:rPr>
        <w:fldChar w:fldCharType="end"/>
      </w:r>
      <w:r w:rsidRPr="0019114E">
        <w:rPr>
          <w:rFonts w:cs="Times New Roman"/>
          <w:iCs/>
          <w:noProof/>
          <w:szCs w:val="24"/>
        </w:rPr>
        <w:t xml:space="preserve">. An example of </w:t>
      </w:r>
      <w:del w:id="581" w:author="Alex Popescu" w:date="2024-09-26T21:09:00Z" w16du:dateUtc="2024-09-27T01:09:00Z">
        <w:r w:rsidRPr="0019114E">
          <w:rPr>
            <w:rFonts w:cs="Times New Roman"/>
            <w:iCs/>
            <w:noProof/>
            <w:szCs w:val="24"/>
          </w:rPr>
          <w:delText>an</w:delText>
        </w:r>
      </w:del>
      <w:ins w:id="582" w:author="Alex Popescu" w:date="2024-09-26T21:09:00Z" w16du:dateUtc="2024-09-27T01:09:00Z">
        <w:r w:rsidRPr="0019114E">
          <w:rPr>
            <w:rFonts w:cs="Times New Roman"/>
            <w:iCs/>
            <w:noProof/>
            <w:szCs w:val="24"/>
          </w:rPr>
          <w:t>a</w:t>
        </w:r>
        <w:r w:rsidR="001914BA">
          <w:rPr>
            <w:rFonts w:cs="Times New Roman"/>
            <w:iCs/>
            <w:noProof/>
            <w:szCs w:val="24"/>
          </w:rPr>
          <w:t xml:space="preserve"> successful</w:t>
        </w:r>
      </w:ins>
      <w:r w:rsidR="001914BA">
        <w:rPr>
          <w:rFonts w:cs="Times New Roman"/>
          <w:iCs/>
          <w:noProof/>
          <w:szCs w:val="24"/>
        </w:rPr>
        <w:t xml:space="preserve"> </w:t>
      </w:r>
      <w:r w:rsidRPr="0019114E">
        <w:rPr>
          <w:rFonts w:cs="Times New Roman"/>
          <w:iCs/>
          <w:noProof/>
          <w:szCs w:val="24"/>
        </w:rPr>
        <w:t>urbanized species is the American crow (</w:t>
      </w:r>
      <w:r w:rsidRPr="0019114E">
        <w:rPr>
          <w:rFonts w:cs="Times New Roman"/>
          <w:i/>
          <w:noProof/>
          <w:szCs w:val="24"/>
        </w:rPr>
        <w:t xml:space="preserve">Corvus </w:t>
      </w:r>
      <w:r w:rsidRPr="0019114E">
        <w:rPr>
          <w:rFonts w:cs="Times New Roman"/>
          <w:i/>
          <w:iCs/>
          <w:noProof/>
          <w:szCs w:val="24"/>
        </w:rPr>
        <w:t>brachyrhynchos</w:t>
      </w:r>
      <w:r w:rsidRPr="0019114E">
        <w:rPr>
          <w:rFonts w:cs="Times New Roman"/>
          <w:iCs/>
          <w:noProof/>
          <w:szCs w:val="24"/>
        </w:rPr>
        <w:t xml:space="preserve">), whose abundance has increased with increasing urbanization </w:t>
      </w:r>
      <w:r w:rsidRPr="0019114E">
        <w:rPr>
          <w:rFonts w:cs="Times New Roman"/>
          <w:iCs/>
          <w:noProof/>
          <w:szCs w:val="24"/>
        </w:rPr>
        <w:fldChar w:fldCharType="begin"/>
      </w:r>
      <w:r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Pr="0019114E">
        <w:rPr>
          <w:rFonts w:cs="Times New Roman"/>
          <w:iCs/>
          <w:noProof/>
          <w:szCs w:val="24"/>
        </w:rPr>
        <w:fldChar w:fldCharType="separate"/>
      </w:r>
      <w:r w:rsidRPr="0019114E">
        <w:rPr>
          <w:rFonts w:cs="Times New Roman"/>
        </w:rPr>
        <w:t>(Benmazouz et al. 2021)</w:t>
      </w:r>
      <w:r w:rsidRPr="0019114E">
        <w:rPr>
          <w:rFonts w:cs="Times New Roman"/>
          <w:iCs/>
          <w:noProof/>
          <w:szCs w:val="24"/>
        </w:rPr>
        <w:fldChar w:fldCharType="end"/>
      </w:r>
      <w:r w:rsidRPr="0019114E">
        <w:rPr>
          <w:rFonts w:cs="Times New Roman"/>
          <w:iCs/>
          <w:noProof/>
          <w:szCs w:val="24"/>
        </w:rPr>
        <w:t xml:space="preserve">. </w:t>
      </w:r>
    </w:p>
    <w:p w14:paraId="724E30E8" w14:textId="77777777" w:rsidR="001914BA" w:rsidRPr="0019114E" w:rsidRDefault="001914BA" w:rsidP="001914BA">
      <w:pPr>
        <w:pStyle w:val="SectionTitle"/>
        <w:rPr>
          <w:moveTo w:id="583" w:author="Alex Popescu" w:date="2024-09-26T21:09:00Z" w16du:dateUtc="2024-09-27T01:09:00Z"/>
        </w:rPr>
      </w:pPr>
      <w:bookmarkStart w:id="584" w:name="_Toc162794580"/>
      <w:bookmarkStart w:id="585" w:name="_Toc178277215"/>
      <w:moveToRangeStart w:id="586" w:author="Alex Popescu" w:date="2024-09-26T21:09:00Z" w:name="move178277373"/>
      <w:moveTo w:id="587" w:author="Alex Popescu" w:date="2024-09-26T21:09:00Z" w16du:dateUtc="2024-09-27T01:09:00Z">
        <w:r w:rsidRPr="0019114E">
          <w:t xml:space="preserve">The American crow, </w:t>
        </w:r>
        <w:r w:rsidRPr="0019114E">
          <w:rPr>
            <w:i/>
            <w:iCs/>
          </w:rPr>
          <w:t>Corvus brachyrhynchos</w:t>
        </w:r>
        <w:bookmarkEnd w:id="584"/>
        <w:bookmarkEnd w:id="585"/>
      </w:moveTo>
    </w:p>
    <w:moveToRangeEnd w:id="586"/>
    <w:p w14:paraId="64BA7A0E" w14:textId="77777777" w:rsidR="0095655F" w:rsidRPr="0019114E" w:rsidRDefault="001914BA" w:rsidP="0095655F">
      <w:pPr>
        <w:spacing w:after="240" w:line="480" w:lineRule="auto"/>
        <w:rPr>
          <w:del w:id="588" w:author="Alex Popescu" w:date="2024-09-26T21:09:00Z" w16du:dateUtc="2024-09-27T01:09:00Z"/>
          <w:rFonts w:cs="Times New Roman"/>
          <w:iCs/>
          <w:noProof/>
          <w:szCs w:val="24"/>
        </w:rPr>
      </w:pPr>
      <w:ins w:id="589" w:author="Alex Popescu" w:date="2024-09-26T21:09:00Z" w16du:dateUtc="2024-09-27T01:09:00Z">
        <w:r w:rsidRPr="0019114E">
          <w:rPr>
            <w:rFonts w:cs="Times New Roman"/>
            <w:iCs/>
            <w:noProof/>
            <w:szCs w:val="24"/>
          </w:rPr>
          <w:t>American crows</w:t>
        </w:r>
      </w:ins>
      <w:moveToRangeStart w:id="590" w:author="Alex Popescu" w:date="2024-09-26T21:09:00Z" w:name="move178277374"/>
      <w:moveTo w:id="591" w:author="Alex Popescu" w:date="2024-09-26T21:09:00Z" w16du:dateUtc="2024-09-27T01:09:00Z">
        <w:r w:rsidRPr="0019114E">
          <w:rPr>
            <w:rFonts w:cs="Times New Roman"/>
            <w:iCs/>
            <w:noProof/>
            <w:szCs w:val="24"/>
          </w:rPr>
          <w:t xml:space="preserve">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w:t>
        </w:r>
        <w:proofErr w:type="spellStart"/>
        <w:r w:rsidRPr="0019114E">
          <w:rPr>
            <w:rFonts w:cs="Times New Roman"/>
          </w:rPr>
          <w:t>Marzluff</w:t>
        </w:r>
        <w:proofErr w:type="spellEnd"/>
        <w:r w:rsidRPr="0019114E">
          <w:rPr>
            <w:rFonts w:cs="Times New Roman"/>
          </w:rPr>
          <w:t xml:space="preserve"> et al. 2001, </w:t>
        </w:r>
        <w:proofErr w:type="spellStart"/>
        <w:r w:rsidRPr="0019114E">
          <w:rPr>
            <w:rFonts w:cs="Times New Roman"/>
          </w:rPr>
          <w:t>Marzluff</w:t>
        </w:r>
        <w:proofErr w:type="spellEnd"/>
        <w:r w:rsidRPr="0019114E">
          <w:rPr>
            <w:rFonts w:cs="Times New Roman"/>
          </w:rPr>
          <w:t xml:space="preserve"> and Neatherlin 2006)</w:t>
        </w:r>
        <w:r w:rsidRPr="0019114E">
          <w:rPr>
            <w:rFonts w:cs="Times New Roman"/>
            <w:iCs/>
            <w:noProof/>
            <w:szCs w:val="24"/>
          </w:rPr>
          <w:fldChar w:fldCharType="end"/>
        </w:r>
        <w:r w:rsidRPr="0019114E">
          <w:rPr>
            <w:rFonts w:cs="Times New Roman"/>
            <w:iCs/>
            <w:noProof/>
            <w:szCs w:val="24"/>
          </w:rPr>
          <w:t xml:space="preserve">. </w:t>
        </w:r>
      </w:moveTo>
      <w:moveToRangeEnd w:id="590"/>
      <w:ins w:id="592" w:author="Alex Popescu" w:date="2024-09-26T21:09:00Z" w16du:dateUtc="2024-09-27T01:09:00Z">
        <w:r w:rsidRPr="0019114E">
          <w:rPr>
            <w:rFonts w:cs="Times New Roman"/>
            <w:iCs/>
            <w:noProof/>
            <w:szCs w:val="24"/>
          </w:rPr>
          <w:t>Sentinel behaviour has been described in this species</w:t>
        </w:r>
        <w:r>
          <w:rPr>
            <w:rFonts w:cs="Times New Roman"/>
            <w:iCs/>
            <w:noProof/>
            <w:szCs w:val="24"/>
          </w:rPr>
          <w:t>, and you can often see a group of foragers under the watchful eye of a perched crow</w:t>
        </w:r>
      </w:ins>
      <w:moveToRangeStart w:id="593" w:author="Alex Popescu" w:date="2024-09-26T21:09:00Z" w:name="move178277375"/>
      <w:moveTo w:id="594" w:author="Alex Popescu" w:date="2024-09-26T21:09:00Z" w16du:dateUtc="2024-09-27T01:09:00Z">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Pr>
            <w:rFonts w:cs="Times New Roman"/>
            <w:iCs/>
            <w:noProof/>
            <w:szCs w:val="24"/>
          </w:rPr>
          <w:t xml:space="preserve">. </w:t>
        </w:r>
      </w:moveTo>
      <w:moveToRangeEnd w:id="593"/>
      <w:del w:id="595" w:author="Alex Popescu" w:date="2024-09-26T21:09:00Z" w16du:dateUtc="2024-09-27T01:09:00Z">
        <w:r w:rsidR="0095655F" w:rsidRPr="0019114E">
          <w:rPr>
            <w:rFonts w:cs="Times New Roman"/>
            <w:iCs/>
            <w:noProof/>
            <w:szCs w:val="24"/>
          </w:rPr>
          <w:delText>Urban living can also affect social behaviours.</w:delText>
        </w:r>
      </w:del>
      <w:ins w:id="596" w:author="Alex Popescu" w:date="2024-09-26T21:09:00Z" w16du:dateUtc="2024-09-27T01:09:00Z">
        <w:r>
          <w:rPr>
            <w:rFonts w:cs="Times New Roman"/>
            <w:iCs/>
            <w:noProof/>
            <w:szCs w:val="24"/>
          </w:rPr>
          <w:t>Therefore, their synurbic and social nature makes them good models for determining whether</w:t>
        </w:r>
        <w:r w:rsidRPr="0019114E">
          <w:rPr>
            <w:rFonts w:cs="Times New Roman"/>
            <w:iCs/>
            <w:noProof/>
            <w:szCs w:val="24"/>
          </w:rPr>
          <w:t xml:space="preserve"> the use of social behaviours, specifically sentinel behaviour, is adaptive in urban areas. </w:t>
        </w:r>
        <w:r>
          <w:rPr>
            <w:rFonts w:cs="Times New Roman"/>
            <w:iCs/>
            <w:noProof/>
            <w:szCs w:val="24"/>
          </w:rPr>
          <w:t>Urbanization could have many different effects on the sentinel behaviour of the species.</w:t>
        </w:r>
      </w:ins>
      <w:r w:rsidR="0095655F" w:rsidRPr="0019114E">
        <w:rPr>
          <w:rFonts w:cs="Times New Roman"/>
          <w:iCs/>
          <w:noProof/>
          <w:szCs w:val="24"/>
        </w:rPr>
        <w:t xml:space="preserve"> For example, the effectiveness of sentinel behaviour can be reduced in urban areas because of increased anthropogenic noise</w:t>
      </w:r>
      <w:del w:id="597" w:author="Alex Popescu" w:date="2024-09-26T21:09:00Z" w16du:dateUtc="2024-09-27T01:09:00Z">
        <w:r w:rsidR="0095655F" w:rsidRPr="0019114E">
          <w:rPr>
            <w:rFonts w:cs="Times New Roman"/>
            <w:iCs/>
            <w:noProof/>
            <w:szCs w:val="24"/>
          </w:rPr>
          <w:delText xml:space="preserve"> which makes</w:delText>
        </w:r>
      </w:del>
      <w:ins w:id="598" w:author="Alex Popescu" w:date="2024-09-26T21:09:00Z" w16du:dateUtc="2024-09-27T01:09:00Z">
        <w:r w:rsidR="00CC601D">
          <w:rPr>
            <w:rFonts w:cs="Times New Roman"/>
            <w:iCs/>
            <w:noProof/>
            <w:szCs w:val="24"/>
          </w:rPr>
          <w:t>, making</w:t>
        </w:r>
      </w:ins>
      <w:r w:rsidR="0095655F" w:rsidRPr="0019114E">
        <w:rPr>
          <w:rFonts w:cs="Times New Roman"/>
          <w:iCs/>
          <w:noProof/>
          <w:szCs w:val="24"/>
        </w:rPr>
        <w:t xml:space="preserve"> sentinel calls and signals more difficult to hear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 Eastcott et al. 2020)</w:t>
      </w:r>
      <w:r w:rsidR="0095655F" w:rsidRPr="0019114E">
        <w:rPr>
          <w:rFonts w:cs="Times New Roman"/>
          <w:iCs/>
          <w:noProof/>
          <w:szCs w:val="24"/>
        </w:rPr>
        <w:fldChar w:fldCharType="end"/>
      </w:r>
      <w:r w:rsidR="0095655F" w:rsidRPr="0019114E">
        <w:rPr>
          <w:rFonts w:cs="Times New Roman"/>
          <w:iCs/>
          <w:noProof/>
          <w:szCs w:val="24"/>
        </w:rPr>
        <w:t xml:space="preserve">. In such scenarios, </w:t>
      </w:r>
      <w:del w:id="599" w:author="Alex Popescu" w:date="2024-09-26T21:09:00Z" w16du:dateUtc="2024-09-27T01:09:00Z">
        <w:r w:rsidR="0095655F" w:rsidRPr="0019114E">
          <w:rPr>
            <w:rFonts w:cs="Times New Roman"/>
            <w:iCs/>
            <w:noProof/>
            <w:szCs w:val="24"/>
          </w:rPr>
          <w:delText>species</w:delText>
        </w:r>
      </w:del>
      <w:ins w:id="600" w:author="Alex Popescu" w:date="2024-09-26T21:09:00Z" w16du:dateUtc="2024-09-27T01:09:00Z">
        <w:r>
          <w:rPr>
            <w:rFonts w:cs="Times New Roman"/>
            <w:iCs/>
            <w:noProof/>
            <w:szCs w:val="24"/>
          </w:rPr>
          <w:t>dwarf mongoose</w:t>
        </w:r>
      </w:ins>
      <w:r w:rsidR="0095655F" w:rsidRPr="0019114E">
        <w:rPr>
          <w:rFonts w:cs="Times New Roman"/>
          <w:iCs/>
          <w:noProof/>
          <w:szCs w:val="24"/>
        </w:rPr>
        <w:t xml:space="preserve"> increase their individual vigilance despite the presence of a sentinel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(Kern and Radford 2016)</w:t>
      </w:r>
      <w:r w:rsidR="0095655F" w:rsidRPr="0019114E">
        <w:rPr>
          <w:rFonts w:cs="Times New Roman"/>
          <w:iCs/>
          <w:noProof/>
          <w:szCs w:val="24"/>
        </w:rPr>
        <w:fldChar w:fldCharType="end"/>
      </w:r>
      <w:r w:rsidR="0095655F" w:rsidRPr="0019114E">
        <w:rPr>
          <w:rFonts w:cs="Times New Roman"/>
          <w:iCs/>
          <w:noProof/>
          <w:szCs w:val="24"/>
        </w:rPr>
        <w:t>.</w:t>
      </w:r>
      <w:r>
        <w:rPr>
          <w:rFonts w:cs="Times New Roman"/>
          <w:iCs/>
          <w:noProof/>
          <w:szCs w:val="24"/>
        </w:rPr>
        <w:t xml:space="preserve"> </w:t>
      </w:r>
      <w:ins w:id="601" w:author="Alex Popescu" w:date="2024-09-26T21:09:00Z" w16du:dateUtc="2024-09-27T01:09:00Z">
        <w:r>
          <w:rPr>
            <w:rFonts w:cs="Times New Roman"/>
            <w:iCs/>
            <w:noProof/>
            <w:szCs w:val="24"/>
          </w:rPr>
          <w:t>We could observe a similar effect in urban crows, with less reliance on sentinels in louder</w:t>
        </w:r>
        <w:r w:rsidR="00DE15E9">
          <w:rPr>
            <w:rFonts w:cs="Times New Roman"/>
            <w:iCs/>
            <w:noProof/>
            <w:szCs w:val="24"/>
          </w:rPr>
          <w:t xml:space="preserve"> and more disturbed</w:t>
        </w:r>
        <w:r>
          <w:rPr>
            <w:rFonts w:cs="Times New Roman"/>
            <w:iCs/>
            <w:noProof/>
            <w:szCs w:val="24"/>
          </w:rPr>
          <w:t xml:space="preserve"> environments. </w:t>
        </w:r>
      </w:ins>
      <w:r w:rsidR="0095655F" w:rsidRPr="0019114E">
        <w:rPr>
          <w:rFonts w:cs="Times New Roman"/>
          <w:iCs/>
          <w:noProof/>
          <w:szCs w:val="24"/>
        </w:rPr>
        <w:t xml:space="preserve">Urban areas also have an increased abundance and predictability of anthropogenic food sources such as litter, trash cans, and dumpsters. </w:t>
      </w:r>
      <w:del w:id="602" w:author="Alex Popescu" w:date="2024-09-26T21:09:00Z" w16du:dateUtc="2024-09-27T01:09:00Z">
        <w:r w:rsidR="0095655F" w:rsidRPr="0019114E">
          <w:rPr>
            <w:rFonts w:cs="Times New Roman"/>
            <w:iCs/>
            <w:noProof/>
            <w:szCs w:val="24"/>
          </w:rPr>
          <w:delText xml:space="preserve">Individuals could therefore consume more </w:delText>
        </w:r>
      </w:del>
      <w:ins w:id="603" w:author="Alex Popescu" w:date="2024-09-26T21:09:00Z" w16du:dateUtc="2024-09-27T01:09:00Z">
        <w:r>
          <w:rPr>
            <w:rFonts w:cs="Times New Roman"/>
            <w:iCs/>
            <w:noProof/>
            <w:szCs w:val="24"/>
          </w:rPr>
          <w:t xml:space="preserve">These food patches permit the quicker consumption of </w:t>
        </w:r>
      </w:ins>
      <w:r>
        <w:rPr>
          <w:rFonts w:cs="Times New Roman"/>
          <w:iCs/>
          <w:noProof/>
          <w:szCs w:val="24"/>
        </w:rPr>
        <w:t>energy</w:t>
      </w:r>
      <w:del w:id="604" w:author="Alex Popescu" w:date="2024-09-26T21:09:00Z" w16du:dateUtc="2024-09-27T01:09:00Z">
        <w:r w:rsidR="0095655F" w:rsidRPr="0019114E">
          <w:rPr>
            <w:rFonts w:cs="Times New Roman"/>
            <w:iCs/>
            <w:noProof/>
            <w:szCs w:val="24"/>
          </w:rPr>
          <w:delText xml:space="preserve"> more quickly than in wilder, less disturbed areas</w:delText>
        </w:r>
      </w:del>
      <w:r w:rsidR="0095655F" w:rsidRPr="0019114E">
        <w:rPr>
          <w:rFonts w:cs="Times New Roman"/>
          <w:iCs/>
          <w:noProof/>
          <w:szCs w:val="24"/>
        </w:rPr>
        <w:t xml:space="preserve">, resulting in greater body mass and energetic reserves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(Schulte-Hostedde et al. 2018, Stofberg et al. 2019)</w:t>
      </w:r>
      <w:r w:rsidR="0095655F" w:rsidRPr="0019114E">
        <w:rPr>
          <w:rFonts w:cs="Times New Roman"/>
          <w:iCs/>
          <w:noProof/>
          <w:szCs w:val="24"/>
        </w:rPr>
        <w:fldChar w:fldCharType="end"/>
      </w:r>
      <w:r w:rsidR="0095655F" w:rsidRPr="0019114E">
        <w:rPr>
          <w:rFonts w:cs="Times New Roman"/>
          <w:iCs/>
          <w:noProof/>
          <w:szCs w:val="24"/>
        </w:rPr>
        <w:t xml:space="preserve">. </w:t>
      </w:r>
      <w:del w:id="605" w:author="Alex Popescu" w:date="2024-09-26T21:09:00Z" w16du:dateUtc="2024-09-27T01:09:00Z">
        <w:r w:rsidR="0095655F" w:rsidRPr="0019114E">
          <w:rPr>
            <w:rFonts w:cs="Times New Roman"/>
            <w:iCs/>
            <w:noProof/>
            <w:szCs w:val="24"/>
          </w:rPr>
          <w:delText>If</w:delText>
        </w:r>
      </w:del>
      <w:ins w:id="606" w:author="Alex Popescu" w:date="2024-09-26T21:09:00Z" w16du:dateUtc="2024-09-27T01:09:00Z">
        <w:r>
          <w:rPr>
            <w:rFonts w:cs="Times New Roman"/>
            <w:iCs/>
            <w:noProof/>
            <w:szCs w:val="24"/>
          </w:rPr>
          <w:t>According to</w:t>
        </w:r>
      </w:ins>
      <w:r w:rsidR="0095655F" w:rsidRPr="0019114E">
        <w:rPr>
          <w:rFonts w:cs="Times New Roman"/>
          <w:iCs/>
          <w:noProof/>
          <w:szCs w:val="24"/>
        </w:rPr>
        <w:t xml:space="preserve"> Bednekoff’s model of state-dependent decision-making</w:t>
      </w:r>
      <w:del w:id="607" w:author="Alex Popescu" w:date="2024-09-26T21:09:00Z" w16du:dateUtc="2024-09-27T01:09:00Z">
        <w:r w:rsidR="0095655F" w:rsidRPr="0019114E">
          <w:rPr>
            <w:rFonts w:cs="Times New Roman"/>
            <w:iCs/>
            <w:noProof/>
            <w:szCs w:val="24"/>
          </w:rPr>
          <w:delText xml:space="preserve"> holds</w:delText>
        </w:r>
      </w:del>
      <w:r w:rsidR="0095655F" w:rsidRPr="0019114E">
        <w:rPr>
          <w:rFonts w:cs="Times New Roman"/>
          <w:iCs/>
          <w:noProof/>
          <w:szCs w:val="24"/>
        </w:rPr>
        <w:t xml:space="preserve">, individuals should </w:t>
      </w:r>
      <w:del w:id="608" w:author="Alex Popescu" w:date="2024-09-26T21:09:00Z" w16du:dateUtc="2024-09-27T01:09:00Z">
        <w:r w:rsidR="0095655F" w:rsidRPr="0019114E">
          <w:rPr>
            <w:rFonts w:cs="Times New Roman"/>
            <w:iCs/>
            <w:noProof/>
            <w:szCs w:val="24"/>
          </w:rPr>
          <w:delText xml:space="preserve">then </w:delText>
        </w:r>
      </w:del>
      <w:r w:rsidR="00CC601D">
        <w:rPr>
          <w:rFonts w:cs="Times New Roman"/>
          <w:iCs/>
          <w:noProof/>
          <w:szCs w:val="24"/>
        </w:rPr>
        <w:t>be able to perform sentinel behaviour earlier, more often and/or</w:t>
      </w:r>
      <w:del w:id="609" w:author="Alex Popescu" w:date="2024-09-26T21:09:00Z" w16du:dateUtc="2024-09-27T01:09:00Z">
        <w:r w:rsidR="0095655F" w:rsidRPr="0019114E">
          <w:rPr>
            <w:rFonts w:cs="Times New Roman"/>
            <w:iCs/>
            <w:noProof/>
            <w:szCs w:val="24"/>
          </w:rPr>
          <w:delText xml:space="preserve"> for</w:delText>
        </w:r>
      </w:del>
      <w:r w:rsidR="00CC601D">
        <w:rPr>
          <w:rFonts w:cs="Times New Roman"/>
          <w:iCs/>
          <w:noProof/>
          <w:szCs w:val="24"/>
        </w:rPr>
        <w:t xml:space="preserve"> </w:t>
      </w:r>
      <w:r w:rsidR="0095655F" w:rsidRPr="0019114E">
        <w:rPr>
          <w:rFonts w:cs="Times New Roman"/>
          <w:iCs/>
          <w:noProof/>
          <w:szCs w:val="24"/>
        </w:rPr>
        <w:t xml:space="preserve">longer </w:t>
      </w:r>
      <w:r w:rsidR="0095655F" w:rsidRPr="0019114E">
        <w:rPr>
          <w:rFonts w:cs="Times New Roman"/>
          <w:iCs/>
          <w:noProof/>
          <w:szCs w:val="24"/>
        </w:rPr>
        <w:fldChar w:fldCharType="begin"/>
      </w:r>
      <w:r w:rsidR="0095655F"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95655F" w:rsidRPr="0019114E">
        <w:rPr>
          <w:rFonts w:cs="Times New Roman"/>
          <w:iCs/>
          <w:noProof/>
          <w:szCs w:val="24"/>
        </w:rPr>
        <w:fldChar w:fldCharType="separate"/>
      </w:r>
      <w:r w:rsidR="0095655F" w:rsidRPr="0019114E">
        <w:rPr>
          <w:rFonts w:cs="Times New Roman"/>
        </w:rPr>
        <w:t>(Bednekoff 1997, 2001)</w:t>
      </w:r>
      <w:r w:rsidR="0095655F" w:rsidRPr="0019114E">
        <w:rPr>
          <w:rFonts w:cs="Times New Roman"/>
          <w:iCs/>
          <w:noProof/>
          <w:szCs w:val="24"/>
        </w:rPr>
        <w:fldChar w:fldCharType="end"/>
      </w:r>
      <w:r w:rsidR="0095655F" w:rsidRPr="0019114E">
        <w:rPr>
          <w:rFonts w:cs="Times New Roman"/>
          <w:iCs/>
          <w:noProof/>
          <w:szCs w:val="24"/>
        </w:rPr>
        <w:t xml:space="preserve">. </w:t>
      </w:r>
      <w:del w:id="610" w:author="Alex Popescu" w:date="2024-09-26T21:09:00Z" w16du:dateUtc="2024-09-27T01:09:00Z">
        <w:r w:rsidR="0095655F" w:rsidRPr="0019114E">
          <w:rPr>
            <w:rFonts w:cs="Times New Roman"/>
            <w:iCs/>
            <w:noProof/>
            <w:szCs w:val="24"/>
          </w:rPr>
          <w:delText>Considering that</w:delText>
        </w:r>
      </w:del>
      <w:ins w:id="611" w:author="Alex Popescu" w:date="2024-09-26T21:09:00Z" w16du:dateUtc="2024-09-27T01:09:00Z">
        <w:r w:rsidR="00CC601D">
          <w:rPr>
            <w:rFonts w:cs="Times New Roman"/>
            <w:iCs/>
            <w:noProof/>
            <w:szCs w:val="24"/>
          </w:rPr>
          <w:t>Since</w:t>
        </w:r>
      </w:ins>
      <w:r w:rsidR="0095655F" w:rsidRPr="0019114E">
        <w:rPr>
          <w:rFonts w:cs="Times New Roman"/>
          <w:iCs/>
          <w:noProof/>
          <w:szCs w:val="24"/>
        </w:rPr>
        <w:t xml:space="preserve"> sentinel behaviour can provide advantages to both antipredator vigilance and foraging efficiency, </w:t>
      </w:r>
      <w:del w:id="612" w:author="Alex Popescu" w:date="2024-09-26T21:09:00Z" w16du:dateUtc="2024-09-27T01:09:00Z">
        <w:r w:rsidR="0095655F" w:rsidRPr="0019114E">
          <w:rPr>
            <w:rFonts w:cs="Times New Roman"/>
            <w:iCs/>
            <w:noProof/>
            <w:szCs w:val="24"/>
          </w:rPr>
          <w:delText>sentinel-using species could be better suited to foraging in</w:delText>
        </w:r>
      </w:del>
      <w:ins w:id="613" w:author="Alex Popescu" w:date="2024-09-26T21:09:00Z" w16du:dateUtc="2024-09-27T01:09:00Z">
        <w:r w:rsidR="00DE15E9">
          <w:rPr>
            <w:rFonts w:cs="Times New Roman"/>
            <w:iCs/>
            <w:noProof/>
            <w:szCs w:val="24"/>
          </w:rPr>
          <w:t>t</w:t>
        </w:r>
        <w:r w:rsidRPr="0019114E">
          <w:rPr>
            <w:rFonts w:cs="Times New Roman"/>
            <w:iCs/>
            <w:noProof/>
            <w:szCs w:val="24"/>
          </w:rPr>
          <w:t xml:space="preserve">he sentinel behaviour </w:t>
        </w:r>
        <w:r w:rsidR="00DE15E9">
          <w:rPr>
            <w:rFonts w:cs="Times New Roman"/>
            <w:iCs/>
            <w:noProof/>
            <w:szCs w:val="24"/>
          </w:rPr>
          <w:t>of</w:t>
        </w:r>
      </w:ins>
      <w:r w:rsidR="00DE15E9">
        <w:rPr>
          <w:rFonts w:cs="Times New Roman"/>
          <w:iCs/>
          <w:noProof/>
          <w:szCs w:val="24"/>
        </w:rPr>
        <w:t xml:space="preserve"> urban </w:t>
      </w:r>
      <w:del w:id="614" w:author="Alex Popescu" w:date="2024-09-26T21:09:00Z" w16du:dateUtc="2024-09-27T01:09:00Z">
        <w:r w:rsidR="0095655F" w:rsidRPr="0019114E">
          <w:rPr>
            <w:rFonts w:cs="Times New Roman"/>
            <w:iCs/>
            <w:noProof/>
            <w:szCs w:val="24"/>
          </w:rPr>
          <w:delText xml:space="preserve">areas, outcompeting non-social and less adapted individuals. </w:delText>
        </w:r>
      </w:del>
    </w:p>
    <w:p w14:paraId="7480F62A" w14:textId="77777777" w:rsidR="001914BA" w:rsidRPr="0019114E" w:rsidRDefault="001914BA" w:rsidP="001914BA">
      <w:pPr>
        <w:pStyle w:val="SectionTitle"/>
        <w:rPr>
          <w:moveFrom w:id="615" w:author="Alex Popescu" w:date="2024-09-26T21:09:00Z" w16du:dateUtc="2024-09-27T01:09:00Z"/>
        </w:rPr>
      </w:pPr>
      <w:bookmarkStart w:id="616" w:name="_Toc174089109"/>
      <w:moveFromRangeStart w:id="617" w:author="Alex Popescu" w:date="2024-09-26T21:09:00Z" w:name="move178277373"/>
      <w:moveFrom w:id="618" w:author="Alex Popescu" w:date="2024-09-26T21:09:00Z" w16du:dateUtc="2024-09-27T01:09:00Z">
        <w:r w:rsidRPr="0019114E">
          <w:t xml:space="preserve">The American crow, </w:t>
        </w:r>
        <w:r w:rsidRPr="0019114E">
          <w:rPr>
            <w:i/>
            <w:iCs/>
          </w:rPr>
          <w:t>Corvus brachyrhynchos</w:t>
        </w:r>
        <w:bookmarkEnd w:id="616"/>
      </w:moveFrom>
    </w:p>
    <w:moveFromRangeEnd w:id="617"/>
    <w:p w14:paraId="5EE2E2DC" w14:textId="1D787626" w:rsidR="0095655F" w:rsidRPr="0019114E" w:rsidRDefault="00DE15E9" w:rsidP="0095655F">
      <w:pPr>
        <w:spacing w:after="240" w:line="480" w:lineRule="auto"/>
        <w:rPr>
          <w:rFonts w:cs="Times New Roman"/>
          <w:iCs/>
          <w:noProof/>
          <w:szCs w:val="24"/>
        </w:rPr>
      </w:pPr>
      <w:r>
        <w:rPr>
          <w:rFonts w:cs="Times New Roman"/>
          <w:iCs/>
          <w:noProof/>
          <w:szCs w:val="24"/>
        </w:rPr>
        <w:t>American crows</w:t>
      </w:r>
      <w:moveFromRangeStart w:id="619" w:author="Alex Popescu" w:date="2024-09-26T21:09:00Z" w:name="move178277374"/>
      <w:moveFrom w:id="620" w:author="Alex Popescu" w:date="2024-09-26T21:09:00Z" w16du:dateUtc="2024-09-27T01:09:00Z">
        <w:r w:rsidR="001914BA" w:rsidRPr="0019114E">
          <w:rPr>
            <w:rFonts w:cs="Times New Roman"/>
            <w:iCs/>
            <w:noProof/>
            <w:szCs w:val="24"/>
          </w:rPr>
          <w:t xml:space="preserve"> are cooperatively breeding corvids that can be found in most North American cities </w:t>
        </w:r>
        <w:r w:rsidR="001914BA" w:rsidRPr="0019114E">
          <w:rPr>
            <w:rFonts w:cs="Times New Roman"/>
            <w:iCs/>
            <w:noProof/>
            <w:szCs w:val="24"/>
          </w:rPr>
          <w:fldChar w:fldCharType="begin"/>
        </w:r>
        <w:r w:rsidR="001914BA"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001914BA" w:rsidRPr="0019114E">
          <w:rPr>
            <w:rFonts w:cs="Times New Roman"/>
            <w:iCs/>
            <w:noProof/>
            <w:szCs w:val="24"/>
          </w:rPr>
          <w:fldChar w:fldCharType="separate"/>
        </w:r>
        <w:r w:rsidR="001914BA" w:rsidRPr="0019114E">
          <w:rPr>
            <w:rFonts w:cs="Times New Roman"/>
          </w:rPr>
          <w:t>(Marzluff et al. 2001, Marzluff and Neatherlin 2006)</w:t>
        </w:r>
        <w:r w:rsidR="001914BA" w:rsidRPr="0019114E">
          <w:rPr>
            <w:rFonts w:cs="Times New Roman"/>
            <w:iCs/>
            <w:noProof/>
            <w:szCs w:val="24"/>
          </w:rPr>
          <w:fldChar w:fldCharType="end"/>
        </w:r>
        <w:r w:rsidR="001914BA" w:rsidRPr="0019114E">
          <w:rPr>
            <w:rFonts w:cs="Times New Roman"/>
            <w:iCs/>
            <w:noProof/>
            <w:szCs w:val="24"/>
          </w:rPr>
          <w:t xml:space="preserve">. </w:t>
        </w:r>
      </w:moveFrom>
      <w:moveFromRangeEnd w:id="619"/>
      <w:del w:id="621" w:author="Alex Popescu" w:date="2024-09-26T21:09:00Z" w16du:dateUtc="2024-09-27T01:09:00Z">
        <w:r w:rsidR="0095655F" w:rsidRPr="0019114E">
          <w:rPr>
            <w:rFonts w:cs="Times New Roman"/>
            <w:iCs/>
            <w:noProof/>
            <w:szCs w:val="24"/>
          </w:rPr>
          <w:delText>Sentinel behaviour has been described in this species</w:delText>
        </w:r>
      </w:del>
      <w:moveFromRangeStart w:id="622" w:author="Alex Popescu" w:date="2024-09-26T21:09:00Z" w:name="move178277375"/>
      <w:moveFrom w:id="623" w:author="Alex Popescu" w:date="2024-09-26T21:09:00Z" w16du:dateUtc="2024-09-27T01:09:00Z">
        <w:r w:rsidR="001914BA" w:rsidRPr="0019114E">
          <w:rPr>
            <w:rFonts w:cs="Times New Roman"/>
            <w:iCs/>
            <w:noProof/>
            <w:szCs w:val="24"/>
          </w:rPr>
          <w:t xml:space="preserve"> </w:t>
        </w:r>
        <w:r w:rsidR="001914BA" w:rsidRPr="0019114E">
          <w:rPr>
            <w:rFonts w:cs="Times New Roman"/>
            <w:iCs/>
            <w:noProof/>
            <w:szCs w:val="24"/>
          </w:rPr>
          <w:fldChar w:fldCharType="begin"/>
        </w:r>
        <w:r w:rsidR="001914BA"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001914BA" w:rsidRPr="0019114E">
          <w:rPr>
            <w:rFonts w:cs="Times New Roman"/>
            <w:iCs/>
            <w:noProof/>
            <w:szCs w:val="24"/>
          </w:rPr>
          <w:fldChar w:fldCharType="separate"/>
        </w:r>
        <w:r w:rsidR="001914BA" w:rsidRPr="0019114E">
          <w:rPr>
            <w:rFonts w:cs="Times New Roman"/>
          </w:rPr>
          <w:t>(Maccarone 1987)</w:t>
        </w:r>
        <w:r w:rsidR="001914BA" w:rsidRPr="0019114E">
          <w:rPr>
            <w:rFonts w:cs="Times New Roman"/>
            <w:iCs/>
            <w:noProof/>
            <w:szCs w:val="24"/>
          </w:rPr>
          <w:fldChar w:fldCharType="end"/>
        </w:r>
        <w:r w:rsidR="001914BA">
          <w:rPr>
            <w:rFonts w:cs="Times New Roman"/>
            <w:iCs/>
            <w:noProof/>
            <w:szCs w:val="24"/>
          </w:rPr>
          <w:t xml:space="preserve">. </w:t>
        </w:r>
      </w:moveFrom>
      <w:moveFromRangeEnd w:id="622"/>
      <w:del w:id="624" w:author="Alex Popescu" w:date="2024-09-26T21:09:00Z" w16du:dateUtc="2024-09-27T01:09:00Z">
        <w:r w:rsidR="0095655F" w:rsidRPr="0019114E">
          <w:rPr>
            <w:rFonts w:cs="Times New Roman"/>
            <w:iCs/>
            <w:noProof/>
            <w:szCs w:val="24"/>
          </w:rPr>
          <w:delText>Their synurbic and social nature therefore makes them good models to determine if the use of social behaviours, specifically sentinel behaviour, is adaptive in urban areas. By observing the behaviour of foraging American crows in two different urban microenvironments, I seek to shed light on their perception of their environment and how they adapt their social foraging behaviours. Their use of sentinel behaviour</w:delText>
        </w:r>
      </w:del>
      <w:r>
        <w:rPr>
          <w:rFonts w:cs="Times New Roman"/>
          <w:iCs/>
          <w:noProof/>
          <w:szCs w:val="24"/>
        </w:rPr>
        <w:t xml:space="preserve"> </w:t>
      </w:r>
      <w:r w:rsidR="001914BA" w:rsidRPr="0019114E">
        <w:rPr>
          <w:rFonts w:cs="Times New Roman"/>
          <w:iCs/>
          <w:noProof/>
          <w:szCs w:val="24"/>
        </w:rPr>
        <w:t>could allow them to forage more effectively and safely than other species, possibly contributing to their success in urban environments.</w:t>
      </w:r>
      <w:del w:id="625" w:author="Alex Popescu" w:date="2024-09-26T21:09:00Z" w16du:dateUtc="2024-09-27T01:09:00Z">
        <w:r w:rsidR="0095655F" w:rsidRPr="0019114E">
          <w:rPr>
            <w:rFonts w:cs="Times New Roman"/>
            <w:iCs/>
            <w:noProof/>
            <w:szCs w:val="24"/>
          </w:rPr>
          <w:delText xml:space="preserve"> </w:delText>
        </w:r>
      </w:del>
    </w:p>
    <w:p w14:paraId="4244A48E" w14:textId="77777777" w:rsidR="0095655F" w:rsidRPr="0019114E" w:rsidRDefault="0095655F" w:rsidP="0095655F">
      <w:pPr>
        <w:pStyle w:val="SectionTitle"/>
      </w:pPr>
      <w:bookmarkStart w:id="626" w:name="_Toc162794581"/>
      <w:bookmarkStart w:id="627" w:name="_Toc178277216"/>
      <w:bookmarkStart w:id="628" w:name="_Toc174089110"/>
      <w:r w:rsidRPr="0019114E">
        <w:t>Research Objectives</w:t>
      </w:r>
      <w:bookmarkEnd w:id="626"/>
      <w:bookmarkEnd w:id="627"/>
      <w:bookmarkEnd w:id="628"/>
    </w:p>
    <w:p w14:paraId="5E69B01B" w14:textId="0F97A762" w:rsidR="0095655F" w:rsidRPr="0019114E" w:rsidRDefault="0095655F" w:rsidP="0095655F">
      <w:pPr>
        <w:spacing w:after="240" w:line="480" w:lineRule="auto"/>
        <w:rPr>
          <w:rFonts w:cs="Times New Roman"/>
          <w:iCs/>
          <w:noProof/>
          <w:szCs w:val="24"/>
        </w:rPr>
        <w:sectPr w:rsidR="0095655F" w:rsidRPr="0019114E" w:rsidSect="0095655F">
          <w:headerReference w:type="default" r:id="rId17"/>
          <w:pgSz w:w="12240" w:h="15840"/>
          <w:pgMar w:top="1440" w:right="1440" w:bottom="1440" w:left="1440" w:header="720" w:footer="720" w:gutter="0"/>
          <w:cols w:space="720"/>
        </w:sectPr>
      </w:pPr>
      <w:r w:rsidRPr="0019114E">
        <w:rPr>
          <w:rFonts w:cs="Times New Roman"/>
          <w:iCs/>
          <w:noProof/>
          <w:szCs w:val="24"/>
        </w:rPr>
        <w:t xml:space="preserve">In </w:t>
      </w:r>
      <w:del w:id="629" w:author="Alex Popescu" w:date="2024-09-26T21:09:00Z" w16du:dateUtc="2024-09-27T01:09:00Z">
        <w:r w:rsidRPr="0019114E">
          <w:rPr>
            <w:rFonts w:cs="Times New Roman"/>
            <w:iCs/>
            <w:noProof/>
            <w:szCs w:val="24"/>
          </w:rPr>
          <w:delText>chapter</w:delText>
        </w:r>
      </w:del>
      <w:ins w:id="630" w:author="Alex Popescu" w:date="2024-09-26T21:09:00Z" w16du:dateUtc="2024-09-27T01:09:00Z">
        <w:r w:rsidR="00CC601D">
          <w:rPr>
            <w:rFonts w:cs="Times New Roman"/>
            <w:iCs/>
            <w:noProof/>
            <w:szCs w:val="24"/>
          </w:rPr>
          <w:t>Chapter</w:t>
        </w:r>
      </w:ins>
      <w:r w:rsidRPr="0019114E">
        <w:rPr>
          <w:rFonts w:cs="Times New Roman"/>
          <w:iCs/>
          <w:noProof/>
          <w:szCs w:val="24"/>
        </w:rPr>
        <w:t xml:space="preserve"> 2, I conducted a scoping review of the current literature on intrinsic and extrinsic factors affecting sentinel decision-making in terrestrial and avian species. The purpose of this chapter was to help predict and explain the results of my </w:t>
      </w:r>
      <w:del w:id="631" w:author="Alex Popescu" w:date="2024-09-26T21:09:00Z" w16du:dateUtc="2024-09-27T01:09:00Z">
        <w:r w:rsidRPr="0019114E">
          <w:rPr>
            <w:rFonts w:cs="Times New Roman"/>
            <w:iCs/>
            <w:noProof/>
            <w:szCs w:val="24"/>
          </w:rPr>
          <w:delText>observational</w:delText>
        </w:r>
      </w:del>
      <w:ins w:id="632" w:author="Alex Popescu" w:date="2024-09-26T21:09:00Z" w16du:dateUtc="2024-09-27T01:09:00Z">
        <w:r w:rsidR="003D6E6F">
          <w:rPr>
            <w:rFonts w:cs="Times New Roman"/>
            <w:iCs/>
            <w:noProof/>
            <w:szCs w:val="24"/>
          </w:rPr>
          <w:t>empirical</w:t>
        </w:r>
      </w:ins>
      <w:r w:rsidRPr="0019114E">
        <w:rPr>
          <w:rFonts w:cs="Times New Roman"/>
          <w:iCs/>
          <w:noProof/>
          <w:szCs w:val="24"/>
        </w:rPr>
        <w:t xml:space="preserve"> study in </w:t>
      </w:r>
      <w:del w:id="633" w:author="Alex Popescu" w:date="2024-09-26T21:09:00Z" w16du:dateUtc="2024-09-27T01:09:00Z">
        <w:r w:rsidRPr="0019114E">
          <w:rPr>
            <w:rFonts w:cs="Times New Roman"/>
            <w:iCs/>
            <w:noProof/>
            <w:szCs w:val="24"/>
          </w:rPr>
          <w:delText>chapter</w:delText>
        </w:r>
      </w:del>
      <w:ins w:id="634" w:author="Alex Popescu" w:date="2024-09-26T21:09:00Z" w16du:dateUtc="2024-09-27T01:09:00Z">
        <w:r w:rsidR="00CC601D">
          <w:rPr>
            <w:rFonts w:cs="Times New Roman"/>
            <w:iCs/>
            <w:noProof/>
            <w:szCs w:val="24"/>
          </w:rPr>
          <w:t>Chapter</w:t>
        </w:r>
      </w:ins>
      <w:r w:rsidRPr="0019114E">
        <w:rPr>
          <w:rFonts w:cs="Times New Roman"/>
          <w:iCs/>
          <w:noProof/>
          <w:szCs w:val="24"/>
        </w:rPr>
        <w:t xml:space="preserve"> 3. The objective of </w:t>
      </w:r>
      <w:del w:id="635" w:author="Alex Popescu" w:date="2024-09-26T21:09:00Z" w16du:dateUtc="2024-09-27T01:09:00Z">
        <w:r w:rsidRPr="0019114E">
          <w:rPr>
            <w:rFonts w:cs="Times New Roman"/>
            <w:iCs/>
            <w:noProof/>
            <w:szCs w:val="24"/>
          </w:rPr>
          <w:delText>chapter</w:delText>
        </w:r>
      </w:del>
      <w:ins w:id="636" w:author="Alex Popescu" w:date="2024-09-26T21:09:00Z" w16du:dateUtc="2024-09-27T01:09:00Z">
        <w:r w:rsidR="00CC601D">
          <w:rPr>
            <w:rFonts w:cs="Times New Roman"/>
            <w:iCs/>
            <w:noProof/>
            <w:szCs w:val="24"/>
          </w:rPr>
          <w:t>Chapter</w:t>
        </w:r>
      </w:ins>
      <w:r w:rsidRPr="0019114E">
        <w:rPr>
          <w:rFonts w:cs="Times New Roman"/>
          <w:iCs/>
          <w:noProof/>
          <w:szCs w:val="24"/>
        </w:rPr>
        <w:t xml:space="preserve"> 3 was to determine how American crows altered their use of sentinel coverage when foraging in different urban areas. To do this, foraging crows were recorded</w:t>
      </w:r>
      <w:ins w:id="637" w:author="Alex Popescu" w:date="2024-09-26T21:09:00Z" w16du:dateUtc="2024-09-27T01:09:00Z">
        <w:r w:rsidR="00CC601D">
          <w:rPr>
            <w:rFonts w:cs="Times New Roman"/>
            <w:iCs/>
            <w:noProof/>
            <w:szCs w:val="24"/>
          </w:rPr>
          <w:t>,</w:t>
        </w:r>
      </w:ins>
      <w:r w:rsidRPr="0019114E">
        <w:rPr>
          <w:rFonts w:cs="Times New Roman"/>
          <w:iCs/>
          <w:noProof/>
          <w:szCs w:val="24"/>
        </w:rPr>
        <w:t xml:space="preserve"> and the duration of bouts of alert and foraging behaviours </w:t>
      </w:r>
      <w:del w:id="638" w:author="Alex Popescu" w:date="2024-09-26T21:09:00Z" w16du:dateUtc="2024-09-27T01:09:00Z">
        <w:r w:rsidRPr="0019114E">
          <w:rPr>
            <w:rFonts w:cs="Times New Roman"/>
            <w:iCs/>
            <w:noProof/>
            <w:szCs w:val="24"/>
          </w:rPr>
          <w:delText>were</w:delText>
        </w:r>
      </w:del>
      <w:ins w:id="639" w:author="Alex Popescu" w:date="2024-09-26T21:09:00Z" w16du:dateUtc="2024-09-27T01:09:00Z">
        <w:r w:rsidR="00CC601D">
          <w:rPr>
            <w:rFonts w:cs="Times New Roman"/>
            <w:iCs/>
            <w:noProof/>
            <w:szCs w:val="24"/>
          </w:rPr>
          <w:t>was</w:t>
        </w:r>
      </w:ins>
      <w:r w:rsidRPr="0019114E">
        <w:rPr>
          <w:rFonts w:cs="Times New Roman"/>
          <w:iCs/>
          <w:noProof/>
          <w:szCs w:val="24"/>
        </w:rPr>
        <w:t xml:space="preserve"> measured. Since these two behaviours are mutually exclusive, they are good metrics to measure how the foragers perceive 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decreased ambient noise levels in green areas such as the many parks and trails of St. Catharines, Ontario.</w:t>
      </w:r>
      <w:bookmarkStart w:id="640" w:name="_Toc162204951"/>
      <w:bookmarkEnd w:id="422"/>
    </w:p>
    <w:p w14:paraId="1795D174" w14:textId="77777777" w:rsidR="0095655F" w:rsidRPr="0019114E" w:rsidRDefault="0095655F" w:rsidP="0095655F">
      <w:pPr>
        <w:pStyle w:val="SectionTitle"/>
      </w:pPr>
      <w:bookmarkStart w:id="641" w:name="_Toc178277217"/>
      <w:bookmarkStart w:id="642" w:name="_Toc174089111"/>
      <w:r w:rsidRPr="0019114E">
        <w:t>References</w:t>
      </w:r>
      <w:bookmarkEnd w:id="641"/>
      <w:bookmarkEnd w:id="642"/>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505AC0">
        <w:rPr>
          <w:rPrChange w:id="643" w:author="Alex Popescu" w:date="2024-09-26T21:09:00Z" w16du:dateUtc="2024-09-27T01:09:00Z">
            <w:rPr>
              <w:lang w:val="fr-CA"/>
            </w:rPr>
          </w:rPrChange>
        </w:rPr>
        <w:t xml:space="preserve">Meillère, A., F. Brischoux, C. Parenteau, and F. Angelier. </w:t>
      </w:r>
      <w:r w:rsidRPr="0019114E">
        <w:t xml:space="preserve">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18"/>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644" w:name="_Toc162794582"/>
      <w:bookmarkStart w:id="645" w:name="_Hlk162792346"/>
      <w:bookmarkStart w:id="646" w:name="_Toc178277218"/>
      <w:bookmarkStart w:id="647" w:name="_Toc174089112"/>
      <w:r w:rsidRPr="0019114E">
        <w:rPr>
          <w:rFonts w:cs="Times New Roman"/>
        </w:rPr>
        <w:t>Sentinel behaviour in mammalian and avian species</w:t>
      </w:r>
      <w:bookmarkEnd w:id="644"/>
      <w:bookmarkEnd w:id="646"/>
      <w:bookmarkEnd w:id="647"/>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648" w:name="_Toc162794583"/>
      <w:bookmarkStart w:id="649" w:name="_Toc178277219"/>
      <w:bookmarkStart w:id="650" w:name="_Toc174089113"/>
      <w:r w:rsidRPr="0019114E">
        <w:t>Introduction</w:t>
      </w:r>
      <w:bookmarkEnd w:id="648"/>
      <w:bookmarkEnd w:id="649"/>
      <w:bookmarkEnd w:id="650"/>
    </w:p>
    <w:p w14:paraId="59C8A2D7" w14:textId="77777777" w:rsidR="00382311" w:rsidRPr="00455AF4" w:rsidRDefault="00382311" w:rsidP="00382311">
      <w:pPr>
        <w:spacing w:after="240" w:line="480" w:lineRule="auto"/>
        <w:rPr>
          <w:del w:id="651" w:author="Alex Popescu" w:date="2024-09-26T21:09:00Z" w16du:dateUtc="2024-09-27T01:09:00Z"/>
          <w:rFonts w:cs="Times New Roman"/>
          <w:iCs/>
          <w:szCs w:val="24"/>
        </w:rPr>
      </w:pPr>
      <w:r w:rsidRPr="00455AF4">
        <w:rPr>
          <w:rFonts w:cs="Times New Roman"/>
          <w:iCs/>
          <w:szCs w:val="24"/>
        </w:rPr>
        <w:t xml:space="preserve">Sentinel behaviour is a form of coordinated vigilance observed in </w:t>
      </w:r>
      <w:ins w:id="652" w:author="Alex Popescu" w:date="2024-09-26T21:09:00Z" w16du:dateUtc="2024-09-27T01:09:00Z">
        <w:r w:rsidR="00DE15E9">
          <w:rPr>
            <w:rFonts w:cs="Times New Roman"/>
            <w:iCs/>
            <w:szCs w:val="24"/>
          </w:rPr>
          <w:t xml:space="preserve">certain </w:t>
        </w:r>
      </w:ins>
      <w:r w:rsidRPr="00455AF4">
        <w:rPr>
          <w:rFonts w:cs="Times New Roman"/>
          <w:iCs/>
          <w:szCs w:val="24"/>
        </w:rPr>
        <w:t xml:space="preserve">social species, where an individual adopts a prominent exposed position to perform constant vigilance and alert other group members in response to </w:t>
      </w:r>
      <w:r w:rsidR="005A02D7">
        <w:rPr>
          <w:rFonts w:cs="Times New Roman"/>
          <w:iCs/>
          <w:szCs w:val="24"/>
        </w:rPr>
        <w:t xml:space="preserve">threats </w:t>
      </w:r>
      <w:del w:id="653" w:author="Alex Popescu" w:date="2024-09-26T21:09:00Z" w16du:dateUtc="2024-09-27T01:09:00Z">
        <w:r w:rsidRPr="00455AF4">
          <w:rPr>
            <w:rFonts w:cs="Times New Roman"/>
            <w:iCs/>
            <w:szCs w:val="24"/>
          </w:rPr>
          <w:delText xml:space="preserve">while others forage or engage in other activities </w:delText>
        </w:r>
      </w:del>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t>
      </w:r>
      <w:del w:id="654" w:author="Alex Popescu" w:date="2024-09-26T21:09:00Z" w16du:dateUtc="2024-09-27T01:09:00Z">
        <w:r w:rsidRPr="00455AF4">
          <w:rPr>
            <w:rFonts w:cs="Times New Roman"/>
            <w:iCs/>
            <w:szCs w:val="24"/>
          </w:rPr>
          <w:delText>A highly recognizable sentinel-using species is the meerkat with sentinels adopting a bipedal stance. The presence of a sentinel can result in increased</w:delText>
        </w:r>
      </w:del>
      <w:ins w:id="655" w:author="Alex Popescu" w:date="2024-09-26T21:09:00Z" w16du:dateUtc="2024-09-27T01:09:00Z">
        <w:r w:rsidRPr="00455AF4">
          <w:rPr>
            <w:rFonts w:cs="Times New Roman"/>
            <w:iCs/>
            <w:szCs w:val="24"/>
          </w:rPr>
          <w:t xml:space="preserve">The </w:t>
        </w:r>
        <w:r w:rsidR="005A02D7">
          <w:rPr>
            <w:rFonts w:cs="Times New Roman"/>
            <w:iCs/>
            <w:szCs w:val="24"/>
          </w:rPr>
          <w:t>sentinel’s vigil allows foragers to reduce their vigilance and increase their</w:t>
        </w:r>
      </w:ins>
      <w:r w:rsidRPr="00455AF4">
        <w:rPr>
          <w:rFonts w:cs="Times New Roman"/>
          <w:iCs/>
          <w:szCs w:val="24"/>
        </w:rPr>
        <w:t xml:space="preserve"> foraging efficiency and biomass intake</w:t>
      </w:r>
      <w:del w:id="656" w:author="Alex Popescu" w:date="2024-09-26T21:09:00Z" w16du:dateUtc="2024-09-27T01:09:00Z">
        <w:r w:rsidRPr="00455AF4">
          <w:rPr>
            <w:rFonts w:cs="Times New Roman"/>
            <w:iCs/>
            <w:szCs w:val="24"/>
          </w:rPr>
          <w:delText xml:space="preserve"> while reducing predation risk in foragers</w:delText>
        </w:r>
      </w:del>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xml:space="preserve">. Sentinel behaviour </w:t>
      </w:r>
      <w:del w:id="657" w:author="Alex Popescu" w:date="2024-09-26T21:09:00Z" w16du:dateUtc="2024-09-27T01:09:00Z">
        <w:r w:rsidRPr="00455AF4">
          <w:rPr>
            <w:rFonts w:cs="Times New Roman"/>
            <w:iCs/>
            <w:szCs w:val="24"/>
          </w:rPr>
          <w:delText>is therefore beneficial to</w:delText>
        </w:r>
      </w:del>
      <w:ins w:id="658" w:author="Alex Popescu" w:date="2024-09-26T21:09:00Z" w16du:dateUtc="2024-09-27T01:09:00Z">
        <w:r w:rsidR="005A02D7">
          <w:rPr>
            <w:rFonts w:cs="Times New Roman"/>
            <w:iCs/>
            <w:szCs w:val="24"/>
          </w:rPr>
          <w:t>benefits</w:t>
        </w:r>
      </w:ins>
      <w:r w:rsidRPr="00455AF4">
        <w:rPr>
          <w:rFonts w:cs="Times New Roman"/>
          <w:iCs/>
          <w:szCs w:val="24"/>
        </w:rPr>
        <w:t xml:space="preserve"> foragers but appears to be at the detriment of the sentinel</w:t>
      </w:r>
      <w:del w:id="659" w:author="Alex Popescu" w:date="2024-09-26T21:09:00Z" w16du:dateUtc="2024-09-27T01:09:00Z">
        <w:r w:rsidRPr="00455AF4">
          <w:rPr>
            <w:rFonts w:cs="Times New Roman"/>
            <w:iCs/>
            <w:szCs w:val="24"/>
          </w:rPr>
          <w:delText>. While performing sentinel behaviour, an individual incurs</w:delText>
        </w:r>
      </w:del>
      <w:ins w:id="660" w:author="Alex Popescu" w:date="2024-09-26T21:09:00Z" w16du:dateUtc="2024-09-27T01:09:00Z">
        <w:r w:rsidR="005A02D7">
          <w:rPr>
            <w:rFonts w:cs="Times New Roman"/>
            <w:iCs/>
            <w:szCs w:val="24"/>
          </w:rPr>
          <w:t xml:space="preserve"> since</w:t>
        </w:r>
      </w:ins>
      <w:r w:rsidR="005A02D7">
        <w:rPr>
          <w:rFonts w:cs="Times New Roman"/>
          <w:iCs/>
          <w:szCs w:val="24"/>
        </w:rPr>
        <w:t xml:space="preserve"> the </w:t>
      </w:r>
      <w:del w:id="661" w:author="Alex Popescu" w:date="2024-09-26T21:09:00Z" w16du:dateUtc="2024-09-27T01:09:00Z">
        <w:r w:rsidRPr="00455AF4">
          <w:rPr>
            <w:rFonts w:cs="Times New Roman"/>
            <w:iCs/>
            <w:szCs w:val="24"/>
          </w:rPr>
          <w:delText>loss of</w:delText>
        </w:r>
      </w:del>
      <w:ins w:id="662" w:author="Alex Popescu" w:date="2024-09-26T21:09:00Z" w16du:dateUtc="2024-09-27T01:09:00Z">
        <w:r w:rsidR="005A02D7">
          <w:rPr>
            <w:rFonts w:cs="Times New Roman"/>
            <w:iCs/>
            <w:szCs w:val="24"/>
          </w:rPr>
          <w:t>latter loses</w:t>
        </w:r>
      </w:ins>
      <w:r w:rsidR="005A02D7">
        <w:rPr>
          <w:rFonts w:cs="Times New Roman"/>
          <w:iCs/>
          <w:szCs w:val="24"/>
        </w:rPr>
        <w:t xml:space="preserve"> foraging opportunities</w:t>
      </w:r>
      <w:del w:id="663" w:author="Alex Popescu" w:date="2024-09-26T21:09:00Z" w16du:dateUtc="2024-09-27T01:09:00Z">
        <w:r w:rsidRPr="00455AF4">
          <w:rPr>
            <w:rFonts w:cs="Times New Roman"/>
            <w:iCs/>
            <w:szCs w:val="24"/>
          </w:rPr>
          <w:delText>, raising questions</w:delText>
        </w:r>
      </w:del>
      <w:ins w:id="664" w:author="Alex Popescu" w:date="2024-09-26T21:09:00Z" w16du:dateUtc="2024-09-27T01:09:00Z">
        <w:r w:rsidRPr="00455AF4">
          <w:rPr>
            <w:rFonts w:cs="Times New Roman"/>
            <w:iCs/>
            <w:szCs w:val="24"/>
          </w:rPr>
          <w:t>.</w:t>
        </w:r>
        <w:r w:rsidR="005A02D7">
          <w:rPr>
            <w:rFonts w:cs="Times New Roman"/>
            <w:iCs/>
            <w:szCs w:val="24"/>
          </w:rPr>
          <w:t xml:space="preserve"> This seemingly altruistic behaviour</w:t>
        </w:r>
        <w:r w:rsidRPr="00455AF4">
          <w:rPr>
            <w:rFonts w:cs="Times New Roman"/>
            <w:iCs/>
            <w:szCs w:val="24"/>
          </w:rPr>
          <w:t xml:space="preserve"> </w:t>
        </w:r>
        <w:r w:rsidR="005A02D7">
          <w:rPr>
            <w:rFonts w:cs="Times New Roman"/>
            <w:iCs/>
            <w:szCs w:val="24"/>
          </w:rPr>
          <w:t>has stimulated vigorous debates</w:t>
        </w:r>
      </w:ins>
      <w:r w:rsidRPr="00455AF4">
        <w:rPr>
          <w:rFonts w:cs="Times New Roman"/>
          <w:iCs/>
          <w:szCs w:val="24"/>
        </w:rPr>
        <w:t xml:space="preserve"> about the underlying mechanisms behind sentinel decision-making. </w:t>
      </w:r>
      <w:del w:id="665" w:author="Alex Popescu" w:date="2024-09-26T21:09:00Z" w16du:dateUtc="2024-09-27T01:09:00Z">
        <w:r w:rsidRPr="00455AF4">
          <w:rPr>
            <w:rFonts w:cs="Times New Roman"/>
            <w:iCs/>
            <w:szCs w:val="24"/>
          </w:rPr>
          <w:delText>More recently, a state-dependent model for sentinel decision-making has garnered support from empirical studies on this behaviour</w:delText>
        </w:r>
        <w:r w:rsidR="006C6E91" w:rsidRPr="0019114E">
          <w:rPr>
            <w:rFonts w:cs="Times New Roman"/>
            <w:iCs/>
            <w:szCs w:val="24"/>
          </w:rPr>
          <w:delText>. I</w:delText>
        </w:r>
        <w:r w:rsidRPr="00455AF4">
          <w:rPr>
            <w:rFonts w:cs="Times New Roman"/>
            <w:iCs/>
            <w:szCs w:val="24"/>
          </w:rPr>
          <w:delText>ndividuals decide to perform sentinel behaviour based on their energetic levels and the benefits they receive from performing the behaviour such as greater safety from being the first to detect a predator</w:delText>
        </w:r>
      </w:del>
      <w:ins w:id="666" w:author="Alex Popescu" w:date="2024-09-26T21:09:00Z" w16du:dateUtc="2024-09-27T01:09:00Z">
        <w:r w:rsidRPr="00455AF4">
          <w:rPr>
            <w:rFonts w:cs="Times New Roman"/>
            <w:iCs/>
            <w:szCs w:val="24"/>
          </w:rPr>
          <w:t>More recently, a state-dependent model for sentinel decision-making has garnered support from empirical studie</w:t>
        </w:r>
        <w:r w:rsidR="005A02D7">
          <w:rPr>
            <w:rFonts w:cs="Times New Roman"/>
            <w:iCs/>
            <w:szCs w:val="24"/>
          </w:rPr>
          <w:t>s</w:t>
        </w:r>
      </w:ins>
      <w:moveFromRangeStart w:id="667" w:author="Alex Popescu" w:date="2024-09-26T21:09:00Z" w:name="move178277376"/>
      <w:moveFrom w:id="668" w:author="Alex Popescu" w:date="2024-09-26T21:09:00Z" w16du:dateUtc="2024-09-27T01:09:00Z">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xml:space="preserve">. </w:t>
        </w:r>
      </w:moveFrom>
      <w:moveFromRangeEnd w:id="667"/>
      <w:del w:id="669" w:author="Alex Popescu" w:date="2024-09-26T21:09:00Z" w16du:dateUtc="2024-09-27T01:09:00Z">
        <w:r w:rsidRPr="00455AF4">
          <w:rPr>
            <w:rFonts w:cs="Times New Roman"/>
            <w:iCs/>
            <w:szCs w:val="24"/>
          </w:rPr>
          <w:delText>Studies on satiation and body mass support this explanation for who is willing to be a sentinel</w:delText>
        </w:r>
      </w:del>
      <w:r w:rsidR="005A02D7">
        <w:rPr>
          <w:rFonts w:cs="Times New Roman"/>
          <w:iCs/>
          <w:szCs w:val="24"/>
        </w:rPr>
        <w:t xml:space="preserve">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w:t>
      </w:r>
      <w:proofErr w:type="spellStart"/>
      <w:r w:rsidR="005A02D7" w:rsidRPr="0019114E">
        <w:rPr>
          <w:rFonts w:cs="Times New Roman"/>
        </w:rPr>
        <w:t>Bednekoff</w:t>
      </w:r>
      <w:proofErr w:type="spellEnd"/>
      <w:r w:rsidR="005A02D7" w:rsidRPr="0019114E">
        <w:rPr>
          <w:rFonts w:cs="Times New Roman"/>
        </w:rPr>
        <w:t xml:space="preserve"> and Woolfenden 2003, Arbon et al. 2020)</w:t>
      </w:r>
      <w:r w:rsidR="005A02D7" w:rsidRPr="00455AF4">
        <w:rPr>
          <w:rFonts w:cs="Times New Roman"/>
          <w:iCs/>
          <w:szCs w:val="24"/>
        </w:rPr>
        <w:fldChar w:fldCharType="end"/>
      </w:r>
      <w:r w:rsidR="006C6E91" w:rsidRPr="0019114E">
        <w:rPr>
          <w:rFonts w:cs="Times New Roman"/>
          <w:iCs/>
          <w:szCs w:val="24"/>
        </w:rPr>
        <w:t xml:space="preserve">. </w:t>
      </w:r>
      <w:ins w:id="670" w:author="Alex Popescu" w:date="2024-09-26T21:09:00Z" w16du:dateUtc="2024-09-27T01:09:00Z">
        <w:r w:rsidR="005A02D7">
          <w:rPr>
            <w:rFonts w:cs="Times New Roman"/>
            <w:iCs/>
            <w:szCs w:val="24"/>
          </w:rPr>
          <w:t>The decision to perform sentinel behaviour is based on an individual’s</w:t>
        </w:r>
        <w:r w:rsidRPr="00455AF4">
          <w:rPr>
            <w:rFonts w:cs="Times New Roman"/>
            <w:iCs/>
            <w:szCs w:val="24"/>
          </w:rPr>
          <w:t xml:space="preserve"> energetic levels and the benefits they receive from performing the behaviour</w:t>
        </w:r>
        <w:r w:rsidR="009410A8">
          <w:rPr>
            <w:rFonts w:cs="Times New Roman"/>
            <w:iCs/>
            <w:szCs w:val="24"/>
          </w:rPr>
          <w:t>, such as earlier threat detection</w:t>
        </w:r>
      </w:ins>
      <w:moveToRangeStart w:id="671" w:author="Alex Popescu" w:date="2024-09-26T21:09:00Z" w:name="move178277376"/>
      <w:moveTo w:id="672" w:author="Alex Popescu" w:date="2024-09-26T21:09:00Z" w16du:dateUtc="2024-09-27T01:09:00Z">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w:t>
        </w:r>
        <w:proofErr w:type="spellStart"/>
        <w:r w:rsidRPr="0019114E">
          <w:rPr>
            <w:rFonts w:cs="Times New Roman"/>
          </w:rPr>
          <w:t>Bednekoff</w:t>
        </w:r>
        <w:proofErr w:type="spellEnd"/>
        <w:r w:rsidRPr="0019114E">
          <w:rPr>
            <w:rFonts w:cs="Times New Roman"/>
          </w:rPr>
          <w:t xml:space="preserve"> 1997, 2001)</w:t>
        </w:r>
        <w:r w:rsidRPr="00455AF4">
          <w:rPr>
            <w:rFonts w:cs="Times New Roman"/>
            <w:iCs/>
            <w:szCs w:val="24"/>
          </w:rPr>
          <w:fldChar w:fldCharType="end"/>
        </w:r>
        <w:r w:rsidRPr="00455AF4">
          <w:rPr>
            <w:rFonts w:cs="Times New Roman"/>
            <w:iCs/>
            <w:szCs w:val="24"/>
          </w:rPr>
          <w:t xml:space="preserve">. </w:t>
        </w:r>
      </w:moveTo>
      <w:moveToRangeEnd w:id="671"/>
      <w:del w:id="673" w:author="Alex Popescu" w:date="2024-09-26T21:09:00Z" w16du:dateUtc="2024-09-27T01:09:00Z">
        <w:r w:rsidRPr="00455AF4">
          <w:rPr>
            <w:rFonts w:cs="Times New Roman"/>
            <w:iCs/>
            <w:szCs w:val="24"/>
          </w:rPr>
          <w:delText>Other intrinsic</w:delText>
        </w:r>
      </w:del>
      <w:ins w:id="674" w:author="Alex Popescu" w:date="2024-09-26T21:09:00Z" w16du:dateUtc="2024-09-27T01:09:00Z">
        <w:r w:rsidR="009410A8">
          <w:rPr>
            <w:rFonts w:cs="Times New Roman"/>
            <w:iCs/>
            <w:szCs w:val="24"/>
          </w:rPr>
          <w:t>I</w:t>
        </w:r>
        <w:r w:rsidRPr="00455AF4">
          <w:rPr>
            <w:rFonts w:cs="Times New Roman"/>
            <w:iCs/>
            <w:szCs w:val="24"/>
          </w:rPr>
          <w:t>ntrinsic</w:t>
        </w:r>
      </w:ins>
      <w:r w:rsidRPr="00455AF4">
        <w:rPr>
          <w:rFonts w:cs="Times New Roman"/>
          <w:iCs/>
          <w:szCs w:val="24"/>
        </w:rPr>
        <w:t xml:space="preserve"> (internal, e.g. age, sex) and extrinsic (external or social, e.g. dominance, risk) factors can </w:t>
      </w:r>
      <w:del w:id="675" w:author="Alex Popescu" w:date="2024-09-26T21:09:00Z" w16du:dateUtc="2024-09-27T01:09:00Z">
        <w:r w:rsidRPr="00455AF4">
          <w:rPr>
            <w:rFonts w:cs="Times New Roman"/>
            <w:iCs/>
            <w:szCs w:val="24"/>
          </w:rPr>
          <w:delText>also affect</w:delText>
        </w:r>
      </w:del>
      <w:ins w:id="676" w:author="Alex Popescu" w:date="2024-09-26T21:09:00Z" w16du:dateUtc="2024-09-27T01:09:00Z">
        <w:r w:rsidR="009410A8">
          <w:rPr>
            <w:rFonts w:cs="Times New Roman"/>
            <w:iCs/>
            <w:szCs w:val="24"/>
          </w:rPr>
          <w:t>alter</w:t>
        </w:r>
      </w:ins>
      <w:r w:rsidR="009410A8">
        <w:rPr>
          <w:rFonts w:cs="Times New Roman"/>
          <w:iCs/>
          <w:szCs w:val="24"/>
        </w:rPr>
        <w:t xml:space="preserve"> an individual’s</w:t>
      </w:r>
      <w:r w:rsidRPr="00455AF4">
        <w:rPr>
          <w:rFonts w:cs="Times New Roman"/>
          <w:iCs/>
          <w:szCs w:val="24"/>
        </w:rPr>
        <w:t xml:space="preserve">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p>
    <w:p w14:paraId="3F6F182C" w14:textId="4C941E46" w:rsidR="00382311" w:rsidRPr="00455AF4" w:rsidRDefault="00382311" w:rsidP="00382311">
      <w:pPr>
        <w:spacing w:after="240" w:line="480" w:lineRule="auto"/>
        <w:rPr>
          <w:ins w:id="677" w:author="Alex Popescu" w:date="2024-09-26T21:09:00Z" w16du:dateUtc="2024-09-27T01:09:00Z"/>
          <w:rFonts w:cs="Times New Roman"/>
          <w:iCs/>
          <w:szCs w:val="24"/>
        </w:rPr>
      </w:pPr>
      <w:del w:id="678" w:author="Alex Popescu" w:date="2024-09-26T21:09:00Z" w16du:dateUtc="2024-09-27T01:09:00Z">
        <w:r w:rsidRPr="00455AF4">
          <w:rPr>
            <w:rFonts w:cs="Times New Roman"/>
            <w:iCs/>
            <w:szCs w:val="24"/>
          </w:rPr>
          <w:delText>Studying how intrinsic and extrinsic factors can affect sentinel behaviour can shed light on how individuals choose to participate in social behaviours and can provide insights into the evolution of cooperative behaviours. By understanding the effects of social factors on sentinel behaviour, we could better interpret changes in social behaviours and possibly infer changes in social structures and dynamics in populations. Likewise, resource</w:delText>
        </w:r>
      </w:del>
      <w:ins w:id="679" w:author="Alex Popescu" w:date="2024-09-26T21:09:00Z" w16du:dateUtc="2024-09-27T01:09:00Z">
        <w:r w:rsidR="005A02D7" w:rsidRPr="005A02D7">
          <w:rPr>
            <w:rFonts w:cs="Times New Roman"/>
            <w:iCs/>
            <w:szCs w:val="24"/>
          </w:rPr>
          <w:t xml:space="preserve"> </w:t>
        </w:r>
        <w:r w:rsidR="005A02D7">
          <w:rPr>
            <w:rFonts w:cs="Times New Roman"/>
            <w:iCs/>
            <w:szCs w:val="24"/>
          </w:rPr>
          <w:t>R</w:t>
        </w:r>
        <w:r w:rsidR="005A02D7" w:rsidRPr="00455AF4">
          <w:rPr>
            <w:rFonts w:cs="Times New Roman"/>
            <w:iCs/>
            <w:szCs w:val="24"/>
          </w:rPr>
          <w:t>esource</w:t>
        </w:r>
      </w:ins>
      <w:r w:rsidR="005A02D7" w:rsidRPr="00455AF4">
        <w:rPr>
          <w:rFonts w:cs="Times New Roman"/>
          <w:iCs/>
          <w:szCs w:val="24"/>
        </w:rPr>
        <w:t>-related factors can change the availability of energy needed to perform costly social behaviours</w:t>
      </w:r>
      <w:del w:id="680" w:author="Alex Popescu" w:date="2024-09-26T21:09:00Z" w16du:dateUtc="2024-09-27T01:09:00Z">
        <w:r w:rsidRPr="00455AF4">
          <w:rPr>
            <w:rFonts w:cs="Times New Roman"/>
            <w:iCs/>
            <w:szCs w:val="24"/>
          </w:rPr>
          <w:delText>. Increased presence and quality of</w:delText>
        </w:r>
      </w:del>
      <w:ins w:id="681" w:author="Alex Popescu" w:date="2024-09-26T21:09:00Z" w16du:dateUtc="2024-09-27T01:09:00Z">
        <w:r w:rsidR="005A02D7">
          <w:rPr>
            <w:rFonts w:cs="Times New Roman"/>
            <w:iCs/>
            <w:szCs w:val="24"/>
          </w:rPr>
          <w:t>, while risk-related or social factors can increase the incentive to perform social behaviours</w:t>
        </w:r>
        <w:r w:rsidR="005A02D7" w:rsidRPr="00455AF4">
          <w:rPr>
            <w:rFonts w:cs="Times New Roman"/>
            <w:iCs/>
            <w:szCs w:val="24"/>
          </w:rPr>
          <w:t xml:space="preserve">. </w:t>
        </w:r>
        <w:r w:rsidR="005A02D7">
          <w:rPr>
            <w:rFonts w:cs="Times New Roman"/>
            <w:iCs/>
            <w:szCs w:val="24"/>
          </w:rPr>
          <w:t>In urban areas, the i</w:t>
        </w:r>
        <w:r w:rsidR="005A02D7" w:rsidRPr="00455AF4">
          <w:rPr>
            <w:rFonts w:cs="Times New Roman"/>
            <w:iCs/>
            <w:szCs w:val="24"/>
          </w:rPr>
          <w:t xml:space="preserve">ncreased </w:t>
        </w:r>
        <w:r w:rsidR="005A02D7">
          <w:rPr>
            <w:rFonts w:cs="Times New Roman"/>
            <w:iCs/>
            <w:szCs w:val="24"/>
          </w:rPr>
          <w:t>availability of high-calorie</w:t>
        </w:r>
      </w:ins>
      <w:r w:rsidR="005A02D7" w:rsidRPr="00455AF4">
        <w:rPr>
          <w:rFonts w:cs="Times New Roman"/>
          <w:iCs/>
          <w:szCs w:val="24"/>
        </w:rPr>
        <w:t xml:space="preserve"> food sources can increase the energetic reserves of an individual, increasing its ability to perform sentinel behaviour </w:t>
      </w:r>
      <w:r w:rsidR="005A02D7" w:rsidRPr="00455AF4">
        <w:rPr>
          <w:rFonts w:cs="Times New Roman"/>
          <w:iCs/>
          <w:szCs w:val="24"/>
        </w:rPr>
        <w:fldChar w:fldCharType="begin"/>
      </w:r>
      <w:r w:rsidR="005A02D7"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5A02D7" w:rsidRPr="00455AF4">
        <w:rPr>
          <w:rFonts w:cs="Times New Roman"/>
          <w:iCs/>
          <w:szCs w:val="24"/>
        </w:rPr>
        <w:fldChar w:fldCharType="separate"/>
      </w:r>
      <w:r w:rsidR="005A02D7" w:rsidRPr="0019114E">
        <w:rPr>
          <w:rFonts w:cs="Times New Roman"/>
        </w:rPr>
        <w:t>(Bednekoff and Woolfenden 2003, Manser 2018, Arbon et al. 2020)</w:t>
      </w:r>
      <w:r w:rsidR="005A02D7" w:rsidRPr="00455AF4">
        <w:rPr>
          <w:rFonts w:cs="Times New Roman"/>
          <w:iCs/>
          <w:szCs w:val="24"/>
        </w:rPr>
        <w:fldChar w:fldCharType="end"/>
      </w:r>
      <w:r w:rsidR="005A02D7" w:rsidRPr="00455AF4">
        <w:rPr>
          <w:rFonts w:cs="Times New Roman"/>
          <w:iCs/>
          <w:szCs w:val="24"/>
        </w:rPr>
        <w:t>.</w:t>
      </w:r>
      <w:del w:id="682" w:author="Alex Popescu" w:date="2024-09-26T21:09:00Z" w16du:dateUtc="2024-09-27T01:09:00Z">
        <w:r w:rsidRPr="00455AF4">
          <w:rPr>
            <w:rFonts w:cs="Times New Roman"/>
            <w:iCs/>
            <w:szCs w:val="24"/>
          </w:rPr>
          <w:delText xml:space="preserve"> Studies on urban adaptation</w:delText>
        </w:r>
      </w:del>
    </w:p>
    <w:p w14:paraId="23FF1692" w14:textId="5837EEB1" w:rsidR="00382311" w:rsidRPr="00455AF4" w:rsidRDefault="009410A8" w:rsidP="00382311">
      <w:pPr>
        <w:spacing w:after="240" w:line="480" w:lineRule="auto"/>
        <w:rPr>
          <w:rFonts w:cs="Times New Roman"/>
          <w:iCs/>
          <w:szCs w:val="24"/>
        </w:rPr>
      </w:pPr>
      <w:ins w:id="683" w:author="Alex Popescu" w:date="2024-09-26T21:09:00Z" w16du:dateUtc="2024-09-27T01:09:00Z">
        <w:r>
          <w:rPr>
            <w:rFonts w:cs="Times New Roman"/>
            <w:iCs/>
            <w:szCs w:val="24"/>
          </w:rPr>
          <w:t>Urbanization can significantly affect animal behaviour, and s</w:t>
        </w:r>
        <w:r w:rsidR="00382311" w:rsidRPr="00455AF4">
          <w:rPr>
            <w:rFonts w:cs="Times New Roman"/>
            <w:iCs/>
            <w:szCs w:val="24"/>
          </w:rPr>
          <w:t>tudies</w:t>
        </w:r>
      </w:ins>
      <w:r w:rsidR="00382311" w:rsidRPr="00455AF4">
        <w:rPr>
          <w:rFonts w:cs="Times New Roman"/>
          <w:iCs/>
          <w:szCs w:val="24"/>
        </w:rPr>
        <w:t xml:space="preserve"> have shown that </w:t>
      </w:r>
      <w:del w:id="684" w:author="Alex Popescu" w:date="2024-09-26T21:09:00Z" w16du:dateUtc="2024-09-27T01:09:00Z">
        <w:r w:rsidR="00382311" w:rsidRPr="00455AF4">
          <w:rPr>
            <w:rFonts w:cs="Times New Roman"/>
            <w:iCs/>
            <w:szCs w:val="24"/>
          </w:rPr>
          <w:delText>individual</w:delText>
        </w:r>
      </w:del>
      <w:ins w:id="685" w:author="Alex Popescu" w:date="2024-09-26T21:09:00Z" w16du:dateUtc="2024-09-27T01:09:00Z">
        <w:r>
          <w:rPr>
            <w:rFonts w:cs="Times New Roman"/>
            <w:iCs/>
            <w:szCs w:val="24"/>
          </w:rPr>
          <w:t>species can adapt their</w:t>
        </w:r>
      </w:ins>
      <w:r>
        <w:rPr>
          <w:rFonts w:cs="Times New Roman"/>
          <w:iCs/>
          <w:szCs w:val="24"/>
        </w:rPr>
        <w:t xml:space="preserve"> </w:t>
      </w:r>
      <w:r w:rsidR="00382311" w:rsidRPr="00455AF4">
        <w:rPr>
          <w:rFonts w:cs="Times New Roman"/>
          <w:iCs/>
          <w:szCs w:val="24"/>
        </w:rPr>
        <w:t xml:space="preserve">behaviours </w:t>
      </w:r>
      <w:del w:id="686" w:author="Alex Popescu" w:date="2024-09-26T21:09:00Z" w16du:dateUtc="2024-09-27T01:09:00Z">
        <w:r w:rsidR="00382311" w:rsidRPr="00455AF4">
          <w:rPr>
            <w:rFonts w:cs="Times New Roman"/>
            <w:iCs/>
            <w:szCs w:val="24"/>
          </w:rPr>
          <w:delText xml:space="preserve">change </w:delText>
        </w:r>
      </w:del>
      <w:r w:rsidR="00382311" w:rsidRPr="00455AF4">
        <w:rPr>
          <w:rFonts w:cs="Times New Roman"/>
          <w:iCs/>
          <w:szCs w:val="24"/>
        </w:rPr>
        <w:t>to</w:t>
      </w:r>
      <w:del w:id="687" w:author="Alex Popescu" w:date="2024-09-26T21:09:00Z" w16du:dateUtc="2024-09-27T01:09:00Z">
        <w:r w:rsidR="00382311" w:rsidRPr="00455AF4">
          <w:rPr>
            <w:rFonts w:cs="Times New Roman"/>
            <w:iCs/>
            <w:szCs w:val="24"/>
          </w:rPr>
          <w:delText xml:space="preserve"> best</w:delText>
        </w:r>
      </w:del>
      <w:r w:rsidR="00382311" w:rsidRPr="00455AF4">
        <w:rPr>
          <w:rFonts w:cs="Times New Roman"/>
          <w:iCs/>
          <w:szCs w:val="24"/>
        </w:rPr>
        <w:t xml:space="preserve"> take advantage of city living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(Lowry et al. 2013, Isaksson 2018, Gotanda 2020)</w:t>
      </w:r>
      <w:r w:rsidR="00382311" w:rsidRPr="00455AF4">
        <w:rPr>
          <w:rFonts w:cs="Times New Roman"/>
          <w:iCs/>
          <w:szCs w:val="24"/>
        </w:rPr>
        <w:fldChar w:fldCharType="end"/>
      </w:r>
      <w:r w:rsidR="00382311" w:rsidRPr="00455AF4">
        <w:rPr>
          <w:rFonts w:cs="Times New Roman"/>
          <w:iCs/>
          <w:szCs w:val="24"/>
        </w:rPr>
        <w:t xml:space="preserve">, though comparatively fewer studies have been performed on social behaviours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(Łopucki et al. 2021)</w:t>
      </w:r>
      <w:r w:rsidR="00382311" w:rsidRPr="00455AF4">
        <w:rPr>
          <w:rFonts w:cs="Times New Roman"/>
          <w:iCs/>
          <w:szCs w:val="24"/>
        </w:rPr>
        <w:fldChar w:fldCharType="end"/>
      </w:r>
      <w:r w:rsidR="00382311" w:rsidRPr="00455AF4">
        <w:rPr>
          <w:rFonts w:cs="Times New Roman"/>
          <w:iCs/>
          <w:szCs w:val="24"/>
        </w:rPr>
        <w:t xml:space="preserve">. </w:t>
      </w:r>
      <w:ins w:id="688" w:author="Alex Popescu" w:date="2024-09-26T21:09:00Z" w16du:dateUtc="2024-09-27T01:09:00Z">
        <w:r w:rsidR="001F5AEE" w:rsidRPr="00455AF4">
          <w:rPr>
            <w:rFonts w:cs="Times New Roman"/>
            <w:iCs/>
            <w:szCs w:val="24"/>
          </w:rPr>
          <w:t>Urbanization can lead to adaptations in social behaviours</w:t>
        </w:r>
        <w:r w:rsidR="001F5AEE">
          <w:rPr>
            <w:rFonts w:cs="Times New Roman"/>
            <w:iCs/>
            <w:szCs w:val="24"/>
          </w:rPr>
          <w:t>, yet there remains a gap in the literature on the effects of urbanization on</w:t>
        </w:r>
        <w:r w:rsidR="001F5AEE" w:rsidRPr="00455AF4">
          <w:rPr>
            <w:rFonts w:cs="Times New Roman"/>
            <w:iCs/>
            <w:szCs w:val="24"/>
          </w:rPr>
          <w:t xml:space="preserve"> sentinel behaviour. </w:t>
        </w:r>
      </w:ins>
      <w:r w:rsidR="00382311" w:rsidRPr="00455AF4">
        <w:rPr>
          <w:rFonts w:cs="Times New Roman"/>
          <w:iCs/>
          <w:szCs w:val="24"/>
        </w:rPr>
        <w:t xml:space="preserve">Behavioural plasticity is crucial for individuals </w:t>
      </w:r>
      <w:del w:id="689" w:author="Alex Popescu" w:date="2024-09-26T21:09:00Z" w16du:dateUtc="2024-09-27T01:09:00Z">
        <w:r w:rsidR="00382311" w:rsidRPr="00455AF4">
          <w:rPr>
            <w:rFonts w:cs="Times New Roman"/>
            <w:iCs/>
            <w:szCs w:val="24"/>
          </w:rPr>
          <w:delText>faced with</w:delText>
        </w:r>
      </w:del>
      <w:ins w:id="690" w:author="Alex Popescu" w:date="2024-09-26T21:09:00Z" w16du:dateUtc="2024-09-27T01:09:00Z">
        <w:r w:rsidR="00B2382A">
          <w:rPr>
            <w:rFonts w:cs="Times New Roman"/>
            <w:iCs/>
            <w:szCs w:val="24"/>
          </w:rPr>
          <w:t>in</w:t>
        </w:r>
      </w:ins>
      <w:r w:rsidR="00B2382A">
        <w:rPr>
          <w:rFonts w:cs="Times New Roman"/>
          <w:iCs/>
          <w:szCs w:val="24"/>
        </w:rPr>
        <w:t xml:space="preserve"> a</w:t>
      </w:r>
      <w:ins w:id="691" w:author="Alex Popescu" w:date="2024-09-26T21:09:00Z" w16du:dateUtc="2024-09-27T01:09:00Z">
        <w:r w:rsidR="00B2382A">
          <w:rPr>
            <w:rFonts w:cs="Times New Roman"/>
            <w:iCs/>
            <w:szCs w:val="24"/>
          </w:rPr>
          <w:t xml:space="preserve"> rapidly</w:t>
        </w:r>
      </w:ins>
      <w:r w:rsidR="00382311" w:rsidRPr="00455AF4">
        <w:rPr>
          <w:rFonts w:cs="Times New Roman"/>
          <w:iCs/>
          <w:szCs w:val="24"/>
        </w:rPr>
        <w:t xml:space="preserve"> changing environment, where failure to adapt could result in </w:t>
      </w:r>
      <w:del w:id="692" w:author="Alex Popescu" w:date="2024-09-26T21:09:00Z" w16du:dateUtc="2024-09-27T01:09:00Z">
        <w:r w:rsidR="00382311" w:rsidRPr="00455AF4">
          <w:rPr>
            <w:rFonts w:cs="Times New Roman"/>
            <w:iCs/>
            <w:szCs w:val="24"/>
          </w:rPr>
          <w:delText>inefficiencies that can negatively impact survival.</w:delText>
        </w:r>
      </w:del>
      <w:ins w:id="693" w:author="Alex Popescu" w:date="2024-09-26T21:09:00Z" w16du:dateUtc="2024-09-27T01:09:00Z">
        <w:r w:rsidR="00CA23AA">
          <w:rPr>
            <w:rFonts w:cs="Times New Roman"/>
            <w:iCs/>
            <w:szCs w:val="24"/>
          </w:rPr>
          <w:t>reduce</w:t>
        </w:r>
        <w:r w:rsidR="005A02D7">
          <w:rPr>
            <w:rFonts w:cs="Times New Roman"/>
            <w:iCs/>
            <w:szCs w:val="24"/>
          </w:rPr>
          <w:t>d</w:t>
        </w:r>
        <w:r w:rsidR="00CA23AA">
          <w:rPr>
            <w:rFonts w:cs="Times New Roman"/>
            <w:iCs/>
            <w:szCs w:val="24"/>
          </w:rPr>
          <w:t xml:space="preserve"> fitness</w:t>
        </w:r>
        <w:r w:rsidR="00382311" w:rsidRPr="00455AF4">
          <w:rPr>
            <w:rFonts w:cs="Times New Roman"/>
            <w:iCs/>
            <w:szCs w:val="24"/>
          </w:rPr>
          <w:t>.</w:t>
        </w:r>
      </w:ins>
      <w:r w:rsidR="00382311" w:rsidRPr="00455AF4">
        <w:rPr>
          <w:rFonts w:cs="Times New Roman"/>
          <w:iCs/>
          <w:szCs w:val="24"/>
        </w:rPr>
        <w:t xml:space="preserve"> Changes in social behaviours, like sentinel behaviour, can be adaptive in cities and could </w:t>
      </w:r>
      <w:del w:id="694" w:author="Alex Popescu" w:date="2024-09-26T21:09:00Z" w16du:dateUtc="2024-09-27T01:09:00Z">
        <w:r w:rsidR="00382311" w:rsidRPr="00455AF4">
          <w:rPr>
            <w:rFonts w:cs="Times New Roman"/>
            <w:iCs/>
            <w:szCs w:val="24"/>
          </w:rPr>
          <w:delText>greatly</w:delText>
        </w:r>
      </w:del>
      <w:ins w:id="695" w:author="Alex Popescu" w:date="2024-09-26T21:09:00Z" w16du:dateUtc="2024-09-27T01:09:00Z">
        <w:r w:rsidR="00CC601D">
          <w:rPr>
            <w:rFonts w:cs="Times New Roman"/>
            <w:iCs/>
            <w:szCs w:val="24"/>
          </w:rPr>
          <w:t>significantly</w:t>
        </w:r>
      </w:ins>
      <w:r w:rsidR="00382311" w:rsidRPr="00455AF4">
        <w:rPr>
          <w:rFonts w:cs="Times New Roman"/>
          <w:iCs/>
          <w:szCs w:val="24"/>
        </w:rPr>
        <w:t xml:space="preserve"> improve the success of a </w:t>
      </w:r>
      <w:ins w:id="696" w:author="Alex Popescu" w:date="2024-09-26T21:09:00Z" w16du:dateUtc="2024-09-27T01:09:00Z">
        <w:r w:rsidR="00B2382A">
          <w:rPr>
            <w:rFonts w:cs="Times New Roman"/>
            <w:iCs/>
            <w:szCs w:val="24"/>
          </w:rPr>
          <w:t xml:space="preserve">sentinel-using </w:t>
        </w:r>
      </w:ins>
      <w:r w:rsidR="00382311" w:rsidRPr="00455AF4">
        <w:rPr>
          <w:rFonts w:cs="Times New Roman"/>
          <w:iCs/>
          <w:szCs w:val="24"/>
        </w:rPr>
        <w:t>species in urban areas.</w:t>
      </w:r>
      <w:del w:id="697" w:author="Alex Popescu" w:date="2024-09-26T21:09:00Z" w16du:dateUtc="2024-09-27T01:09:00Z">
        <w:r w:rsidR="00382311" w:rsidRPr="00455AF4">
          <w:rPr>
            <w:rFonts w:cs="Times New Roman"/>
            <w:iCs/>
            <w:szCs w:val="24"/>
          </w:rPr>
          <w:delText xml:space="preserve"> </w:delText>
        </w:r>
      </w:del>
    </w:p>
    <w:p w14:paraId="09E71DBD" w14:textId="77777777" w:rsidR="00382311" w:rsidRPr="00455AF4" w:rsidRDefault="00B2382A" w:rsidP="00382311">
      <w:pPr>
        <w:spacing w:after="240" w:line="480" w:lineRule="auto"/>
        <w:rPr>
          <w:del w:id="698" w:author="Alex Popescu" w:date="2024-09-26T21:09:00Z" w16du:dateUtc="2024-09-27T01:09:00Z"/>
          <w:rFonts w:cs="Times New Roman"/>
          <w:iCs/>
          <w:szCs w:val="24"/>
        </w:rPr>
        <w:sectPr w:rsidR="00382311" w:rsidRPr="00455AF4" w:rsidSect="00382311">
          <w:headerReference w:type="default" r:id="rId19"/>
          <w:pgSz w:w="12240" w:h="15840" w:code="1"/>
          <w:pgMar w:top="1440" w:right="1440" w:bottom="1440" w:left="1440" w:header="709" w:footer="709" w:gutter="0"/>
          <w:cols w:space="708"/>
          <w:docGrid w:linePitch="360"/>
        </w:sectPr>
      </w:pPr>
      <w:r>
        <w:rPr>
          <w:rFonts w:cs="Times New Roman"/>
          <w:iCs/>
          <w:szCs w:val="24"/>
        </w:rPr>
        <w:t xml:space="preserve">Our objective </w:t>
      </w:r>
      <w:del w:id="699" w:author="Alex Popescu" w:date="2024-09-26T21:09:00Z" w16du:dateUtc="2024-09-27T01:09:00Z">
        <w:r w:rsidR="00382311" w:rsidRPr="00455AF4">
          <w:rPr>
            <w:rFonts w:cs="Times New Roman"/>
            <w:iCs/>
            <w:szCs w:val="24"/>
          </w:rPr>
          <w:delText xml:space="preserve">was to explore the mechanisms underlying sentinel decision-making by identifying and analyzing the factors that affect sentinel behaviour </w:delText>
        </w:r>
      </w:del>
      <w:r w:rsidR="009410A8">
        <w:rPr>
          <w:rFonts w:cs="Times New Roman"/>
          <w:iCs/>
          <w:szCs w:val="24"/>
        </w:rPr>
        <w:t xml:space="preserve">in </w:t>
      </w:r>
      <w:del w:id="700" w:author="Alex Popescu" w:date="2024-09-26T21:09:00Z" w16du:dateUtc="2024-09-27T01:09:00Z">
        <w:r w:rsidR="00382311" w:rsidRPr="00455AF4">
          <w:rPr>
            <w:rFonts w:cs="Times New Roman"/>
            <w:iCs/>
            <w:szCs w:val="24"/>
          </w:rPr>
          <w:delText>a</w:delText>
        </w:r>
      </w:del>
      <w:ins w:id="701" w:author="Alex Popescu" w:date="2024-09-26T21:09:00Z" w16du:dateUtc="2024-09-27T01:09:00Z">
        <w:r w:rsidR="009410A8">
          <w:rPr>
            <w:rFonts w:cs="Times New Roman"/>
            <w:iCs/>
            <w:szCs w:val="24"/>
          </w:rPr>
          <w:t>this</w:t>
        </w:r>
      </w:ins>
      <w:r w:rsidR="009410A8">
        <w:rPr>
          <w:rFonts w:cs="Times New Roman"/>
          <w:iCs/>
          <w:szCs w:val="24"/>
        </w:rPr>
        <w:t xml:space="preserve"> scoping review</w:t>
      </w:r>
      <w:del w:id="702" w:author="Alex Popescu" w:date="2024-09-26T21:09:00Z" w16du:dateUtc="2024-09-27T01:09:00Z">
        <w:r w:rsidR="00382311" w:rsidRPr="00455AF4">
          <w:rPr>
            <w:rFonts w:cs="Times New Roman"/>
            <w:iCs/>
            <w:szCs w:val="24"/>
          </w:rPr>
          <w:delText xml:space="preserve">. By reviewing studies that investigate both </w:delText>
        </w:r>
      </w:del>
      <w:ins w:id="703" w:author="Alex Popescu" w:date="2024-09-26T21:09:00Z" w16du:dateUtc="2024-09-27T01:09:00Z">
        <w:r w:rsidR="009410A8">
          <w:rPr>
            <w:rFonts w:cs="Times New Roman"/>
            <w:iCs/>
            <w:szCs w:val="24"/>
          </w:rPr>
          <w:t xml:space="preserve"> </w:t>
        </w:r>
        <w:r>
          <w:rPr>
            <w:rFonts w:cs="Times New Roman"/>
            <w:iCs/>
            <w:szCs w:val="24"/>
          </w:rPr>
          <w:t xml:space="preserve">was </w:t>
        </w:r>
        <w:r w:rsidR="009410A8">
          <w:rPr>
            <w:rFonts w:cs="Times New Roman"/>
            <w:iCs/>
            <w:szCs w:val="24"/>
          </w:rPr>
          <w:t xml:space="preserve">to </w:t>
        </w:r>
        <w:r w:rsidR="00382311" w:rsidRPr="00455AF4">
          <w:rPr>
            <w:rFonts w:cs="Times New Roman"/>
            <w:iCs/>
            <w:szCs w:val="24"/>
          </w:rPr>
          <w:t>identify and analyz</w:t>
        </w:r>
        <w:r w:rsidR="009410A8">
          <w:rPr>
            <w:rFonts w:cs="Times New Roman"/>
            <w:iCs/>
            <w:szCs w:val="24"/>
          </w:rPr>
          <w:t>e</w:t>
        </w:r>
        <w:r w:rsidR="00382311" w:rsidRPr="00455AF4">
          <w:rPr>
            <w:rFonts w:cs="Times New Roman"/>
            <w:iCs/>
            <w:szCs w:val="24"/>
          </w:rPr>
          <w:t xml:space="preserve"> the </w:t>
        </w:r>
      </w:ins>
      <w:r w:rsidR="009410A8">
        <w:rPr>
          <w:rFonts w:cs="Times New Roman"/>
          <w:iCs/>
          <w:szCs w:val="24"/>
        </w:rPr>
        <w:t xml:space="preserve">intrinsic and extrinsic </w:t>
      </w:r>
      <w:r w:rsidR="00382311" w:rsidRPr="00455AF4">
        <w:rPr>
          <w:rFonts w:cs="Times New Roman"/>
          <w:iCs/>
          <w:szCs w:val="24"/>
        </w:rPr>
        <w:t>factors</w:t>
      </w:r>
      <w:del w:id="704" w:author="Alex Popescu" w:date="2024-09-26T21:09:00Z" w16du:dateUtc="2024-09-27T01:09:00Z">
        <w:r w:rsidR="00382311" w:rsidRPr="00455AF4">
          <w:rPr>
            <w:rFonts w:cs="Times New Roman"/>
            <w:iCs/>
            <w:szCs w:val="24"/>
          </w:rPr>
          <w:delText xml:space="preserve">, we aimed to identify </w:delText>
        </w:r>
      </w:del>
      <w:ins w:id="705" w:author="Alex Popescu" w:date="2024-09-26T21:09:00Z" w16du:dateUtc="2024-09-27T01:09:00Z">
        <w:r w:rsidR="00382311" w:rsidRPr="00455AF4">
          <w:rPr>
            <w:rFonts w:cs="Times New Roman"/>
            <w:iCs/>
            <w:szCs w:val="24"/>
          </w:rPr>
          <w:t xml:space="preserve"> that affect sentinel behaviour.</w:t>
        </w:r>
        <w:r w:rsidR="009410A8">
          <w:rPr>
            <w:rFonts w:cs="Times New Roman"/>
            <w:iCs/>
            <w:szCs w:val="24"/>
          </w:rPr>
          <w:t xml:space="preserve"> W</w:t>
        </w:r>
        <w:r w:rsidR="00382311" w:rsidRPr="00455AF4">
          <w:rPr>
            <w:rFonts w:cs="Times New Roman"/>
            <w:iCs/>
            <w:szCs w:val="24"/>
          </w:rPr>
          <w:t>e searched for empirical studies on the behaviour of non-aquatic vertebrates</w:t>
        </w:r>
        <w:r w:rsidR="009410A8" w:rsidRPr="009410A8">
          <w:rPr>
            <w:rFonts w:cs="Times New Roman"/>
            <w:iCs/>
            <w:szCs w:val="24"/>
          </w:rPr>
          <w:t xml:space="preserve"> </w:t>
        </w:r>
        <w:r w:rsidR="009410A8">
          <w:rPr>
            <w:rFonts w:cs="Times New Roman"/>
            <w:iCs/>
            <w:szCs w:val="24"/>
          </w:rPr>
          <w:t xml:space="preserve">and found </w:t>
        </w:r>
      </w:ins>
      <w:r w:rsidR="009410A8">
        <w:rPr>
          <w:rFonts w:cs="Times New Roman"/>
          <w:iCs/>
          <w:szCs w:val="24"/>
        </w:rPr>
        <w:t xml:space="preserve">common </w:t>
      </w:r>
      <w:del w:id="706" w:author="Alex Popescu" w:date="2024-09-26T21:09:00Z" w16du:dateUtc="2024-09-27T01:09:00Z">
        <w:r w:rsidR="00382311" w:rsidRPr="00455AF4">
          <w:rPr>
            <w:rFonts w:cs="Times New Roman"/>
            <w:iCs/>
            <w:szCs w:val="24"/>
          </w:rPr>
          <w:delText xml:space="preserve">patterns and </w:delText>
        </w:r>
      </w:del>
      <w:r w:rsidR="009410A8">
        <w:rPr>
          <w:rFonts w:cs="Times New Roman"/>
          <w:iCs/>
          <w:szCs w:val="24"/>
        </w:rPr>
        <w:t xml:space="preserve">trends in sentinel behaviour across different species and environments. </w:t>
      </w:r>
      <w:del w:id="707" w:author="Alex Popescu" w:date="2024-09-26T21:09:00Z" w16du:dateUtc="2024-09-27T01:09:00Z">
        <w:r w:rsidR="00382311" w:rsidRPr="00455AF4">
          <w:rPr>
            <w:rFonts w:cs="Times New Roman"/>
            <w:iCs/>
            <w:szCs w:val="24"/>
          </w:rPr>
          <w:delText>To best understand sentinel decision-making, we searched for empirical studies on the behaviour of non-aquatic vertebrates, excluding studies that did not test the effects of a factor on sentinel behaviour (e.g. articles identifying a new sentinel-using species). We analyzed the main trends observed and</w:delText>
        </w:r>
      </w:del>
      <w:ins w:id="708" w:author="Alex Popescu" w:date="2024-09-26T21:09:00Z" w16du:dateUtc="2024-09-27T01:09:00Z">
        <w:r w:rsidR="00382311" w:rsidRPr="00455AF4">
          <w:rPr>
            <w:rFonts w:cs="Times New Roman"/>
            <w:iCs/>
            <w:szCs w:val="24"/>
          </w:rPr>
          <w:t>We</w:t>
        </w:r>
      </w:ins>
      <w:r w:rsidR="00382311" w:rsidRPr="00455AF4">
        <w:rPr>
          <w:rFonts w:cs="Times New Roman"/>
          <w:iCs/>
          <w:szCs w:val="24"/>
        </w:rPr>
        <w:t xml:space="preserve"> synthesized </w:t>
      </w:r>
      <w:del w:id="709" w:author="Alex Popescu" w:date="2024-09-26T21:09:00Z" w16du:dateUtc="2024-09-27T01:09:00Z">
        <w:r w:rsidR="00382311" w:rsidRPr="00455AF4">
          <w:rPr>
            <w:rFonts w:cs="Times New Roman"/>
            <w:iCs/>
            <w:szCs w:val="24"/>
          </w:rPr>
          <w:delText>these</w:delText>
        </w:r>
      </w:del>
      <w:ins w:id="710" w:author="Alex Popescu" w:date="2024-09-26T21:09:00Z" w16du:dateUtc="2024-09-27T01:09:00Z">
        <w:r w:rsidR="001F5AEE">
          <w:rPr>
            <w:rFonts w:cs="Times New Roman"/>
            <w:iCs/>
            <w:szCs w:val="24"/>
          </w:rPr>
          <w:t>our</w:t>
        </w:r>
      </w:ins>
      <w:r w:rsidR="00382311" w:rsidRPr="00455AF4">
        <w:rPr>
          <w:rFonts w:cs="Times New Roman"/>
          <w:iCs/>
          <w:szCs w:val="24"/>
        </w:rPr>
        <w:t xml:space="preserve"> findings to understand the influence of intrinsic and extrinsic factors. We then</w:t>
      </w:r>
      <w:r w:rsidR="004C1F4B">
        <w:rPr>
          <w:rFonts w:cs="Times New Roman"/>
          <w:iCs/>
          <w:szCs w:val="24"/>
        </w:rPr>
        <w:t xml:space="preserve"> </w:t>
      </w:r>
    </w:p>
    <w:p w14:paraId="19C9DCA5" w14:textId="2724440A" w:rsidR="00382311" w:rsidRPr="00455AF4" w:rsidRDefault="00382311" w:rsidP="00382311">
      <w:pPr>
        <w:spacing w:after="240" w:line="480" w:lineRule="auto"/>
        <w:rPr>
          <w:rFonts w:cs="Times New Roman"/>
          <w:iCs/>
          <w:szCs w:val="24"/>
          <w:highlight w:val="yellow"/>
        </w:rPr>
      </w:pPr>
      <w:r w:rsidRPr="00455AF4">
        <w:rPr>
          <w:rFonts w:cs="Times New Roman"/>
          <w:iCs/>
          <w:szCs w:val="24"/>
        </w:rPr>
        <w:t>discuss</w:t>
      </w:r>
      <w:r w:rsidR="009410A8">
        <w:rPr>
          <w:rFonts w:cs="Times New Roman"/>
          <w:iCs/>
          <w:szCs w:val="24"/>
        </w:rPr>
        <w:t>ed</w:t>
      </w:r>
      <w:r w:rsidRPr="00455AF4">
        <w:rPr>
          <w:rFonts w:cs="Times New Roman"/>
          <w:iCs/>
          <w:szCs w:val="24"/>
        </w:rPr>
        <w:t xml:space="preserve"> how urbanization can affect sentinel behaviour by altering the factors involved in sentinel decisions. </w:t>
      </w:r>
      <w:del w:id="711" w:author="Alex Popescu" w:date="2024-09-26T21:09:00Z" w16du:dateUtc="2024-09-27T01:09:00Z">
        <w:r w:rsidRPr="00455AF4">
          <w:rPr>
            <w:rFonts w:cs="Times New Roman"/>
            <w:iCs/>
            <w:szCs w:val="24"/>
          </w:rPr>
          <w:delText xml:space="preserve">Urbanization can lead to adaptations in social behaviours, including sentinel behaviour, yet there remains a gap in understanding how urbanization affects sentinel behaviour. The need for a comprehensive review of factors influencing sentinel behaviour is highlighted by the complexity of urban environments and their effects on wildlife behaviour. </w:delText>
        </w:r>
      </w:del>
    </w:p>
    <w:p w14:paraId="248F4E09" w14:textId="77777777" w:rsidR="00382311" w:rsidRPr="00455AF4" w:rsidRDefault="00382311" w:rsidP="00382311">
      <w:pPr>
        <w:spacing w:after="240" w:line="480" w:lineRule="auto"/>
        <w:rPr>
          <w:del w:id="712" w:author="Alex Popescu" w:date="2024-09-26T21:09:00Z" w16du:dateUtc="2024-09-27T01:09:00Z"/>
          <w:rFonts w:cs="Times New Roman"/>
          <w:iCs/>
          <w:szCs w:val="24"/>
        </w:rPr>
      </w:pPr>
      <w:r w:rsidRPr="00455AF4">
        <w:rPr>
          <w:rFonts w:cs="Times New Roman"/>
          <w:iCs/>
          <w:szCs w:val="24"/>
        </w:rPr>
        <w:t xml:space="preserve">The synthesis of information on the factors involved in sentinel decision-making can further our understanding </w:t>
      </w:r>
      <w:r w:rsidR="004C1F4B">
        <w:rPr>
          <w:rFonts w:cs="Times New Roman"/>
          <w:iCs/>
          <w:szCs w:val="24"/>
        </w:rPr>
        <w:t xml:space="preserve">of </w:t>
      </w:r>
      <w:ins w:id="713" w:author="Alex Popescu" w:date="2024-09-26T21:09:00Z" w16du:dateUtc="2024-09-27T01:09:00Z">
        <w:r w:rsidR="004C1F4B">
          <w:rPr>
            <w:rFonts w:cs="Times New Roman"/>
            <w:iCs/>
            <w:szCs w:val="24"/>
          </w:rPr>
          <w:t xml:space="preserve">other </w:t>
        </w:r>
      </w:ins>
      <w:r w:rsidR="004C1F4B">
        <w:rPr>
          <w:rFonts w:cs="Times New Roman"/>
          <w:iCs/>
          <w:szCs w:val="24"/>
        </w:rPr>
        <w:t xml:space="preserve">social </w:t>
      </w:r>
      <w:del w:id="714" w:author="Alex Popescu" w:date="2024-09-26T21:09:00Z" w16du:dateUtc="2024-09-27T01:09:00Z">
        <w:r w:rsidRPr="00455AF4">
          <w:rPr>
            <w:rFonts w:cs="Times New Roman"/>
            <w:iCs/>
            <w:szCs w:val="24"/>
          </w:rPr>
          <w:delText>behaviours in general. Other</w:delText>
        </w:r>
      </w:del>
      <w:ins w:id="715" w:author="Alex Popescu" w:date="2024-09-26T21:09:00Z" w16du:dateUtc="2024-09-27T01:09:00Z">
        <w:r w:rsidR="004C1F4B">
          <w:rPr>
            <w:rFonts w:cs="Times New Roman"/>
            <w:iCs/>
            <w:szCs w:val="24"/>
          </w:rPr>
          <w:t>behaviour</w:t>
        </w:r>
        <w:r w:rsidRPr="00455AF4">
          <w:rPr>
            <w:rFonts w:cs="Times New Roman"/>
            <w:iCs/>
            <w:szCs w:val="24"/>
          </w:rPr>
          <w:t xml:space="preserve">. </w:t>
        </w:r>
        <w:r w:rsidR="004C1F4B">
          <w:rPr>
            <w:rFonts w:cs="Times New Roman"/>
            <w:iCs/>
            <w:szCs w:val="24"/>
          </w:rPr>
          <w:t>Similar factors could be involved in the decision to perform o</w:t>
        </w:r>
        <w:r w:rsidRPr="00455AF4">
          <w:rPr>
            <w:rFonts w:cs="Times New Roman"/>
            <w:iCs/>
            <w:szCs w:val="24"/>
          </w:rPr>
          <w:t>ther</w:t>
        </w:r>
      </w:ins>
      <w:r w:rsidRPr="00455AF4">
        <w:rPr>
          <w:rFonts w:cs="Times New Roman"/>
          <w:iCs/>
          <w:szCs w:val="24"/>
        </w:rPr>
        <w:t xml:space="preserve"> social antipredator behaviours</w:t>
      </w:r>
      <w:r w:rsidR="00CC601D">
        <w:rPr>
          <w:rFonts w:cs="Times New Roman"/>
          <w:iCs/>
          <w:szCs w:val="24"/>
        </w:rPr>
        <w:t>,</w:t>
      </w:r>
      <w:r w:rsidRPr="00455AF4">
        <w:rPr>
          <w:rFonts w:cs="Times New Roman"/>
          <w:iCs/>
          <w:szCs w:val="24"/>
        </w:rPr>
        <w:t xml:space="preserve"> such as the coordination of vigilance in</w:t>
      </w:r>
      <w:r w:rsidR="004C1F4B">
        <w:rPr>
          <w:rFonts w:cs="Times New Roman"/>
          <w:iCs/>
          <w:szCs w:val="24"/>
        </w:rPr>
        <w:t xml:space="preserve"> foragers</w:t>
      </w:r>
      <w:del w:id="716" w:author="Alex Popescu" w:date="2024-09-26T21:09:00Z" w16du:dateUtc="2024-09-27T01:09:00Z">
        <w:r w:rsidRPr="00455AF4">
          <w:rPr>
            <w:rFonts w:cs="Times New Roman"/>
            <w:iCs/>
            <w:szCs w:val="24"/>
          </w:rPr>
          <w:delText>, can be affected by the same factors involved in sentinel behaviour.</w:delText>
        </w:r>
      </w:del>
      <w:ins w:id="717" w:author="Alex Popescu" w:date="2024-09-26T21:09:00Z" w16du:dateUtc="2024-09-27T01:09:00Z">
        <w:r w:rsidRPr="00455AF4">
          <w:rPr>
            <w:rFonts w:cs="Times New Roman"/>
            <w:iCs/>
            <w:szCs w:val="24"/>
          </w:rPr>
          <w:t>.</w:t>
        </w:r>
      </w:ins>
      <w:r w:rsidRPr="00455AF4">
        <w:rPr>
          <w:rFonts w:cs="Times New Roman"/>
          <w:iCs/>
          <w:szCs w:val="24"/>
        </w:rPr>
        <w:t xml:space="preserve"> By </w:t>
      </w:r>
      <w:del w:id="718" w:author="Alex Popescu" w:date="2024-09-26T21:09:00Z" w16du:dateUtc="2024-09-27T01:09:00Z">
        <w:r w:rsidRPr="00455AF4">
          <w:rPr>
            <w:rFonts w:cs="Times New Roman"/>
            <w:iCs/>
            <w:szCs w:val="24"/>
          </w:rPr>
          <w:delText>conducting a thorough review of</w:delText>
        </w:r>
      </w:del>
      <w:ins w:id="719" w:author="Alex Popescu" w:date="2024-09-26T21:09:00Z" w16du:dateUtc="2024-09-27T01:09:00Z">
        <w:r w:rsidR="00CC601D">
          <w:rPr>
            <w:rFonts w:cs="Times New Roman"/>
            <w:iCs/>
            <w:szCs w:val="24"/>
          </w:rPr>
          <w:t>thoroughly reviewing</w:t>
        </w:r>
      </w:ins>
      <w:r w:rsidRPr="00455AF4">
        <w:rPr>
          <w:rFonts w:cs="Times New Roman"/>
          <w:iCs/>
          <w:szCs w:val="24"/>
        </w:rPr>
        <w:t xml:space="preserve"> the literature</w:t>
      </w:r>
      <w:del w:id="720" w:author="Alex Popescu" w:date="2024-09-26T21:09:00Z" w16du:dateUtc="2024-09-27T01:09:00Z">
        <w:r w:rsidRPr="00455AF4">
          <w:rPr>
            <w:rFonts w:cs="Times New Roman"/>
            <w:iCs/>
            <w:szCs w:val="24"/>
          </w:rPr>
          <w:delText xml:space="preserve"> on sentinel behaviour, this study aimed</w:delText>
        </w:r>
      </w:del>
      <w:ins w:id="721" w:author="Alex Popescu" w:date="2024-09-26T21:09:00Z" w16du:dateUtc="2024-09-27T01:09:00Z">
        <w:r w:rsidRPr="00455AF4">
          <w:rPr>
            <w:rFonts w:cs="Times New Roman"/>
            <w:iCs/>
            <w:szCs w:val="24"/>
          </w:rPr>
          <w:t xml:space="preserve">, </w:t>
        </w:r>
        <w:r w:rsidR="00B2382A">
          <w:rPr>
            <w:rFonts w:cs="Times New Roman"/>
            <w:iCs/>
            <w:szCs w:val="24"/>
          </w:rPr>
          <w:t>we</w:t>
        </w:r>
        <w:r w:rsidRPr="00455AF4">
          <w:rPr>
            <w:rFonts w:cs="Times New Roman"/>
            <w:iCs/>
            <w:szCs w:val="24"/>
          </w:rPr>
          <w:t xml:space="preserve"> aim</w:t>
        </w:r>
      </w:ins>
      <w:r w:rsidRPr="00455AF4">
        <w:rPr>
          <w:rFonts w:cs="Times New Roman"/>
          <w:iCs/>
          <w:szCs w:val="24"/>
        </w:rPr>
        <w:t xml:space="preserve"> to provide a comprehensive overview of </w:t>
      </w:r>
      <w:del w:id="722" w:author="Alex Popescu" w:date="2024-09-26T21:09:00Z" w16du:dateUtc="2024-09-27T01:09:00Z">
        <w:r w:rsidRPr="00455AF4">
          <w:rPr>
            <w:rFonts w:cs="Times New Roman"/>
            <w:iCs/>
            <w:szCs w:val="24"/>
          </w:rPr>
          <w:delText xml:space="preserve">the </w:delText>
        </w:r>
      </w:del>
      <w:ins w:id="723" w:author="Alex Popescu" w:date="2024-09-26T21:09:00Z" w16du:dateUtc="2024-09-27T01:09:00Z">
        <w:r w:rsidR="00B2382A">
          <w:rPr>
            <w:rFonts w:cs="Times New Roman"/>
            <w:iCs/>
            <w:szCs w:val="24"/>
          </w:rPr>
          <w:t>how intrinsic and extrinsic</w:t>
        </w:r>
        <w:r w:rsidRPr="00455AF4">
          <w:rPr>
            <w:rFonts w:cs="Times New Roman"/>
            <w:iCs/>
            <w:szCs w:val="24"/>
          </w:rPr>
          <w:t xml:space="preserve"> </w:t>
        </w:r>
      </w:ins>
      <w:r w:rsidR="001F5AEE" w:rsidRPr="00455AF4">
        <w:rPr>
          <w:rFonts w:cs="Times New Roman"/>
          <w:iCs/>
          <w:szCs w:val="24"/>
        </w:rPr>
        <w:t>factors</w:t>
      </w:r>
      <w:r w:rsidR="001F5AEE">
        <w:rPr>
          <w:rFonts w:cs="Times New Roman"/>
          <w:iCs/>
          <w:szCs w:val="24"/>
        </w:rPr>
        <w:t xml:space="preserve"> </w:t>
      </w:r>
      <w:del w:id="724" w:author="Alex Popescu" w:date="2024-09-26T21:09:00Z" w16du:dateUtc="2024-09-27T01:09:00Z">
        <w:r w:rsidRPr="00455AF4">
          <w:rPr>
            <w:rFonts w:cs="Times New Roman"/>
            <w:iCs/>
            <w:szCs w:val="24"/>
          </w:rPr>
          <w:delText>influencing this social</w:delText>
        </w:r>
      </w:del>
      <w:ins w:id="725" w:author="Alex Popescu" w:date="2024-09-26T21:09:00Z" w16du:dateUtc="2024-09-27T01:09:00Z">
        <w:r w:rsidR="001F5AEE">
          <w:rPr>
            <w:rFonts w:cs="Times New Roman"/>
            <w:iCs/>
            <w:szCs w:val="24"/>
          </w:rPr>
          <w:t>and their interaction</w:t>
        </w:r>
        <w:r w:rsidRPr="00455AF4">
          <w:rPr>
            <w:rFonts w:cs="Times New Roman"/>
            <w:iCs/>
            <w:szCs w:val="24"/>
          </w:rPr>
          <w:t xml:space="preserve"> influenc</w:t>
        </w:r>
        <w:r w:rsidR="00B2382A">
          <w:rPr>
            <w:rFonts w:cs="Times New Roman"/>
            <w:iCs/>
            <w:szCs w:val="24"/>
          </w:rPr>
          <w:t>e</w:t>
        </w:r>
        <w:r w:rsidRPr="00455AF4">
          <w:rPr>
            <w:rFonts w:cs="Times New Roman"/>
            <w:iCs/>
            <w:szCs w:val="24"/>
          </w:rPr>
          <w:t xml:space="preserve"> th</w:t>
        </w:r>
        <w:r w:rsidR="00B2382A">
          <w:rPr>
            <w:rFonts w:cs="Times New Roman"/>
            <w:iCs/>
            <w:szCs w:val="24"/>
          </w:rPr>
          <w:t>e decision to perform sentinel</w:t>
        </w:r>
      </w:ins>
      <w:r w:rsidR="00B2382A">
        <w:rPr>
          <w:rFonts w:cs="Times New Roman"/>
          <w:iCs/>
          <w:szCs w:val="24"/>
        </w:rPr>
        <w:t xml:space="preserve"> behaviour</w:t>
      </w:r>
      <w:r w:rsidRPr="00455AF4">
        <w:rPr>
          <w:rFonts w:cs="Times New Roman"/>
          <w:iCs/>
          <w:szCs w:val="24"/>
        </w:rPr>
        <w:t>.</w:t>
      </w:r>
    </w:p>
    <w:p w14:paraId="1F730B9F" w14:textId="28B169CA" w:rsidR="001F5AEE" w:rsidRDefault="001F5AEE" w:rsidP="00382311">
      <w:pPr>
        <w:spacing w:after="240" w:line="480" w:lineRule="auto"/>
        <w:rPr>
          <w:ins w:id="726" w:author="Alex Popescu" w:date="2024-09-26T21:09:00Z" w16du:dateUtc="2024-09-27T01:09:00Z"/>
          <w:rFonts w:cs="Times New Roman"/>
          <w:iCs/>
          <w:szCs w:val="24"/>
        </w:rPr>
        <w:sectPr w:rsidR="001F5AEE" w:rsidSect="00382311">
          <w:headerReference w:type="default" r:id="rId20"/>
          <w:pgSz w:w="12240" w:h="15840" w:code="1"/>
          <w:pgMar w:top="1440" w:right="1440" w:bottom="1440" w:left="1440" w:header="709" w:footer="709" w:gutter="0"/>
          <w:cols w:space="708"/>
          <w:docGrid w:linePitch="360"/>
        </w:sectPr>
      </w:pPr>
    </w:p>
    <w:p w14:paraId="71E12320" w14:textId="77777777" w:rsidR="00382311" w:rsidRPr="0019114E" w:rsidRDefault="00382311" w:rsidP="00382311">
      <w:pPr>
        <w:pStyle w:val="SectionTitle"/>
      </w:pPr>
      <w:bookmarkStart w:id="729" w:name="_Toc162794584"/>
      <w:bookmarkStart w:id="730" w:name="_Toc178277220"/>
      <w:bookmarkStart w:id="731" w:name="_Toc174089114"/>
      <w:r w:rsidRPr="0019114E">
        <w:t>Methods</w:t>
      </w:r>
      <w:bookmarkEnd w:id="729"/>
      <w:bookmarkEnd w:id="730"/>
      <w:bookmarkEnd w:id="731"/>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732" w:name="_Toc162794585"/>
      <w:bookmarkStart w:id="733" w:name="_Toc178277221"/>
      <w:bookmarkStart w:id="734" w:name="_Toc174089115"/>
      <w:r w:rsidRPr="0019114E">
        <w:rPr>
          <w:rFonts w:cs="Times New Roman"/>
        </w:rPr>
        <w:t>Selection criteria</w:t>
      </w:r>
      <w:bookmarkEnd w:id="732"/>
      <w:bookmarkEnd w:id="733"/>
      <w:bookmarkEnd w:id="734"/>
    </w:p>
    <w:p w14:paraId="464FDA51" w14:textId="77777777" w:rsidR="00382311" w:rsidRPr="00455AF4" w:rsidRDefault="00382311" w:rsidP="00382311">
      <w:pPr>
        <w:spacing w:after="240" w:line="480" w:lineRule="auto"/>
        <w:rPr>
          <w:moveFrom w:id="735" w:author="Alex Popescu" w:date="2024-09-26T21:09:00Z" w16du:dateUtc="2024-09-27T01:09:00Z"/>
          <w:rFonts w:cs="Times New Roman"/>
          <w:iCs/>
          <w:szCs w:val="24"/>
        </w:rPr>
        <w:sectPr w:rsidR="00382311" w:rsidRPr="00455AF4" w:rsidSect="00382311">
          <w:pgSz w:w="12240" w:h="15840" w:code="1"/>
          <w:pgMar w:top="1440" w:right="1440" w:bottom="1440" w:left="1440" w:header="709" w:footer="709" w:gutter="0"/>
          <w:cols w:space="708"/>
          <w:docGrid w:linePitch="360"/>
        </w:sect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We searched various databases for studies on the effects of a factor on a quantitative measurement of sentinel behaviour (e.g., frequency, duration, number of bouts, etc.). We only included </w:t>
      </w:r>
      <w:r w:rsidR="00706416">
        <w:rPr>
          <w:rFonts w:cs="Times New Roman"/>
          <w:iCs/>
          <w:szCs w:val="24"/>
        </w:rPr>
        <w:t>studies</w:t>
      </w:r>
      <w:r w:rsidRPr="00455AF4">
        <w:rPr>
          <w:rFonts w:cs="Times New Roman"/>
          <w:iCs/>
          <w:szCs w:val="24"/>
        </w:rPr>
        <w:t xml:space="preserve"> that tested sentinel behaviour in terrestrial or avian vertebrates. </w:t>
      </w:r>
      <w:del w:id="736" w:author="Alex Popescu" w:date="2024-09-26T21:09:00Z" w16du:dateUtc="2024-09-27T01:09:00Z">
        <w:r w:rsidRPr="00455AF4">
          <w:rPr>
            <w:rFonts w:cs="Times New Roman"/>
            <w:iCs/>
            <w:szCs w:val="24"/>
          </w:rPr>
          <w:delText>Aquatic</w:delText>
        </w:r>
      </w:del>
      <w:ins w:id="737" w:author="Alex Popescu" w:date="2024-09-26T21:09:00Z" w16du:dateUtc="2024-09-27T01:09:00Z">
        <w:r w:rsidR="004C1F4B">
          <w:rPr>
            <w:rFonts w:cs="Times New Roman"/>
            <w:iCs/>
            <w:szCs w:val="24"/>
          </w:rPr>
          <w:t>We excluded a</w:t>
        </w:r>
        <w:r w:rsidRPr="00455AF4">
          <w:rPr>
            <w:rFonts w:cs="Times New Roman"/>
            <w:iCs/>
            <w:szCs w:val="24"/>
          </w:rPr>
          <w:t>quatic</w:t>
        </w:r>
      </w:ins>
      <w:r w:rsidRPr="00455AF4">
        <w:rPr>
          <w:rFonts w:cs="Times New Roman"/>
          <w:iCs/>
          <w:szCs w:val="24"/>
        </w:rPr>
        <w:t xml:space="preserve"> species </w:t>
      </w:r>
      <w:del w:id="738" w:author="Alex Popescu" w:date="2024-09-26T21:09:00Z" w16du:dateUtc="2024-09-27T01:09:00Z">
        <w:r w:rsidRPr="00455AF4">
          <w:rPr>
            <w:rFonts w:cs="Times New Roman"/>
            <w:iCs/>
            <w:szCs w:val="24"/>
          </w:rPr>
          <w:delText>can</w:delText>
        </w:r>
      </w:del>
      <w:ins w:id="739" w:author="Alex Popescu" w:date="2024-09-26T21:09:00Z" w16du:dateUtc="2024-09-27T01:09:00Z">
        <w:r w:rsidR="004C1F4B">
          <w:rPr>
            <w:rFonts w:cs="Times New Roman"/>
            <w:iCs/>
            <w:szCs w:val="24"/>
          </w:rPr>
          <w:t>since they</w:t>
        </w:r>
      </w:ins>
      <w:r w:rsidR="004C1F4B">
        <w:rPr>
          <w:rFonts w:cs="Times New Roman"/>
          <w:iCs/>
          <w:szCs w:val="24"/>
        </w:rPr>
        <w:t xml:space="preserve"> </w:t>
      </w:r>
      <w:r w:rsidRPr="00455AF4">
        <w:rPr>
          <w:rFonts w:cs="Times New Roman"/>
          <w:iCs/>
          <w:szCs w:val="24"/>
        </w:rPr>
        <w:t>have different methods of identifying threats and communicating their presence</w:t>
      </w:r>
      <w:del w:id="740" w:author="Alex Popescu" w:date="2024-09-26T21:09:00Z" w16du:dateUtc="2024-09-27T01:09:00Z">
        <w:r w:rsidR="009F230C">
          <w:rPr>
            <w:rFonts w:cs="Times New Roman"/>
            <w:iCs/>
            <w:szCs w:val="24"/>
          </w:rPr>
          <w:delText>,</w:delText>
        </w:r>
        <w:r w:rsidR="006C6E91" w:rsidRPr="0019114E">
          <w:rPr>
            <w:rFonts w:cs="Times New Roman"/>
            <w:iCs/>
            <w:szCs w:val="24"/>
          </w:rPr>
          <w:delText xml:space="preserve"> and were therefore excluded</w:delText>
        </w:r>
        <w:r w:rsidRPr="00455AF4">
          <w:rPr>
            <w:rFonts w:cs="Times New Roman"/>
            <w:iCs/>
            <w:szCs w:val="24"/>
          </w:rPr>
          <w:delText>.</w:delText>
        </w:r>
      </w:del>
      <w:moveFromRangeStart w:id="741" w:author="Alex Popescu" w:date="2024-09-26T21:09:00Z" w:name="move178277377"/>
      <w:moveFrom w:id="742" w:author="Alex Popescu" w:date="2024-09-26T21:09:00Z" w16du:dateUtc="2024-09-27T01:09:00Z">
        <w:r w:rsidRPr="00455AF4">
          <w:rPr>
            <w:rFonts w:cs="Times New Roman"/>
            <w:iCs/>
            <w:szCs w:val="24"/>
          </w:rPr>
          <w:t xml:space="preserve"> </w:t>
        </w:r>
      </w:moveFrom>
    </w:p>
    <w:p w14:paraId="0077350A" w14:textId="77777777" w:rsidR="00382311" w:rsidRPr="00455AF4" w:rsidRDefault="00382311" w:rsidP="00382311">
      <w:pPr>
        <w:spacing w:before="120" w:after="120"/>
        <w:rPr>
          <w:moveFrom w:id="743" w:author="Alex Popescu" w:date="2024-09-26T21:09:00Z" w16du:dateUtc="2024-09-27T01:09:00Z"/>
          <w:rFonts w:eastAsia="Times New Roman" w:cs="Times New Roman"/>
          <w:b/>
          <w:bCs/>
          <w:szCs w:val="24"/>
        </w:rPr>
      </w:pPr>
      <w:moveFrom w:id="744" w:author="Alex Popescu" w:date="2024-09-26T21:09:00Z" w16du:dateUtc="2024-09-27T01:09:00Z">
        <w:r w:rsidRPr="00455AF4">
          <w:rPr>
            <w:rFonts w:eastAsia="Times New Roman" w:cs="Times New Roman"/>
            <w:b/>
            <w:bCs/>
            <w:szCs w:val="24"/>
          </w:rPr>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moveFrom>
    </w:p>
    <w:tbl>
      <w:tblPr>
        <w:tblStyle w:val="TableGrid1"/>
        <w:tblW w:w="0" w:type="auto"/>
        <w:tblLook w:val="04A0" w:firstRow="1" w:lastRow="0" w:firstColumn="1" w:lastColumn="0" w:noHBand="0" w:noVBand="1"/>
      </w:tblPr>
      <w:tblGrid>
        <w:gridCol w:w="2547"/>
        <w:gridCol w:w="6803"/>
      </w:tblGrid>
      <w:tr w:rsidR="00382311" w:rsidRPr="00455AF4" w14:paraId="186E7315" w14:textId="77777777" w:rsidTr="0017490D">
        <w:tc>
          <w:tcPr>
            <w:tcW w:w="2547" w:type="dxa"/>
            <w:shd w:val="clear" w:color="auto" w:fill="D9D9D9"/>
          </w:tcPr>
          <w:p w14:paraId="783A6B6A" w14:textId="77777777" w:rsidR="00382311" w:rsidRPr="00455AF4" w:rsidRDefault="00382311" w:rsidP="0017490D">
            <w:pPr>
              <w:spacing w:after="240"/>
              <w:rPr>
                <w:moveFrom w:id="745" w:author="Alex Popescu" w:date="2024-09-26T21:09:00Z" w16du:dateUtc="2024-09-27T01:09:00Z"/>
                <w:rFonts w:eastAsia="Cambria" w:cs="Times New Roman"/>
                <w:b/>
                <w:bCs/>
                <w:iCs/>
                <w:szCs w:val="24"/>
              </w:rPr>
            </w:pPr>
            <w:moveFrom w:id="746" w:author="Alex Popescu" w:date="2024-09-26T21:09:00Z" w16du:dateUtc="2024-09-27T01:09:00Z">
              <w:r w:rsidRPr="00455AF4">
                <w:rPr>
                  <w:rFonts w:eastAsia="Cambria" w:cs="Times New Roman"/>
                  <w:b/>
                  <w:bCs/>
                  <w:iCs/>
                  <w:szCs w:val="24"/>
                </w:rPr>
                <w:t>Inclusion Criteria</w:t>
              </w:r>
            </w:moveFrom>
          </w:p>
        </w:tc>
        <w:tc>
          <w:tcPr>
            <w:tcW w:w="6803" w:type="dxa"/>
            <w:shd w:val="clear" w:color="auto" w:fill="D9D9D9"/>
          </w:tcPr>
          <w:p w14:paraId="7437B6D8" w14:textId="77777777" w:rsidR="00382311" w:rsidRPr="00455AF4" w:rsidRDefault="00382311" w:rsidP="0017490D">
            <w:pPr>
              <w:spacing w:after="240"/>
              <w:rPr>
                <w:moveFrom w:id="747" w:author="Alex Popescu" w:date="2024-09-26T21:09:00Z" w16du:dateUtc="2024-09-27T01:09:00Z"/>
                <w:rFonts w:eastAsia="Cambria" w:cs="Times New Roman"/>
                <w:b/>
                <w:bCs/>
                <w:iCs/>
                <w:szCs w:val="24"/>
              </w:rPr>
            </w:pPr>
            <w:moveFrom w:id="748" w:author="Alex Popescu" w:date="2024-09-26T21:09:00Z" w16du:dateUtc="2024-09-27T01:09:00Z">
              <w:r w:rsidRPr="00455AF4">
                <w:rPr>
                  <w:rFonts w:eastAsia="Cambria" w:cs="Times New Roman"/>
                  <w:b/>
                  <w:bCs/>
                  <w:iCs/>
                  <w:szCs w:val="24"/>
                </w:rPr>
                <w:t>Description</w:t>
              </w:r>
            </w:moveFrom>
          </w:p>
        </w:tc>
      </w:tr>
      <w:tr w:rsidR="00382311" w:rsidRPr="00455AF4" w14:paraId="3B9E5AE6" w14:textId="77777777" w:rsidTr="0017490D">
        <w:tc>
          <w:tcPr>
            <w:tcW w:w="2547" w:type="dxa"/>
          </w:tcPr>
          <w:p w14:paraId="6041B4C9" w14:textId="77777777" w:rsidR="00382311" w:rsidRPr="00455AF4" w:rsidRDefault="00382311" w:rsidP="0017490D">
            <w:pPr>
              <w:tabs>
                <w:tab w:val="right" w:pos="2331"/>
              </w:tabs>
              <w:spacing w:after="240"/>
              <w:rPr>
                <w:moveFrom w:id="749" w:author="Alex Popescu" w:date="2024-09-26T21:09:00Z" w16du:dateUtc="2024-09-27T01:09:00Z"/>
                <w:rFonts w:eastAsia="Cambria" w:cs="Times New Roman"/>
                <w:iCs/>
                <w:szCs w:val="24"/>
              </w:rPr>
            </w:pPr>
            <w:moveFrom w:id="750" w:author="Alex Popescu" w:date="2024-09-26T21:09:00Z" w16du:dateUtc="2024-09-27T01:09:00Z">
              <w:r w:rsidRPr="00455AF4">
                <w:rPr>
                  <w:rFonts w:eastAsia="Cambria" w:cs="Times New Roman"/>
                  <w:iCs/>
                  <w:szCs w:val="24"/>
                </w:rPr>
                <w:t>Study design</w:t>
              </w:r>
              <w:r w:rsidRPr="00455AF4">
                <w:rPr>
                  <w:rFonts w:eastAsia="Cambria" w:cs="Times New Roman"/>
                  <w:iCs/>
                  <w:szCs w:val="24"/>
                </w:rPr>
                <w:tab/>
              </w:r>
            </w:moveFrom>
          </w:p>
        </w:tc>
        <w:tc>
          <w:tcPr>
            <w:tcW w:w="6803" w:type="dxa"/>
          </w:tcPr>
          <w:p w14:paraId="53C159C9" w14:textId="77777777" w:rsidR="00382311" w:rsidRPr="00455AF4" w:rsidRDefault="00382311" w:rsidP="0017490D">
            <w:pPr>
              <w:spacing w:after="240"/>
              <w:rPr>
                <w:moveFrom w:id="751" w:author="Alex Popescu" w:date="2024-09-26T21:09:00Z" w16du:dateUtc="2024-09-27T01:09:00Z"/>
                <w:rFonts w:eastAsia="Cambria" w:cs="Times New Roman"/>
                <w:iCs/>
                <w:szCs w:val="24"/>
              </w:rPr>
            </w:pPr>
            <w:moveFrom w:id="752" w:author="Alex Popescu" w:date="2024-09-26T21:09:00Z" w16du:dateUtc="2024-09-27T01:09:00Z">
              <w:r w:rsidRPr="00455AF4">
                <w:rPr>
                  <w:rFonts w:eastAsia="Cambria" w:cs="Times New Roman"/>
                  <w:iCs/>
                  <w:szCs w:val="24"/>
                </w:rPr>
                <w:t>Study must be experimental; testing the effect of one or more factors on some element of sentinel behaviour.</w:t>
              </w:r>
            </w:moveFrom>
          </w:p>
        </w:tc>
      </w:tr>
      <w:tr w:rsidR="00382311" w:rsidRPr="00455AF4" w14:paraId="674B242D" w14:textId="77777777" w:rsidTr="0017490D">
        <w:tc>
          <w:tcPr>
            <w:tcW w:w="2547" w:type="dxa"/>
          </w:tcPr>
          <w:p w14:paraId="4511EC17" w14:textId="77777777" w:rsidR="00382311" w:rsidRPr="00455AF4" w:rsidRDefault="00382311" w:rsidP="0017490D">
            <w:pPr>
              <w:spacing w:after="240"/>
              <w:rPr>
                <w:moveFrom w:id="753" w:author="Alex Popescu" w:date="2024-09-26T21:09:00Z" w16du:dateUtc="2024-09-27T01:09:00Z"/>
                <w:rFonts w:eastAsia="Cambria" w:cs="Times New Roman"/>
                <w:iCs/>
                <w:szCs w:val="24"/>
              </w:rPr>
            </w:pPr>
            <w:moveFrom w:id="754" w:author="Alex Popescu" w:date="2024-09-26T21:09:00Z" w16du:dateUtc="2024-09-27T01:09:00Z">
              <w:r w:rsidRPr="00455AF4">
                <w:rPr>
                  <w:rFonts w:eastAsia="Cambria" w:cs="Times New Roman"/>
                  <w:iCs/>
                  <w:szCs w:val="24"/>
                </w:rPr>
                <w:t>Model species</w:t>
              </w:r>
            </w:moveFrom>
          </w:p>
        </w:tc>
        <w:tc>
          <w:tcPr>
            <w:tcW w:w="6803" w:type="dxa"/>
          </w:tcPr>
          <w:p w14:paraId="5B9B1395" w14:textId="77777777" w:rsidR="00382311" w:rsidRPr="00455AF4" w:rsidRDefault="00382311" w:rsidP="0017490D">
            <w:pPr>
              <w:spacing w:after="240"/>
              <w:rPr>
                <w:moveFrom w:id="755" w:author="Alex Popescu" w:date="2024-09-26T21:09:00Z" w16du:dateUtc="2024-09-27T01:09:00Z"/>
                <w:rFonts w:eastAsia="Cambria" w:cs="Times New Roman"/>
                <w:iCs/>
                <w:szCs w:val="24"/>
              </w:rPr>
            </w:pPr>
            <w:moveFrom w:id="756" w:author="Alex Popescu" w:date="2024-09-26T21:09:00Z" w16du:dateUtc="2024-09-27T01:09:00Z">
              <w:r w:rsidRPr="00455AF4">
                <w:rPr>
                  <w:rFonts w:eastAsia="Cambria" w:cs="Times New Roman"/>
                  <w:iCs/>
                  <w:szCs w:val="24"/>
                </w:rPr>
                <w:t>Animal species must be terrestrial or avian, and vertebrate.</w:t>
              </w:r>
            </w:moveFrom>
          </w:p>
        </w:tc>
      </w:tr>
      <w:tr w:rsidR="00382311" w:rsidRPr="00455AF4" w14:paraId="08F1FD9C" w14:textId="77777777" w:rsidTr="0017490D">
        <w:tc>
          <w:tcPr>
            <w:tcW w:w="2547" w:type="dxa"/>
            <w:tcBorders>
              <w:bottom w:val="single" w:sz="4" w:space="0" w:color="auto"/>
            </w:tcBorders>
          </w:tcPr>
          <w:p w14:paraId="48B7C583" w14:textId="77777777" w:rsidR="00382311" w:rsidRPr="00455AF4" w:rsidRDefault="00382311" w:rsidP="0017490D">
            <w:pPr>
              <w:spacing w:after="240"/>
              <w:rPr>
                <w:moveFrom w:id="757" w:author="Alex Popescu" w:date="2024-09-26T21:09:00Z" w16du:dateUtc="2024-09-27T01:09:00Z"/>
                <w:rFonts w:eastAsia="Cambria" w:cs="Times New Roman"/>
                <w:iCs/>
                <w:szCs w:val="24"/>
              </w:rPr>
            </w:pPr>
            <w:moveFrom w:id="758" w:author="Alex Popescu" w:date="2024-09-26T21:09:00Z" w16du:dateUtc="2024-09-27T01:09:00Z">
              <w:r w:rsidRPr="00455AF4">
                <w:rPr>
                  <w:rFonts w:eastAsia="Cambria" w:cs="Times New Roman"/>
                  <w:iCs/>
                  <w:szCs w:val="24"/>
                </w:rPr>
                <w:t>Date of publication</w:t>
              </w:r>
            </w:moveFrom>
          </w:p>
        </w:tc>
        <w:tc>
          <w:tcPr>
            <w:tcW w:w="6803" w:type="dxa"/>
            <w:tcBorders>
              <w:bottom w:val="single" w:sz="4" w:space="0" w:color="auto"/>
            </w:tcBorders>
          </w:tcPr>
          <w:p w14:paraId="4D211366" w14:textId="77777777" w:rsidR="00382311" w:rsidRPr="00455AF4" w:rsidRDefault="00382311" w:rsidP="0017490D">
            <w:pPr>
              <w:spacing w:after="240"/>
              <w:rPr>
                <w:moveFrom w:id="759" w:author="Alex Popescu" w:date="2024-09-26T21:09:00Z" w16du:dateUtc="2024-09-27T01:09:00Z"/>
                <w:rFonts w:eastAsia="Cambria" w:cs="Times New Roman"/>
                <w:iCs/>
                <w:szCs w:val="24"/>
              </w:rPr>
            </w:pPr>
            <w:moveFrom w:id="760" w:author="Alex Popescu" w:date="2024-09-26T21:09:00Z" w16du:dateUtc="2024-09-27T01:09:00Z">
              <w:r w:rsidRPr="00455AF4">
                <w:rPr>
                  <w:rFonts w:eastAsia="Cambria" w:cs="Times New Roman"/>
                  <w:iCs/>
                  <w:szCs w:val="24"/>
                </w:rPr>
                <w:t>Article must have been published after 1970.</w:t>
              </w:r>
            </w:moveFrom>
          </w:p>
        </w:tc>
      </w:tr>
      <w:tr w:rsidR="00382311" w:rsidRPr="00455AF4" w14:paraId="617DF3D1" w14:textId="77777777" w:rsidTr="0017490D">
        <w:tc>
          <w:tcPr>
            <w:tcW w:w="2547" w:type="dxa"/>
            <w:tcBorders>
              <w:bottom w:val="single" w:sz="4" w:space="0" w:color="auto"/>
            </w:tcBorders>
          </w:tcPr>
          <w:p w14:paraId="469AFD13" w14:textId="77777777" w:rsidR="00382311" w:rsidRPr="00455AF4" w:rsidRDefault="00382311" w:rsidP="0017490D">
            <w:pPr>
              <w:spacing w:after="240"/>
              <w:rPr>
                <w:moveFrom w:id="761" w:author="Alex Popescu" w:date="2024-09-26T21:09:00Z" w16du:dateUtc="2024-09-27T01:09:00Z"/>
                <w:rFonts w:eastAsia="Cambria" w:cs="Times New Roman"/>
                <w:iCs/>
                <w:szCs w:val="24"/>
              </w:rPr>
            </w:pPr>
            <w:moveFrom w:id="762" w:author="Alex Popescu" w:date="2024-09-26T21:09:00Z" w16du:dateUtc="2024-09-27T01:09:00Z">
              <w:r w:rsidRPr="00455AF4">
                <w:rPr>
                  <w:rFonts w:eastAsia="Cambria" w:cs="Times New Roman"/>
                  <w:iCs/>
                  <w:szCs w:val="24"/>
                </w:rPr>
                <w:t>Major concepts</w:t>
              </w:r>
            </w:moveFrom>
          </w:p>
        </w:tc>
        <w:tc>
          <w:tcPr>
            <w:tcW w:w="6803" w:type="dxa"/>
            <w:tcBorders>
              <w:bottom w:val="single" w:sz="4" w:space="0" w:color="auto"/>
            </w:tcBorders>
          </w:tcPr>
          <w:p w14:paraId="42EB8C9B" w14:textId="77777777" w:rsidR="00382311" w:rsidRPr="00455AF4" w:rsidRDefault="00382311" w:rsidP="0017490D">
            <w:pPr>
              <w:spacing w:after="240"/>
              <w:rPr>
                <w:moveFrom w:id="763" w:author="Alex Popescu" w:date="2024-09-26T21:09:00Z" w16du:dateUtc="2024-09-27T01:09:00Z"/>
                <w:rFonts w:eastAsia="Cambria" w:cs="Times New Roman"/>
                <w:iCs/>
                <w:szCs w:val="24"/>
              </w:rPr>
            </w:pPr>
            <w:moveFrom w:id="764" w:author="Alex Popescu" w:date="2024-09-26T21:09:00Z" w16du:dateUtc="2024-09-27T01:09:00Z">
              <w:r w:rsidRPr="00455AF4">
                <w:rPr>
                  <w:rFonts w:eastAsia="Cambria" w:cs="Times New Roman"/>
                  <w:iCs/>
                  <w:szCs w:val="24"/>
                </w:rPr>
                <w:t>Must be related to behaviour, behavioural ecology, or adjacent and related fields.</w:t>
              </w:r>
            </w:moveFrom>
          </w:p>
        </w:tc>
      </w:tr>
      <w:tr w:rsidR="00382311" w:rsidRPr="00455AF4" w14:paraId="7A2DF646" w14:textId="77777777" w:rsidTr="0017490D">
        <w:tc>
          <w:tcPr>
            <w:tcW w:w="2547" w:type="dxa"/>
            <w:tcBorders>
              <w:top w:val="single" w:sz="4" w:space="0" w:color="auto"/>
              <w:left w:val="nil"/>
              <w:bottom w:val="single" w:sz="4" w:space="0" w:color="auto"/>
              <w:right w:val="nil"/>
            </w:tcBorders>
          </w:tcPr>
          <w:p w14:paraId="37FF8D24" w14:textId="77777777" w:rsidR="00382311" w:rsidRPr="00455AF4" w:rsidRDefault="00382311" w:rsidP="0017490D">
            <w:pPr>
              <w:spacing w:after="240"/>
              <w:rPr>
                <w:moveFrom w:id="765" w:author="Alex Popescu" w:date="2024-09-26T21:09:00Z" w16du:dateUtc="2024-09-27T01:09:00Z"/>
                <w:rFonts w:eastAsia="Cambria" w:cs="Times New Roman"/>
                <w:iCs/>
                <w:szCs w:val="24"/>
              </w:rPr>
            </w:pPr>
          </w:p>
        </w:tc>
        <w:tc>
          <w:tcPr>
            <w:tcW w:w="6803" w:type="dxa"/>
            <w:tcBorders>
              <w:top w:val="single" w:sz="4" w:space="0" w:color="auto"/>
              <w:left w:val="nil"/>
              <w:bottom w:val="single" w:sz="4" w:space="0" w:color="auto"/>
              <w:right w:val="nil"/>
            </w:tcBorders>
          </w:tcPr>
          <w:p w14:paraId="61D66D5A" w14:textId="77777777" w:rsidR="00382311" w:rsidRPr="00455AF4" w:rsidRDefault="00382311" w:rsidP="0017490D">
            <w:pPr>
              <w:spacing w:after="240"/>
              <w:rPr>
                <w:moveFrom w:id="766" w:author="Alex Popescu" w:date="2024-09-26T21:09:00Z" w16du:dateUtc="2024-09-27T01:09:00Z"/>
                <w:rFonts w:eastAsia="Cambria" w:cs="Times New Roman"/>
                <w:iCs/>
                <w:szCs w:val="24"/>
              </w:rPr>
            </w:pPr>
          </w:p>
        </w:tc>
      </w:tr>
      <w:tr w:rsidR="00382311" w:rsidRPr="00455AF4" w14:paraId="1EF52387" w14:textId="77777777" w:rsidTr="0017490D">
        <w:tc>
          <w:tcPr>
            <w:tcW w:w="2547" w:type="dxa"/>
            <w:tcBorders>
              <w:top w:val="single" w:sz="4" w:space="0" w:color="auto"/>
            </w:tcBorders>
            <w:shd w:val="clear" w:color="auto" w:fill="D9D9D9"/>
          </w:tcPr>
          <w:p w14:paraId="504DE0CD" w14:textId="77777777" w:rsidR="00382311" w:rsidRPr="00455AF4" w:rsidRDefault="00382311" w:rsidP="0017490D">
            <w:pPr>
              <w:spacing w:after="240"/>
              <w:rPr>
                <w:moveFrom w:id="767" w:author="Alex Popescu" w:date="2024-09-26T21:09:00Z" w16du:dateUtc="2024-09-27T01:09:00Z"/>
                <w:rFonts w:eastAsia="Cambria" w:cs="Times New Roman"/>
                <w:b/>
                <w:bCs/>
                <w:iCs/>
                <w:szCs w:val="24"/>
              </w:rPr>
            </w:pPr>
            <w:moveFrom w:id="768" w:author="Alex Popescu" w:date="2024-09-26T21:09:00Z" w16du:dateUtc="2024-09-27T01:09:00Z">
              <w:r w:rsidRPr="00455AF4">
                <w:rPr>
                  <w:rFonts w:eastAsia="Cambria" w:cs="Times New Roman"/>
                  <w:b/>
                  <w:bCs/>
                  <w:iCs/>
                  <w:szCs w:val="24"/>
                </w:rPr>
                <w:t>Exclusion Criteria</w:t>
              </w:r>
            </w:moveFrom>
          </w:p>
        </w:tc>
        <w:tc>
          <w:tcPr>
            <w:tcW w:w="6803" w:type="dxa"/>
            <w:tcBorders>
              <w:top w:val="single" w:sz="4" w:space="0" w:color="auto"/>
            </w:tcBorders>
            <w:shd w:val="clear" w:color="auto" w:fill="D9D9D9"/>
          </w:tcPr>
          <w:p w14:paraId="56B5FE99" w14:textId="77777777" w:rsidR="00382311" w:rsidRPr="00455AF4" w:rsidRDefault="00382311" w:rsidP="0017490D">
            <w:pPr>
              <w:spacing w:after="240"/>
              <w:rPr>
                <w:moveFrom w:id="769" w:author="Alex Popescu" w:date="2024-09-26T21:09:00Z" w16du:dateUtc="2024-09-27T01:09:00Z"/>
                <w:rFonts w:eastAsia="Cambria" w:cs="Times New Roman"/>
                <w:b/>
                <w:bCs/>
                <w:iCs/>
                <w:szCs w:val="24"/>
              </w:rPr>
            </w:pPr>
            <w:moveFrom w:id="770" w:author="Alex Popescu" w:date="2024-09-26T21:09:00Z" w16du:dateUtc="2024-09-27T01:09:00Z">
              <w:r w:rsidRPr="00455AF4">
                <w:rPr>
                  <w:rFonts w:eastAsia="Cambria" w:cs="Times New Roman"/>
                  <w:b/>
                  <w:bCs/>
                  <w:iCs/>
                  <w:szCs w:val="24"/>
                </w:rPr>
                <w:t>Description</w:t>
              </w:r>
            </w:moveFrom>
          </w:p>
        </w:tc>
      </w:tr>
      <w:tr w:rsidR="00382311" w:rsidRPr="00455AF4" w14:paraId="50674A86" w14:textId="77777777" w:rsidTr="0017490D">
        <w:tc>
          <w:tcPr>
            <w:tcW w:w="2547" w:type="dxa"/>
          </w:tcPr>
          <w:p w14:paraId="3D60B3C1" w14:textId="77777777" w:rsidR="00382311" w:rsidRPr="00455AF4" w:rsidRDefault="00382311" w:rsidP="0017490D">
            <w:pPr>
              <w:spacing w:after="240"/>
              <w:rPr>
                <w:moveFrom w:id="771" w:author="Alex Popescu" w:date="2024-09-26T21:09:00Z" w16du:dateUtc="2024-09-27T01:09:00Z"/>
                <w:rFonts w:eastAsia="Cambria" w:cs="Times New Roman"/>
                <w:iCs/>
                <w:szCs w:val="24"/>
              </w:rPr>
            </w:pPr>
            <w:moveFrom w:id="772" w:author="Alex Popescu" w:date="2024-09-26T21:09:00Z" w16du:dateUtc="2024-09-27T01:09:00Z">
              <w:r w:rsidRPr="00455AF4">
                <w:rPr>
                  <w:rFonts w:eastAsia="Cambria" w:cs="Times New Roman"/>
                  <w:iCs/>
                  <w:szCs w:val="24"/>
                </w:rPr>
                <w:t>Study design</w:t>
              </w:r>
            </w:moveFrom>
          </w:p>
        </w:tc>
        <w:tc>
          <w:tcPr>
            <w:tcW w:w="6803" w:type="dxa"/>
          </w:tcPr>
          <w:p w14:paraId="41DCD86B" w14:textId="77777777" w:rsidR="00382311" w:rsidRPr="00455AF4" w:rsidRDefault="00382311" w:rsidP="0017490D">
            <w:pPr>
              <w:spacing w:after="240"/>
              <w:rPr>
                <w:moveFrom w:id="773" w:author="Alex Popescu" w:date="2024-09-26T21:09:00Z" w16du:dateUtc="2024-09-27T01:09:00Z"/>
                <w:rFonts w:eastAsia="Cambria" w:cs="Times New Roman"/>
                <w:iCs/>
                <w:szCs w:val="24"/>
              </w:rPr>
            </w:pPr>
            <w:moveFrom w:id="774" w:author="Alex Popescu" w:date="2024-09-26T21:09:00Z" w16du:dateUtc="2024-09-27T01:09:00Z">
              <w:r w:rsidRPr="00455AF4">
                <w:rPr>
                  <w:rFonts w:eastAsia="Cambria" w:cs="Times New Roman"/>
                  <w:iCs/>
                  <w:szCs w:val="24"/>
                </w:rPr>
                <w:t>Study must not be descriptive (e.g. X species has a sentinel system), or mathematical/theoretical.</w:t>
              </w:r>
            </w:moveFrom>
          </w:p>
        </w:tc>
      </w:tr>
      <w:tr w:rsidR="00382311" w:rsidRPr="00455AF4" w14:paraId="2AAE855C" w14:textId="77777777" w:rsidTr="0017490D">
        <w:tc>
          <w:tcPr>
            <w:tcW w:w="2547" w:type="dxa"/>
          </w:tcPr>
          <w:p w14:paraId="25A2E5BA" w14:textId="77777777" w:rsidR="00382311" w:rsidRPr="00455AF4" w:rsidRDefault="00382311" w:rsidP="0017490D">
            <w:pPr>
              <w:spacing w:after="240"/>
              <w:rPr>
                <w:moveFrom w:id="775" w:author="Alex Popescu" w:date="2024-09-26T21:09:00Z" w16du:dateUtc="2024-09-27T01:09:00Z"/>
                <w:rFonts w:eastAsia="Cambria" w:cs="Times New Roman"/>
                <w:iCs/>
                <w:szCs w:val="24"/>
              </w:rPr>
            </w:pPr>
            <w:moveFrom w:id="776" w:author="Alex Popescu" w:date="2024-09-26T21:09:00Z" w16du:dateUtc="2024-09-27T01:09:00Z">
              <w:r w:rsidRPr="00455AF4">
                <w:rPr>
                  <w:rFonts w:eastAsia="Cambria" w:cs="Times New Roman"/>
                  <w:iCs/>
                  <w:szCs w:val="24"/>
                </w:rPr>
                <w:t>Model species</w:t>
              </w:r>
            </w:moveFrom>
          </w:p>
        </w:tc>
        <w:tc>
          <w:tcPr>
            <w:tcW w:w="6803" w:type="dxa"/>
          </w:tcPr>
          <w:p w14:paraId="7553CB63" w14:textId="77777777" w:rsidR="00382311" w:rsidRPr="00455AF4" w:rsidRDefault="00382311" w:rsidP="0017490D">
            <w:pPr>
              <w:spacing w:after="240"/>
              <w:rPr>
                <w:moveFrom w:id="777" w:author="Alex Popescu" w:date="2024-09-26T21:09:00Z" w16du:dateUtc="2024-09-27T01:09:00Z"/>
                <w:rFonts w:eastAsia="Cambria" w:cs="Times New Roman"/>
                <w:iCs/>
                <w:szCs w:val="24"/>
              </w:rPr>
            </w:pPr>
            <w:moveFrom w:id="778" w:author="Alex Popescu" w:date="2024-09-26T21:09:00Z" w16du:dateUtc="2024-09-27T01:09:00Z">
              <w:r w:rsidRPr="00455AF4">
                <w:rPr>
                  <w:rFonts w:eastAsia="Cambria" w:cs="Times New Roman"/>
                  <w:iCs/>
                  <w:szCs w:val="24"/>
                </w:rPr>
                <w:t>Animal species must not be aquatic and must not be invertebrate.</w:t>
              </w:r>
            </w:moveFrom>
          </w:p>
        </w:tc>
      </w:tr>
      <w:tr w:rsidR="00382311" w:rsidRPr="00455AF4" w14:paraId="4EAAA2A8" w14:textId="77777777" w:rsidTr="0017490D">
        <w:tc>
          <w:tcPr>
            <w:tcW w:w="2547" w:type="dxa"/>
          </w:tcPr>
          <w:p w14:paraId="043EDF96" w14:textId="77777777" w:rsidR="00382311" w:rsidRPr="00455AF4" w:rsidRDefault="00382311" w:rsidP="0017490D">
            <w:pPr>
              <w:spacing w:after="240"/>
              <w:rPr>
                <w:moveFrom w:id="779" w:author="Alex Popescu" w:date="2024-09-26T21:09:00Z" w16du:dateUtc="2024-09-27T01:09:00Z"/>
                <w:rFonts w:eastAsia="Cambria" w:cs="Times New Roman"/>
                <w:iCs/>
                <w:szCs w:val="24"/>
              </w:rPr>
            </w:pPr>
            <w:moveFrom w:id="780" w:author="Alex Popescu" w:date="2024-09-26T21:09:00Z" w16du:dateUtc="2024-09-27T01:09:00Z">
              <w:r w:rsidRPr="00455AF4">
                <w:rPr>
                  <w:rFonts w:eastAsia="Cambria" w:cs="Times New Roman"/>
                  <w:iCs/>
                  <w:szCs w:val="24"/>
                </w:rPr>
                <w:t>Date of publication</w:t>
              </w:r>
            </w:moveFrom>
          </w:p>
        </w:tc>
        <w:tc>
          <w:tcPr>
            <w:tcW w:w="6803" w:type="dxa"/>
          </w:tcPr>
          <w:p w14:paraId="7B1423B4" w14:textId="77777777" w:rsidR="00382311" w:rsidRPr="00455AF4" w:rsidRDefault="00382311" w:rsidP="0017490D">
            <w:pPr>
              <w:spacing w:after="240"/>
              <w:rPr>
                <w:moveFrom w:id="781" w:author="Alex Popescu" w:date="2024-09-26T21:09:00Z" w16du:dateUtc="2024-09-27T01:09:00Z"/>
                <w:rFonts w:eastAsia="Cambria" w:cs="Times New Roman"/>
                <w:iCs/>
                <w:szCs w:val="24"/>
              </w:rPr>
            </w:pPr>
            <w:moveFrom w:id="782" w:author="Alex Popescu" w:date="2024-09-26T21:09:00Z" w16du:dateUtc="2024-09-27T01:09:00Z">
              <w:r w:rsidRPr="00455AF4">
                <w:rPr>
                  <w:rFonts w:eastAsia="Cambria" w:cs="Times New Roman"/>
                  <w:iCs/>
                  <w:szCs w:val="24"/>
                </w:rPr>
                <w:t>Article must not have been published before 1970.</w:t>
              </w:r>
            </w:moveFrom>
          </w:p>
        </w:tc>
      </w:tr>
      <w:tr w:rsidR="00382311" w:rsidRPr="00455AF4" w14:paraId="6F9592BF" w14:textId="77777777" w:rsidTr="0017490D">
        <w:tc>
          <w:tcPr>
            <w:tcW w:w="2547" w:type="dxa"/>
          </w:tcPr>
          <w:p w14:paraId="032EE106" w14:textId="77777777" w:rsidR="00382311" w:rsidRPr="00455AF4" w:rsidRDefault="00382311" w:rsidP="0017490D">
            <w:pPr>
              <w:spacing w:after="240"/>
              <w:rPr>
                <w:moveFrom w:id="783" w:author="Alex Popescu" w:date="2024-09-26T21:09:00Z" w16du:dateUtc="2024-09-27T01:09:00Z"/>
                <w:rFonts w:eastAsia="Cambria" w:cs="Times New Roman"/>
                <w:iCs/>
                <w:szCs w:val="24"/>
              </w:rPr>
            </w:pPr>
            <w:moveFrom w:id="784" w:author="Alex Popescu" w:date="2024-09-26T21:09:00Z" w16du:dateUtc="2024-09-27T01:09:00Z">
              <w:r w:rsidRPr="00455AF4">
                <w:rPr>
                  <w:rFonts w:eastAsia="Cambria" w:cs="Times New Roman"/>
                  <w:iCs/>
                  <w:szCs w:val="24"/>
                </w:rPr>
                <w:t>Major concepts</w:t>
              </w:r>
            </w:moveFrom>
          </w:p>
        </w:tc>
        <w:tc>
          <w:tcPr>
            <w:tcW w:w="6803" w:type="dxa"/>
          </w:tcPr>
          <w:p w14:paraId="387B5C6D" w14:textId="77777777" w:rsidR="00382311" w:rsidRPr="00455AF4" w:rsidRDefault="00382311" w:rsidP="0017490D">
            <w:pPr>
              <w:spacing w:after="240"/>
              <w:rPr>
                <w:moveFrom w:id="785" w:author="Alex Popescu" w:date="2024-09-26T21:09:00Z" w16du:dateUtc="2024-09-27T01:09:00Z"/>
                <w:rFonts w:eastAsia="Cambria" w:cs="Times New Roman"/>
                <w:iCs/>
                <w:szCs w:val="24"/>
              </w:rPr>
            </w:pPr>
            <w:moveFrom w:id="786" w:author="Alex Popescu" w:date="2024-09-26T21:09:00Z" w16du:dateUtc="2024-09-27T01:09:00Z">
              <w:r w:rsidRPr="00455AF4">
                <w:rPr>
                  <w:rFonts w:eastAsia="Cambria" w:cs="Times New Roman"/>
                  <w:iCs/>
                  <w:szCs w:val="24"/>
                </w:rPr>
                <w:t>Exclude studies from non-behaviour-related fields (e.g. remote sensing, sentinels of ecosystem health/biodiversity, sleep).</w:t>
              </w:r>
            </w:moveFrom>
          </w:p>
        </w:tc>
      </w:tr>
    </w:tbl>
    <w:p w14:paraId="582B8F5D" w14:textId="77777777" w:rsidR="00382311" w:rsidRPr="00455AF4" w:rsidRDefault="00382311" w:rsidP="00382311">
      <w:pPr>
        <w:keepNext/>
        <w:keepLines/>
        <w:numPr>
          <w:ilvl w:val="1"/>
          <w:numId w:val="0"/>
        </w:numPr>
        <w:spacing w:line="480" w:lineRule="auto"/>
        <w:outlineLvl w:val="1"/>
        <w:rPr>
          <w:moveFrom w:id="787" w:author="Alex Popescu" w:date="2024-09-26T21:09:00Z" w16du:dateUtc="2024-09-27T01:09:00Z"/>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moveFromRangeEnd w:id="741"/>
    <w:p w14:paraId="15A430C6" w14:textId="1A27C4DE" w:rsidR="001F5AEE" w:rsidRDefault="00382311" w:rsidP="00382311">
      <w:pPr>
        <w:spacing w:after="240" w:line="480" w:lineRule="auto"/>
        <w:rPr>
          <w:ins w:id="788" w:author="Alex Popescu" w:date="2024-09-26T21:09:00Z" w16du:dateUtc="2024-09-27T01:09:00Z"/>
          <w:rFonts w:cs="Times New Roman"/>
          <w:iCs/>
          <w:szCs w:val="24"/>
        </w:rPr>
      </w:pPr>
      <w:ins w:id="789" w:author="Alex Popescu" w:date="2024-09-26T21:09:00Z" w16du:dateUtc="2024-09-27T01:09:00Z">
        <w:r w:rsidRPr="00455AF4">
          <w:rPr>
            <w:rFonts w:cs="Times New Roman"/>
            <w:iCs/>
            <w:szCs w:val="24"/>
          </w:rPr>
          <w:t>.</w:t>
        </w:r>
      </w:ins>
    </w:p>
    <w:p w14:paraId="56EFE549" w14:textId="34C64EFE" w:rsidR="001F5AEE" w:rsidRPr="00455AF4" w:rsidRDefault="001F5AEE" w:rsidP="001F5AEE">
      <w:pPr>
        <w:spacing w:after="240" w:line="480" w:lineRule="auto"/>
        <w:rPr>
          <w:rFonts w:cs="Times New Roman"/>
          <w:iCs/>
          <w:szCs w:val="24"/>
        </w:rPr>
      </w:pPr>
      <w:r w:rsidRPr="00455AF4">
        <w:rPr>
          <w:rFonts w:cs="Times New Roman"/>
          <w:iCs/>
          <w:szCs w:val="24"/>
        </w:rPr>
        <w:t xml:space="preserve">We excluded articles published before 1970 because the definition of sentinel behaviour before this date was nebulous and </w:t>
      </w:r>
      <w:del w:id="790" w:author="Alex Popescu" w:date="2024-09-26T21:09:00Z" w16du:dateUtc="2024-09-27T01:09:00Z">
        <w:r w:rsidR="00382311" w:rsidRPr="00455AF4">
          <w:rPr>
            <w:rFonts w:cs="Times New Roman"/>
            <w:iCs/>
            <w:szCs w:val="24"/>
          </w:rPr>
          <w:delText>not consistent</w:delText>
        </w:r>
      </w:del>
      <w:ins w:id="791" w:author="Alex Popescu" w:date="2024-09-26T21:09:00Z" w16du:dateUtc="2024-09-27T01:09:00Z">
        <w:r>
          <w:rPr>
            <w:rFonts w:cs="Times New Roman"/>
            <w:iCs/>
            <w:szCs w:val="24"/>
          </w:rPr>
          <w:t>inconsistent</w:t>
        </w:r>
      </w:ins>
      <w:r>
        <w:rPr>
          <w:rFonts w:cs="Times New Roman"/>
          <w:iCs/>
          <w:szCs w:val="24"/>
        </w:rPr>
        <w:t xml:space="preserve"> with the currently used definition</w:t>
      </w:r>
      <w:del w:id="792" w:author="Alex Popescu" w:date="2024-09-26T21:09:00Z" w16du:dateUtc="2024-09-27T01:09:00Z">
        <w:r w:rsidR="00382311" w:rsidRPr="00455AF4">
          <w:rPr>
            <w:rFonts w:cs="Times New Roman"/>
            <w:iCs/>
            <w:szCs w:val="24"/>
          </w:rPr>
          <w:delText xml:space="preserve"> of sentinel behaviour</w:delText>
        </w:r>
      </w:del>
      <w:r w:rsidRPr="00455AF4">
        <w:rPr>
          <w:rFonts w:cs="Times New Roman"/>
          <w:iCs/>
          <w:szCs w:val="24"/>
        </w:rPr>
        <w:t xml:space="preserve">. For inclusion, we defined sentinel behaviour as an individual that adopted a prominent, exposed position and whose purpose was to maintain constant vigilance over other group members, whether coordinated or not </w:t>
      </w:r>
      <w:r w:rsidRPr="00455AF4">
        <w:rPr>
          <w:rFonts w:cs="Times New Roman"/>
          <w:iCs/>
          <w:szCs w:val="24"/>
        </w:rPr>
        <w:fldChar w:fldCharType="begin"/>
      </w:r>
      <w:r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455AF4">
        <w:rPr>
          <w:rFonts w:cs="Times New Roman"/>
          <w:iCs/>
          <w:szCs w:val="24"/>
        </w:rPr>
        <w:fldChar w:fldCharType="separate"/>
      </w:r>
      <w:r w:rsidRPr="0019114E">
        <w:rPr>
          <w:rFonts w:cs="Times New Roman"/>
        </w:rPr>
        <w:t>(Blumstein 1999, Bednekoff 2015)</w:t>
      </w:r>
      <w:r w:rsidRPr="00455AF4">
        <w:rPr>
          <w:rFonts w:cs="Times New Roman"/>
          <w:iCs/>
          <w:szCs w:val="24"/>
        </w:rPr>
        <w:fldChar w:fldCharType="end"/>
      </w:r>
      <w:r w:rsidRPr="00455AF4">
        <w:rPr>
          <w:rFonts w:cs="Times New Roman"/>
          <w:iCs/>
          <w:szCs w:val="24"/>
        </w:rPr>
        <w:t xml:space="preserve">. Theoretical or review articles were excluded, though review article citations were screened. We also excluded mixed-species flocks to better observe </w:t>
      </w:r>
      <w:ins w:id="793" w:author="Alex Popescu" w:date="2024-09-26T21:09:00Z" w16du:dateUtc="2024-09-27T01:09:00Z">
        <w:r>
          <w:rPr>
            <w:rFonts w:cs="Times New Roman"/>
            <w:iCs/>
            <w:szCs w:val="24"/>
          </w:rPr>
          <w:t xml:space="preserve">the </w:t>
        </w:r>
      </w:ins>
      <w:r w:rsidRPr="00455AF4">
        <w:rPr>
          <w:rFonts w:cs="Times New Roman"/>
          <w:iCs/>
          <w:szCs w:val="24"/>
        </w:rPr>
        <w:t>effects on sentinel behaviour within a species</w:t>
      </w:r>
      <w:del w:id="794" w:author="Alex Popescu" w:date="2024-09-26T21:09:00Z" w16du:dateUtc="2024-09-27T01:09:00Z">
        <w:r w:rsidR="00382311" w:rsidRPr="00455AF4">
          <w:rPr>
            <w:rFonts w:cs="Times New Roman"/>
            <w:iCs/>
            <w:szCs w:val="24"/>
          </w:rPr>
          <w:delText>,</w:delText>
        </w:r>
      </w:del>
      <w:r w:rsidRPr="00455AF4">
        <w:rPr>
          <w:rFonts w:cs="Times New Roman"/>
          <w:iCs/>
          <w:szCs w:val="24"/>
        </w:rPr>
        <w:t xml:space="preserve"> without the </w:t>
      </w:r>
      <w:del w:id="795" w:author="Alex Popescu" w:date="2024-09-26T21:09:00Z" w16du:dateUtc="2024-09-27T01:09:00Z">
        <w:r w:rsidR="00382311" w:rsidRPr="00455AF4">
          <w:rPr>
            <w:rFonts w:cs="Times New Roman"/>
            <w:iCs/>
            <w:szCs w:val="24"/>
          </w:rPr>
          <w:delText>effects</w:delText>
        </w:r>
      </w:del>
      <w:ins w:id="796" w:author="Alex Popescu" w:date="2024-09-26T21:09:00Z" w16du:dateUtc="2024-09-27T01:09:00Z">
        <w:r>
          <w:rPr>
            <w:rFonts w:cs="Times New Roman"/>
            <w:iCs/>
            <w:szCs w:val="24"/>
          </w:rPr>
          <w:t>impact</w:t>
        </w:r>
      </w:ins>
      <w:r w:rsidRPr="00455AF4">
        <w:rPr>
          <w:rFonts w:cs="Times New Roman"/>
          <w:iCs/>
          <w:szCs w:val="24"/>
        </w:rPr>
        <w:t xml:space="preserve"> of eavesdropping and fake alarm cries performed by other species </w:t>
      </w:r>
      <w:r w:rsidRPr="00455AF4">
        <w:rPr>
          <w:rFonts w:cs="Times New Roman"/>
          <w:iCs/>
          <w:szCs w:val="24"/>
        </w:rPr>
        <w:fldChar w:fldCharType="begin"/>
      </w:r>
      <w:r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Pr="00455AF4">
        <w:rPr>
          <w:rFonts w:cs="Times New Roman"/>
          <w:iCs/>
          <w:szCs w:val="24"/>
        </w:rPr>
        <w:fldChar w:fldCharType="separate"/>
      </w:r>
      <w:r w:rsidRPr="0019114E">
        <w:rPr>
          <w:rFonts w:cs="Times New Roman"/>
        </w:rPr>
        <w:t>(Ridley et al. 2014)</w:t>
      </w:r>
      <w:r w:rsidRPr="00455AF4">
        <w:rPr>
          <w:rFonts w:cs="Times New Roman"/>
          <w:iCs/>
          <w:szCs w:val="24"/>
        </w:rPr>
        <w:fldChar w:fldCharType="end"/>
      </w:r>
      <w:r w:rsidRPr="00455AF4">
        <w:rPr>
          <w:rFonts w:cs="Times New Roman"/>
          <w:iCs/>
          <w:szCs w:val="24"/>
        </w:rPr>
        <w:t>.</w:t>
      </w:r>
    </w:p>
    <w:p w14:paraId="4219D321" w14:textId="7B981D2D" w:rsidR="00382311" w:rsidRPr="00455AF4" w:rsidRDefault="00382311" w:rsidP="00382311">
      <w:pPr>
        <w:spacing w:after="240" w:line="480" w:lineRule="auto"/>
        <w:rPr>
          <w:moveTo w:id="797" w:author="Alex Popescu" w:date="2024-09-26T21:09:00Z" w16du:dateUtc="2024-09-27T01:09:00Z"/>
          <w:rFonts w:cs="Times New Roman"/>
          <w:iCs/>
          <w:szCs w:val="24"/>
        </w:rPr>
        <w:sectPr w:rsidR="00382311" w:rsidRPr="00455AF4" w:rsidSect="00382311">
          <w:pgSz w:w="12240" w:h="15840" w:code="1"/>
          <w:pgMar w:top="1440" w:right="1440" w:bottom="1440" w:left="1440" w:header="709" w:footer="709" w:gutter="0"/>
          <w:cols w:space="708"/>
          <w:docGrid w:linePitch="360"/>
        </w:sectPr>
      </w:pPr>
      <w:moveToRangeStart w:id="798" w:author="Alex Popescu" w:date="2024-09-26T21:09:00Z" w:name="move178277377"/>
      <w:moveTo w:id="799" w:author="Alex Popescu" w:date="2024-09-26T21:09:00Z" w16du:dateUtc="2024-09-27T01:09:00Z">
        <w:r w:rsidRPr="00455AF4">
          <w:rPr>
            <w:rFonts w:cs="Times New Roman"/>
            <w:iCs/>
            <w:szCs w:val="24"/>
          </w:rPr>
          <w:t xml:space="preserve"> </w:t>
        </w:r>
      </w:moveTo>
    </w:p>
    <w:p w14:paraId="73C57260" w14:textId="70CE472A" w:rsidR="00382311" w:rsidRPr="00455AF4" w:rsidRDefault="00382311" w:rsidP="00382311">
      <w:pPr>
        <w:spacing w:before="120" w:after="120"/>
        <w:rPr>
          <w:moveTo w:id="800" w:author="Alex Popescu" w:date="2024-09-26T21:09:00Z" w16du:dateUtc="2024-09-27T01:09:00Z"/>
          <w:rFonts w:eastAsia="Times New Roman" w:cs="Times New Roman"/>
          <w:b/>
          <w:bCs/>
          <w:szCs w:val="24"/>
        </w:rPr>
      </w:pPr>
      <w:bookmarkStart w:id="801" w:name="_Ref162209371"/>
      <w:bookmarkStart w:id="802" w:name="_Toc176714955"/>
      <w:moveTo w:id="803" w:author="Alex Popescu" w:date="2024-09-26T21:09:00Z" w16du:dateUtc="2024-09-27T01:09:00Z">
        <w:r w:rsidRPr="00455AF4">
          <w:rPr>
            <w:rFonts w:eastAsia="Times New Roman" w:cs="Times New Roman"/>
            <w:b/>
            <w:bCs/>
            <w:szCs w:val="24"/>
          </w:rPr>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801"/>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802"/>
      </w:moveTo>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moveTo w:id="804" w:author="Alex Popescu" w:date="2024-09-26T21:09:00Z" w16du:dateUtc="2024-09-27T01:09:00Z"/>
                <w:rFonts w:eastAsia="Cambria" w:cs="Times New Roman"/>
                <w:b/>
                <w:bCs/>
                <w:iCs/>
                <w:szCs w:val="24"/>
              </w:rPr>
            </w:pPr>
            <w:moveTo w:id="805" w:author="Alex Popescu" w:date="2024-09-26T21:09:00Z" w16du:dateUtc="2024-09-27T01:09:00Z">
              <w:r w:rsidRPr="00455AF4">
                <w:rPr>
                  <w:rFonts w:eastAsia="Cambria" w:cs="Times New Roman"/>
                  <w:b/>
                  <w:bCs/>
                  <w:iCs/>
                  <w:szCs w:val="24"/>
                </w:rPr>
                <w:t>Inclusion Criteria</w:t>
              </w:r>
            </w:moveTo>
          </w:p>
        </w:tc>
        <w:tc>
          <w:tcPr>
            <w:tcW w:w="6803" w:type="dxa"/>
            <w:shd w:val="clear" w:color="auto" w:fill="D9D9D9"/>
          </w:tcPr>
          <w:p w14:paraId="3C27BDFC" w14:textId="77777777" w:rsidR="00382311" w:rsidRPr="00455AF4" w:rsidRDefault="00382311" w:rsidP="0017490D">
            <w:pPr>
              <w:spacing w:after="240"/>
              <w:rPr>
                <w:moveTo w:id="806" w:author="Alex Popescu" w:date="2024-09-26T21:09:00Z" w16du:dateUtc="2024-09-27T01:09:00Z"/>
                <w:rFonts w:eastAsia="Cambria" w:cs="Times New Roman"/>
                <w:b/>
                <w:bCs/>
                <w:iCs/>
                <w:szCs w:val="24"/>
              </w:rPr>
            </w:pPr>
            <w:moveTo w:id="807" w:author="Alex Popescu" w:date="2024-09-26T21:09:00Z" w16du:dateUtc="2024-09-27T01:09:00Z">
              <w:r w:rsidRPr="00455AF4">
                <w:rPr>
                  <w:rFonts w:eastAsia="Cambria" w:cs="Times New Roman"/>
                  <w:b/>
                  <w:bCs/>
                  <w:iCs/>
                  <w:szCs w:val="24"/>
                </w:rPr>
                <w:t>Description</w:t>
              </w:r>
            </w:moveTo>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moveTo w:id="808" w:author="Alex Popescu" w:date="2024-09-26T21:09:00Z" w16du:dateUtc="2024-09-27T01:09:00Z"/>
                <w:rFonts w:eastAsia="Cambria" w:cs="Times New Roman"/>
                <w:iCs/>
                <w:szCs w:val="24"/>
              </w:rPr>
            </w:pPr>
            <w:moveTo w:id="809" w:author="Alex Popescu" w:date="2024-09-26T21:09:00Z" w16du:dateUtc="2024-09-27T01:09:00Z">
              <w:r w:rsidRPr="00455AF4">
                <w:rPr>
                  <w:rFonts w:eastAsia="Cambria" w:cs="Times New Roman"/>
                  <w:iCs/>
                  <w:szCs w:val="24"/>
                </w:rPr>
                <w:t>Study design</w:t>
              </w:r>
              <w:r w:rsidRPr="00455AF4">
                <w:rPr>
                  <w:rFonts w:eastAsia="Cambria" w:cs="Times New Roman"/>
                  <w:iCs/>
                  <w:szCs w:val="24"/>
                </w:rPr>
                <w:tab/>
              </w:r>
            </w:moveTo>
          </w:p>
        </w:tc>
        <w:tc>
          <w:tcPr>
            <w:tcW w:w="6803" w:type="dxa"/>
          </w:tcPr>
          <w:p w14:paraId="2773CBB9" w14:textId="77777777" w:rsidR="00382311" w:rsidRPr="00455AF4" w:rsidRDefault="00382311" w:rsidP="0017490D">
            <w:pPr>
              <w:spacing w:after="240"/>
              <w:rPr>
                <w:moveTo w:id="810" w:author="Alex Popescu" w:date="2024-09-26T21:09:00Z" w16du:dateUtc="2024-09-27T01:09:00Z"/>
                <w:rFonts w:eastAsia="Cambria" w:cs="Times New Roman"/>
                <w:iCs/>
                <w:szCs w:val="24"/>
              </w:rPr>
            </w:pPr>
            <w:moveTo w:id="811" w:author="Alex Popescu" w:date="2024-09-26T21:09:00Z" w16du:dateUtc="2024-09-27T01:09:00Z">
              <w:r w:rsidRPr="00455AF4">
                <w:rPr>
                  <w:rFonts w:eastAsia="Cambria" w:cs="Times New Roman"/>
                  <w:iCs/>
                  <w:szCs w:val="24"/>
                </w:rPr>
                <w:t>Study must be experimental; testing the effect of one or more factors on some element of sentinel behaviour.</w:t>
              </w:r>
            </w:moveTo>
          </w:p>
        </w:tc>
      </w:tr>
      <w:tr w:rsidR="00382311" w:rsidRPr="00455AF4" w14:paraId="57BF3B7E" w14:textId="77777777" w:rsidTr="0017490D">
        <w:tc>
          <w:tcPr>
            <w:tcW w:w="2547" w:type="dxa"/>
          </w:tcPr>
          <w:p w14:paraId="69D4CEA0" w14:textId="77777777" w:rsidR="00382311" w:rsidRPr="00455AF4" w:rsidRDefault="00382311" w:rsidP="0017490D">
            <w:pPr>
              <w:spacing w:after="240"/>
              <w:rPr>
                <w:moveTo w:id="812" w:author="Alex Popescu" w:date="2024-09-26T21:09:00Z" w16du:dateUtc="2024-09-27T01:09:00Z"/>
                <w:rFonts w:eastAsia="Cambria" w:cs="Times New Roman"/>
                <w:iCs/>
                <w:szCs w:val="24"/>
              </w:rPr>
            </w:pPr>
            <w:moveTo w:id="813" w:author="Alex Popescu" w:date="2024-09-26T21:09:00Z" w16du:dateUtc="2024-09-27T01:09:00Z">
              <w:r w:rsidRPr="00455AF4">
                <w:rPr>
                  <w:rFonts w:eastAsia="Cambria" w:cs="Times New Roman"/>
                  <w:iCs/>
                  <w:szCs w:val="24"/>
                </w:rPr>
                <w:t>Model species</w:t>
              </w:r>
            </w:moveTo>
          </w:p>
        </w:tc>
        <w:tc>
          <w:tcPr>
            <w:tcW w:w="6803" w:type="dxa"/>
          </w:tcPr>
          <w:p w14:paraId="2407BBE0" w14:textId="77777777" w:rsidR="00382311" w:rsidRPr="00455AF4" w:rsidRDefault="00382311" w:rsidP="0017490D">
            <w:pPr>
              <w:spacing w:after="240"/>
              <w:rPr>
                <w:moveTo w:id="814" w:author="Alex Popescu" w:date="2024-09-26T21:09:00Z" w16du:dateUtc="2024-09-27T01:09:00Z"/>
                <w:rFonts w:eastAsia="Cambria" w:cs="Times New Roman"/>
                <w:iCs/>
                <w:szCs w:val="24"/>
              </w:rPr>
            </w:pPr>
            <w:moveTo w:id="815" w:author="Alex Popescu" w:date="2024-09-26T21:09:00Z" w16du:dateUtc="2024-09-27T01:09:00Z">
              <w:r w:rsidRPr="00455AF4">
                <w:rPr>
                  <w:rFonts w:eastAsia="Cambria" w:cs="Times New Roman"/>
                  <w:iCs/>
                  <w:szCs w:val="24"/>
                </w:rPr>
                <w:t>Animal species must be terrestrial or avian, and vertebrate.</w:t>
              </w:r>
            </w:moveTo>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moveTo w:id="816" w:author="Alex Popescu" w:date="2024-09-26T21:09:00Z" w16du:dateUtc="2024-09-27T01:09:00Z"/>
                <w:rFonts w:eastAsia="Cambria" w:cs="Times New Roman"/>
                <w:iCs/>
                <w:szCs w:val="24"/>
              </w:rPr>
            </w:pPr>
            <w:moveTo w:id="817" w:author="Alex Popescu" w:date="2024-09-26T21:09:00Z" w16du:dateUtc="2024-09-27T01:09:00Z">
              <w:r w:rsidRPr="00455AF4">
                <w:rPr>
                  <w:rFonts w:eastAsia="Cambria" w:cs="Times New Roman"/>
                  <w:iCs/>
                  <w:szCs w:val="24"/>
                </w:rPr>
                <w:t>Date of publication</w:t>
              </w:r>
            </w:moveTo>
          </w:p>
        </w:tc>
        <w:tc>
          <w:tcPr>
            <w:tcW w:w="6803" w:type="dxa"/>
            <w:tcBorders>
              <w:bottom w:val="single" w:sz="4" w:space="0" w:color="auto"/>
            </w:tcBorders>
          </w:tcPr>
          <w:p w14:paraId="45F065E3" w14:textId="77777777" w:rsidR="00382311" w:rsidRPr="00455AF4" w:rsidRDefault="00382311" w:rsidP="0017490D">
            <w:pPr>
              <w:spacing w:after="240"/>
              <w:rPr>
                <w:moveTo w:id="818" w:author="Alex Popescu" w:date="2024-09-26T21:09:00Z" w16du:dateUtc="2024-09-27T01:09:00Z"/>
                <w:rFonts w:eastAsia="Cambria" w:cs="Times New Roman"/>
                <w:iCs/>
                <w:szCs w:val="24"/>
              </w:rPr>
            </w:pPr>
            <w:moveTo w:id="819" w:author="Alex Popescu" w:date="2024-09-26T21:09:00Z" w16du:dateUtc="2024-09-27T01:09:00Z">
              <w:r w:rsidRPr="00455AF4">
                <w:rPr>
                  <w:rFonts w:eastAsia="Cambria" w:cs="Times New Roman"/>
                  <w:iCs/>
                  <w:szCs w:val="24"/>
                </w:rPr>
                <w:t>Article must have been published after 1970.</w:t>
              </w:r>
            </w:moveTo>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moveTo w:id="820" w:author="Alex Popescu" w:date="2024-09-26T21:09:00Z" w16du:dateUtc="2024-09-27T01:09:00Z"/>
                <w:rFonts w:eastAsia="Cambria" w:cs="Times New Roman"/>
                <w:iCs/>
                <w:szCs w:val="24"/>
              </w:rPr>
            </w:pPr>
            <w:moveTo w:id="821" w:author="Alex Popescu" w:date="2024-09-26T21:09:00Z" w16du:dateUtc="2024-09-27T01:09:00Z">
              <w:r w:rsidRPr="00455AF4">
                <w:rPr>
                  <w:rFonts w:eastAsia="Cambria" w:cs="Times New Roman"/>
                  <w:iCs/>
                  <w:szCs w:val="24"/>
                </w:rPr>
                <w:t>Major concepts</w:t>
              </w:r>
            </w:moveTo>
          </w:p>
        </w:tc>
        <w:tc>
          <w:tcPr>
            <w:tcW w:w="6803" w:type="dxa"/>
            <w:tcBorders>
              <w:bottom w:val="single" w:sz="4" w:space="0" w:color="auto"/>
            </w:tcBorders>
          </w:tcPr>
          <w:p w14:paraId="745DB647" w14:textId="77777777" w:rsidR="00382311" w:rsidRPr="00455AF4" w:rsidRDefault="00382311" w:rsidP="0017490D">
            <w:pPr>
              <w:spacing w:after="240"/>
              <w:rPr>
                <w:moveTo w:id="822" w:author="Alex Popescu" w:date="2024-09-26T21:09:00Z" w16du:dateUtc="2024-09-27T01:09:00Z"/>
                <w:rFonts w:eastAsia="Cambria" w:cs="Times New Roman"/>
                <w:iCs/>
                <w:szCs w:val="24"/>
              </w:rPr>
            </w:pPr>
            <w:moveTo w:id="823" w:author="Alex Popescu" w:date="2024-09-26T21:09:00Z" w16du:dateUtc="2024-09-27T01:09:00Z">
              <w:r w:rsidRPr="00455AF4">
                <w:rPr>
                  <w:rFonts w:eastAsia="Cambria" w:cs="Times New Roman"/>
                  <w:iCs/>
                  <w:szCs w:val="24"/>
                </w:rPr>
                <w:t>Must be related to behaviour, behavioural ecology, or adjacent and related fields.</w:t>
              </w:r>
            </w:moveTo>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moveTo w:id="824" w:author="Alex Popescu" w:date="2024-09-26T21:09:00Z" w16du:dateUtc="2024-09-27T01:09:00Z"/>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moveTo w:id="825" w:author="Alex Popescu" w:date="2024-09-26T21:09:00Z" w16du:dateUtc="2024-09-27T01:09:00Z"/>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moveTo w:id="826" w:author="Alex Popescu" w:date="2024-09-26T21:09:00Z" w16du:dateUtc="2024-09-27T01:09:00Z"/>
                <w:rFonts w:eastAsia="Cambria" w:cs="Times New Roman"/>
                <w:b/>
                <w:bCs/>
                <w:iCs/>
                <w:szCs w:val="24"/>
              </w:rPr>
            </w:pPr>
            <w:moveTo w:id="827" w:author="Alex Popescu" w:date="2024-09-26T21:09:00Z" w16du:dateUtc="2024-09-27T01:09:00Z">
              <w:r w:rsidRPr="00455AF4">
                <w:rPr>
                  <w:rFonts w:eastAsia="Cambria" w:cs="Times New Roman"/>
                  <w:b/>
                  <w:bCs/>
                  <w:iCs/>
                  <w:szCs w:val="24"/>
                </w:rPr>
                <w:t>Exclusion Criteria</w:t>
              </w:r>
            </w:moveTo>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moveTo w:id="828" w:author="Alex Popescu" w:date="2024-09-26T21:09:00Z" w16du:dateUtc="2024-09-27T01:09:00Z"/>
                <w:rFonts w:eastAsia="Cambria" w:cs="Times New Roman"/>
                <w:b/>
                <w:bCs/>
                <w:iCs/>
                <w:szCs w:val="24"/>
              </w:rPr>
            </w:pPr>
            <w:moveTo w:id="829" w:author="Alex Popescu" w:date="2024-09-26T21:09:00Z" w16du:dateUtc="2024-09-27T01:09:00Z">
              <w:r w:rsidRPr="00455AF4">
                <w:rPr>
                  <w:rFonts w:eastAsia="Cambria" w:cs="Times New Roman"/>
                  <w:b/>
                  <w:bCs/>
                  <w:iCs/>
                  <w:szCs w:val="24"/>
                </w:rPr>
                <w:t>Description</w:t>
              </w:r>
            </w:moveTo>
          </w:p>
        </w:tc>
      </w:tr>
      <w:tr w:rsidR="00382311" w:rsidRPr="00455AF4" w14:paraId="5EEB73EB" w14:textId="77777777" w:rsidTr="0017490D">
        <w:tc>
          <w:tcPr>
            <w:tcW w:w="2547" w:type="dxa"/>
          </w:tcPr>
          <w:p w14:paraId="57B54605" w14:textId="77777777" w:rsidR="00382311" w:rsidRPr="00455AF4" w:rsidRDefault="00382311" w:rsidP="0017490D">
            <w:pPr>
              <w:spacing w:after="240"/>
              <w:rPr>
                <w:moveTo w:id="830" w:author="Alex Popescu" w:date="2024-09-26T21:09:00Z" w16du:dateUtc="2024-09-27T01:09:00Z"/>
                <w:rFonts w:eastAsia="Cambria" w:cs="Times New Roman"/>
                <w:iCs/>
                <w:szCs w:val="24"/>
              </w:rPr>
            </w:pPr>
            <w:moveTo w:id="831" w:author="Alex Popescu" w:date="2024-09-26T21:09:00Z" w16du:dateUtc="2024-09-27T01:09:00Z">
              <w:r w:rsidRPr="00455AF4">
                <w:rPr>
                  <w:rFonts w:eastAsia="Cambria" w:cs="Times New Roman"/>
                  <w:iCs/>
                  <w:szCs w:val="24"/>
                </w:rPr>
                <w:t>Study design</w:t>
              </w:r>
            </w:moveTo>
          </w:p>
        </w:tc>
        <w:tc>
          <w:tcPr>
            <w:tcW w:w="6803" w:type="dxa"/>
          </w:tcPr>
          <w:p w14:paraId="604C01BC" w14:textId="77777777" w:rsidR="00382311" w:rsidRPr="00455AF4" w:rsidRDefault="00382311" w:rsidP="0017490D">
            <w:pPr>
              <w:spacing w:after="240"/>
              <w:rPr>
                <w:moveTo w:id="832" w:author="Alex Popescu" w:date="2024-09-26T21:09:00Z" w16du:dateUtc="2024-09-27T01:09:00Z"/>
                <w:rFonts w:eastAsia="Cambria" w:cs="Times New Roman"/>
                <w:iCs/>
                <w:szCs w:val="24"/>
              </w:rPr>
            </w:pPr>
            <w:moveTo w:id="833" w:author="Alex Popescu" w:date="2024-09-26T21:09:00Z" w16du:dateUtc="2024-09-27T01:09:00Z">
              <w:r w:rsidRPr="00455AF4">
                <w:rPr>
                  <w:rFonts w:eastAsia="Cambria" w:cs="Times New Roman"/>
                  <w:iCs/>
                  <w:szCs w:val="24"/>
                </w:rPr>
                <w:t>Study must not be descriptive (e.g. X species has a sentinel system), or mathematical/theoretical.</w:t>
              </w:r>
            </w:moveTo>
          </w:p>
        </w:tc>
      </w:tr>
      <w:tr w:rsidR="00382311" w:rsidRPr="00455AF4" w14:paraId="52D8B0B4" w14:textId="77777777" w:rsidTr="0017490D">
        <w:tc>
          <w:tcPr>
            <w:tcW w:w="2547" w:type="dxa"/>
          </w:tcPr>
          <w:p w14:paraId="09CAEA6C" w14:textId="77777777" w:rsidR="00382311" w:rsidRPr="00455AF4" w:rsidRDefault="00382311" w:rsidP="0017490D">
            <w:pPr>
              <w:spacing w:after="240"/>
              <w:rPr>
                <w:moveTo w:id="834" w:author="Alex Popescu" w:date="2024-09-26T21:09:00Z" w16du:dateUtc="2024-09-27T01:09:00Z"/>
                <w:rFonts w:eastAsia="Cambria" w:cs="Times New Roman"/>
                <w:iCs/>
                <w:szCs w:val="24"/>
              </w:rPr>
            </w:pPr>
            <w:moveTo w:id="835" w:author="Alex Popescu" w:date="2024-09-26T21:09:00Z" w16du:dateUtc="2024-09-27T01:09:00Z">
              <w:r w:rsidRPr="00455AF4">
                <w:rPr>
                  <w:rFonts w:eastAsia="Cambria" w:cs="Times New Roman"/>
                  <w:iCs/>
                  <w:szCs w:val="24"/>
                </w:rPr>
                <w:t>Model species</w:t>
              </w:r>
            </w:moveTo>
          </w:p>
        </w:tc>
        <w:tc>
          <w:tcPr>
            <w:tcW w:w="6803" w:type="dxa"/>
          </w:tcPr>
          <w:p w14:paraId="488FE1DD" w14:textId="77777777" w:rsidR="00382311" w:rsidRPr="00455AF4" w:rsidRDefault="00382311" w:rsidP="0017490D">
            <w:pPr>
              <w:spacing w:after="240"/>
              <w:rPr>
                <w:moveTo w:id="836" w:author="Alex Popescu" w:date="2024-09-26T21:09:00Z" w16du:dateUtc="2024-09-27T01:09:00Z"/>
                <w:rFonts w:eastAsia="Cambria" w:cs="Times New Roman"/>
                <w:iCs/>
                <w:szCs w:val="24"/>
              </w:rPr>
            </w:pPr>
            <w:moveTo w:id="837" w:author="Alex Popescu" w:date="2024-09-26T21:09:00Z" w16du:dateUtc="2024-09-27T01:09:00Z">
              <w:r w:rsidRPr="00455AF4">
                <w:rPr>
                  <w:rFonts w:eastAsia="Cambria" w:cs="Times New Roman"/>
                  <w:iCs/>
                  <w:szCs w:val="24"/>
                </w:rPr>
                <w:t>Animal species must not be aquatic and must not be invertebrate.</w:t>
              </w:r>
            </w:moveTo>
          </w:p>
        </w:tc>
      </w:tr>
      <w:tr w:rsidR="00382311" w:rsidRPr="00455AF4" w14:paraId="48B34943" w14:textId="77777777" w:rsidTr="0017490D">
        <w:tc>
          <w:tcPr>
            <w:tcW w:w="2547" w:type="dxa"/>
          </w:tcPr>
          <w:p w14:paraId="5DFFC5ED" w14:textId="77777777" w:rsidR="00382311" w:rsidRPr="00455AF4" w:rsidRDefault="00382311" w:rsidP="0017490D">
            <w:pPr>
              <w:spacing w:after="240"/>
              <w:rPr>
                <w:moveTo w:id="838" w:author="Alex Popescu" w:date="2024-09-26T21:09:00Z" w16du:dateUtc="2024-09-27T01:09:00Z"/>
                <w:rFonts w:eastAsia="Cambria" w:cs="Times New Roman"/>
                <w:iCs/>
                <w:szCs w:val="24"/>
              </w:rPr>
            </w:pPr>
            <w:moveTo w:id="839" w:author="Alex Popescu" w:date="2024-09-26T21:09:00Z" w16du:dateUtc="2024-09-27T01:09:00Z">
              <w:r w:rsidRPr="00455AF4">
                <w:rPr>
                  <w:rFonts w:eastAsia="Cambria" w:cs="Times New Roman"/>
                  <w:iCs/>
                  <w:szCs w:val="24"/>
                </w:rPr>
                <w:t>Date of publication</w:t>
              </w:r>
            </w:moveTo>
          </w:p>
        </w:tc>
        <w:tc>
          <w:tcPr>
            <w:tcW w:w="6803" w:type="dxa"/>
          </w:tcPr>
          <w:p w14:paraId="3858FB73" w14:textId="77777777" w:rsidR="00382311" w:rsidRPr="00455AF4" w:rsidRDefault="00382311" w:rsidP="0017490D">
            <w:pPr>
              <w:spacing w:after="240"/>
              <w:rPr>
                <w:moveTo w:id="840" w:author="Alex Popescu" w:date="2024-09-26T21:09:00Z" w16du:dateUtc="2024-09-27T01:09:00Z"/>
                <w:rFonts w:eastAsia="Cambria" w:cs="Times New Roman"/>
                <w:iCs/>
                <w:szCs w:val="24"/>
              </w:rPr>
            </w:pPr>
            <w:moveTo w:id="841" w:author="Alex Popescu" w:date="2024-09-26T21:09:00Z" w16du:dateUtc="2024-09-27T01:09:00Z">
              <w:r w:rsidRPr="00455AF4">
                <w:rPr>
                  <w:rFonts w:eastAsia="Cambria" w:cs="Times New Roman"/>
                  <w:iCs/>
                  <w:szCs w:val="24"/>
                </w:rPr>
                <w:t>Article must not have been published before 1970.</w:t>
              </w:r>
            </w:moveTo>
          </w:p>
        </w:tc>
      </w:tr>
      <w:tr w:rsidR="00382311" w:rsidRPr="00455AF4" w14:paraId="11FE6F43" w14:textId="77777777" w:rsidTr="0017490D">
        <w:tc>
          <w:tcPr>
            <w:tcW w:w="2547" w:type="dxa"/>
          </w:tcPr>
          <w:p w14:paraId="210E6B0E" w14:textId="77777777" w:rsidR="00382311" w:rsidRPr="00455AF4" w:rsidRDefault="00382311" w:rsidP="0017490D">
            <w:pPr>
              <w:spacing w:after="240"/>
              <w:rPr>
                <w:moveTo w:id="842" w:author="Alex Popescu" w:date="2024-09-26T21:09:00Z" w16du:dateUtc="2024-09-27T01:09:00Z"/>
                <w:rFonts w:eastAsia="Cambria" w:cs="Times New Roman"/>
                <w:iCs/>
                <w:szCs w:val="24"/>
              </w:rPr>
            </w:pPr>
            <w:moveTo w:id="843" w:author="Alex Popescu" w:date="2024-09-26T21:09:00Z" w16du:dateUtc="2024-09-27T01:09:00Z">
              <w:r w:rsidRPr="00455AF4">
                <w:rPr>
                  <w:rFonts w:eastAsia="Cambria" w:cs="Times New Roman"/>
                  <w:iCs/>
                  <w:szCs w:val="24"/>
                </w:rPr>
                <w:t>Major concepts</w:t>
              </w:r>
            </w:moveTo>
          </w:p>
        </w:tc>
        <w:tc>
          <w:tcPr>
            <w:tcW w:w="6803" w:type="dxa"/>
          </w:tcPr>
          <w:p w14:paraId="412DB826" w14:textId="77777777" w:rsidR="00382311" w:rsidRPr="00455AF4" w:rsidRDefault="00382311" w:rsidP="0017490D">
            <w:pPr>
              <w:spacing w:after="240"/>
              <w:rPr>
                <w:moveTo w:id="844" w:author="Alex Popescu" w:date="2024-09-26T21:09:00Z" w16du:dateUtc="2024-09-27T01:09:00Z"/>
                <w:rFonts w:eastAsia="Cambria" w:cs="Times New Roman"/>
                <w:iCs/>
                <w:szCs w:val="24"/>
              </w:rPr>
            </w:pPr>
            <w:moveTo w:id="845" w:author="Alex Popescu" w:date="2024-09-26T21:09:00Z" w16du:dateUtc="2024-09-27T01:09:00Z">
              <w:r w:rsidRPr="00455AF4">
                <w:rPr>
                  <w:rFonts w:eastAsia="Cambria" w:cs="Times New Roman"/>
                  <w:iCs/>
                  <w:szCs w:val="24"/>
                </w:rPr>
                <w:t>Exclude studies from non-behaviour-related fields (e.g. remote sensing, sentinels of ecosystem health/biodiversity, sleep).</w:t>
              </w:r>
            </w:moveTo>
          </w:p>
        </w:tc>
      </w:tr>
    </w:tbl>
    <w:p w14:paraId="68FF0E91" w14:textId="77777777" w:rsidR="00382311" w:rsidRPr="00455AF4" w:rsidRDefault="00382311" w:rsidP="00382311">
      <w:pPr>
        <w:keepNext/>
        <w:keepLines/>
        <w:numPr>
          <w:ilvl w:val="1"/>
          <w:numId w:val="0"/>
        </w:numPr>
        <w:spacing w:line="480" w:lineRule="auto"/>
        <w:outlineLvl w:val="1"/>
        <w:rPr>
          <w:moveTo w:id="846" w:author="Alex Popescu" w:date="2024-09-26T21:09:00Z" w16du:dateUtc="2024-09-27T01:09:00Z"/>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4A31A540" w14:textId="77777777" w:rsidR="00382311" w:rsidRPr="0019114E" w:rsidRDefault="00382311" w:rsidP="00382311">
      <w:pPr>
        <w:pStyle w:val="SectionSubtitle"/>
        <w:rPr>
          <w:rFonts w:cs="Times New Roman"/>
        </w:rPr>
      </w:pPr>
      <w:bookmarkStart w:id="847" w:name="_Toc162794586"/>
      <w:bookmarkStart w:id="848" w:name="_Toc178277222"/>
      <w:bookmarkStart w:id="849" w:name="_Toc174089116"/>
      <w:moveToRangeEnd w:id="798"/>
      <w:r w:rsidRPr="0019114E">
        <w:rPr>
          <w:rFonts w:cs="Times New Roman"/>
        </w:rPr>
        <w:t>Search strategy</w:t>
      </w:r>
      <w:bookmarkEnd w:id="847"/>
      <w:bookmarkEnd w:id="848"/>
      <w:bookmarkEnd w:id="849"/>
    </w:p>
    <w:p w14:paraId="0705225B" w14:textId="6AF4D286" w:rsidR="00382311" w:rsidRDefault="00382311" w:rsidP="00382311">
      <w:pPr>
        <w:spacing w:after="240" w:line="480" w:lineRule="auto"/>
        <w:rPr>
          <w:ins w:id="850" w:author="Alex Popescu" w:date="2024-09-26T21:09:00Z" w16du:dateUtc="2024-09-27T01:09:00Z"/>
          <w:rFonts w:cs="Times New Roman"/>
          <w:iCs/>
          <w:szCs w:val="24"/>
        </w:r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xml:space="preserve">, 2022, </w:t>
      </w:r>
      <w:ins w:id="851" w:author="Alex Popescu" w:date="2024-09-26T21:09:00Z" w16du:dateUtc="2024-09-27T01:09:00Z">
        <w:r w:rsidR="004C1F4B">
          <w:rPr>
            <w:rFonts w:cs="Times New Roman"/>
            <w:iCs/>
            <w:szCs w:val="24"/>
          </w:rPr>
          <w:t xml:space="preserve">we performed </w:t>
        </w:r>
      </w:ins>
      <w:r w:rsidRPr="00455AF4">
        <w:rPr>
          <w:rFonts w:cs="Times New Roman"/>
          <w:iCs/>
          <w:szCs w:val="24"/>
        </w:rPr>
        <w:t>a preliminary search</w:t>
      </w:r>
      <w:del w:id="852" w:author="Alex Popescu" w:date="2024-09-26T21:09:00Z" w16du:dateUtc="2024-09-27T01:09:00Z">
        <w:r w:rsidRPr="00455AF4">
          <w:rPr>
            <w:rFonts w:cs="Times New Roman"/>
            <w:iCs/>
            <w:szCs w:val="24"/>
          </w:rPr>
          <w:delText xml:space="preserve"> was performed</w:delText>
        </w:r>
      </w:del>
      <w:r w:rsidRPr="00455AF4">
        <w:rPr>
          <w:rFonts w:cs="Times New Roman"/>
          <w:iCs/>
          <w:szCs w:val="24"/>
        </w:rPr>
        <w:t xml:space="preserve"> on Web of Science and Google Scholar to find relevant articles and generate a list of exemplar articles</w:t>
      </w:r>
      <w:del w:id="853" w:author="Alex Popescu" w:date="2024-09-26T21:09:00Z" w16du:dateUtc="2024-09-27T01:09:00Z">
        <w:r w:rsidRPr="00455AF4">
          <w:rPr>
            <w:rFonts w:cs="Times New Roman"/>
            <w:iCs/>
            <w:szCs w:val="24"/>
          </w:rPr>
          <w:delText xml:space="preserve"> using</w:delText>
        </w:r>
      </w:del>
      <w:ins w:id="854" w:author="Alex Popescu" w:date="2024-09-26T21:09:00Z" w16du:dateUtc="2024-09-27T01:09:00Z">
        <w:r w:rsidR="004C1F4B">
          <w:rPr>
            <w:rFonts w:cs="Times New Roman"/>
            <w:iCs/>
            <w:szCs w:val="24"/>
          </w:rPr>
          <w:t>. We</w:t>
        </w:r>
        <w:r w:rsidRPr="00455AF4">
          <w:rPr>
            <w:rFonts w:cs="Times New Roman"/>
            <w:iCs/>
            <w:szCs w:val="24"/>
          </w:rPr>
          <w:t xml:space="preserve"> us</w:t>
        </w:r>
        <w:r w:rsidR="004C1F4B">
          <w:rPr>
            <w:rFonts w:cs="Times New Roman"/>
            <w:iCs/>
            <w:szCs w:val="24"/>
          </w:rPr>
          <w:t>ed</w:t>
        </w:r>
      </w:ins>
      <w:r w:rsidRPr="00455AF4">
        <w:rPr>
          <w:rFonts w:cs="Times New Roman"/>
          <w:iCs/>
          <w:szCs w:val="24"/>
        </w:rPr>
        <w:t xml:space="preserve"> “sentinel behaviour in animals” as a search string</w:t>
      </w:r>
      <w:del w:id="855" w:author="Alex Popescu" w:date="2024-09-26T21:09:00Z" w16du:dateUtc="2024-09-27T01:09:00Z">
        <w:r w:rsidRPr="00455AF4">
          <w:rPr>
            <w:rFonts w:cs="Times New Roman"/>
            <w:iCs/>
            <w:szCs w:val="24"/>
          </w:rPr>
          <w:delText>. This</w:delText>
        </w:r>
      </w:del>
      <w:ins w:id="856" w:author="Alex Popescu" w:date="2024-09-26T21:09:00Z" w16du:dateUtc="2024-09-27T01:09:00Z">
        <w:r w:rsidR="004C1F4B">
          <w:rPr>
            <w:rFonts w:cs="Times New Roman"/>
            <w:iCs/>
            <w:szCs w:val="24"/>
          </w:rPr>
          <w:t xml:space="preserve"> for this preliminary search</w:t>
        </w:r>
        <w:r w:rsidRPr="00455AF4">
          <w:rPr>
            <w:rFonts w:cs="Times New Roman"/>
            <w:iCs/>
            <w:szCs w:val="24"/>
          </w:rPr>
          <w:t xml:space="preserve">. </w:t>
        </w:r>
        <w:r w:rsidR="00AE0A32">
          <w:rPr>
            <w:rFonts w:cs="Times New Roman"/>
            <w:iCs/>
            <w:szCs w:val="24"/>
          </w:rPr>
          <w:t>A</w:t>
        </w:r>
      </w:ins>
      <w:r w:rsidRPr="00455AF4">
        <w:rPr>
          <w:rFonts w:cs="Times New Roman"/>
          <w:iCs/>
          <w:szCs w:val="24"/>
        </w:rPr>
        <w:t xml:space="preserve"> list of 20</w:t>
      </w:r>
      <w:ins w:id="857" w:author="Alex Popescu" w:date="2024-09-26T21:09:00Z" w16du:dateUtc="2024-09-27T01:09:00Z">
        <w:r w:rsidRPr="00455AF4">
          <w:rPr>
            <w:rFonts w:cs="Times New Roman"/>
            <w:iCs/>
            <w:szCs w:val="24"/>
          </w:rPr>
          <w:t xml:space="preserve"> </w:t>
        </w:r>
        <w:r w:rsidR="00AE0A32">
          <w:rPr>
            <w:rFonts w:cs="Times New Roman"/>
            <w:iCs/>
            <w:szCs w:val="24"/>
          </w:rPr>
          <w:t>exemplar</w:t>
        </w:r>
      </w:ins>
      <w:r w:rsidR="00AE0A32">
        <w:rPr>
          <w:rFonts w:cs="Times New Roman"/>
          <w:iCs/>
          <w:szCs w:val="24"/>
        </w:rPr>
        <w:t xml:space="preserve"> </w:t>
      </w:r>
      <w:r w:rsidRPr="00455AF4">
        <w:rPr>
          <w:rFonts w:cs="Times New Roman"/>
          <w:iCs/>
          <w:szCs w:val="24"/>
        </w:rPr>
        <w:t xml:space="preserve">articles was subsequently used to test the comprehensiveness of the final search strategy and screening. Common keywords in the exemplar articles were compiled and used to develop the search string. The final search string we used to search for articles was "Sentinel AND </w:t>
      </w:r>
      <w:proofErr w:type="spellStart"/>
      <w:r w:rsidRPr="00455AF4">
        <w:rPr>
          <w:rFonts w:cs="Times New Roman"/>
          <w:iCs/>
          <w:szCs w:val="24"/>
        </w:rPr>
        <w:t>Behavio</w:t>
      </w:r>
      <w:proofErr w:type="spellEnd"/>
      <w:r w:rsidRPr="00455AF4">
        <w:rPr>
          <w:rFonts w:cs="Times New Roman"/>
          <w:iCs/>
          <w:szCs w:val="24"/>
        </w:rPr>
        <w:t>*" (</w:t>
      </w:r>
      <w:r w:rsidRPr="00455AF4">
        <w:rPr>
          <w:rFonts w:cs="Times New Roman"/>
          <w:iCs/>
          <w:szCs w:val="24"/>
        </w:rPr>
        <w:fldChar w:fldCharType="begin"/>
      </w:r>
      <w:r w:rsidRPr="00455AF4">
        <w:rPr>
          <w:rFonts w:cs="Times New Roman"/>
          <w:iCs/>
          <w:szCs w:val="24"/>
        </w:rPr>
        <w:instrText xml:space="preserve"> REF _Ref161749046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Table 2.2</w:t>
      </w:r>
      <w:r w:rsidRPr="00455AF4">
        <w:rPr>
          <w:rFonts w:cs="Times New Roman"/>
          <w:iCs/>
          <w:szCs w:val="24"/>
        </w:rPr>
        <w:fldChar w:fldCharType="end"/>
      </w:r>
      <w:r w:rsidRPr="00455AF4">
        <w:rPr>
          <w:rFonts w:cs="Times New Roman"/>
          <w:iCs/>
          <w:szCs w:val="24"/>
        </w:rPr>
        <w:t xml:space="preserve">). We filtered the articles by removing articles in fields unrelated to </w:t>
      </w:r>
      <w:ins w:id="858" w:author="Alex Popescu" w:date="2024-09-26T21:09:00Z" w16du:dateUtc="2024-09-27T01:09:00Z">
        <w:r w:rsidR="00AE0A32">
          <w:rPr>
            <w:rFonts w:cs="Times New Roman"/>
            <w:iCs/>
            <w:szCs w:val="24"/>
          </w:rPr>
          <w:t xml:space="preserve">animal </w:t>
        </w:r>
      </w:ins>
      <w:r w:rsidRPr="00455AF4">
        <w:rPr>
          <w:rFonts w:cs="Times New Roman"/>
          <w:iCs/>
          <w:szCs w:val="24"/>
        </w:rPr>
        <w:t xml:space="preserve">behaviour (e.g., sleep, remote sensing). On Nov. 1st, 2022, we searched through Web of Science Complete, which included Web of Science Core, Current Contents Connect, Zoological Records, </w:t>
      </w:r>
      <w:proofErr w:type="spellStart"/>
      <w:r w:rsidRPr="00455AF4">
        <w:rPr>
          <w:rFonts w:cs="Times New Roman"/>
          <w:iCs/>
          <w:szCs w:val="24"/>
        </w:rPr>
        <w:t>SciELO</w:t>
      </w:r>
      <w:proofErr w:type="spellEnd"/>
      <w:r w:rsidRPr="00455AF4">
        <w:rPr>
          <w:rFonts w:cs="Times New Roman"/>
          <w:iCs/>
          <w:szCs w:val="24"/>
        </w:rPr>
        <w:t xml:space="preserve">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2023</w:t>
      </w:r>
      <w:ins w:id="859" w:author="Alex Popescu" w:date="2024-09-26T21:09:00Z" w16du:dateUtc="2024-09-27T01:09:00Z">
        <w:r w:rsidR="00CC601D">
          <w:rPr>
            <w:rFonts w:cs="Times New Roman"/>
            <w:iCs/>
            <w:szCs w:val="24"/>
          </w:rPr>
          <w:t>,</w:t>
        </w:r>
      </w:ins>
      <w:r w:rsidRPr="00455AF4">
        <w:rPr>
          <w:rFonts w:cs="Times New Roman"/>
          <w:iCs/>
          <w:szCs w:val="24"/>
        </w:rPr>
        <w:t xml:space="preserve">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p>
    <w:p w14:paraId="4D3D4076" w14:textId="77777777" w:rsidR="001F5AEE" w:rsidRPr="00455AF4" w:rsidRDefault="001F5AEE" w:rsidP="00382311">
      <w:pPr>
        <w:spacing w:after="240" w:line="480" w:lineRule="auto"/>
        <w:rPr>
          <w:moveFrom w:id="860" w:author="Alex Popescu" w:date="2024-09-26T21:09:00Z" w16du:dateUtc="2024-09-27T01:09:00Z"/>
          <w:rFonts w:cs="Times New Roman"/>
          <w:iCs/>
          <w:szCs w:val="24"/>
        </w:rPr>
        <w:sectPr w:rsidR="001F5AEE" w:rsidRPr="00455AF4" w:rsidSect="00382311">
          <w:pgSz w:w="12240" w:h="15840" w:code="1"/>
          <w:pgMar w:top="1440" w:right="1440" w:bottom="1440" w:left="1440" w:header="709" w:footer="709" w:gutter="0"/>
          <w:cols w:space="708"/>
          <w:docGrid w:linePitch="360"/>
        </w:sectPr>
      </w:pPr>
      <w:bookmarkStart w:id="861" w:name="_Toc162794587"/>
      <w:bookmarkStart w:id="862" w:name="_Toc178277223"/>
      <w:moveFromRangeStart w:id="863" w:author="Alex Popescu" w:date="2024-09-26T21:09:00Z" w:name="move178277378"/>
    </w:p>
    <w:p w14:paraId="41DECA5B" w14:textId="77777777" w:rsidR="00382311" w:rsidRPr="00455AF4" w:rsidRDefault="00382311" w:rsidP="00382311">
      <w:pPr>
        <w:spacing w:before="120" w:after="120"/>
        <w:rPr>
          <w:moveFrom w:id="864" w:author="Alex Popescu" w:date="2024-09-26T21:09:00Z" w16du:dateUtc="2024-09-27T01:09:00Z"/>
          <w:rFonts w:eastAsia="Times New Roman" w:cs="Times New Roman"/>
          <w:b/>
          <w:bCs/>
          <w:szCs w:val="24"/>
        </w:rPr>
      </w:pPr>
      <w:moveFrom w:id="865" w:author="Alex Popescu" w:date="2024-09-26T21:09:00Z" w16du:dateUtc="2024-09-27T01:09:00Z">
        <w:r w:rsidRPr="00455AF4">
          <w:rPr>
            <w:rFonts w:eastAsia="Times New Roman" w:cs="Times New Roman"/>
            <w:b/>
            <w:bCs/>
            <w:szCs w:val="24"/>
          </w:rPr>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moveFrom>
    </w:p>
    <w:tbl>
      <w:tblPr>
        <w:tblStyle w:val="TableGrid1"/>
        <w:tblW w:w="8926" w:type="dxa"/>
        <w:tblLook w:val="04A0" w:firstRow="1" w:lastRow="0" w:firstColumn="1" w:lastColumn="0" w:noHBand="0" w:noVBand="1"/>
        <w:tblPrChange w:id="866" w:author="Alex Popescu" w:date="2024-09-26T21:09:00Z" w16du:dateUtc="2024-09-27T01:09:00Z">
          <w:tblPr>
            <w:tblStyle w:val="TableGrid1"/>
            <w:tblW w:w="12955" w:type="dxa"/>
            <w:tblLook w:val="04A0" w:firstRow="1" w:lastRow="0" w:firstColumn="1" w:lastColumn="0" w:noHBand="0" w:noVBand="1"/>
          </w:tblPr>
        </w:tblPrChange>
      </w:tblPr>
      <w:tblGrid>
        <w:gridCol w:w="1615"/>
        <w:gridCol w:w="7311"/>
        <w:tblGridChange w:id="867">
          <w:tblGrid>
            <w:gridCol w:w="1615"/>
            <w:gridCol w:w="7311"/>
            <w:gridCol w:w="4029"/>
          </w:tblGrid>
        </w:tblGridChange>
      </w:tblGrid>
      <w:tr w:rsidR="00382311" w:rsidRPr="00455AF4" w14:paraId="5E127398" w14:textId="77777777" w:rsidTr="001F5AEE">
        <w:tc>
          <w:tcPr>
            <w:tcW w:w="1615" w:type="dxa"/>
            <w:shd w:val="clear" w:color="auto" w:fill="D9D9D9"/>
            <w:tcPrChange w:id="868" w:author="Alex Popescu" w:date="2024-09-26T21:09:00Z" w16du:dateUtc="2024-09-27T01:09:00Z">
              <w:tcPr>
                <w:tcW w:w="1615" w:type="dxa"/>
                <w:shd w:val="clear" w:color="auto" w:fill="D9D9D9"/>
              </w:tcPr>
            </w:tcPrChange>
          </w:tcPr>
          <w:p w14:paraId="1B05D695" w14:textId="77777777" w:rsidR="00382311" w:rsidRPr="00455AF4" w:rsidRDefault="00382311" w:rsidP="0017490D">
            <w:pPr>
              <w:spacing w:after="240"/>
              <w:rPr>
                <w:moveFrom w:id="869" w:author="Alex Popescu" w:date="2024-09-26T21:09:00Z" w16du:dateUtc="2024-09-27T01:09:00Z"/>
                <w:rFonts w:eastAsia="Cambria" w:cs="Times New Roman"/>
                <w:b/>
                <w:bCs/>
                <w:iCs/>
                <w:szCs w:val="24"/>
              </w:rPr>
            </w:pPr>
            <w:moveFrom w:id="870" w:author="Alex Popescu" w:date="2024-09-26T21:09:00Z" w16du:dateUtc="2024-09-27T01:09:00Z">
              <w:r w:rsidRPr="00455AF4">
                <w:rPr>
                  <w:rFonts w:eastAsia="Cambria" w:cs="Times New Roman"/>
                  <w:b/>
                  <w:bCs/>
                  <w:iCs/>
                  <w:szCs w:val="24"/>
                </w:rPr>
                <w:t>Element</w:t>
              </w:r>
            </w:moveFrom>
          </w:p>
        </w:tc>
        <w:tc>
          <w:tcPr>
            <w:tcW w:w="7311" w:type="dxa"/>
            <w:shd w:val="clear" w:color="auto" w:fill="D9D9D9"/>
            <w:tcPrChange w:id="871" w:author="Alex Popescu" w:date="2024-09-26T21:09:00Z" w16du:dateUtc="2024-09-27T01:09:00Z">
              <w:tcPr>
                <w:tcW w:w="11340" w:type="dxa"/>
                <w:gridSpan w:val="2"/>
                <w:shd w:val="clear" w:color="auto" w:fill="D9D9D9"/>
              </w:tcPr>
            </w:tcPrChange>
          </w:tcPr>
          <w:p w14:paraId="4A05DD95" w14:textId="77777777" w:rsidR="00382311" w:rsidRPr="00455AF4" w:rsidRDefault="00382311" w:rsidP="0017490D">
            <w:pPr>
              <w:spacing w:after="240"/>
              <w:rPr>
                <w:moveFrom w:id="872" w:author="Alex Popescu" w:date="2024-09-26T21:09:00Z" w16du:dateUtc="2024-09-27T01:09:00Z"/>
                <w:rFonts w:eastAsia="Cambria" w:cs="Times New Roman"/>
                <w:b/>
                <w:bCs/>
                <w:iCs/>
                <w:szCs w:val="24"/>
              </w:rPr>
            </w:pPr>
            <w:moveFrom w:id="873" w:author="Alex Popescu" w:date="2024-09-26T21:09:00Z" w16du:dateUtc="2024-09-27T01:09:00Z">
              <w:r w:rsidRPr="00455AF4">
                <w:rPr>
                  <w:rFonts w:eastAsia="Cambria" w:cs="Times New Roman"/>
                  <w:b/>
                  <w:bCs/>
                  <w:iCs/>
                  <w:szCs w:val="24"/>
                </w:rPr>
                <w:t>String</w:t>
              </w:r>
            </w:moveFrom>
          </w:p>
        </w:tc>
      </w:tr>
      <w:tr w:rsidR="00382311" w:rsidRPr="00455AF4" w14:paraId="33793552" w14:textId="77777777" w:rsidTr="001F5AEE">
        <w:tc>
          <w:tcPr>
            <w:tcW w:w="1615" w:type="dxa"/>
            <w:tcPrChange w:id="874" w:author="Alex Popescu" w:date="2024-09-26T21:09:00Z" w16du:dateUtc="2024-09-27T01:09:00Z">
              <w:tcPr>
                <w:tcW w:w="1615" w:type="dxa"/>
              </w:tcPr>
            </w:tcPrChange>
          </w:tcPr>
          <w:p w14:paraId="04E97F97" w14:textId="77777777" w:rsidR="00382311" w:rsidRPr="00455AF4" w:rsidRDefault="00382311" w:rsidP="0017490D">
            <w:pPr>
              <w:spacing w:after="240"/>
              <w:rPr>
                <w:moveFrom w:id="875" w:author="Alex Popescu" w:date="2024-09-26T21:09:00Z" w16du:dateUtc="2024-09-27T01:09:00Z"/>
                <w:rFonts w:eastAsia="Cambria" w:cs="Times New Roman"/>
                <w:iCs/>
                <w:szCs w:val="24"/>
              </w:rPr>
            </w:pPr>
            <w:moveFrom w:id="876" w:author="Alex Popescu" w:date="2024-09-26T21:09:00Z" w16du:dateUtc="2024-09-27T01:09:00Z">
              <w:r w:rsidRPr="00455AF4">
                <w:rPr>
                  <w:rFonts w:eastAsia="Cambria" w:cs="Times New Roman"/>
                  <w:iCs/>
                  <w:szCs w:val="24"/>
                </w:rPr>
                <w:t>Topic</w:t>
              </w:r>
            </w:moveFrom>
          </w:p>
        </w:tc>
        <w:tc>
          <w:tcPr>
            <w:tcW w:w="7311" w:type="dxa"/>
            <w:tcPrChange w:id="877" w:author="Alex Popescu" w:date="2024-09-26T21:09:00Z" w16du:dateUtc="2024-09-27T01:09:00Z">
              <w:tcPr>
                <w:tcW w:w="11340" w:type="dxa"/>
                <w:gridSpan w:val="2"/>
              </w:tcPr>
            </w:tcPrChange>
          </w:tcPr>
          <w:p w14:paraId="0CD07084" w14:textId="77777777" w:rsidR="00382311" w:rsidRPr="00455AF4" w:rsidRDefault="00382311" w:rsidP="0017490D">
            <w:pPr>
              <w:spacing w:after="240"/>
              <w:rPr>
                <w:moveFrom w:id="878" w:author="Alex Popescu" w:date="2024-09-26T21:09:00Z" w16du:dateUtc="2024-09-27T01:09:00Z"/>
                <w:rFonts w:eastAsia="Cambria" w:cs="Times New Roman"/>
                <w:iCs/>
                <w:szCs w:val="24"/>
              </w:rPr>
            </w:pPr>
            <w:moveFrom w:id="879" w:author="Alex Popescu" w:date="2024-09-26T21:09:00Z" w16du:dateUtc="2024-09-27T01:09:00Z">
              <w:r w:rsidRPr="00455AF4">
                <w:rPr>
                  <w:rFonts w:eastAsia="Cambria" w:cs="Times New Roman"/>
                  <w:iCs/>
                  <w:szCs w:val="24"/>
                </w:rPr>
                <w:t>sentinel AND Behavio*</w:t>
              </w:r>
            </w:moveFrom>
          </w:p>
        </w:tc>
      </w:tr>
      <w:tr w:rsidR="00382311" w:rsidRPr="00455AF4" w14:paraId="287C5F84" w14:textId="77777777" w:rsidTr="001F5AEE">
        <w:tc>
          <w:tcPr>
            <w:tcW w:w="1615" w:type="dxa"/>
            <w:tcPrChange w:id="880" w:author="Alex Popescu" w:date="2024-09-26T21:09:00Z" w16du:dateUtc="2024-09-27T01:09:00Z">
              <w:tcPr>
                <w:tcW w:w="1615" w:type="dxa"/>
              </w:tcPr>
            </w:tcPrChange>
          </w:tcPr>
          <w:p w14:paraId="4BFF5B90" w14:textId="77777777" w:rsidR="00382311" w:rsidRPr="00455AF4" w:rsidRDefault="00382311" w:rsidP="0017490D">
            <w:pPr>
              <w:spacing w:after="240"/>
              <w:rPr>
                <w:moveFrom w:id="881" w:author="Alex Popescu" w:date="2024-09-26T21:09:00Z" w16du:dateUtc="2024-09-27T01:09:00Z"/>
                <w:rFonts w:eastAsia="Cambria" w:cs="Times New Roman"/>
                <w:iCs/>
                <w:szCs w:val="24"/>
              </w:rPr>
            </w:pPr>
            <w:moveFrom w:id="882" w:author="Alex Popescu" w:date="2024-09-26T21:09:00Z" w16du:dateUtc="2024-09-27T01:09:00Z">
              <w:r w:rsidRPr="00455AF4">
                <w:rPr>
                  <w:rFonts w:eastAsia="Cambria" w:cs="Times New Roman"/>
                  <w:iCs/>
                  <w:szCs w:val="24"/>
                </w:rPr>
                <w:t>Language</w:t>
              </w:r>
            </w:moveFrom>
          </w:p>
        </w:tc>
        <w:tc>
          <w:tcPr>
            <w:tcW w:w="7311" w:type="dxa"/>
            <w:tcPrChange w:id="883" w:author="Alex Popescu" w:date="2024-09-26T21:09:00Z" w16du:dateUtc="2024-09-27T01:09:00Z">
              <w:tcPr>
                <w:tcW w:w="11340" w:type="dxa"/>
                <w:gridSpan w:val="2"/>
              </w:tcPr>
            </w:tcPrChange>
          </w:tcPr>
          <w:p w14:paraId="1E6875D0" w14:textId="77777777" w:rsidR="00382311" w:rsidRPr="00455AF4" w:rsidRDefault="00382311" w:rsidP="0017490D">
            <w:pPr>
              <w:spacing w:after="240"/>
              <w:rPr>
                <w:moveFrom w:id="884" w:author="Alex Popescu" w:date="2024-09-26T21:09:00Z" w16du:dateUtc="2024-09-27T01:09:00Z"/>
                <w:rFonts w:eastAsia="Cambria" w:cs="Times New Roman"/>
                <w:iCs/>
                <w:szCs w:val="24"/>
              </w:rPr>
            </w:pPr>
            <w:moveFrom w:id="885" w:author="Alex Popescu" w:date="2024-09-26T21:09:00Z" w16du:dateUtc="2024-09-27T01:09:00Z">
              <w:r w:rsidRPr="00455AF4">
                <w:rPr>
                  <w:rFonts w:eastAsia="Cambria" w:cs="Times New Roman"/>
                  <w:iCs/>
                  <w:szCs w:val="24"/>
                </w:rPr>
                <w:t>“ENGLISH”</w:t>
              </w:r>
            </w:moveFrom>
          </w:p>
        </w:tc>
      </w:tr>
      <w:tr w:rsidR="00382311" w:rsidRPr="00455AF4" w14:paraId="54CABA60" w14:textId="77777777" w:rsidTr="001F5AEE">
        <w:tc>
          <w:tcPr>
            <w:tcW w:w="1615" w:type="dxa"/>
            <w:tcPrChange w:id="886" w:author="Alex Popescu" w:date="2024-09-26T21:09:00Z" w16du:dateUtc="2024-09-27T01:09:00Z">
              <w:tcPr>
                <w:tcW w:w="1615" w:type="dxa"/>
              </w:tcPr>
            </w:tcPrChange>
          </w:tcPr>
          <w:p w14:paraId="46691236" w14:textId="77777777" w:rsidR="00382311" w:rsidRPr="00455AF4" w:rsidRDefault="00382311" w:rsidP="0017490D">
            <w:pPr>
              <w:spacing w:after="240"/>
              <w:rPr>
                <w:moveFrom w:id="887" w:author="Alex Popescu" w:date="2024-09-26T21:09:00Z" w16du:dateUtc="2024-09-27T01:09:00Z"/>
                <w:rFonts w:eastAsia="Cambria" w:cs="Times New Roman"/>
                <w:iCs/>
                <w:szCs w:val="24"/>
              </w:rPr>
            </w:pPr>
            <w:moveFrom w:id="888" w:author="Alex Popescu" w:date="2024-09-26T21:09:00Z" w16du:dateUtc="2024-09-27T01:09:00Z">
              <w:r w:rsidRPr="00455AF4">
                <w:rPr>
                  <w:rFonts w:eastAsia="Cambria" w:cs="Times New Roman"/>
                  <w:iCs/>
                  <w:szCs w:val="24"/>
                </w:rPr>
                <w:t>Subject</w:t>
              </w:r>
            </w:moveFrom>
          </w:p>
        </w:tc>
        <w:tc>
          <w:tcPr>
            <w:tcW w:w="7311" w:type="dxa"/>
            <w:tcPrChange w:id="889" w:author="Alex Popescu" w:date="2024-09-26T21:09:00Z" w16du:dateUtc="2024-09-27T01:09:00Z">
              <w:tcPr>
                <w:tcW w:w="11340" w:type="dxa"/>
                <w:gridSpan w:val="2"/>
              </w:tcPr>
            </w:tcPrChange>
          </w:tcPr>
          <w:p w14:paraId="47EC717E" w14:textId="77777777" w:rsidR="00382311" w:rsidRPr="00455AF4" w:rsidRDefault="00382311" w:rsidP="0017490D">
            <w:pPr>
              <w:spacing w:after="240"/>
              <w:rPr>
                <w:moveFrom w:id="890" w:author="Alex Popescu" w:date="2024-09-26T21:09:00Z" w16du:dateUtc="2024-09-27T01:09:00Z"/>
                <w:rFonts w:eastAsia="Cambria" w:cs="Times New Roman"/>
                <w:iCs/>
                <w:szCs w:val="24"/>
              </w:rPr>
            </w:pPr>
            <w:moveFrom w:id="891" w:author="Alex Popescu" w:date="2024-09-26T21:09:00Z" w16du:dateUtc="2024-09-27T01:09:00Z">
              <w:r w:rsidRPr="00455AF4">
                <w:rPr>
                  <w:rFonts w:eastAsia="Cambria" w:cs="Times New Roman"/>
                  <w:iCs/>
                  <w:szCs w:val="24"/>
                </w:rPr>
                <w:t>“BEHAVIORAL SCIENCES”</w:t>
              </w:r>
            </w:moveFrom>
          </w:p>
        </w:tc>
      </w:tr>
      <w:tr w:rsidR="00382311" w:rsidRPr="00455AF4" w14:paraId="2DA14825" w14:textId="77777777" w:rsidTr="001F5AEE">
        <w:tc>
          <w:tcPr>
            <w:tcW w:w="1615" w:type="dxa"/>
            <w:tcPrChange w:id="892" w:author="Alex Popescu" w:date="2024-09-26T21:09:00Z" w16du:dateUtc="2024-09-27T01:09:00Z">
              <w:tcPr>
                <w:tcW w:w="1615" w:type="dxa"/>
              </w:tcPr>
            </w:tcPrChange>
          </w:tcPr>
          <w:p w14:paraId="005CD948" w14:textId="77777777" w:rsidR="00382311" w:rsidRPr="00455AF4" w:rsidRDefault="00382311" w:rsidP="0017490D">
            <w:pPr>
              <w:spacing w:after="240"/>
              <w:rPr>
                <w:moveFrom w:id="893" w:author="Alex Popescu" w:date="2024-09-26T21:09:00Z" w16du:dateUtc="2024-09-27T01:09:00Z"/>
                <w:rFonts w:eastAsia="Cambria" w:cs="Times New Roman"/>
                <w:iCs/>
                <w:szCs w:val="24"/>
              </w:rPr>
            </w:pPr>
            <w:moveFrom w:id="894" w:author="Alex Popescu" w:date="2024-09-26T21:09:00Z" w16du:dateUtc="2024-09-27T01:09:00Z">
              <w:r w:rsidRPr="00455AF4">
                <w:rPr>
                  <w:rFonts w:eastAsia="Cambria" w:cs="Times New Roman"/>
                  <w:iCs/>
                  <w:szCs w:val="24"/>
                </w:rPr>
                <w:t>NOT Subject</w:t>
              </w:r>
            </w:moveFrom>
          </w:p>
        </w:tc>
        <w:tc>
          <w:tcPr>
            <w:tcW w:w="7311" w:type="dxa"/>
            <w:tcPrChange w:id="895" w:author="Alex Popescu" w:date="2024-09-26T21:09:00Z" w16du:dateUtc="2024-09-27T01:09:00Z">
              <w:tcPr>
                <w:tcW w:w="11340" w:type="dxa"/>
                <w:gridSpan w:val="2"/>
              </w:tcPr>
            </w:tcPrChange>
          </w:tcPr>
          <w:p w14:paraId="050861EC" w14:textId="77777777" w:rsidR="00382311" w:rsidRPr="00455AF4" w:rsidRDefault="00382311" w:rsidP="0017490D">
            <w:pPr>
              <w:spacing w:after="240"/>
              <w:rPr>
                <w:moveFrom w:id="896" w:author="Alex Popescu" w:date="2024-09-26T21:09:00Z" w16du:dateUtc="2024-09-27T01:09:00Z"/>
                <w:rFonts w:eastAsia="Cambria" w:cs="Times New Roman"/>
                <w:iCs/>
                <w:szCs w:val="24"/>
              </w:rPr>
            </w:pPr>
            <w:moveFrom w:id="897" w:author="Alex Popescu" w:date="2024-09-26T21:09:00Z" w16du:dateUtc="2024-09-27T01:09:00Z">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moveFrom>
          </w:p>
        </w:tc>
      </w:tr>
    </w:tbl>
    <w:p w14:paraId="1F597824" w14:textId="77777777" w:rsidR="00382311" w:rsidRPr="00455AF4" w:rsidRDefault="00382311" w:rsidP="00382311">
      <w:pPr>
        <w:spacing w:after="240"/>
        <w:rPr>
          <w:moveFrom w:id="898" w:author="Alex Popescu" w:date="2024-09-26T21:09:00Z" w16du:dateUtc="2024-09-27T01:09:00Z"/>
          <w:rFonts w:cs="Times New Roman"/>
          <w:iCs/>
          <w:szCs w:val="24"/>
        </w:rPr>
      </w:pPr>
    </w:p>
    <w:p w14:paraId="4662AF51" w14:textId="77777777" w:rsidR="00382311" w:rsidRPr="00455AF4" w:rsidRDefault="00382311" w:rsidP="00382311">
      <w:pPr>
        <w:spacing w:after="240"/>
        <w:rPr>
          <w:moveFrom w:id="899" w:author="Alex Popescu" w:date="2024-09-26T21:09:00Z" w16du:dateUtc="2024-09-27T01:09:00Z"/>
          <w:rFonts w:cs="Times New Roman"/>
          <w:b/>
          <w:bCs/>
          <w:iCs/>
          <w:szCs w:val="24"/>
          <w:highlight w:val="yellow"/>
        </w:rPr>
        <w:sectPr w:rsidR="00382311" w:rsidRPr="00455AF4" w:rsidSect="001F5AEE">
          <w:pgSz w:w="12240" w:h="15840" w:orient="portrait" w:code="1"/>
          <w:pgMar w:top="1440" w:right="1440" w:bottom="1440" w:left="1440" w:header="709" w:footer="709" w:gutter="0"/>
          <w:cols w:space="708"/>
          <w:docGrid w:linePitch="360"/>
          <w:sectPrChange w:id="900" w:author="Alex Popescu" w:date="2024-09-26T21:09:00Z" w16du:dateUtc="2024-09-27T01:09:00Z">
            <w:sectPr w:rsidR="00382311" w:rsidRPr="00455AF4" w:rsidSect="001F5AEE">
              <w:pgSz w:w="15840" w:h="12240" w:orient="landscape"/>
              <w:pgMar w:top="1440" w:right="1440" w:bottom="1440" w:left="1440" w:header="709" w:footer="709" w:gutter="0"/>
            </w:sectPr>
          </w:sectPrChange>
        </w:sectPr>
      </w:pPr>
    </w:p>
    <w:p w14:paraId="2A2F7DAD" w14:textId="77777777" w:rsidR="001F5AEE" w:rsidRPr="0019114E" w:rsidRDefault="001F5AEE" w:rsidP="001F5AEE">
      <w:pPr>
        <w:pStyle w:val="SectionSubtitle"/>
        <w:rPr>
          <w:rFonts w:cs="Times New Roman"/>
        </w:rPr>
      </w:pPr>
      <w:bookmarkStart w:id="901" w:name="_Toc174089117"/>
      <w:moveFromRangeEnd w:id="863"/>
      <w:r w:rsidRPr="0019114E">
        <w:rPr>
          <w:rFonts w:cs="Times New Roman"/>
        </w:rPr>
        <w:t>Data collection and analysis</w:t>
      </w:r>
      <w:bookmarkEnd w:id="861"/>
      <w:bookmarkEnd w:id="862"/>
      <w:bookmarkEnd w:id="901"/>
    </w:p>
    <w:p w14:paraId="7AF514DC" w14:textId="52EC9B64" w:rsidR="001F5AEE" w:rsidRPr="00455AF4" w:rsidRDefault="001F5AEE" w:rsidP="001F5AEE">
      <w:pPr>
        <w:spacing w:after="240" w:line="480" w:lineRule="auto"/>
        <w:rPr>
          <w:rFonts w:cs="Times New Roman"/>
          <w:iCs/>
          <w:szCs w:val="24"/>
        </w:rPr>
      </w:pPr>
      <w:r w:rsidRPr="00455AF4">
        <w:rPr>
          <w:rFonts w:cs="Times New Roman"/>
          <w:iCs/>
          <w:szCs w:val="24"/>
        </w:rPr>
        <w:t>Titles and abstracts were screened three times using the "</w:t>
      </w:r>
      <w:proofErr w:type="spellStart"/>
      <w:r w:rsidRPr="00455AF4">
        <w:rPr>
          <w:rFonts w:cs="Times New Roman"/>
          <w:iCs/>
          <w:szCs w:val="24"/>
        </w:rPr>
        <w:t>Metagear</w:t>
      </w:r>
      <w:proofErr w:type="spellEnd"/>
      <w:r w:rsidRPr="00455AF4">
        <w:rPr>
          <w:rFonts w:cs="Times New Roman"/>
          <w:iCs/>
          <w:szCs w:val="24"/>
        </w:rPr>
        <w:t xml:space="preserve">"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We also kept a record of articles that defined sentinel behaviour</w:t>
      </w:r>
      <w:del w:id="902" w:author="Alex Popescu" w:date="2024-09-26T21:09:00Z" w16du:dateUtc="2024-09-27T01:09:00Z">
        <w:r w:rsidR="00382311" w:rsidRPr="00455AF4">
          <w:rPr>
            <w:rFonts w:cs="Times New Roman"/>
            <w:iCs/>
            <w:szCs w:val="24"/>
          </w:rPr>
          <w:delText>,</w:delText>
        </w:r>
      </w:del>
      <w:r w:rsidRPr="00455AF4">
        <w:rPr>
          <w:rFonts w:cs="Times New Roman"/>
          <w:iCs/>
          <w:szCs w:val="24"/>
        </w:rPr>
        <w:t xml:space="preserve"> and if that definition included coordination as a defining feature as proposed by </w:t>
      </w:r>
      <w:proofErr w:type="spellStart"/>
      <w:r w:rsidRPr="00455AF4">
        <w:rPr>
          <w:rFonts w:cs="Times New Roman"/>
          <w:iCs/>
          <w:szCs w:val="24"/>
        </w:rPr>
        <w:t>Bednekoff</w:t>
      </w:r>
      <w:proofErr w:type="spellEnd"/>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6D9D7199" w14:textId="105BD091" w:rsidR="001F5AEE" w:rsidRPr="00455AF4" w:rsidRDefault="001F5AEE" w:rsidP="00382311">
      <w:pPr>
        <w:spacing w:after="240" w:line="480" w:lineRule="auto"/>
        <w:rPr>
          <w:moveTo w:id="903" w:author="Alex Popescu" w:date="2024-09-26T21:09:00Z" w16du:dateUtc="2024-09-27T01:09:00Z"/>
          <w:rFonts w:cs="Times New Roman"/>
          <w:iCs/>
          <w:szCs w:val="24"/>
        </w:rPr>
        <w:sectPr w:rsidR="001F5AEE" w:rsidRPr="00455AF4" w:rsidSect="00382311">
          <w:pgSz w:w="12240" w:h="15840" w:code="1"/>
          <w:pgMar w:top="1440" w:right="1440" w:bottom="1440" w:left="1440" w:header="709" w:footer="709" w:gutter="0"/>
          <w:cols w:space="708"/>
          <w:docGrid w:linePitch="360"/>
        </w:sectPr>
      </w:pPr>
      <w:moveToRangeStart w:id="904" w:author="Alex Popescu" w:date="2024-09-26T21:09:00Z" w:name="move178277378"/>
    </w:p>
    <w:p w14:paraId="4C1BE342" w14:textId="719D4FF3" w:rsidR="00382311" w:rsidRPr="00455AF4" w:rsidRDefault="00382311" w:rsidP="00382311">
      <w:pPr>
        <w:spacing w:before="120" w:after="120"/>
        <w:rPr>
          <w:moveTo w:id="905" w:author="Alex Popescu" w:date="2024-09-26T21:09:00Z" w16du:dateUtc="2024-09-27T01:09:00Z"/>
          <w:rFonts w:eastAsia="Times New Roman" w:cs="Times New Roman"/>
          <w:b/>
          <w:bCs/>
          <w:szCs w:val="24"/>
        </w:rPr>
      </w:pPr>
      <w:bookmarkStart w:id="906" w:name="_Ref161749046"/>
      <w:bookmarkStart w:id="907" w:name="_Toc161750861"/>
      <w:bookmarkStart w:id="908" w:name="_Toc176714956"/>
      <w:moveTo w:id="909" w:author="Alex Popescu" w:date="2024-09-26T21:09:00Z" w16du:dateUtc="2024-09-27T01:09:00Z">
        <w:r w:rsidRPr="00455AF4">
          <w:rPr>
            <w:rFonts w:eastAsia="Times New Roman" w:cs="Times New Roman"/>
            <w:b/>
            <w:bCs/>
            <w:szCs w:val="24"/>
          </w:rPr>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bookmarkEnd w:id="906"/>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bookmarkEnd w:id="907"/>
        <w:r w:rsidRPr="00455AF4">
          <w:rPr>
            <w:rFonts w:eastAsia="Times New Roman" w:cs="Times New Roman"/>
            <w:szCs w:val="24"/>
          </w:rPr>
          <w:t>.</w:t>
        </w:r>
        <w:bookmarkEnd w:id="908"/>
      </w:moveTo>
    </w:p>
    <w:tbl>
      <w:tblPr>
        <w:tblStyle w:val="TableGrid1"/>
        <w:tblW w:w="8926" w:type="dxa"/>
        <w:tblLook w:val="04A0" w:firstRow="1" w:lastRow="0" w:firstColumn="1" w:lastColumn="0" w:noHBand="0" w:noVBand="1"/>
        <w:tblPrChange w:id="910" w:author="Alex Popescu" w:date="2024-09-26T21:09:00Z" w16du:dateUtc="2024-09-27T01:09:00Z">
          <w:tblPr>
            <w:tblStyle w:val="TableGrid1"/>
            <w:tblW w:w="12955" w:type="dxa"/>
            <w:tblLook w:val="04A0" w:firstRow="1" w:lastRow="0" w:firstColumn="1" w:lastColumn="0" w:noHBand="0" w:noVBand="1"/>
          </w:tblPr>
        </w:tblPrChange>
      </w:tblPr>
      <w:tblGrid>
        <w:gridCol w:w="1615"/>
        <w:gridCol w:w="7311"/>
        <w:tblGridChange w:id="911">
          <w:tblGrid>
            <w:gridCol w:w="1615"/>
            <w:gridCol w:w="7311"/>
            <w:gridCol w:w="4029"/>
          </w:tblGrid>
        </w:tblGridChange>
      </w:tblGrid>
      <w:tr w:rsidR="00382311" w:rsidRPr="00455AF4" w14:paraId="30FD33C0" w14:textId="77777777" w:rsidTr="001F5AEE">
        <w:tc>
          <w:tcPr>
            <w:tcW w:w="1615" w:type="dxa"/>
            <w:shd w:val="clear" w:color="auto" w:fill="D9D9D9"/>
            <w:tcPrChange w:id="912" w:author="Alex Popescu" w:date="2024-09-26T21:09:00Z" w16du:dateUtc="2024-09-27T01:09:00Z">
              <w:tcPr>
                <w:tcW w:w="1615" w:type="dxa"/>
                <w:shd w:val="clear" w:color="auto" w:fill="D9D9D9"/>
              </w:tcPr>
            </w:tcPrChange>
          </w:tcPr>
          <w:p w14:paraId="64EA2B5F" w14:textId="77777777" w:rsidR="00382311" w:rsidRPr="00455AF4" w:rsidRDefault="00382311" w:rsidP="0017490D">
            <w:pPr>
              <w:spacing w:after="240"/>
              <w:rPr>
                <w:moveTo w:id="913" w:author="Alex Popescu" w:date="2024-09-26T21:09:00Z" w16du:dateUtc="2024-09-27T01:09:00Z"/>
                <w:rFonts w:eastAsia="Cambria" w:cs="Times New Roman"/>
                <w:b/>
                <w:bCs/>
                <w:iCs/>
                <w:szCs w:val="24"/>
              </w:rPr>
            </w:pPr>
            <w:moveTo w:id="914" w:author="Alex Popescu" w:date="2024-09-26T21:09:00Z" w16du:dateUtc="2024-09-27T01:09:00Z">
              <w:r w:rsidRPr="00455AF4">
                <w:rPr>
                  <w:rFonts w:eastAsia="Cambria" w:cs="Times New Roman"/>
                  <w:b/>
                  <w:bCs/>
                  <w:iCs/>
                  <w:szCs w:val="24"/>
                </w:rPr>
                <w:t>Element</w:t>
              </w:r>
            </w:moveTo>
          </w:p>
        </w:tc>
        <w:tc>
          <w:tcPr>
            <w:tcW w:w="7311" w:type="dxa"/>
            <w:shd w:val="clear" w:color="auto" w:fill="D9D9D9"/>
            <w:tcPrChange w:id="915" w:author="Alex Popescu" w:date="2024-09-26T21:09:00Z" w16du:dateUtc="2024-09-27T01:09:00Z">
              <w:tcPr>
                <w:tcW w:w="11340" w:type="dxa"/>
                <w:gridSpan w:val="2"/>
                <w:shd w:val="clear" w:color="auto" w:fill="D9D9D9"/>
              </w:tcPr>
            </w:tcPrChange>
          </w:tcPr>
          <w:p w14:paraId="068ED7E6" w14:textId="77777777" w:rsidR="00382311" w:rsidRPr="00455AF4" w:rsidRDefault="00382311" w:rsidP="0017490D">
            <w:pPr>
              <w:spacing w:after="240"/>
              <w:rPr>
                <w:moveTo w:id="916" w:author="Alex Popescu" w:date="2024-09-26T21:09:00Z" w16du:dateUtc="2024-09-27T01:09:00Z"/>
                <w:rFonts w:eastAsia="Cambria" w:cs="Times New Roman"/>
                <w:b/>
                <w:bCs/>
                <w:iCs/>
                <w:szCs w:val="24"/>
              </w:rPr>
            </w:pPr>
            <w:moveTo w:id="917" w:author="Alex Popescu" w:date="2024-09-26T21:09:00Z" w16du:dateUtc="2024-09-27T01:09:00Z">
              <w:r w:rsidRPr="00455AF4">
                <w:rPr>
                  <w:rFonts w:eastAsia="Cambria" w:cs="Times New Roman"/>
                  <w:b/>
                  <w:bCs/>
                  <w:iCs/>
                  <w:szCs w:val="24"/>
                </w:rPr>
                <w:t>String</w:t>
              </w:r>
            </w:moveTo>
          </w:p>
        </w:tc>
      </w:tr>
      <w:tr w:rsidR="00382311" w:rsidRPr="00455AF4" w14:paraId="1DB1685C" w14:textId="77777777" w:rsidTr="001F5AEE">
        <w:tc>
          <w:tcPr>
            <w:tcW w:w="1615" w:type="dxa"/>
            <w:tcPrChange w:id="918" w:author="Alex Popescu" w:date="2024-09-26T21:09:00Z" w16du:dateUtc="2024-09-27T01:09:00Z">
              <w:tcPr>
                <w:tcW w:w="1615" w:type="dxa"/>
              </w:tcPr>
            </w:tcPrChange>
          </w:tcPr>
          <w:p w14:paraId="7CB71221" w14:textId="77777777" w:rsidR="00382311" w:rsidRPr="00455AF4" w:rsidRDefault="00382311" w:rsidP="0017490D">
            <w:pPr>
              <w:spacing w:after="240"/>
              <w:rPr>
                <w:moveTo w:id="919" w:author="Alex Popescu" w:date="2024-09-26T21:09:00Z" w16du:dateUtc="2024-09-27T01:09:00Z"/>
                <w:rFonts w:eastAsia="Cambria" w:cs="Times New Roman"/>
                <w:iCs/>
                <w:szCs w:val="24"/>
              </w:rPr>
            </w:pPr>
            <w:moveTo w:id="920" w:author="Alex Popescu" w:date="2024-09-26T21:09:00Z" w16du:dateUtc="2024-09-27T01:09:00Z">
              <w:r w:rsidRPr="00455AF4">
                <w:rPr>
                  <w:rFonts w:eastAsia="Cambria" w:cs="Times New Roman"/>
                  <w:iCs/>
                  <w:szCs w:val="24"/>
                </w:rPr>
                <w:t>Topic</w:t>
              </w:r>
            </w:moveTo>
          </w:p>
        </w:tc>
        <w:tc>
          <w:tcPr>
            <w:tcW w:w="7311" w:type="dxa"/>
            <w:tcPrChange w:id="921" w:author="Alex Popescu" w:date="2024-09-26T21:09:00Z" w16du:dateUtc="2024-09-27T01:09:00Z">
              <w:tcPr>
                <w:tcW w:w="11340" w:type="dxa"/>
                <w:gridSpan w:val="2"/>
              </w:tcPr>
            </w:tcPrChange>
          </w:tcPr>
          <w:p w14:paraId="163F83D6" w14:textId="77777777" w:rsidR="00382311" w:rsidRPr="00455AF4" w:rsidRDefault="00382311" w:rsidP="0017490D">
            <w:pPr>
              <w:spacing w:after="240"/>
              <w:rPr>
                <w:moveTo w:id="922" w:author="Alex Popescu" w:date="2024-09-26T21:09:00Z" w16du:dateUtc="2024-09-27T01:09:00Z"/>
                <w:rFonts w:eastAsia="Cambria" w:cs="Times New Roman"/>
                <w:iCs/>
                <w:szCs w:val="24"/>
              </w:rPr>
            </w:pPr>
            <w:moveTo w:id="923" w:author="Alex Popescu" w:date="2024-09-26T21:09:00Z" w16du:dateUtc="2024-09-27T01:09:00Z">
              <w:r w:rsidRPr="00455AF4">
                <w:rPr>
                  <w:rFonts w:eastAsia="Cambria" w:cs="Times New Roman"/>
                  <w:iCs/>
                  <w:szCs w:val="24"/>
                </w:rPr>
                <w:t xml:space="preserve">sentinel AND </w:t>
              </w:r>
              <w:proofErr w:type="spellStart"/>
              <w:r w:rsidRPr="00455AF4">
                <w:rPr>
                  <w:rFonts w:eastAsia="Cambria" w:cs="Times New Roman"/>
                  <w:iCs/>
                  <w:szCs w:val="24"/>
                </w:rPr>
                <w:t>Behavio</w:t>
              </w:r>
              <w:proofErr w:type="spellEnd"/>
              <w:r w:rsidRPr="00455AF4">
                <w:rPr>
                  <w:rFonts w:eastAsia="Cambria" w:cs="Times New Roman"/>
                  <w:iCs/>
                  <w:szCs w:val="24"/>
                </w:rPr>
                <w:t>*</w:t>
              </w:r>
            </w:moveTo>
          </w:p>
        </w:tc>
      </w:tr>
      <w:tr w:rsidR="00382311" w:rsidRPr="00455AF4" w14:paraId="3322898B" w14:textId="77777777" w:rsidTr="001F5AEE">
        <w:tc>
          <w:tcPr>
            <w:tcW w:w="1615" w:type="dxa"/>
            <w:tcPrChange w:id="924" w:author="Alex Popescu" w:date="2024-09-26T21:09:00Z" w16du:dateUtc="2024-09-27T01:09:00Z">
              <w:tcPr>
                <w:tcW w:w="1615" w:type="dxa"/>
              </w:tcPr>
            </w:tcPrChange>
          </w:tcPr>
          <w:p w14:paraId="39FD4D11" w14:textId="77777777" w:rsidR="00382311" w:rsidRPr="00455AF4" w:rsidRDefault="00382311" w:rsidP="0017490D">
            <w:pPr>
              <w:spacing w:after="240"/>
              <w:rPr>
                <w:moveTo w:id="925" w:author="Alex Popescu" w:date="2024-09-26T21:09:00Z" w16du:dateUtc="2024-09-27T01:09:00Z"/>
                <w:rFonts w:eastAsia="Cambria" w:cs="Times New Roman"/>
                <w:iCs/>
                <w:szCs w:val="24"/>
              </w:rPr>
            </w:pPr>
            <w:moveTo w:id="926" w:author="Alex Popescu" w:date="2024-09-26T21:09:00Z" w16du:dateUtc="2024-09-27T01:09:00Z">
              <w:r w:rsidRPr="00455AF4">
                <w:rPr>
                  <w:rFonts w:eastAsia="Cambria" w:cs="Times New Roman"/>
                  <w:iCs/>
                  <w:szCs w:val="24"/>
                </w:rPr>
                <w:t>Language</w:t>
              </w:r>
            </w:moveTo>
          </w:p>
        </w:tc>
        <w:tc>
          <w:tcPr>
            <w:tcW w:w="7311" w:type="dxa"/>
            <w:tcPrChange w:id="927" w:author="Alex Popescu" w:date="2024-09-26T21:09:00Z" w16du:dateUtc="2024-09-27T01:09:00Z">
              <w:tcPr>
                <w:tcW w:w="11340" w:type="dxa"/>
                <w:gridSpan w:val="2"/>
              </w:tcPr>
            </w:tcPrChange>
          </w:tcPr>
          <w:p w14:paraId="45824F21" w14:textId="77777777" w:rsidR="00382311" w:rsidRPr="00455AF4" w:rsidRDefault="00382311" w:rsidP="0017490D">
            <w:pPr>
              <w:spacing w:after="240"/>
              <w:rPr>
                <w:moveTo w:id="928" w:author="Alex Popescu" w:date="2024-09-26T21:09:00Z" w16du:dateUtc="2024-09-27T01:09:00Z"/>
                <w:rFonts w:eastAsia="Cambria" w:cs="Times New Roman"/>
                <w:iCs/>
                <w:szCs w:val="24"/>
              </w:rPr>
            </w:pPr>
            <w:moveTo w:id="929" w:author="Alex Popescu" w:date="2024-09-26T21:09:00Z" w16du:dateUtc="2024-09-27T01:09:00Z">
              <w:r w:rsidRPr="00455AF4">
                <w:rPr>
                  <w:rFonts w:eastAsia="Cambria" w:cs="Times New Roman"/>
                  <w:iCs/>
                  <w:szCs w:val="24"/>
                </w:rPr>
                <w:t>“ENGLISH”</w:t>
              </w:r>
            </w:moveTo>
          </w:p>
        </w:tc>
      </w:tr>
      <w:tr w:rsidR="00382311" w:rsidRPr="00455AF4" w14:paraId="194C22BD" w14:textId="77777777" w:rsidTr="001F5AEE">
        <w:tc>
          <w:tcPr>
            <w:tcW w:w="1615" w:type="dxa"/>
            <w:tcPrChange w:id="930" w:author="Alex Popescu" w:date="2024-09-26T21:09:00Z" w16du:dateUtc="2024-09-27T01:09:00Z">
              <w:tcPr>
                <w:tcW w:w="1615" w:type="dxa"/>
              </w:tcPr>
            </w:tcPrChange>
          </w:tcPr>
          <w:p w14:paraId="4F036A31" w14:textId="77777777" w:rsidR="00382311" w:rsidRPr="00455AF4" w:rsidRDefault="00382311" w:rsidP="0017490D">
            <w:pPr>
              <w:spacing w:after="240"/>
              <w:rPr>
                <w:moveTo w:id="931" w:author="Alex Popescu" w:date="2024-09-26T21:09:00Z" w16du:dateUtc="2024-09-27T01:09:00Z"/>
                <w:rFonts w:eastAsia="Cambria" w:cs="Times New Roman"/>
                <w:iCs/>
                <w:szCs w:val="24"/>
              </w:rPr>
            </w:pPr>
            <w:moveTo w:id="932" w:author="Alex Popescu" w:date="2024-09-26T21:09:00Z" w16du:dateUtc="2024-09-27T01:09:00Z">
              <w:r w:rsidRPr="00455AF4">
                <w:rPr>
                  <w:rFonts w:eastAsia="Cambria" w:cs="Times New Roman"/>
                  <w:iCs/>
                  <w:szCs w:val="24"/>
                </w:rPr>
                <w:t>Subject</w:t>
              </w:r>
            </w:moveTo>
          </w:p>
        </w:tc>
        <w:tc>
          <w:tcPr>
            <w:tcW w:w="7311" w:type="dxa"/>
            <w:tcPrChange w:id="933" w:author="Alex Popescu" w:date="2024-09-26T21:09:00Z" w16du:dateUtc="2024-09-27T01:09:00Z">
              <w:tcPr>
                <w:tcW w:w="11340" w:type="dxa"/>
                <w:gridSpan w:val="2"/>
              </w:tcPr>
            </w:tcPrChange>
          </w:tcPr>
          <w:p w14:paraId="510DCBB1" w14:textId="77777777" w:rsidR="00382311" w:rsidRPr="00455AF4" w:rsidRDefault="00382311" w:rsidP="0017490D">
            <w:pPr>
              <w:spacing w:after="240"/>
              <w:rPr>
                <w:moveTo w:id="934" w:author="Alex Popescu" w:date="2024-09-26T21:09:00Z" w16du:dateUtc="2024-09-27T01:09:00Z"/>
                <w:rFonts w:eastAsia="Cambria" w:cs="Times New Roman"/>
                <w:iCs/>
                <w:szCs w:val="24"/>
              </w:rPr>
            </w:pPr>
            <w:moveTo w:id="935" w:author="Alex Popescu" w:date="2024-09-26T21:09:00Z" w16du:dateUtc="2024-09-27T01:09:00Z">
              <w:r w:rsidRPr="00455AF4">
                <w:rPr>
                  <w:rFonts w:eastAsia="Cambria" w:cs="Times New Roman"/>
                  <w:iCs/>
                  <w:szCs w:val="24"/>
                </w:rPr>
                <w:t>“BEHAVIORAL SCIENCES”</w:t>
              </w:r>
            </w:moveTo>
          </w:p>
        </w:tc>
      </w:tr>
      <w:tr w:rsidR="00382311" w:rsidRPr="00455AF4" w14:paraId="45F90109" w14:textId="77777777" w:rsidTr="001F5AEE">
        <w:tc>
          <w:tcPr>
            <w:tcW w:w="1615" w:type="dxa"/>
            <w:tcPrChange w:id="936" w:author="Alex Popescu" w:date="2024-09-26T21:09:00Z" w16du:dateUtc="2024-09-27T01:09:00Z">
              <w:tcPr>
                <w:tcW w:w="1615" w:type="dxa"/>
              </w:tcPr>
            </w:tcPrChange>
          </w:tcPr>
          <w:p w14:paraId="18DD738C" w14:textId="77777777" w:rsidR="00382311" w:rsidRPr="00455AF4" w:rsidRDefault="00382311" w:rsidP="0017490D">
            <w:pPr>
              <w:spacing w:after="240"/>
              <w:rPr>
                <w:moveTo w:id="937" w:author="Alex Popescu" w:date="2024-09-26T21:09:00Z" w16du:dateUtc="2024-09-27T01:09:00Z"/>
                <w:rFonts w:eastAsia="Cambria" w:cs="Times New Roman"/>
                <w:iCs/>
                <w:szCs w:val="24"/>
              </w:rPr>
            </w:pPr>
            <w:moveTo w:id="938" w:author="Alex Popescu" w:date="2024-09-26T21:09:00Z" w16du:dateUtc="2024-09-27T01:09:00Z">
              <w:r w:rsidRPr="00455AF4">
                <w:rPr>
                  <w:rFonts w:eastAsia="Cambria" w:cs="Times New Roman"/>
                  <w:iCs/>
                  <w:szCs w:val="24"/>
                </w:rPr>
                <w:t>NOT Subject</w:t>
              </w:r>
            </w:moveTo>
          </w:p>
        </w:tc>
        <w:tc>
          <w:tcPr>
            <w:tcW w:w="7311" w:type="dxa"/>
            <w:tcPrChange w:id="939" w:author="Alex Popescu" w:date="2024-09-26T21:09:00Z" w16du:dateUtc="2024-09-27T01:09:00Z">
              <w:tcPr>
                <w:tcW w:w="11340" w:type="dxa"/>
                <w:gridSpan w:val="2"/>
              </w:tcPr>
            </w:tcPrChange>
          </w:tcPr>
          <w:p w14:paraId="02A66EE5" w14:textId="77777777" w:rsidR="00382311" w:rsidRPr="00455AF4" w:rsidRDefault="00382311" w:rsidP="0017490D">
            <w:pPr>
              <w:spacing w:after="240"/>
              <w:rPr>
                <w:moveTo w:id="940" w:author="Alex Popescu" w:date="2024-09-26T21:09:00Z" w16du:dateUtc="2024-09-27T01:09:00Z"/>
                <w:rFonts w:eastAsia="Cambria" w:cs="Times New Roman"/>
                <w:iCs/>
                <w:szCs w:val="24"/>
              </w:rPr>
            </w:pPr>
            <w:moveTo w:id="941" w:author="Alex Popescu" w:date="2024-09-26T21:09:00Z" w16du:dateUtc="2024-09-27T01:09:00Z">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moveTo>
          </w:p>
        </w:tc>
      </w:tr>
    </w:tbl>
    <w:p w14:paraId="7CA998CD" w14:textId="77777777" w:rsidR="00382311" w:rsidRPr="00455AF4" w:rsidRDefault="00382311" w:rsidP="00382311">
      <w:pPr>
        <w:spacing w:after="240"/>
        <w:rPr>
          <w:moveTo w:id="942" w:author="Alex Popescu" w:date="2024-09-26T21:09:00Z" w16du:dateUtc="2024-09-27T01:09:00Z"/>
          <w:rFonts w:cs="Times New Roman"/>
          <w:iCs/>
          <w:szCs w:val="24"/>
        </w:rPr>
      </w:pPr>
    </w:p>
    <w:p w14:paraId="1157DBD9" w14:textId="77777777" w:rsidR="00382311" w:rsidRPr="00455AF4" w:rsidRDefault="00382311" w:rsidP="00382311">
      <w:pPr>
        <w:spacing w:after="240"/>
        <w:rPr>
          <w:moveTo w:id="943" w:author="Alex Popescu" w:date="2024-09-26T21:09:00Z" w16du:dateUtc="2024-09-27T01:09:00Z"/>
          <w:rFonts w:cs="Times New Roman"/>
          <w:b/>
          <w:bCs/>
          <w:iCs/>
          <w:szCs w:val="24"/>
          <w:highlight w:val="yellow"/>
        </w:rPr>
        <w:sectPr w:rsidR="00382311" w:rsidRPr="00455AF4" w:rsidSect="001F5AEE">
          <w:pgSz w:w="12240" w:h="15840" w:orient="portrait" w:code="1"/>
          <w:pgMar w:top="1440" w:right="1440" w:bottom="1440" w:left="1440" w:header="709" w:footer="709" w:gutter="0"/>
          <w:cols w:space="708"/>
          <w:docGrid w:linePitch="360"/>
          <w:sectPrChange w:id="944" w:author="Alex Popescu" w:date="2024-09-26T21:09:00Z" w16du:dateUtc="2024-09-27T01:09:00Z">
            <w:sectPr w:rsidR="00382311" w:rsidRPr="00455AF4" w:rsidSect="001F5AEE">
              <w:pgSz w:w="15840" w:h="12240" w:orient="landscape"/>
              <w:pgMar w:top="1440" w:right="1440" w:bottom="1440" w:left="1440" w:header="709" w:footer="709" w:gutter="0"/>
            </w:sectPr>
          </w:sectPrChange>
        </w:sectPr>
      </w:pPr>
    </w:p>
    <w:p w14:paraId="6CFB4620" w14:textId="09041003" w:rsidR="00382311" w:rsidRPr="00455AF4" w:rsidRDefault="00382311" w:rsidP="00382311">
      <w:pPr>
        <w:spacing w:before="120" w:after="120"/>
        <w:rPr>
          <w:moveTo w:id="945" w:author="Alex Popescu" w:date="2024-09-26T21:09:00Z" w16du:dateUtc="2024-09-27T01:09:00Z"/>
          <w:rFonts w:eastAsia="Times New Roman" w:cs="Times New Roman"/>
          <w:szCs w:val="24"/>
        </w:rPr>
      </w:pPr>
      <w:bookmarkStart w:id="946" w:name="_Ref168656268"/>
      <w:bookmarkStart w:id="947" w:name="_Toc176714957"/>
      <w:moveToRangeStart w:id="948" w:author="Alex Popescu" w:date="2024-09-26T21:09:00Z" w:name="move178277379"/>
      <w:moveToRangeEnd w:id="904"/>
      <w:moveTo w:id="949" w:author="Alex Popescu" w:date="2024-09-26T21:09:00Z" w16du:dateUtc="2024-09-27T01:09:00Z">
        <w:r w:rsidRPr="00455AF4">
          <w:rPr>
            <w:rFonts w:eastAsia="Times New Roman" w:cs="Times New Roman"/>
            <w:b/>
            <w:bCs/>
            <w:szCs w:val="24"/>
          </w:rPr>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3</w:t>
        </w:r>
        <w:r w:rsidRPr="00455AF4">
          <w:rPr>
            <w:rFonts w:eastAsia="Times New Roman" w:cs="Times New Roman"/>
            <w:b/>
            <w:bCs/>
            <w:szCs w:val="24"/>
          </w:rPr>
          <w:fldChar w:fldCharType="end"/>
        </w:r>
        <w:bookmarkEnd w:id="946"/>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bookmarkEnd w:id="947"/>
      </w:moveTo>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moveTo w:id="950" w:author="Alex Popescu" w:date="2024-09-26T21:09:00Z" w16du:dateUtc="2024-09-27T01:09:00Z"/>
                <w:rFonts w:eastAsia="Times New Roman" w:cs="Times New Roman"/>
                <w:b/>
                <w:bCs/>
                <w:szCs w:val="24"/>
                <w:lang w:eastAsia="en-CA"/>
              </w:rPr>
            </w:pPr>
            <w:moveTo w:id="951" w:author="Alex Popescu" w:date="2024-09-26T21:09:00Z" w16du:dateUtc="2024-09-27T01:09:00Z">
              <w:r w:rsidRPr="00455AF4">
                <w:rPr>
                  <w:rFonts w:eastAsia="Times New Roman" w:cs="Times New Roman"/>
                  <w:b/>
                  <w:bCs/>
                  <w:szCs w:val="24"/>
                  <w:lang w:eastAsia="en-CA"/>
                </w:rPr>
                <w:t>Factor Type</w:t>
              </w:r>
            </w:moveTo>
          </w:p>
        </w:tc>
        <w:tc>
          <w:tcPr>
            <w:tcW w:w="5103" w:type="dxa"/>
            <w:shd w:val="clear" w:color="auto" w:fill="D9D9D9"/>
          </w:tcPr>
          <w:p w14:paraId="62D16AEE" w14:textId="77777777" w:rsidR="00382311" w:rsidRPr="00455AF4" w:rsidRDefault="00382311" w:rsidP="0017490D">
            <w:pPr>
              <w:rPr>
                <w:moveTo w:id="952" w:author="Alex Popescu" w:date="2024-09-26T21:09:00Z" w16du:dateUtc="2024-09-27T01:09:00Z"/>
                <w:rFonts w:eastAsia="Times New Roman" w:cs="Times New Roman"/>
                <w:b/>
                <w:bCs/>
                <w:szCs w:val="24"/>
                <w:lang w:eastAsia="en-CA"/>
              </w:rPr>
            </w:pPr>
            <w:moveTo w:id="953" w:author="Alex Popescu" w:date="2024-09-26T21:09:00Z" w16du:dateUtc="2024-09-27T01:09:00Z">
              <w:r w:rsidRPr="00455AF4">
                <w:rPr>
                  <w:rFonts w:eastAsia="Times New Roman" w:cs="Times New Roman"/>
                  <w:b/>
                  <w:bCs/>
                  <w:szCs w:val="24"/>
                  <w:lang w:eastAsia="en-CA"/>
                </w:rPr>
                <w:t>Factors Identified</w:t>
              </w:r>
            </w:moveTo>
          </w:p>
        </w:tc>
        <w:tc>
          <w:tcPr>
            <w:tcW w:w="2551" w:type="dxa"/>
            <w:shd w:val="clear" w:color="auto" w:fill="D9D9D9"/>
          </w:tcPr>
          <w:p w14:paraId="17001D61" w14:textId="77777777" w:rsidR="00382311" w:rsidRPr="00455AF4" w:rsidRDefault="00382311" w:rsidP="0017490D">
            <w:pPr>
              <w:jc w:val="right"/>
              <w:rPr>
                <w:moveTo w:id="954" w:author="Alex Popescu" w:date="2024-09-26T21:09:00Z" w16du:dateUtc="2024-09-27T01:09:00Z"/>
                <w:rFonts w:eastAsia="Times New Roman" w:cs="Times New Roman"/>
                <w:b/>
                <w:bCs/>
                <w:szCs w:val="24"/>
                <w:lang w:eastAsia="en-CA"/>
              </w:rPr>
            </w:pPr>
            <w:moveTo w:id="955" w:author="Alex Popescu" w:date="2024-09-26T21:09:00Z" w16du:dateUtc="2024-09-27T01:09:00Z">
              <w:r w:rsidRPr="00455AF4">
                <w:rPr>
                  <w:rFonts w:eastAsia="Times New Roman" w:cs="Times New Roman"/>
                  <w:b/>
                  <w:bCs/>
                  <w:szCs w:val="24"/>
                  <w:lang w:eastAsia="en-CA"/>
                </w:rPr>
                <w:t>Number of studies</w:t>
              </w:r>
            </w:moveTo>
          </w:p>
        </w:tc>
      </w:tr>
      <w:tr w:rsidR="00382311" w:rsidRPr="00455AF4" w14:paraId="064F6F7E" w14:textId="77777777" w:rsidTr="0017490D">
        <w:tc>
          <w:tcPr>
            <w:tcW w:w="1696" w:type="dxa"/>
          </w:tcPr>
          <w:p w14:paraId="4AAABEA8" w14:textId="77777777" w:rsidR="00382311" w:rsidRPr="00455AF4" w:rsidRDefault="00382311" w:rsidP="0017490D">
            <w:pPr>
              <w:rPr>
                <w:moveTo w:id="956" w:author="Alex Popescu" w:date="2024-09-26T21:09:00Z" w16du:dateUtc="2024-09-27T01:09:00Z"/>
                <w:rFonts w:eastAsia="Times New Roman" w:cs="Times New Roman"/>
                <w:b/>
                <w:bCs/>
                <w:szCs w:val="24"/>
                <w:lang w:eastAsia="en-CA"/>
              </w:rPr>
            </w:pPr>
            <w:moveTo w:id="957" w:author="Alex Popescu" w:date="2024-09-26T21:09:00Z" w16du:dateUtc="2024-09-27T01:09:00Z">
              <w:r w:rsidRPr="00455AF4">
                <w:rPr>
                  <w:rFonts w:eastAsia="Times New Roman" w:cs="Times New Roman"/>
                  <w:b/>
                  <w:bCs/>
                  <w:szCs w:val="24"/>
                  <w:lang w:eastAsia="en-CA"/>
                </w:rPr>
                <w:t>Intrinsic</w:t>
              </w:r>
            </w:moveTo>
          </w:p>
          <w:p w14:paraId="136101A2" w14:textId="77777777" w:rsidR="00382311" w:rsidRPr="00455AF4" w:rsidRDefault="00000000" w:rsidP="0017490D">
            <w:pPr>
              <w:spacing w:line="360" w:lineRule="auto"/>
              <w:rPr>
                <w:moveTo w:id="958" w:author="Alex Popescu" w:date="2024-09-26T21:09:00Z" w16du:dateUtc="2024-09-27T01:09:00Z"/>
                <w:rFonts w:eastAsia="Times New Roman" w:cs="Times New Roman"/>
                <w:b/>
                <w:bCs/>
                <w:szCs w:val="24"/>
                <w:lang w:eastAsia="en-CA"/>
              </w:rPr>
            </w:pPr>
            <w:moveTo w:id="959" w:author="Alex Popescu" w:date="2024-09-26T21:09:00Z" w16du:dateUtc="2024-09-27T01:09:00Z">
              <w:r>
                <w:rPr>
                  <w:rFonts w:eastAsia="Times New Roman" w:cs="Times New Roman"/>
                  <w:b/>
                  <w:bCs/>
                  <w:noProof/>
                  <w:kern w:val="0"/>
                  <w:szCs w:val="24"/>
                  <w:lang w:eastAsia="en-CA"/>
                  <w14:ligatures w14:val="none"/>
                </w:rPr>
                <w:pict w14:anchorId="06C15245">
                  <v:rect id="_x0000_i1025" alt="" style="width:462.85pt;height:1.5pt;mso-width-percent:0;mso-height-percent:0;mso-width-percent:0;mso-height-percent:0" o:hrpct="989" o:hralign="center" o:hrstd="t" o:hr="t" fillcolor="#a0a0a0" stroked="f"/>
                </w:pict>
              </w:r>
            </w:moveTo>
          </w:p>
        </w:tc>
        <w:tc>
          <w:tcPr>
            <w:tcW w:w="5103" w:type="dxa"/>
          </w:tcPr>
          <w:p w14:paraId="0B886C16" w14:textId="77777777" w:rsidR="00382311" w:rsidRPr="00455AF4" w:rsidRDefault="00382311" w:rsidP="0017490D">
            <w:pPr>
              <w:rPr>
                <w:moveTo w:id="960" w:author="Alex Popescu" w:date="2024-09-26T21:09:00Z" w16du:dateUtc="2024-09-27T01:09:00Z"/>
                <w:rFonts w:eastAsia="Times New Roman" w:cs="Times New Roman"/>
                <w:b/>
                <w:bCs/>
                <w:szCs w:val="24"/>
                <w:lang w:eastAsia="en-CA"/>
              </w:rPr>
            </w:pPr>
          </w:p>
          <w:p w14:paraId="0BA73F5E" w14:textId="77777777" w:rsidR="00382311" w:rsidRPr="00455AF4" w:rsidRDefault="00000000" w:rsidP="0017490D">
            <w:pPr>
              <w:spacing w:line="360" w:lineRule="auto"/>
              <w:rPr>
                <w:moveTo w:id="961" w:author="Alex Popescu" w:date="2024-09-26T21:09:00Z" w16du:dateUtc="2024-09-27T01:09:00Z"/>
                <w:rFonts w:eastAsia="Times New Roman" w:cs="Times New Roman"/>
                <w:szCs w:val="24"/>
                <w:lang w:eastAsia="en-CA"/>
              </w:rPr>
            </w:pPr>
            <w:moveTo w:id="962" w:author="Alex Popescu" w:date="2024-09-26T21:09:00Z" w16du:dateUtc="2024-09-27T01:09:00Z">
              <w:r>
                <w:rPr>
                  <w:rFonts w:eastAsia="Times New Roman" w:cs="Times New Roman"/>
                  <w:b/>
                  <w:bCs/>
                  <w:noProof/>
                  <w:kern w:val="0"/>
                  <w:szCs w:val="24"/>
                  <w:lang w:eastAsia="en-CA"/>
                  <w14:ligatures w14:val="none"/>
                </w:rPr>
                <w:pict w14:anchorId="417DDD4F">
                  <v:rect id="_x0000_i1026" alt="" style="width:462.85pt;height:1.5pt;mso-width-percent:0;mso-height-percent:0;mso-width-percent:0;mso-height-percent:0" o:hrpct="989" o:hralign="center" o:hrstd="t" o:hr="t" fillcolor="#a0a0a0" stroked="f"/>
                </w:pict>
              </w:r>
            </w:moveTo>
          </w:p>
        </w:tc>
        <w:tc>
          <w:tcPr>
            <w:tcW w:w="2551" w:type="dxa"/>
          </w:tcPr>
          <w:p w14:paraId="2A36B58B" w14:textId="77777777" w:rsidR="00382311" w:rsidRPr="00455AF4" w:rsidRDefault="00382311" w:rsidP="0017490D">
            <w:pPr>
              <w:rPr>
                <w:moveTo w:id="963" w:author="Alex Popescu" w:date="2024-09-26T21:09:00Z" w16du:dateUtc="2024-09-27T01:09:00Z"/>
                <w:rFonts w:eastAsia="Times New Roman" w:cs="Times New Roman"/>
                <w:b/>
                <w:bCs/>
                <w:szCs w:val="24"/>
                <w:lang w:eastAsia="en-CA"/>
              </w:rPr>
            </w:pPr>
          </w:p>
          <w:p w14:paraId="0FDF5869" w14:textId="77777777" w:rsidR="00382311" w:rsidRPr="00455AF4" w:rsidRDefault="00000000" w:rsidP="0017490D">
            <w:pPr>
              <w:spacing w:line="360" w:lineRule="auto"/>
              <w:rPr>
                <w:moveTo w:id="964" w:author="Alex Popescu" w:date="2024-09-26T21:09:00Z" w16du:dateUtc="2024-09-27T01:09:00Z"/>
                <w:rFonts w:eastAsia="Times New Roman" w:cs="Times New Roman"/>
                <w:szCs w:val="24"/>
                <w:lang w:eastAsia="en-CA"/>
              </w:rPr>
            </w:pPr>
            <w:moveTo w:id="965" w:author="Alex Popescu" w:date="2024-09-26T21:09:00Z" w16du:dateUtc="2024-09-27T01:09:00Z">
              <w:r>
                <w:rPr>
                  <w:rFonts w:eastAsia="Times New Roman" w:cs="Times New Roman"/>
                  <w:b/>
                  <w:bCs/>
                  <w:noProof/>
                  <w:kern w:val="0"/>
                  <w:szCs w:val="24"/>
                  <w:lang w:eastAsia="en-CA"/>
                  <w14:ligatures w14:val="none"/>
                </w:rPr>
                <w:pict w14:anchorId="149FFB0A">
                  <v:rect id="_x0000_i1027" alt="" style="width:462.85pt;height:1.5pt;mso-width-percent:0;mso-height-percent:0;mso-width-percent:0;mso-height-percent:0" o:hrpct="989" o:hralign="center" o:hrstd="t" o:hr="t" fillcolor="#a0a0a0" stroked="f"/>
                </w:pict>
              </w:r>
            </w:moveTo>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moveTo w:id="966" w:author="Alex Popescu" w:date="2024-09-26T21:09:00Z" w16du:dateUtc="2024-09-27T01:09:00Z"/>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moveTo w:id="967" w:author="Alex Popescu" w:date="2024-09-26T21:09:00Z" w16du:dateUtc="2024-09-27T01:09:00Z"/>
                <w:rFonts w:eastAsia="Times New Roman" w:cs="Times New Roman"/>
                <w:szCs w:val="24"/>
                <w:lang w:eastAsia="en-CA"/>
              </w:rPr>
            </w:pPr>
            <w:moveTo w:id="968" w:author="Alex Popescu" w:date="2024-09-26T21:09:00Z" w16du:dateUtc="2024-09-27T01:09:00Z">
              <w:r w:rsidRPr="00455AF4">
                <w:rPr>
                  <w:rFonts w:eastAsia="Times New Roman" w:cs="Times New Roman"/>
                  <w:szCs w:val="24"/>
                  <w:lang w:eastAsia="en-CA"/>
                </w:rPr>
                <w:t>Body mass</w:t>
              </w:r>
            </w:moveTo>
          </w:p>
        </w:tc>
        <w:tc>
          <w:tcPr>
            <w:tcW w:w="2551" w:type="dxa"/>
            <w:shd w:val="clear" w:color="auto" w:fill="F2F2F2"/>
          </w:tcPr>
          <w:p w14:paraId="35085EFF" w14:textId="784356D2" w:rsidR="00A65FAA" w:rsidRPr="00455AF4" w:rsidRDefault="00A65FAA" w:rsidP="00A65FAA">
            <w:pPr>
              <w:spacing w:line="360" w:lineRule="auto"/>
              <w:jc w:val="right"/>
              <w:rPr>
                <w:moveTo w:id="969" w:author="Alex Popescu" w:date="2024-09-26T21:09:00Z" w16du:dateUtc="2024-09-27T01:09:00Z"/>
                <w:rFonts w:eastAsia="Times New Roman" w:cs="Times New Roman"/>
                <w:szCs w:val="24"/>
                <w:lang w:eastAsia="en-CA"/>
              </w:rPr>
            </w:pPr>
            <w:moveTo w:id="970" w:author="Alex Popescu" w:date="2024-09-26T21:09:00Z" w16du:dateUtc="2024-09-27T01:09:00Z">
              <w:r w:rsidRPr="00455AF4">
                <w:rPr>
                  <w:rFonts w:eastAsia="Times New Roman" w:cs="Times New Roman"/>
                  <w:szCs w:val="24"/>
                  <w:lang w:eastAsia="en-CA"/>
                </w:rPr>
                <w:t>4</w:t>
              </w:r>
            </w:moveTo>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moveTo w:id="971" w:author="Alex Popescu" w:date="2024-09-26T21:09:00Z" w16du:dateUtc="2024-09-27T01:09:00Z"/>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moveTo w:id="972" w:author="Alex Popescu" w:date="2024-09-26T21:09:00Z" w16du:dateUtc="2024-09-27T01:09:00Z"/>
                <w:rFonts w:eastAsia="Times New Roman" w:cs="Times New Roman"/>
                <w:szCs w:val="24"/>
                <w:lang w:eastAsia="en-CA"/>
              </w:rPr>
            </w:pPr>
            <w:moveTo w:id="973" w:author="Alex Popescu" w:date="2024-09-26T21:09:00Z" w16du:dateUtc="2024-09-27T01:09:00Z">
              <w:r w:rsidRPr="00455AF4">
                <w:rPr>
                  <w:rFonts w:eastAsia="Times New Roman" w:cs="Times New Roman"/>
                  <w:szCs w:val="24"/>
                  <w:lang w:eastAsia="en-CA"/>
                </w:rPr>
                <w:t>Cortisol</w:t>
              </w:r>
            </w:moveTo>
          </w:p>
        </w:tc>
        <w:tc>
          <w:tcPr>
            <w:tcW w:w="2551" w:type="dxa"/>
          </w:tcPr>
          <w:p w14:paraId="6F5BAB5F" w14:textId="6088330D" w:rsidR="00A65FAA" w:rsidRPr="00455AF4" w:rsidRDefault="00A65FAA" w:rsidP="00A65FAA">
            <w:pPr>
              <w:spacing w:line="360" w:lineRule="auto"/>
              <w:jc w:val="right"/>
              <w:rPr>
                <w:moveTo w:id="974" w:author="Alex Popescu" w:date="2024-09-26T21:09:00Z" w16du:dateUtc="2024-09-27T01:09:00Z"/>
                <w:rFonts w:eastAsia="Times New Roman" w:cs="Times New Roman"/>
                <w:szCs w:val="24"/>
                <w:lang w:eastAsia="en-CA"/>
              </w:rPr>
            </w:pPr>
            <w:moveTo w:id="975" w:author="Alex Popescu" w:date="2024-09-26T21:09:00Z" w16du:dateUtc="2024-09-27T01:09:00Z">
              <w:r w:rsidRPr="00455AF4">
                <w:rPr>
                  <w:rFonts w:eastAsia="Times New Roman" w:cs="Times New Roman"/>
                  <w:szCs w:val="24"/>
                  <w:lang w:eastAsia="en-CA"/>
                </w:rPr>
                <w:t>1</w:t>
              </w:r>
            </w:moveTo>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moveTo w:id="976" w:author="Alex Popescu" w:date="2024-09-26T21:09:00Z" w16du:dateUtc="2024-09-27T01:09:00Z"/>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moveTo w:id="977" w:author="Alex Popescu" w:date="2024-09-26T21:09:00Z" w16du:dateUtc="2024-09-27T01:09:00Z"/>
                <w:rFonts w:eastAsia="Times New Roman" w:cs="Times New Roman"/>
                <w:szCs w:val="24"/>
                <w:lang w:eastAsia="en-CA"/>
              </w:rPr>
            </w:pPr>
            <w:moveTo w:id="978" w:author="Alex Popescu" w:date="2024-09-26T21:09:00Z" w16du:dateUtc="2024-09-27T01:09:00Z">
              <w:r w:rsidRPr="00455AF4">
                <w:rPr>
                  <w:rFonts w:eastAsia="Times New Roman" w:cs="Times New Roman"/>
                  <w:szCs w:val="24"/>
                  <w:lang w:eastAsia="en-CA"/>
                </w:rPr>
                <w:t>Dulled epaulets</w:t>
              </w:r>
            </w:moveTo>
          </w:p>
        </w:tc>
        <w:tc>
          <w:tcPr>
            <w:tcW w:w="2551" w:type="dxa"/>
            <w:shd w:val="clear" w:color="auto" w:fill="F2F2F2"/>
          </w:tcPr>
          <w:p w14:paraId="549A44A5" w14:textId="0A9A87DF" w:rsidR="00A65FAA" w:rsidRPr="00455AF4" w:rsidRDefault="00A65FAA" w:rsidP="00A65FAA">
            <w:pPr>
              <w:spacing w:line="360" w:lineRule="auto"/>
              <w:jc w:val="right"/>
              <w:rPr>
                <w:moveTo w:id="979" w:author="Alex Popescu" w:date="2024-09-26T21:09:00Z" w16du:dateUtc="2024-09-27T01:09:00Z"/>
                <w:rFonts w:eastAsia="Times New Roman" w:cs="Times New Roman"/>
                <w:szCs w:val="24"/>
                <w:lang w:eastAsia="en-CA"/>
              </w:rPr>
            </w:pPr>
            <w:moveTo w:id="980" w:author="Alex Popescu" w:date="2024-09-26T21:09:00Z" w16du:dateUtc="2024-09-27T01:09:00Z">
              <w:r w:rsidRPr="00455AF4">
                <w:rPr>
                  <w:rFonts w:eastAsia="Times New Roman" w:cs="Times New Roman"/>
                  <w:szCs w:val="24"/>
                  <w:lang w:eastAsia="en-CA"/>
                </w:rPr>
                <w:t>1</w:t>
              </w:r>
            </w:moveTo>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moveTo w:id="981" w:author="Alex Popescu" w:date="2024-09-26T21:09:00Z" w16du:dateUtc="2024-09-27T01:09:00Z"/>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moveTo w:id="982" w:author="Alex Popescu" w:date="2024-09-26T21:09:00Z" w16du:dateUtc="2024-09-27T01:09:00Z"/>
                <w:rFonts w:eastAsia="Times New Roman" w:cs="Times New Roman"/>
                <w:szCs w:val="24"/>
                <w:lang w:eastAsia="en-CA"/>
              </w:rPr>
            </w:pPr>
            <w:moveTo w:id="983" w:author="Alex Popescu" w:date="2024-09-26T21:09:00Z" w16du:dateUtc="2024-09-27T01:09:00Z">
              <w:r w:rsidRPr="00455AF4">
                <w:rPr>
                  <w:rFonts w:eastAsia="Times New Roman" w:cs="Times New Roman"/>
                  <w:szCs w:val="24"/>
                  <w:lang w:eastAsia="en-CA"/>
                </w:rPr>
                <w:t>Maturity</w:t>
              </w:r>
            </w:moveTo>
          </w:p>
        </w:tc>
        <w:tc>
          <w:tcPr>
            <w:tcW w:w="2551" w:type="dxa"/>
          </w:tcPr>
          <w:p w14:paraId="31766D08" w14:textId="77A54A95" w:rsidR="00A65FAA" w:rsidRPr="00455AF4" w:rsidRDefault="00A65FAA" w:rsidP="00A65FAA">
            <w:pPr>
              <w:spacing w:line="360" w:lineRule="auto"/>
              <w:jc w:val="right"/>
              <w:rPr>
                <w:moveTo w:id="984" w:author="Alex Popescu" w:date="2024-09-26T21:09:00Z" w16du:dateUtc="2024-09-27T01:09:00Z"/>
                <w:rFonts w:eastAsia="Times New Roman" w:cs="Times New Roman"/>
                <w:szCs w:val="24"/>
                <w:lang w:eastAsia="en-CA"/>
              </w:rPr>
            </w:pPr>
            <w:moveTo w:id="985" w:author="Alex Popescu" w:date="2024-09-26T21:09:00Z" w16du:dateUtc="2024-09-27T01:09:00Z">
              <w:r w:rsidRPr="00455AF4">
                <w:rPr>
                  <w:rFonts w:eastAsia="Times New Roman" w:cs="Times New Roman"/>
                  <w:szCs w:val="24"/>
                  <w:lang w:eastAsia="en-CA"/>
                </w:rPr>
                <w:t>7</w:t>
              </w:r>
            </w:moveTo>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moveTo w:id="986" w:author="Alex Popescu" w:date="2024-09-26T21:09:00Z" w16du:dateUtc="2024-09-27T01:09:00Z"/>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moveTo w:id="987" w:author="Alex Popescu" w:date="2024-09-26T21:09:00Z" w16du:dateUtc="2024-09-27T01:09:00Z"/>
                <w:rFonts w:eastAsia="Times New Roman" w:cs="Times New Roman"/>
                <w:szCs w:val="24"/>
                <w:lang w:eastAsia="en-CA"/>
              </w:rPr>
            </w:pPr>
            <w:moveTo w:id="988" w:author="Alex Popescu" w:date="2024-09-26T21:09:00Z" w16du:dateUtc="2024-09-27T01:09:00Z">
              <w:r w:rsidRPr="00455AF4">
                <w:rPr>
                  <w:rFonts w:eastAsia="Times New Roman" w:cs="Times New Roman"/>
                  <w:szCs w:val="24"/>
                  <w:lang w:eastAsia="en-CA"/>
                </w:rPr>
                <w:t>Satiation</w:t>
              </w:r>
            </w:moveTo>
          </w:p>
        </w:tc>
        <w:tc>
          <w:tcPr>
            <w:tcW w:w="2551" w:type="dxa"/>
            <w:shd w:val="clear" w:color="auto" w:fill="F2F2F2"/>
          </w:tcPr>
          <w:p w14:paraId="305D8BE4" w14:textId="77777777" w:rsidR="00A65FAA" w:rsidRPr="00455AF4" w:rsidRDefault="00A65FAA" w:rsidP="00A65FAA">
            <w:pPr>
              <w:spacing w:line="360" w:lineRule="auto"/>
              <w:jc w:val="right"/>
              <w:rPr>
                <w:moveTo w:id="989" w:author="Alex Popescu" w:date="2024-09-26T21:09:00Z" w16du:dateUtc="2024-09-27T01:09:00Z"/>
                <w:rFonts w:eastAsia="Times New Roman" w:cs="Times New Roman"/>
                <w:szCs w:val="24"/>
                <w:lang w:eastAsia="en-CA"/>
              </w:rPr>
            </w:pPr>
            <w:moveTo w:id="990" w:author="Alex Popescu" w:date="2024-09-26T21:09:00Z" w16du:dateUtc="2024-09-27T01:09:00Z">
              <w:r w:rsidRPr="00455AF4">
                <w:rPr>
                  <w:rFonts w:eastAsia="Times New Roman" w:cs="Times New Roman"/>
                  <w:szCs w:val="24"/>
                  <w:lang w:eastAsia="en-CA"/>
                </w:rPr>
                <w:t>8</w:t>
              </w:r>
            </w:moveTo>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moveTo w:id="991" w:author="Alex Popescu" w:date="2024-09-26T21:09:00Z" w16du:dateUtc="2024-09-27T01:09:00Z"/>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moveTo w:id="992" w:author="Alex Popescu" w:date="2024-09-26T21:09:00Z" w16du:dateUtc="2024-09-27T01:09:00Z"/>
                <w:rFonts w:eastAsia="Times New Roman" w:cs="Times New Roman"/>
                <w:szCs w:val="24"/>
                <w:lang w:eastAsia="en-CA"/>
              </w:rPr>
            </w:pPr>
            <w:moveTo w:id="993" w:author="Alex Popescu" w:date="2024-09-26T21:09:00Z" w16du:dateUtc="2024-09-27T01:09:00Z">
              <w:r w:rsidRPr="00455AF4">
                <w:rPr>
                  <w:rFonts w:eastAsia="Times New Roman" w:cs="Times New Roman"/>
                  <w:szCs w:val="24"/>
                  <w:lang w:eastAsia="en-CA"/>
                </w:rPr>
                <w:t>Sex</w:t>
              </w:r>
            </w:moveTo>
          </w:p>
        </w:tc>
        <w:tc>
          <w:tcPr>
            <w:tcW w:w="2551" w:type="dxa"/>
          </w:tcPr>
          <w:p w14:paraId="017637B2" w14:textId="77777777" w:rsidR="00A65FAA" w:rsidRPr="00455AF4" w:rsidRDefault="00A65FAA" w:rsidP="00A65FAA">
            <w:pPr>
              <w:spacing w:line="360" w:lineRule="auto"/>
              <w:jc w:val="right"/>
              <w:rPr>
                <w:moveTo w:id="994" w:author="Alex Popescu" w:date="2024-09-26T21:09:00Z" w16du:dateUtc="2024-09-27T01:09:00Z"/>
                <w:rFonts w:eastAsia="Times New Roman" w:cs="Times New Roman"/>
                <w:szCs w:val="24"/>
                <w:lang w:eastAsia="en-CA"/>
              </w:rPr>
            </w:pPr>
            <w:moveTo w:id="995" w:author="Alex Popescu" w:date="2024-09-26T21:09:00Z" w16du:dateUtc="2024-09-27T01:09:00Z">
              <w:r w:rsidRPr="00455AF4">
                <w:rPr>
                  <w:rFonts w:eastAsia="Times New Roman" w:cs="Times New Roman"/>
                  <w:szCs w:val="24"/>
                  <w:lang w:eastAsia="en-CA"/>
                </w:rPr>
                <w:t>17</w:t>
              </w:r>
            </w:moveTo>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moveTo w:id="996" w:author="Alex Popescu" w:date="2024-09-26T21:09:00Z" w16du:dateUtc="2024-09-27T01:09:00Z"/>
                <w:rFonts w:eastAsia="Times New Roman" w:cs="Times New Roman"/>
                <w:b/>
                <w:bCs/>
                <w:szCs w:val="24"/>
                <w:lang w:eastAsia="en-CA"/>
              </w:rPr>
            </w:pPr>
            <w:moveTo w:id="997" w:author="Alex Popescu" w:date="2024-09-26T21:09:00Z" w16du:dateUtc="2024-09-27T01:09:00Z">
              <w:r w:rsidRPr="00455AF4">
                <w:rPr>
                  <w:rFonts w:eastAsia="Times New Roman" w:cs="Times New Roman"/>
                  <w:b/>
                  <w:bCs/>
                  <w:szCs w:val="24"/>
                  <w:lang w:eastAsia="en-CA"/>
                </w:rPr>
                <w:t>Extrinsic</w:t>
              </w:r>
            </w:moveTo>
          </w:p>
          <w:p w14:paraId="73BB7006" w14:textId="77777777" w:rsidR="00A65FAA" w:rsidRPr="00455AF4" w:rsidRDefault="00000000" w:rsidP="00A65FAA">
            <w:pPr>
              <w:rPr>
                <w:moveTo w:id="998" w:author="Alex Popescu" w:date="2024-09-26T21:09:00Z" w16du:dateUtc="2024-09-27T01:09:00Z"/>
                <w:rFonts w:eastAsia="Times New Roman" w:cs="Times New Roman"/>
                <w:b/>
                <w:bCs/>
                <w:szCs w:val="24"/>
                <w:lang w:eastAsia="en-CA"/>
              </w:rPr>
            </w:pPr>
            <w:moveTo w:id="999" w:author="Alex Popescu" w:date="2024-09-26T21:09:00Z" w16du:dateUtc="2024-09-27T01:09:00Z">
              <w:r>
                <w:rPr>
                  <w:rFonts w:eastAsia="Times New Roman" w:cs="Times New Roman"/>
                  <w:b/>
                  <w:bCs/>
                  <w:noProof/>
                  <w:kern w:val="0"/>
                  <w:szCs w:val="24"/>
                  <w:lang w:eastAsia="en-CA"/>
                  <w14:ligatures w14:val="none"/>
                </w:rPr>
                <w:pict w14:anchorId="586E7238">
                  <v:rect id="_x0000_i1028" alt="" style="width:462.85pt;height:1.5pt;mso-width-percent:0;mso-height-percent:0;mso-width-percent:0;mso-height-percent:0" o:hrpct="989" o:hralign="center" o:hrstd="t" o:hr="t" fillcolor="#a0a0a0" stroked="f"/>
                </w:pict>
              </w:r>
            </w:moveTo>
          </w:p>
        </w:tc>
        <w:tc>
          <w:tcPr>
            <w:tcW w:w="5103" w:type="dxa"/>
          </w:tcPr>
          <w:p w14:paraId="78C59C26" w14:textId="77777777" w:rsidR="00A65FAA" w:rsidRPr="00455AF4" w:rsidRDefault="00A65FAA" w:rsidP="00A65FAA">
            <w:pPr>
              <w:spacing w:before="240"/>
              <w:rPr>
                <w:moveTo w:id="1000" w:author="Alex Popescu" w:date="2024-09-26T21:09:00Z" w16du:dateUtc="2024-09-27T01:09:00Z"/>
                <w:rFonts w:eastAsia="Times New Roman" w:cs="Times New Roman"/>
                <w:b/>
                <w:bCs/>
                <w:szCs w:val="24"/>
                <w:lang w:eastAsia="en-CA"/>
              </w:rPr>
            </w:pPr>
          </w:p>
          <w:p w14:paraId="50045551" w14:textId="77777777" w:rsidR="00A65FAA" w:rsidRPr="00455AF4" w:rsidRDefault="00000000" w:rsidP="00A65FAA">
            <w:pPr>
              <w:rPr>
                <w:moveTo w:id="1001" w:author="Alex Popescu" w:date="2024-09-26T21:09:00Z" w16du:dateUtc="2024-09-27T01:09:00Z"/>
                <w:rFonts w:eastAsia="Times New Roman" w:cs="Times New Roman"/>
                <w:szCs w:val="24"/>
                <w:lang w:eastAsia="en-CA"/>
              </w:rPr>
            </w:pPr>
            <w:moveTo w:id="1002" w:author="Alex Popescu" w:date="2024-09-26T21:09:00Z" w16du:dateUtc="2024-09-27T01:09:00Z">
              <w:r>
                <w:rPr>
                  <w:rFonts w:eastAsia="Times New Roman" w:cs="Times New Roman"/>
                  <w:b/>
                  <w:bCs/>
                  <w:noProof/>
                  <w:kern w:val="0"/>
                  <w:szCs w:val="24"/>
                  <w:lang w:eastAsia="en-CA"/>
                  <w14:ligatures w14:val="none"/>
                </w:rPr>
                <w:pict w14:anchorId="2020A20A">
                  <v:rect id="_x0000_i1029" alt="" style="width:462.85pt;height:1.5pt;mso-width-percent:0;mso-height-percent:0;mso-width-percent:0;mso-height-percent:0" o:hrpct="989" o:hralign="center" o:hrstd="t" o:hr="t" fillcolor="#a0a0a0" stroked="f"/>
                </w:pict>
              </w:r>
            </w:moveTo>
          </w:p>
        </w:tc>
        <w:tc>
          <w:tcPr>
            <w:tcW w:w="2551" w:type="dxa"/>
          </w:tcPr>
          <w:p w14:paraId="5149D379" w14:textId="77777777" w:rsidR="00A65FAA" w:rsidRPr="00455AF4" w:rsidRDefault="00A65FAA" w:rsidP="00A65FAA">
            <w:pPr>
              <w:spacing w:before="240"/>
              <w:rPr>
                <w:moveTo w:id="1003" w:author="Alex Popescu" w:date="2024-09-26T21:09:00Z" w16du:dateUtc="2024-09-27T01:09:00Z"/>
                <w:rFonts w:eastAsia="Times New Roman" w:cs="Times New Roman"/>
                <w:b/>
                <w:bCs/>
                <w:szCs w:val="24"/>
                <w:lang w:eastAsia="en-CA"/>
              </w:rPr>
            </w:pPr>
          </w:p>
          <w:p w14:paraId="1842BB00" w14:textId="77777777" w:rsidR="00A65FAA" w:rsidRPr="00455AF4" w:rsidRDefault="00000000" w:rsidP="00A65FAA">
            <w:pPr>
              <w:jc w:val="right"/>
              <w:rPr>
                <w:moveTo w:id="1004" w:author="Alex Popescu" w:date="2024-09-26T21:09:00Z" w16du:dateUtc="2024-09-27T01:09:00Z"/>
                <w:rFonts w:eastAsia="Times New Roman" w:cs="Times New Roman"/>
                <w:szCs w:val="24"/>
                <w:lang w:eastAsia="en-CA"/>
              </w:rPr>
            </w:pPr>
            <w:moveTo w:id="1005" w:author="Alex Popescu" w:date="2024-09-26T21:09:00Z" w16du:dateUtc="2024-09-27T01:09:00Z">
              <w:r>
                <w:rPr>
                  <w:rFonts w:eastAsia="Times New Roman" w:cs="Times New Roman"/>
                  <w:b/>
                  <w:bCs/>
                  <w:noProof/>
                  <w:kern w:val="0"/>
                  <w:szCs w:val="24"/>
                  <w:lang w:eastAsia="en-CA"/>
                  <w14:ligatures w14:val="none"/>
                </w:rPr>
                <w:pict w14:anchorId="1EF52F5A">
                  <v:rect id="_x0000_i1030" alt="" style="width:462.85pt;height:1.5pt;mso-width-percent:0;mso-height-percent:0;mso-width-percent:0;mso-height-percent:0" o:hrpct="989" o:hralign="center" o:hrstd="t" o:hr="t" fillcolor="#a0a0a0" stroked="f"/>
                </w:pict>
              </w:r>
            </w:moveTo>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moveTo w:id="1006" w:author="Alex Popescu" w:date="2024-09-26T21:09:00Z" w16du:dateUtc="2024-09-27T01:09:00Z"/>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moveTo w:id="1007" w:author="Alex Popescu" w:date="2024-09-26T21:09:00Z" w16du:dateUtc="2024-09-27T01:09:00Z"/>
                <w:rFonts w:eastAsia="Times New Roman" w:cs="Times New Roman"/>
                <w:szCs w:val="24"/>
                <w:lang w:eastAsia="en-CA"/>
              </w:rPr>
            </w:pPr>
            <w:moveTo w:id="1008" w:author="Alex Popescu" w:date="2024-09-26T21:09:00Z" w16du:dateUtc="2024-09-27T01:09:00Z">
              <w:r w:rsidRPr="00455AF4">
                <w:rPr>
                  <w:rFonts w:eastAsia="Times New Roman" w:cs="Times New Roman"/>
                  <w:szCs w:val="24"/>
                  <w:lang w:eastAsia="en-CA"/>
                </w:rPr>
                <w:t>Anthropogenic disturbances</w:t>
              </w:r>
            </w:moveTo>
          </w:p>
        </w:tc>
        <w:tc>
          <w:tcPr>
            <w:tcW w:w="2551" w:type="dxa"/>
            <w:shd w:val="clear" w:color="auto" w:fill="F2F2F2"/>
          </w:tcPr>
          <w:p w14:paraId="7AAB076D" w14:textId="77777777" w:rsidR="00A65FAA" w:rsidRPr="00455AF4" w:rsidRDefault="00A65FAA" w:rsidP="00A65FAA">
            <w:pPr>
              <w:spacing w:line="360" w:lineRule="auto"/>
              <w:jc w:val="right"/>
              <w:rPr>
                <w:moveTo w:id="1009" w:author="Alex Popescu" w:date="2024-09-26T21:09:00Z" w16du:dateUtc="2024-09-27T01:09:00Z"/>
                <w:rFonts w:eastAsia="Times New Roman" w:cs="Times New Roman"/>
                <w:szCs w:val="24"/>
                <w:lang w:eastAsia="en-CA"/>
              </w:rPr>
            </w:pPr>
            <w:moveTo w:id="1010" w:author="Alex Popescu" w:date="2024-09-26T21:09:00Z" w16du:dateUtc="2024-09-27T01:09:00Z">
              <w:r w:rsidRPr="00455AF4">
                <w:rPr>
                  <w:rFonts w:eastAsia="Times New Roman" w:cs="Times New Roman"/>
                  <w:szCs w:val="24"/>
                  <w:lang w:eastAsia="en-CA"/>
                </w:rPr>
                <w:t>4</w:t>
              </w:r>
            </w:moveTo>
          </w:p>
        </w:tc>
      </w:tr>
      <w:tr w:rsidR="00A65FAA" w:rsidRPr="00455AF4" w14:paraId="5CB4400B" w14:textId="77777777" w:rsidTr="0017490D">
        <w:tc>
          <w:tcPr>
            <w:tcW w:w="1696" w:type="dxa"/>
          </w:tcPr>
          <w:p w14:paraId="1DC52022" w14:textId="77777777" w:rsidR="00A65FAA" w:rsidRPr="00455AF4" w:rsidRDefault="00A65FAA" w:rsidP="00A65FAA">
            <w:pPr>
              <w:rPr>
                <w:moveTo w:id="1011" w:author="Alex Popescu" w:date="2024-09-26T21:09:00Z" w16du:dateUtc="2024-09-27T01:09:00Z"/>
                <w:rFonts w:eastAsia="Times New Roman" w:cs="Times New Roman"/>
                <w:b/>
                <w:bCs/>
                <w:szCs w:val="24"/>
                <w:lang w:eastAsia="en-CA"/>
              </w:rPr>
            </w:pPr>
          </w:p>
        </w:tc>
        <w:tc>
          <w:tcPr>
            <w:tcW w:w="5103" w:type="dxa"/>
          </w:tcPr>
          <w:p w14:paraId="2E6E8A2D" w14:textId="77777777" w:rsidR="00A65FAA" w:rsidRPr="00455AF4" w:rsidRDefault="00A65FAA" w:rsidP="00A65FAA">
            <w:pPr>
              <w:rPr>
                <w:moveTo w:id="1012" w:author="Alex Popescu" w:date="2024-09-26T21:09:00Z" w16du:dateUtc="2024-09-27T01:09:00Z"/>
                <w:rFonts w:eastAsia="Times New Roman" w:cs="Times New Roman"/>
                <w:szCs w:val="24"/>
                <w:lang w:eastAsia="en-CA"/>
              </w:rPr>
            </w:pPr>
            <w:moveTo w:id="1013" w:author="Alex Popescu" w:date="2024-09-26T21:09:00Z" w16du:dateUtc="2024-09-27T01:09:00Z">
              <w:r w:rsidRPr="00455AF4">
                <w:rPr>
                  <w:rFonts w:eastAsia="Times New Roman" w:cs="Times New Roman"/>
                  <w:szCs w:val="24"/>
                  <w:lang w:eastAsia="en-CA"/>
                </w:rPr>
                <w:t>Breeding period</w:t>
              </w:r>
            </w:moveTo>
          </w:p>
        </w:tc>
        <w:tc>
          <w:tcPr>
            <w:tcW w:w="2551" w:type="dxa"/>
          </w:tcPr>
          <w:p w14:paraId="61B7A14F" w14:textId="77777777" w:rsidR="00A65FAA" w:rsidRPr="00455AF4" w:rsidRDefault="00A65FAA" w:rsidP="00A65FAA">
            <w:pPr>
              <w:spacing w:line="360" w:lineRule="auto"/>
              <w:jc w:val="right"/>
              <w:rPr>
                <w:moveTo w:id="1014" w:author="Alex Popescu" w:date="2024-09-26T21:09:00Z" w16du:dateUtc="2024-09-27T01:09:00Z"/>
                <w:rFonts w:eastAsia="Times New Roman" w:cs="Times New Roman"/>
                <w:szCs w:val="24"/>
                <w:lang w:eastAsia="en-CA"/>
              </w:rPr>
            </w:pPr>
            <w:moveTo w:id="1015" w:author="Alex Popescu" w:date="2024-09-26T21:09:00Z" w16du:dateUtc="2024-09-27T01:09:00Z">
              <w:r w:rsidRPr="00455AF4">
                <w:rPr>
                  <w:rFonts w:eastAsia="Times New Roman" w:cs="Times New Roman"/>
                  <w:szCs w:val="24"/>
                  <w:lang w:eastAsia="en-CA"/>
                </w:rPr>
                <w:t>2</w:t>
              </w:r>
            </w:moveTo>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moveTo w:id="1016" w:author="Alex Popescu" w:date="2024-09-26T21:09:00Z" w16du:dateUtc="2024-09-27T01:09:00Z"/>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moveTo w:id="1017" w:author="Alex Popescu" w:date="2024-09-26T21:09:00Z" w16du:dateUtc="2024-09-27T01:09:00Z"/>
                <w:rFonts w:eastAsia="Times New Roman" w:cs="Times New Roman"/>
                <w:szCs w:val="24"/>
                <w:lang w:eastAsia="en-CA"/>
              </w:rPr>
            </w:pPr>
            <w:moveTo w:id="1018" w:author="Alex Popescu" w:date="2024-09-26T21:09:00Z" w16du:dateUtc="2024-09-27T01:09:00Z">
              <w:r w:rsidRPr="00455AF4">
                <w:rPr>
                  <w:rFonts w:eastAsia="Times New Roman" w:cs="Times New Roman"/>
                  <w:szCs w:val="24"/>
                  <w:lang w:eastAsia="en-CA"/>
                </w:rPr>
                <w:t>Dominance</w:t>
              </w:r>
            </w:moveTo>
          </w:p>
        </w:tc>
        <w:tc>
          <w:tcPr>
            <w:tcW w:w="2551" w:type="dxa"/>
            <w:shd w:val="clear" w:color="auto" w:fill="F2F2F2"/>
          </w:tcPr>
          <w:p w14:paraId="18A55162" w14:textId="77777777" w:rsidR="00A65FAA" w:rsidRPr="00455AF4" w:rsidRDefault="00A65FAA" w:rsidP="00A65FAA">
            <w:pPr>
              <w:spacing w:line="360" w:lineRule="auto"/>
              <w:jc w:val="right"/>
              <w:rPr>
                <w:moveTo w:id="1019" w:author="Alex Popescu" w:date="2024-09-26T21:09:00Z" w16du:dateUtc="2024-09-27T01:09:00Z"/>
                <w:rFonts w:eastAsia="Times New Roman" w:cs="Times New Roman"/>
                <w:szCs w:val="24"/>
                <w:lang w:eastAsia="en-CA"/>
              </w:rPr>
            </w:pPr>
            <w:moveTo w:id="1020" w:author="Alex Popescu" w:date="2024-09-26T21:09:00Z" w16du:dateUtc="2024-09-27T01:09:00Z">
              <w:r w:rsidRPr="00455AF4">
                <w:rPr>
                  <w:rFonts w:eastAsia="Times New Roman" w:cs="Times New Roman"/>
                  <w:szCs w:val="24"/>
                  <w:lang w:eastAsia="en-CA"/>
                </w:rPr>
                <w:t>12</w:t>
              </w:r>
            </w:moveTo>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moveTo w:id="1021" w:author="Alex Popescu" w:date="2024-09-26T21:09:00Z" w16du:dateUtc="2024-09-27T01:09:00Z"/>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moveTo w:id="1022" w:author="Alex Popescu" w:date="2024-09-26T21:09:00Z" w16du:dateUtc="2024-09-27T01:09:00Z"/>
                <w:rFonts w:eastAsia="Times New Roman" w:cs="Times New Roman"/>
                <w:szCs w:val="24"/>
                <w:lang w:eastAsia="en-CA"/>
              </w:rPr>
            </w:pPr>
            <w:moveTo w:id="1023" w:author="Alex Popescu" w:date="2024-09-26T21:09:00Z" w16du:dateUtc="2024-09-27T01:09:00Z">
              <w:r w:rsidRPr="00455AF4">
                <w:rPr>
                  <w:rFonts w:eastAsia="Times New Roman" w:cs="Times New Roman"/>
                  <w:szCs w:val="24"/>
                  <w:lang w:eastAsia="en-CA"/>
                </w:rPr>
                <w:t>Drought</w:t>
              </w:r>
            </w:moveTo>
          </w:p>
        </w:tc>
        <w:tc>
          <w:tcPr>
            <w:tcW w:w="2551" w:type="dxa"/>
            <w:shd w:val="clear" w:color="auto" w:fill="FFFFFF"/>
          </w:tcPr>
          <w:p w14:paraId="59E557BB" w14:textId="77777777" w:rsidR="00A65FAA" w:rsidRPr="00455AF4" w:rsidRDefault="00A65FAA" w:rsidP="00A65FAA">
            <w:pPr>
              <w:spacing w:line="360" w:lineRule="auto"/>
              <w:jc w:val="right"/>
              <w:rPr>
                <w:moveTo w:id="1024" w:author="Alex Popescu" w:date="2024-09-26T21:09:00Z" w16du:dateUtc="2024-09-27T01:09:00Z"/>
                <w:rFonts w:eastAsia="Times New Roman" w:cs="Times New Roman"/>
                <w:szCs w:val="24"/>
                <w:lang w:eastAsia="en-CA"/>
              </w:rPr>
            </w:pPr>
            <w:moveTo w:id="1025" w:author="Alex Popescu" w:date="2024-09-26T21:09:00Z" w16du:dateUtc="2024-09-27T01:09:00Z">
              <w:r w:rsidRPr="00455AF4">
                <w:rPr>
                  <w:rFonts w:eastAsia="Times New Roman" w:cs="Times New Roman"/>
                  <w:szCs w:val="24"/>
                  <w:lang w:eastAsia="en-CA"/>
                </w:rPr>
                <w:t>1</w:t>
              </w:r>
            </w:moveTo>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moveTo w:id="1026" w:author="Alex Popescu" w:date="2024-09-26T21:09:00Z" w16du:dateUtc="2024-09-27T01:09:00Z"/>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moveTo w:id="1027" w:author="Alex Popescu" w:date="2024-09-26T21:09:00Z" w16du:dateUtc="2024-09-27T01:09:00Z"/>
                <w:rFonts w:eastAsia="Times New Roman" w:cs="Times New Roman"/>
                <w:szCs w:val="24"/>
                <w:lang w:eastAsia="en-CA"/>
              </w:rPr>
            </w:pPr>
            <w:moveTo w:id="1028" w:author="Alex Popescu" w:date="2024-09-26T21:09:00Z" w16du:dateUtc="2024-09-27T01:09:00Z">
              <w:r w:rsidRPr="00455AF4">
                <w:rPr>
                  <w:rFonts w:eastAsia="Times New Roman" w:cs="Times New Roman"/>
                  <w:szCs w:val="24"/>
                  <w:lang w:eastAsia="en-CA"/>
                </w:rPr>
                <w:t>Group activity</w:t>
              </w:r>
            </w:moveTo>
          </w:p>
        </w:tc>
        <w:tc>
          <w:tcPr>
            <w:tcW w:w="2551" w:type="dxa"/>
            <w:shd w:val="clear" w:color="auto" w:fill="F2F2F2"/>
          </w:tcPr>
          <w:p w14:paraId="7698A6AA" w14:textId="77777777" w:rsidR="00A65FAA" w:rsidRPr="00455AF4" w:rsidRDefault="00A65FAA" w:rsidP="00A65FAA">
            <w:pPr>
              <w:spacing w:line="360" w:lineRule="auto"/>
              <w:jc w:val="right"/>
              <w:rPr>
                <w:moveTo w:id="1029" w:author="Alex Popescu" w:date="2024-09-26T21:09:00Z" w16du:dateUtc="2024-09-27T01:09:00Z"/>
                <w:rFonts w:eastAsia="Times New Roman" w:cs="Times New Roman"/>
                <w:szCs w:val="24"/>
                <w:lang w:eastAsia="en-CA"/>
              </w:rPr>
            </w:pPr>
            <w:moveTo w:id="1030" w:author="Alex Popescu" w:date="2024-09-26T21:09:00Z" w16du:dateUtc="2024-09-27T01:09:00Z">
              <w:r w:rsidRPr="00455AF4">
                <w:rPr>
                  <w:rFonts w:eastAsia="Times New Roman" w:cs="Times New Roman"/>
                  <w:szCs w:val="24"/>
                  <w:lang w:eastAsia="en-CA"/>
                </w:rPr>
                <w:t>1</w:t>
              </w:r>
            </w:moveTo>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moveTo w:id="1031" w:author="Alex Popescu" w:date="2024-09-26T21:09:00Z" w16du:dateUtc="2024-09-27T01:09:00Z"/>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moveTo w:id="1032" w:author="Alex Popescu" w:date="2024-09-26T21:09:00Z" w16du:dateUtc="2024-09-27T01:09:00Z"/>
                <w:rFonts w:eastAsia="Times New Roman" w:cs="Times New Roman"/>
                <w:szCs w:val="24"/>
                <w:lang w:eastAsia="en-CA"/>
              </w:rPr>
            </w:pPr>
            <w:moveTo w:id="1033" w:author="Alex Popescu" w:date="2024-09-26T21:09:00Z" w16du:dateUtc="2024-09-27T01:09:00Z">
              <w:r w:rsidRPr="00455AF4">
                <w:rPr>
                  <w:rFonts w:eastAsia="Times New Roman" w:cs="Times New Roman"/>
                  <w:szCs w:val="24"/>
                  <w:lang w:eastAsia="en-CA"/>
                </w:rPr>
                <w:t>Group size</w:t>
              </w:r>
            </w:moveTo>
          </w:p>
        </w:tc>
        <w:tc>
          <w:tcPr>
            <w:tcW w:w="2551" w:type="dxa"/>
            <w:shd w:val="clear" w:color="auto" w:fill="FFFFFF"/>
          </w:tcPr>
          <w:p w14:paraId="7BB20E53" w14:textId="77777777" w:rsidR="00A65FAA" w:rsidRPr="00455AF4" w:rsidRDefault="00A65FAA" w:rsidP="00A65FAA">
            <w:pPr>
              <w:spacing w:line="360" w:lineRule="auto"/>
              <w:jc w:val="right"/>
              <w:rPr>
                <w:moveTo w:id="1034" w:author="Alex Popescu" w:date="2024-09-26T21:09:00Z" w16du:dateUtc="2024-09-27T01:09:00Z"/>
                <w:rFonts w:eastAsia="Times New Roman" w:cs="Times New Roman"/>
                <w:szCs w:val="24"/>
                <w:lang w:eastAsia="en-CA"/>
              </w:rPr>
            </w:pPr>
            <w:moveTo w:id="1035" w:author="Alex Popescu" w:date="2024-09-26T21:09:00Z" w16du:dateUtc="2024-09-27T01:09:00Z">
              <w:r w:rsidRPr="00455AF4">
                <w:rPr>
                  <w:rFonts w:eastAsia="Times New Roman" w:cs="Times New Roman"/>
                  <w:szCs w:val="24"/>
                  <w:lang w:eastAsia="en-CA"/>
                </w:rPr>
                <w:t>10</w:t>
              </w:r>
            </w:moveTo>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moveTo w:id="1036" w:author="Alex Popescu" w:date="2024-09-26T21:09:00Z" w16du:dateUtc="2024-09-27T01:09:00Z"/>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moveTo w:id="1037" w:author="Alex Popescu" w:date="2024-09-26T21:09:00Z" w16du:dateUtc="2024-09-27T01:09:00Z"/>
                <w:rFonts w:eastAsia="Times New Roman" w:cs="Times New Roman"/>
                <w:szCs w:val="24"/>
                <w:lang w:eastAsia="en-CA"/>
              </w:rPr>
            </w:pPr>
            <w:moveTo w:id="1038" w:author="Alex Popescu" w:date="2024-09-26T21:09:00Z" w16du:dateUtc="2024-09-27T01:09:00Z">
              <w:r w:rsidRPr="00455AF4">
                <w:rPr>
                  <w:rFonts w:eastAsia="Times New Roman" w:cs="Times New Roman"/>
                  <w:szCs w:val="24"/>
                  <w:lang w:eastAsia="en-CA"/>
                </w:rPr>
                <w:t>Habitat</w:t>
              </w:r>
            </w:moveTo>
          </w:p>
        </w:tc>
        <w:tc>
          <w:tcPr>
            <w:tcW w:w="2551" w:type="dxa"/>
            <w:shd w:val="clear" w:color="auto" w:fill="F2F2F2"/>
          </w:tcPr>
          <w:p w14:paraId="7A9A963E" w14:textId="77777777" w:rsidR="00A65FAA" w:rsidRPr="00455AF4" w:rsidRDefault="00A65FAA" w:rsidP="00A65FAA">
            <w:pPr>
              <w:spacing w:line="360" w:lineRule="auto"/>
              <w:jc w:val="right"/>
              <w:rPr>
                <w:moveTo w:id="1039" w:author="Alex Popescu" w:date="2024-09-26T21:09:00Z" w16du:dateUtc="2024-09-27T01:09:00Z"/>
                <w:rFonts w:eastAsia="Times New Roman" w:cs="Times New Roman"/>
                <w:szCs w:val="24"/>
                <w:lang w:eastAsia="en-CA"/>
              </w:rPr>
            </w:pPr>
            <w:moveTo w:id="1040" w:author="Alex Popescu" w:date="2024-09-26T21:09:00Z" w16du:dateUtc="2024-09-27T01:09:00Z">
              <w:r w:rsidRPr="00455AF4">
                <w:rPr>
                  <w:rFonts w:eastAsia="Times New Roman" w:cs="Times New Roman"/>
                  <w:szCs w:val="24"/>
                  <w:lang w:eastAsia="en-CA"/>
                </w:rPr>
                <w:t>1</w:t>
              </w:r>
            </w:moveTo>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moveTo w:id="1041" w:author="Alex Popescu" w:date="2024-09-26T21:09:00Z" w16du:dateUtc="2024-09-27T01:09:00Z"/>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moveTo w:id="1042" w:author="Alex Popescu" w:date="2024-09-26T21:09:00Z" w16du:dateUtc="2024-09-27T01:09:00Z"/>
                <w:rFonts w:eastAsia="Times New Roman" w:cs="Times New Roman"/>
                <w:szCs w:val="24"/>
                <w:lang w:eastAsia="en-CA"/>
              </w:rPr>
            </w:pPr>
            <w:moveTo w:id="1043" w:author="Alex Popescu" w:date="2024-09-26T21:09:00Z" w16du:dateUtc="2024-09-27T01:09:00Z">
              <w:r w:rsidRPr="00455AF4">
                <w:rPr>
                  <w:rFonts w:eastAsia="Times New Roman" w:cs="Times New Roman"/>
                  <w:szCs w:val="24"/>
                  <w:lang w:eastAsia="en-CA"/>
                </w:rPr>
                <w:t>Pair status</w:t>
              </w:r>
            </w:moveTo>
          </w:p>
        </w:tc>
        <w:tc>
          <w:tcPr>
            <w:tcW w:w="2551" w:type="dxa"/>
            <w:shd w:val="clear" w:color="auto" w:fill="FFFFFF"/>
          </w:tcPr>
          <w:p w14:paraId="4BA9BD70" w14:textId="77777777" w:rsidR="00A65FAA" w:rsidRPr="00455AF4" w:rsidRDefault="00A65FAA" w:rsidP="00A65FAA">
            <w:pPr>
              <w:spacing w:line="360" w:lineRule="auto"/>
              <w:jc w:val="right"/>
              <w:rPr>
                <w:moveTo w:id="1044" w:author="Alex Popescu" w:date="2024-09-26T21:09:00Z" w16du:dateUtc="2024-09-27T01:09:00Z"/>
                <w:rFonts w:eastAsia="Times New Roman" w:cs="Times New Roman"/>
                <w:szCs w:val="24"/>
                <w:lang w:eastAsia="en-CA"/>
              </w:rPr>
            </w:pPr>
            <w:moveTo w:id="1045" w:author="Alex Popescu" w:date="2024-09-26T21:09:00Z" w16du:dateUtc="2024-09-27T01:09:00Z">
              <w:r w:rsidRPr="00455AF4">
                <w:rPr>
                  <w:rFonts w:eastAsia="Times New Roman" w:cs="Times New Roman"/>
                  <w:szCs w:val="24"/>
                  <w:lang w:eastAsia="en-CA"/>
                </w:rPr>
                <w:t>1</w:t>
              </w:r>
            </w:moveTo>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moveTo w:id="1046" w:author="Alex Popescu" w:date="2024-09-26T21:09:00Z" w16du:dateUtc="2024-09-27T01:09:00Z"/>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moveTo w:id="1047" w:author="Alex Popescu" w:date="2024-09-26T21:09:00Z" w16du:dateUtc="2024-09-27T01:09:00Z"/>
                <w:rFonts w:eastAsia="Times New Roman" w:cs="Times New Roman"/>
                <w:szCs w:val="24"/>
                <w:lang w:eastAsia="en-CA"/>
              </w:rPr>
            </w:pPr>
            <w:moveTo w:id="1048" w:author="Alex Popescu" w:date="2024-09-26T21:09:00Z" w16du:dateUtc="2024-09-27T01:09:00Z">
              <w:r w:rsidRPr="00455AF4">
                <w:rPr>
                  <w:rFonts w:eastAsia="Times New Roman" w:cs="Times New Roman"/>
                  <w:szCs w:val="24"/>
                  <w:lang w:eastAsia="en-CA"/>
                </w:rPr>
                <w:t>Presence of rivals</w:t>
              </w:r>
            </w:moveTo>
          </w:p>
        </w:tc>
        <w:tc>
          <w:tcPr>
            <w:tcW w:w="2551" w:type="dxa"/>
            <w:shd w:val="clear" w:color="auto" w:fill="F2F2F2"/>
          </w:tcPr>
          <w:p w14:paraId="2E36388E" w14:textId="77777777" w:rsidR="00A65FAA" w:rsidRPr="00455AF4" w:rsidRDefault="00A65FAA" w:rsidP="00A65FAA">
            <w:pPr>
              <w:spacing w:line="360" w:lineRule="auto"/>
              <w:jc w:val="right"/>
              <w:rPr>
                <w:moveTo w:id="1049" w:author="Alex Popescu" w:date="2024-09-26T21:09:00Z" w16du:dateUtc="2024-09-27T01:09:00Z"/>
                <w:rFonts w:eastAsia="Times New Roman" w:cs="Times New Roman"/>
                <w:szCs w:val="24"/>
                <w:lang w:eastAsia="en-CA"/>
              </w:rPr>
            </w:pPr>
            <w:moveTo w:id="1050" w:author="Alex Popescu" w:date="2024-09-26T21:09:00Z" w16du:dateUtc="2024-09-27T01:09:00Z">
              <w:r w:rsidRPr="00455AF4">
                <w:rPr>
                  <w:rFonts w:eastAsia="Times New Roman" w:cs="Times New Roman"/>
                  <w:szCs w:val="24"/>
                  <w:lang w:eastAsia="en-CA"/>
                </w:rPr>
                <w:t>2</w:t>
              </w:r>
            </w:moveTo>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moveTo w:id="1051" w:author="Alex Popescu" w:date="2024-09-26T21:09:00Z" w16du:dateUtc="2024-09-27T01:09:00Z"/>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moveTo w:id="1052" w:author="Alex Popescu" w:date="2024-09-26T21:09:00Z" w16du:dateUtc="2024-09-27T01:09:00Z"/>
                <w:rFonts w:eastAsia="Times New Roman" w:cs="Times New Roman"/>
                <w:szCs w:val="24"/>
                <w:lang w:eastAsia="en-CA"/>
              </w:rPr>
            </w:pPr>
            <w:moveTo w:id="1053" w:author="Alex Popescu" w:date="2024-09-26T21:09:00Z" w16du:dateUtc="2024-09-27T01:09:00Z">
              <w:r w:rsidRPr="00455AF4">
                <w:rPr>
                  <w:rFonts w:eastAsia="Times New Roman" w:cs="Times New Roman"/>
                  <w:szCs w:val="24"/>
                  <w:lang w:eastAsia="en-CA"/>
                </w:rPr>
                <w:t>Presence of young</w:t>
              </w:r>
            </w:moveTo>
          </w:p>
        </w:tc>
        <w:tc>
          <w:tcPr>
            <w:tcW w:w="2551" w:type="dxa"/>
            <w:shd w:val="clear" w:color="auto" w:fill="FFFFFF"/>
          </w:tcPr>
          <w:p w14:paraId="34FF2253" w14:textId="77777777" w:rsidR="00A65FAA" w:rsidRPr="00455AF4" w:rsidRDefault="00A65FAA" w:rsidP="00A65FAA">
            <w:pPr>
              <w:spacing w:line="360" w:lineRule="auto"/>
              <w:jc w:val="right"/>
              <w:rPr>
                <w:moveTo w:id="1054" w:author="Alex Popescu" w:date="2024-09-26T21:09:00Z" w16du:dateUtc="2024-09-27T01:09:00Z"/>
                <w:rFonts w:eastAsia="Times New Roman" w:cs="Times New Roman"/>
                <w:szCs w:val="24"/>
                <w:lang w:eastAsia="en-CA"/>
              </w:rPr>
            </w:pPr>
            <w:moveTo w:id="1055" w:author="Alex Popescu" w:date="2024-09-26T21:09:00Z" w16du:dateUtc="2024-09-27T01:09:00Z">
              <w:r w:rsidRPr="00455AF4">
                <w:rPr>
                  <w:rFonts w:eastAsia="Times New Roman" w:cs="Times New Roman"/>
                  <w:szCs w:val="24"/>
                  <w:lang w:eastAsia="en-CA"/>
                </w:rPr>
                <w:t>4</w:t>
              </w:r>
            </w:moveTo>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moveTo w:id="1056" w:author="Alex Popescu" w:date="2024-09-26T21:09:00Z" w16du:dateUtc="2024-09-27T01:09:00Z"/>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moveTo w:id="1057" w:author="Alex Popescu" w:date="2024-09-26T21:09:00Z" w16du:dateUtc="2024-09-27T01:09:00Z"/>
                <w:rFonts w:eastAsia="Times New Roman" w:cs="Times New Roman"/>
                <w:szCs w:val="24"/>
                <w:lang w:eastAsia="en-CA"/>
              </w:rPr>
            </w:pPr>
            <w:moveTo w:id="1058" w:author="Alex Popescu" w:date="2024-09-26T21:09:00Z" w16du:dateUtc="2024-09-27T01:09:00Z">
              <w:r w:rsidRPr="00455AF4">
                <w:rPr>
                  <w:rFonts w:eastAsia="Times New Roman" w:cs="Times New Roman"/>
                  <w:szCs w:val="24"/>
                  <w:lang w:eastAsia="en-CA"/>
                </w:rPr>
                <w:t>Risk</w:t>
              </w:r>
            </w:moveTo>
          </w:p>
        </w:tc>
        <w:tc>
          <w:tcPr>
            <w:tcW w:w="2551" w:type="dxa"/>
            <w:shd w:val="clear" w:color="auto" w:fill="F2F2F2"/>
          </w:tcPr>
          <w:p w14:paraId="7F600CE7" w14:textId="77777777" w:rsidR="00A65FAA" w:rsidRPr="00455AF4" w:rsidRDefault="00A65FAA" w:rsidP="00A65FAA">
            <w:pPr>
              <w:spacing w:line="360" w:lineRule="auto"/>
              <w:jc w:val="right"/>
              <w:rPr>
                <w:moveTo w:id="1059" w:author="Alex Popescu" w:date="2024-09-26T21:09:00Z" w16du:dateUtc="2024-09-27T01:09:00Z"/>
                <w:rFonts w:eastAsia="Times New Roman" w:cs="Times New Roman"/>
                <w:szCs w:val="24"/>
                <w:lang w:eastAsia="en-CA"/>
              </w:rPr>
            </w:pPr>
            <w:moveTo w:id="1060" w:author="Alex Popescu" w:date="2024-09-26T21:09:00Z" w16du:dateUtc="2024-09-27T01:09:00Z">
              <w:r w:rsidRPr="00455AF4">
                <w:rPr>
                  <w:rFonts w:eastAsia="Times New Roman" w:cs="Times New Roman"/>
                  <w:szCs w:val="24"/>
                  <w:lang w:eastAsia="en-CA"/>
                </w:rPr>
                <w:t>7</w:t>
              </w:r>
            </w:moveTo>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moveTo w:id="1061" w:author="Alex Popescu" w:date="2024-09-26T21:09:00Z" w16du:dateUtc="2024-09-27T01:09:00Z"/>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moveTo w:id="1062" w:author="Alex Popescu" w:date="2024-09-26T21:09:00Z" w16du:dateUtc="2024-09-27T01:09:00Z"/>
                <w:rFonts w:eastAsia="Times New Roman" w:cs="Times New Roman"/>
                <w:szCs w:val="24"/>
                <w:lang w:eastAsia="en-CA"/>
              </w:rPr>
            </w:pPr>
            <w:moveTo w:id="1063" w:author="Alex Popescu" w:date="2024-09-26T21:09:00Z" w16du:dateUtc="2024-09-27T01:09:00Z">
              <w:r w:rsidRPr="00455AF4">
                <w:rPr>
                  <w:rFonts w:eastAsia="Times New Roman" w:cs="Times New Roman"/>
                  <w:szCs w:val="24"/>
                  <w:lang w:eastAsia="en-CA"/>
                </w:rPr>
                <w:t>Time of day</w:t>
              </w:r>
            </w:moveTo>
          </w:p>
        </w:tc>
        <w:tc>
          <w:tcPr>
            <w:tcW w:w="2551" w:type="dxa"/>
            <w:shd w:val="clear" w:color="auto" w:fill="FFFFFF"/>
          </w:tcPr>
          <w:p w14:paraId="6DA1485B" w14:textId="77777777" w:rsidR="00A65FAA" w:rsidRPr="00455AF4" w:rsidRDefault="00A65FAA" w:rsidP="00A65FAA">
            <w:pPr>
              <w:spacing w:line="360" w:lineRule="auto"/>
              <w:jc w:val="right"/>
              <w:rPr>
                <w:moveTo w:id="1064" w:author="Alex Popescu" w:date="2024-09-26T21:09:00Z" w16du:dateUtc="2024-09-27T01:09:00Z"/>
                <w:rFonts w:eastAsia="Times New Roman" w:cs="Times New Roman"/>
                <w:szCs w:val="24"/>
                <w:lang w:eastAsia="en-CA"/>
              </w:rPr>
            </w:pPr>
            <w:moveTo w:id="1065" w:author="Alex Popescu" w:date="2024-09-26T21:09:00Z" w16du:dateUtc="2024-09-27T01:09:00Z">
              <w:r w:rsidRPr="00455AF4">
                <w:rPr>
                  <w:rFonts w:eastAsia="Times New Roman" w:cs="Times New Roman"/>
                  <w:szCs w:val="24"/>
                  <w:lang w:eastAsia="en-CA"/>
                </w:rPr>
                <w:t>3</w:t>
              </w:r>
            </w:moveTo>
          </w:p>
        </w:tc>
      </w:tr>
    </w:tbl>
    <w:p w14:paraId="41EB6743" w14:textId="77777777" w:rsidR="00382311" w:rsidRPr="00455AF4" w:rsidRDefault="00382311" w:rsidP="00382311">
      <w:pPr>
        <w:spacing w:after="240"/>
        <w:rPr>
          <w:moveTo w:id="1066" w:author="Alex Popescu" w:date="2024-09-26T21:09:00Z" w16du:dateUtc="2024-09-27T01:09:00Z"/>
          <w:rFonts w:cs="Times New Roman"/>
          <w:b/>
          <w:bCs/>
          <w:iCs/>
          <w:szCs w:val="24"/>
        </w:rPr>
      </w:pPr>
    </w:p>
    <w:p w14:paraId="7EE54E80" w14:textId="77777777" w:rsidR="00382311" w:rsidRPr="00455AF4" w:rsidRDefault="00382311" w:rsidP="00382311">
      <w:pPr>
        <w:spacing w:after="240"/>
        <w:rPr>
          <w:moveTo w:id="1067" w:author="Alex Popescu" w:date="2024-09-26T21:09:00Z" w16du:dateUtc="2024-09-27T01:09:00Z"/>
          <w:rFonts w:cs="Times New Roman"/>
          <w:iCs/>
          <w:szCs w:val="24"/>
        </w:rPr>
        <w:sectPr w:rsidR="00382311" w:rsidRPr="00455AF4" w:rsidSect="00382311">
          <w:headerReference w:type="default" r:id="rId21"/>
          <w:pgSz w:w="12240" w:h="15840" w:code="1"/>
          <w:pgMar w:top="1440" w:right="1440" w:bottom="1440" w:left="1440" w:header="709" w:footer="709" w:gutter="0"/>
          <w:cols w:space="708"/>
          <w:docGrid w:linePitch="360"/>
        </w:sectPr>
      </w:pPr>
    </w:p>
    <w:p w14:paraId="4A1770E0" w14:textId="77777777" w:rsidR="001F5AEE" w:rsidRPr="0019114E" w:rsidRDefault="001F5AEE" w:rsidP="001F5AEE">
      <w:pPr>
        <w:pStyle w:val="SectionTitle"/>
      </w:pPr>
      <w:bookmarkStart w:id="1068" w:name="_Toc162794588"/>
      <w:bookmarkStart w:id="1069" w:name="_Toc178277224"/>
      <w:bookmarkStart w:id="1070" w:name="_Toc174089118"/>
      <w:moveToRangeEnd w:id="948"/>
      <w:r w:rsidRPr="0019114E">
        <w:t>Results</w:t>
      </w:r>
      <w:bookmarkEnd w:id="1068"/>
      <w:bookmarkEnd w:id="1069"/>
      <w:bookmarkEnd w:id="1070"/>
    </w:p>
    <w:p w14:paraId="00521167" w14:textId="5A122F22" w:rsidR="001F5AEE" w:rsidRPr="00455AF4" w:rsidRDefault="001F5AEE" w:rsidP="001F5AEE">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w:t>
      </w:r>
      <w:del w:id="1071" w:author="Alex Popescu" w:date="2024-09-26T21:09:00Z" w16du:dateUtc="2024-09-27T01:09:00Z">
        <w:r w:rsidR="00382311" w:rsidRPr="00455AF4">
          <w:rPr>
            <w:rFonts w:cs="Times New Roman"/>
            <w:iCs/>
            <w:szCs w:val="24"/>
          </w:rPr>
          <w:delText>,</w:delText>
        </w:r>
      </w:del>
      <w:ins w:id="1072" w:author="Alex Popescu" w:date="2024-09-26T21:09:00Z" w16du:dateUtc="2024-09-27T01:09:00Z">
        <w:r>
          <w:rPr>
            <w:rFonts w:cs="Times New Roman"/>
            <w:iCs/>
            <w:szCs w:val="24"/>
          </w:rPr>
          <w:t>;</w:t>
        </w:r>
      </w:ins>
      <w:r w:rsidRPr="00455AF4">
        <w:rPr>
          <w:rFonts w:cs="Times New Roman"/>
          <w:iCs/>
          <w:szCs w:val="24"/>
        </w:rPr>
        <w:t xml:space="preserve">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Pr="00F803F1">
        <w:rPr>
          <w:rFonts w:cs="Times New Roman"/>
          <w:iCs/>
          <w:szCs w:val="24"/>
        </w:rPr>
        <w:t>Figure 2.1</w:t>
      </w:r>
      <w:r w:rsidRPr="00455AF4">
        <w:rPr>
          <w:rFonts w:cs="Times New Roman"/>
          <w:iCs/>
          <w:szCs w:val="24"/>
        </w:rPr>
        <w:fldChar w:fldCharType="end"/>
      </w:r>
      <w:r w:rsidRPr="00455AF4">
        <w:rPr>
          <w:rFonts w:cs="Times New Roman"/>
          <w:iCs/>
          <w:szCs w:val="24"/>
        </w:rPr>
        <w:t xml:space="preserve">). We </w:t>
      </w:r>
      <w:r>
        <w:rPr>
          <w:rFonts w:cs="Times New Roman"/>
          <w:iCs/>
          <w:szCs w:val="24"/>
        </w:rPr>
        <w:t>included</w:t>
      </w:r>
      <w:r w:rsidRPr="00455AF4">
        <w:rPr>
          <w:rFonts w:cs="Times New Roman"/>
          <w:iCs/>
          <w:szCs w:val="24"/>
        </w:rPr>
        <w:t xml:space="preserve"> 42 studies that met the inclusion criteria. Our search of Web of Science Complete and subsequent screening successfully </w:t>
      </w:r>
      <w:r>
        <w:rPr>
          <w:rFonts w:cs="Times New Roman"/>
          <w:iCs/>
          <w:szCs w:val="24"/>
        </w:rPr>
        <w:t>include</w:t>
      </w:r>
      <w:r w:rsidRPr="00455AF4">
        <w:rPr>
          <w:rFonts w:cs="Times New Roman"/>
          <w:iCs/>
          <w:szCs w:val="24"/>
        </w:rPr>
        <w:t>d 85% of the exemplar articles (17/20 articles, higher than the minimum pre-established threshold of 80%).</w:t>
      </w:r>
    </w:p>
    <w:p w14:paraId="67724F98" w14:textId="06A70319" w:rsidR="001F5AEE" w:rsidRPr="00455AF4" w:rsidRDefault="001F5AEE" w:rsidP="001F5AEE">
      <w:pPr>
        <w:spacing w:after="240" w:line="480" w:lineRule="auto"/>
        <w:rPr>
          <w:rFonts w:cs="Times New Roman"/>
          <w:iCs/>
          <w:szCs w:val="24"/>
        </w:rPr>
      </w:pPr>
      <w:r w:rsidRPr="00455AF4">
        <w:rPr>
          <w:rFonts w:cs="Times New Roman"/>
          <w:iCs/>
          <w:szCs w:val="24"/>
        </w:rPr>
        <w:t xml:space="preserve">We </w:t>
      </w:r>
      <w:r>
        <w:rPr>
          <w:rFonts w:cs="Times New Roman"/>
          <w:iCs/>
          <w:szCs w:val="24"/>
        </w:rPr>
        <w:t>included</w:t>
      </w:r>
      <w:r w:rsidRPr="00455AF4">
        <w:rPr>
          <w:rFonts w:cs="Times New Roman"/>
          <w:iCs/>
          <w:szCs w:val="24"/>
        </w:rPr>
        <w:t xml:space="preserve"> 29 </w:t>
      </w:r>
      <w:r>
        <w:rPr>
          <w:rFonts w:cs="Times New Roman"/>
          <w:iCs/>
          <w:szCs w:val="24"/>
        </w:rPr>
        <w:t xml:space="preserve">studies </w:t>
      </w:r>
      <w:r w:rsidRPr="00455AF4">
        <w:rPr>
          <w:rFonts w:cs="Times New Roman"/>
          <w:iCs/>
          <w:szCs w:val="24"/>
        </w:rPr>
        <w:t xml:space="preserve">on sentinel behaviour </w:t>
      </w:r>
      <w:r>
        <w:rPr>
          <w:rFonts w:cs="Times New Roman"/>
          <w:iCs/>
          <w:szCs w:val="24"/>
        </w:rPr>
        <w:t>i</w:t>
      </w:r>
      <w:r w:rsidRPr="00455AF4">
        <w:rPr>
          <w:rFonts w:cs="Times New Roman"/>
          <w:iCs/>
          <w:szCs w:val="24"/>
        </w:rPr>
        <w:t xml:space="preserve">n avian species, with most studies being performed on </w:t>
      </w:r>
      <w:r>
        <w:rPr>
          <w:rFonts w:cs="Times New Roman"/>
          <w:iCs/>
          <w:szCs w:val="24"/>
        </w:rPr>
        <w:t>Arabian babblers (</w:t>
      </w:r>
      <w:proofErr w:type="spellStart"/>
      <w:r w:rsidRPr="00455AF4">
        <w:rPr>
          <w:rFonts w:cs="Times New Roman"/>
          <w:i/>
          <w:iCs/>
          <w:szCs w:val="24"/>
        </w:rPr>
        <w:t>Argya</w:t>
      </w:r>
      <w:proofErr w:type="spellEnd"/>
      <w:r w:rsidRPr="00455AF4">
        <w:rPr>
          <w:rFonts w:cs="Times New Roman"/>
          <w:i/>
          <w:iCs/>
          <w:szCs w:val="24"/>
        </w:rPr>
        <w:t xml:space="preserve"> </w:t>
      </w:r>
      <w:proofErr w:type="spellStart"/>
      <w:r w:rsidRPr="00455AF4">
        <w:rPr>
          <w:rFonts w:cs="Times New Roman"/>
          <w:i/>
          <w:iCs/>
          <w:szCs w:val="24"/>
        </w:rPr>
        <w:t>squamiceps</w:t>
      </w:r>
      <w:proofErr w:type="spellEnd"/>
      <w:r>
        <w:rPr>
          <w:rFonts w:cs="Times New Roman"/>
          <w:iCs/>
          <w:szCs w:val="24"/>
        </w:rPr>
        <w:t xml:space="preserve">, </w:t>
      </w:r>
      <w:r w:rsidRPr="00455AF4">
        <w:rPr>
          <w:rFonts w:cs="Times New Roman"/>
          <w:iCs/>
          <w:szCs w:val="24"/>
        </w:rPr>
        <w:t xml:space="preserve">N=6), </w:t>
      </w:r>
      <w:ins w:id="1073" w:author="Alex Popescu" w:date="2024-09-26T21:09:00Z" w16du:dateUtc="2024-09-27T01:09:00Z">
        <w:r w:rsidR="007526E9">
          <w:rPr>
            <w:rFonts w:cs="Times New Roman"/>
            <w:iCs/>
            <w:szCs w:val="24"/>
          </w:rPr>
          <w:t xml:space="preserve">jungle </w:t>
        </w:r>
      </w:ins>
      <w:r>
        <w:rPr>
          <w:rFonts w:cs="Times New Roman"/>
          <w:iCs/>
          <w:szCs w:val="24"/>
        </w:rPr>
        <w:t>babblers (</w:t>
      </w:r>
      <w:proofErr w:type="spellStart"/>
      <w:r w:rsidRPr="00455AF4">
        <w:rPr>
          <w:rFonts w:cs="Times New Roman"/>
          <w:i/>
          <w:iCs/>
          <w:szCs w:val="24"/>
        </w:rPr>
        <w:t>Turdoides</w:t>
      </w:r>
      <w:proofErr w:type="spellEnd"/>
      <w:r w:rsidRPr="00455AF4">
        <w:rPr>
          <w:rFonts w:cs="Times New Roman"/>
          <w:i/>
          <w:iCs/>
          <w:szCs w:val="24"/>
        </w:rPr>
        <w:t xml:space="preserve"> spp.</w:t>
      </w:r>
      <w:r>
        <w:rPr>
          <w:rFonts w:cs="Times New Roman"/>
          <w:iCs/>
          <w:szCs w:val="24"/>
        </w:rPr>
        <w:t xml:space="preserve">, </w:t>
      </w:r>
      <w:r w:rsidRPr="00455AF4">
        <w:rPr>
          <w:rFonts w:cs="Times New Roman"/>
          <w:iCs/>
          <w:szCs w:val="24"/>
        </w:rPr>
        <w:t xml:space="preserve">N=5), </w:t>
      </w:r>
      <w:del w:id="1074" w:author="Alex Popescu" w:date="2024-09-26T21:09:00Z" w16du:dateUtc="2024-09-27T01:09:00Z">
        <w:r w:rsidR="002E09E5">
          <w:rPr>
            <w:rFonts w:cs="Times New Roman"/>
            <w:iCs/>
            <w:szCs w:val="24"/>
          </w:rPr>
          <w:delText>New World</w:delText>
        </w:r>
      </w:del>
      <w:ins w:id="1075" w:author="Alex Popescu" w:date="2024-09-26T21:09:00Z" w16du:dateUtc="2024-09-27T01:09:00Z">
        <w:r w:rsidR="007526E9">
          <w:rPr>
            <w:rFonts w:cs="Times New Roman"/>
            <w:iCs/>
            <w:szCs w:val="24"/>
          </w:rPr>
          <w:t>scrub</w:t>
        </w:r>
      </w:ins>
      <w:r>
        <w:rPr>
          <w:rFonts w:cs="Times New Roman"/>
          <w:iCs/>
          <w:szCs w:val="24"/>
        </w:rPr>
        <w:t xml:space="preserve"> jays (</w:t>
      </w:r>
      <w:proofErr w:type="spellStart"/>
      <w:r w:rsidRPr="00455AF4">
        <w:rPr>
          <w:rFonts w:cs="Times New Roman"/>
          <w:i/>
          <w:iCs/>
          <w:szCs w:val="24"/>
        </w:rPr>
        <w:t>Aphelocoma</w:t>
      </w:r>
      <w:proofErr w:type="spellEnd"/>
      <w:r w:rsidRPr="00455AF4">
        <w:rPr>
          <w:rFonts w:cs="Times New Roman"/>
          <w:i/>
          <w:iCs/>
          <w:szCs w:val="24"/>
        </w:rPr>
        <w:t xml:space="preserve"> spp.</w:t>
      </w:r>
      <w:r>
        <w:rPr>
          <w:rFonts w:cs="Times New Roman"/>
          <w:i/>
          <w:iCs/>
          <w:szCs w:val="24"/>
        </w:rPr>
        <w:t>,</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 xml:space="preserve">Suricata </w:t>
      </w:r>
      <w:proofErr w:type="spellStart"/>
      <w:r w:rsidRPr="00455AF4">
        <w:rPr>
          <w:rFonts w:cs="Times New Roman"/>
          <w:i/>
          <w:iCs/>
          <w:szCs w:val="24"/>
        </w:rPr>
        <w:t>suricatta</w:t>
      </w:r>
      <w:proofErr w:type="spellEnd"/>
      <w:r w:rsidRPr="00455AF4">
        <w:rPr>
          <w:rFonts w:cs="Times New Roman"/>
          <w:i/>
          <w:iCs/>
          <w:szCs w:val="24"/>
        </w:rPr>
        <w:t>,</w:t>
      </w:r>
      <w:r w:rsidRPr="00455AF4">
        <w:rPr>
          <w:rFonts w:cs="Times New Roman"/>
          <w:iCs/>
          <w:szCs w:val="24"/>
        </w:rPr>
        <w:t xml:space="preserve"> N=7), dwarf mongooses (</w:t>
      </w:r>
      <w:proofErr w:type="spellStart"/>
      <w:r w:rsidRPr="00455AF4">
        <w:rPr>
          <w:rFonts w:cs="Times New Roman"/>
          <w:i/>
          <w:iCs/>
          <w:szCs w:val="24"/>
        </w:rPr>
        <w:t>Helogale</w:t>
      </w:r>
      <w:proofErr w:type="spellEnd"/>
      <w:r w:rsidRPr="00455AF4">
        <w:rPr>
          <w:rFonts w:cs="Times New Roman"/>
          <w:i/>
          <w:iCs/>
          <w:szCs w:val="24"/>
        </w:rPr>
        <w:t xml:space="preserve"> parvula, </w:t>
      </w:r>
      <w:r w:rsidRPr="00455AF4">
        <w:rPr>
          <w:rFonts w:cs="Times New Roman"/>
          <w:iCs/>
          <w:szCs w:val="24"/>
        </w:rPr>
        <w:t>N=5), and vervet monkeys (</w:t>
      </w:r>
      <w:proofErr w:type="spellStart"/>
      <w:r w:rsidRPr="00455AF4">
        <w:rPr>
          <w:rFonts w:cs="Times New Roman"/>
          <w:i/>
          <w:szCs w:val="24"/>
        </w:rPr>
        <w:t>Chlorocebus</w:t>
      </w:r>
      <w:proofErr w:type="spellEnd"/>
      <w:r w:rsidRPr="00455AF4">
        <w:rPr>
          <w:rFonts w:cs="Times New Roman"/>
          <w:i/>
          <w:szCs w:val="24"/>
        </w:rPr>
        <w:t xml:space="preserve"> aethiops </w:t>
      </w:r>
      <w:proofErr w:type="spellStart"/>
      <w:r w:rsidRPr="00455AF4">
        <w:rPr>
          <w:rFonts w:cs="Times New Roman"/>
          <w:i/>
          <w:szCs w:val="24"/>
        </w:rPr>
        <w:t>sabaeus</w:t>
      </w:r>
      <w:proofErr w:type="spellEnd"/>
      <w:r w:rsidRPr="00455AF4">
        <w:rPr>
          <w:rFonts w:cs="Times New Roman"/>
          <w:iCs/>
          <w:szCs w:val="24"/>
        </w:rPr>
        <w:t>, N=1).</w:t>
      </w:r>
    </w:p>
    <w:p w14:paraId="502E7E18" w14:textId="77777777" w:rsidR="00382311" w:rsidRPr="00455AF4" w:rsidRDefault="00382311" w:rsidP="00382311">
      <w:pPr>
        <w:spacing w:after="240"/>
        <w:rPr>
          <w:del w:id="1076" w:author="Alex Popescu" w:date="2024-09-26T21:09:00Z" w16du:dateUtc="2024-09-27T01:09:00Z"/>
          <w:rFonts w:cs="Times New Roman"/>
          <w:iCs/>
          <w:szCs w:val="24"/>
        </w:rPr>
        <w:sectPr w:rsidR="00382311" w:rsidRPr="00455AF4" w:rsidSect="00382311">
          <w:headerReference w:type="default" r:id="rId22"/>
          <w:pgSz w:w="12240" w:h="15840" w:code="1"/>
          <w:pgMar w:top="1440" w:right="1440" w:bottom="1440" w:left="1440" w:header="709" w:footer="709" w:gutter="0"/>
          <w:cols w:space="708"/>
          <w:docGrid w:linePitch="360"/>
        </w:sectPr>
      </w:pPr>
    </w:p>
    <w:p w14:paraId="27645662" w14:textId="77777777" w:rsidR="001F5AEE" w:rsidRPr="00455AF4" w:rsidRDefault="001F5AEE" w:rsidP="001F5AEE">
      <w:pPr>
        <w:spacing w:after="240" w:line="480" w:lineRule="auto"/>
        <w:rPr>
          <w:moveTo w:id="1077" w:author="Alex Popescu" w:date="2024-09-26T21:09:00Z" w16du:dateUtc="2024-09-27T01:09:00Z"/>
          <w:rFonts w:cs="Times New Roman"/>
          <w:iCs/>
          <w:szCs w:val="24"/>
        </w:rPr>
      </w:pPr>
      <w:moveToRangeStart w:id="1078" w:author="Alex Popescu" w:date="2024-09-26T21:09:00Z" w:name="move178277380"/>
      <w:moveTo w:id="1079" w:author="Alex Popescu" w:date="2024-09-26T21:09:00Z" w16du:dateUtc="2024-09-27T01:09:00Z">
        <w:r w:rsidRPr="00455AF4">
          <w:rPr>
            <w:rFonts w:cs="Times New Roman"/>
            <w:iCs/>
            <w:szCs w:val="24"/>
          </w:rPr>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xml:space="preserve">). </w:t>
        </w:r>
      </w:moveTo>
      <w:moveToRangeEnd w:id="1078"/>
      <w:ins w:id="1080" w:author="Alex Popescu" w:date="2024-09-26T21:09:00Z" w16du:dateUtc="2024-09-27T01:09:00Z">
        <w:r w:rsidRPr="00455AF4">
          <w:rPr>
            <w:rFonts w:cs="Times New Roman"/>
            <w:iCs/>
            <w:szCs w:val="24"/>
          </w:rPr>
          <w:t xml:space="preserve">The effects of both intrinsic and extrinsic factors were tested in 20 studies, </w:t>
        </w:r>
        <w:r>
          <w:rPr>
            <w:rFonts w:cs="Times New Roman"/>
            <w:iCs/>
            <w:szCs w:val="24"/>
          </w:rPr>
          <w:t>most of which tested</w:t>
        </w:r>
        <w:r w:rsidRPr="00455AF4">
          <w:rPr>
            <w:rFonts w:cs="Times New Roman"/>
            <w:iCs/>
            <w:szCs w:val="24"/>
          </w:rPr>
          <w:t xml:space="preserve"> the interactive effects of sex and dominance on sentinel behaviour.</w:t>
        </w:r>
      </w:ins>
      <w:moveToRangeStart w:id="1081" w:author="Alex Popescu" w:date="2024-09-26T21:09:00Z" w:name="move178277381"/>
      <w:moveTo w:id="1082" w:author="Alex Popescu" w:date="2024-09-26T21:09:00Z" w16du:dateUtc="2024-09-27T01:09:00Z">
        <w:r w:rsidRPr="00455AF4">
          <w:rPr>
            <w:rFonts w:cs="Times New Roman"/>
            <w:iCs/>
            <w:szCs w:val="24"/>
          </w:rPr>
          <w:t xml:space="preserve">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moveTo>
    </w:p>
    <w:p w14:paraId="3489596F" w14:textId="77777777" w:rsidR="001F5AEE" w:rsidRDefault="001F5AEE" w:rsidP="001F5AEE">
      <w:pPr>
        <w:spacing w:after="240" w:line="480" w:lineRule="auto"/>
        <w:rPr>
          <w:ins w:id="1083" w:author="Alex Popescu" w:date="2024-09-26T21:09:00Z" w16du:dateUtc="2024-09-27T01:09:00Z"/>
          <w:rFonts w:cs="Times New Roman"/>
          <w:iCs/>
          <w:szCs w:val="24"/>
        </w:rPr>
        <w:sectPr w:rsidR="001F5AEE" w:rsidSect="00382311">
          <w:headerReference w:type="default" r:id="rId23"/>
          <w:pgSz w:w="12240" w:h="15840" w:code="1"/>
          <w:pgMar w:top="1440" w:right="1440" w:bottom="1440" w:left="1440" w:header="709" w:footer="709" w:gutter="0"/>
          <w:cols w:space="708"/>
          <w:docGrid w:linePitch="360"/>
        </w:sectPr>
      </w:pPr>
      <w:moveTo w:id="1084" w:author="Alex Popescu" w:date="2024-09-26T21:09:00Z" w16du:dateUtc="2024-09-27T01:09:00Z">
        <w:r w:rsidRPr="00455AF4">
          <w:rPr>
            <w:rFonts w:cs="Times New Roman"/>
            <w:iCs/>
            <w:szCs w:val="24"/>
          </w:rPr>
          <w:t xml:space="preserve">To follow up on </w:t>
        </w:r>
        <w:proofErr w:type="spellStart"/>
        <w:r w:rsidRPr="00455AF4">
          <w:rPr>
            <w:rFonts w:cs="Times New Roman"/>
            <w:iCs/>
            <w:szCs w:val="24"/>
          </w:rPr>
          <w:t>Bednekoff’s</w:t>
        </w:r>
        <w:proofErr w:type="spellEnd"/>
        <w:r w:rsidRPr="00455AF4">
          <w:rPr>
            <w:rFonts w:cs="Times New Roman"/>
            <w:iCs/>
            <w:szCs w:val="24"/>
          </w:rPr>
          <w:t xml:space="preserve">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w:t>
        </w:r>
        <w:proofErr w:type="spellStart"/>
        <w:r w:rsidRPr="0019114E">
          <w:rPr>
            <w:rFonts w:cs="Times New Roman"/>
          </w:rPr>
          <w:t>Bednekoff</w:t>
        </w:r>
        <w:proofErr w:type="spellEnd"/>
        <w:r w:rsidRPr="0019114E">
          <w:rPr>
            <w:rFonts w:cs="Times New Roman"/>
          </w:rPr>
          <w:t xml:space="preserve"> 2015)</w:t>
        </w:r>
        <w:r w:rsidRPr="00455AF4">
          <w:rPr>
            <w:rFonts w:cs="Times New Roman"/>
            <w:iCs/>
            <w:szCs w:val="24"/>
          </w:rPr>
          <w:fldChar w:fldCharType="end"/>
        </w:r>
        <w:r w:rsidRPr="00455AF4">
          <w:rPr>
            <w:rFonts w:cs="Times New Roman"/>
            <w:iCs/>
            <w:szCs w:val="24"/>
          </w:rPr>
          <w:t xml:space="preserve">, we recorded the number of studies that explicitly mentioned ‘coordination’ as a characteristic element of sentinel behaviour. Only 33% of the </w:t>
        </w:r>
        <w:r>
          <w:rPr>
            <w:rFonts w:cs="Times New Roman"/>
            <w:iCs/>
            <w:szCs w:val="24"/>
          </w:rPr>
          <w:t>studies included</w:t>
        </w:r>
        <w:r w:rsidRPr="00455AF4">
          <w:rPr>
            <w:rFonts w:cs="Times New Roman"/>
            <w:iCs/>
            <w:szCs w:val="24"/>
          </w:rPr>
          <w:t xml:space="preserve"> in this review (14 out of 42 articles) </w:t>
        </w:r>
      </w:moveTo>
      <w:moveToRangeEnd w:id="1081"/>
      <w:ins w:id="1085" w:author="Alex Popescu" w:date="2024-09-26T21:09:00Z" w16du:dateUtc="2024-09-27T01:09:00Z">
        <w:r>
          <w:rPr>
            <w:rFonts w:cs="Times New Roman"/>
            <w:iCs/>
            <w:szCs w:val="24"/>
          </w:rPr>
          <w:t>fit</w:t>
        </w:r>
        <w:r w:rsidRPr="00455AF4">
          <w:rPr>
            <w:rFonts w:cs="Times New Roman"/>
            <w:iCs/>
            <w:szCs w:val="24"/>
          </w:rPr>
          <w:t xml:space="preserve"> this criterion.</w:t>
        </w:r>
      </w:ins>
    </w:p>
    <w:p w14:paraId="3E018A8C" w14:textId="1F7A67B0" w:rsidR="00382311" w:rsidRPr="00455AF4" w:rsidRDefault="00C76B45" w:rsidP="00382311">
      <w:pPr>
        <w:spacing w:after="240"/>
        <w:rPr>
          <w:ins w:id="1086" w:author="Alex Popescu" w:date="2024-09-26T21:09:00Z" w16du:dateUtc="2024-09-27T01:09:00Z"/>
          <w:rFonts w:cs="Times New Roman"/>
          <w:iCs/>
          <w:szCs w:val="24"/>
        </w:rPr>
      </w:pPr>
      <w:ins w:id="1087" w:author="Alex Popescu" w:date="2024-09-26T21:09:00Z" w16du:dateUtc="2024-09-27T01:09:00Z">
        <w:r>
          <w:rPr>
            <w:rFonts w:cs="Times New Roman"/>
            <w:iCs/>
            <w:noProof/>
            <w:szCs w:val="24"/>
          </w:rPr>
          <w:drawing>
            <wp:inline distT="0" distB="0" distL="0" distR="0" wp14:anchorId="601F2D46" wp14:editId="35E896BA">
              <wp:extent cx="6176513" cy="5486274"/>
              <wp:effectExtent l="0" t="0" r="0" b="635"/>
              <wp:docPr id="153743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0539" cy="5507615"/>
                      </a:xfrm>
                      <a:prstGeom prst="rect">
                        <a:avLst/>
                      </a:prstGeom>
                      <a:noFill/>
                      <a:ln>
                        <a:noFill/>
                      </a:ln>
                    </pic:spPr>
                  </pic:pic>
                </a:graphicData>
              </a:graphic>
            </wp:inline>
          </w:drawing>
        </w:r>
      </w:ins>
    </w:p>
    <w:p w14:paraId="40D3887A" w14:textId="77777777" w:rsidR="00382311" w:rsidRPr="00455AF4" w:rsidRDefault="00382311" w:rsidP="00382311">
      <w:pPr>
        <w:spacing w:before="120" w:after="120"/>
        <w:rPr>
          <w:moveFrom w:id="1088" w:author="Alex Popescu" w:date="2024-09-26T21:09:00Z" w16du:dateUtc="2024-09-27T01:09:00Z"/>
          <w:rFonts w:eastAsia="Times New Roman" w:cs="Times New Roman"/>
          <w:szCs w:val="24"/>
        </w:rPr>
      </w:pPr>
      <w:bookmarkStart w:id="1089" w:name="_Ref155326346"/>
      <w:bookmarkStart w:id="1090" w:name="_Toc155328548"/>
      <w:bookmarkStart w:id="1091" w:name="_Toc155329355"/>
      <w:bookmarkStart w:id="1092" w:name="_Toc174089077"/>
      <w:moveFromRangeStart w:id="1093" w:author="Alex Popescu" w:date="2024-09-26T21:09:00Z" w:name="move178277379"/>
      <w:moveFrom w:id="1094" w:author="Alex Popescu" w:date="2024-09-26T21:09:00Z" w16du:dateUtc="2024-09-27T01:09:00Z">
        <w:r w:rsidRPr="00455AF4">
          <w:rPr>
            <w:rFonts w:eastAsia="Times New Roman" w:cs="Times New Roman"/>
            <w:b/>
            <w:bCs/>
            <w:szCs w:val="24"/>
          </w:rPr>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3</w:t>
        </w:r>
        <w:r w:rsidRPr="00455AF4">
          <w:rPr>
            <w:rFonts w:eastAsia="Times New Roman" w:cs="Times New Roman"/>
            <w:b/>
            <w:bCs/>
            <w:szCs w:val="24"/>
          </w:rPr>
          <w:fldChar w:fldCharType="end"/>
        </w:r>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moveFrom>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5692E702" w14:textId="77777777" w:rsidTr="0017490D">
        <w:tc>
          <w:tcPr>
            <w:tcW w:w="1696" w:type="dxa"/>
            <w:shd w:val="clear" w:color="auto" w:fill="D9D9D9"/>
          </w:tcPr>
          <w:p w14:paraId="0E278A63" w14:textId="77777777" w:rsidR="00382311" w:rsidRPr="00455AF4" w:rsidRDefault="00382311" w:rsidP="0017490D">
            <w:pPr>
              <w:rPr>
                <w:moveFrom w:id="1095" w:author="Alex Popescu" w:date="2024-09-26T21:09:00Z" w16du:dateUtc="2024-09-27T01:09:00Z"/>
                <w:rFonts w:eastAsia="Times New Roman" w:cs="Times New Roman"/>
                <w:b/>
                <w:bCs/>
                <w:szCs w:val="24"/>
                <w:lang w:eastAsia="en-CA"/>
              </w:rPr>
            </w:pPr>
            <w:moveFrom w:id="1096" w:author="Alex Popescu" w:date="2024-09-26T21:09:00Z" w16du:dateUtc="2024-09-27T01:09:00Z">
              <w:r w:rsidRPr="00455AF4">
                <w:rPr>
                  <w:rFonts w:eastAsia="Times New Roman" w:cs="Times New Roman"/>
                  <w:b/>
                  <w:bCs/>
                  <w:szCs w:val="24"/>
                  <w:lang w:eastAsia="en-CA"/>
                </w:rPr>
                <w:t>Factor Type</w:t>
              </w:r>
            </w:moveFrom>
          </w:p>
        </w:tc>
        <w:tc>
          <w:tcPr>
            <w:tcW w:w="5103" w:type="dxa"/>
            <w:shd w:val="clear" w:color="auto" w:fill="D9D9D9"/>
          </w:tcPr>
          <w:p w14:paraId="1DF4B82E" w14:textId="77777777" w:rsidR="00382311" w:rsidRPr="00455AF4" w:rsidRDefault="00382311" w:rsidP="0017490D">
            <w:pPr>
              <w:rPr>
                <w:moveFrom w:id="1097" w:author="Alex Popescu" w:date="2024-09-26T21:09:00Z" w16du:dateUtc="2024-09-27T01:09:00Z"/>
                <w:rFonts w:eastAsia="Times New Roman" w:cs="Times New Roman"/>
                <w:b/>
                <w:bCs/>
                <w:szCs w:val="24"/>
                <w:lang w:eastAsia="en-CA"/>
              </w:rPr>
            </w:pPr>
            <w:moveFrom w:id="1098" w:author="Alex Popescu" w:date="2024-09-26T21:09:00Z" w16du:dateUtc="2024-09-27T01:09:00Z">
              <w:r w:rsidRPr="00455AF4">
                <w:rPr>
                  <w:rFonts w:eastAsia="Times New Roman" w:cs="Times New Roman"/>
                  <w:b/>
                  <w:bCs/>
                  <w:szCs w:val="24"/>
                  <w:lang w:eastAsia="en-CA"/>
                </w:rPr>
                <w:t>Factors Identified</w:t>
              </w:r>
            </w:moveFrom>
          </w:p>
        </w:tc>
        <w:tc>
          <w:tcPr>
            <w:tcW w:w="2551" w:type="dxa"/>
            <w:shd w:val="clear" w:color="auto" w:fill="D9D9D9"/>
          </w:tcPr>
          <w:p w14:paraId="504A89BD" w14:textId="77777777" w:rsidR="00382311" w:rsidRPr="00455AF4" w:rsidRDefault="00382311" w:rsidP="0017490D">
            <w:pPr>
              <w:jc w:val="right"/>
              <w:rPr>
                <w:moveFrom w:id="1099" w:author="Alex Popescu" w:date="2024-09-26T21:09:00Z" w16du:dateUtc="2024-09-27T01:09:00Z"/>
                <w:rFonts w:eastAsia="Times New Roman" w:cs="Times New Roman"/>
                <w:b/>
                <w:bCs/>
                <w:szCs w:val="24"/>
                <w:lang w:eastAsia="en-CA"/>
              </w:rPr>
            </w:pPr>
            <w:moveFrom w:id="1100" w:author="Alex Popescu" w:date="2024-09-26T21:09:00Z" w16du:dateUtc="2024-09-27T01:09:00Z">
              <w:r w:rsidRPr="00455AF4">
                <w:rPr>
                  <w:rFonts w:eastAsia="Times New Roman" w:cs="Times New Roman"/>
                  <w:b/>
                  <w:bCs/>
                  <w:szCs w:val="24"/>
                  <w:lang w:eastAsia="en-CA"/>
                </w:rPr>
                <w:t>Number of studies</w:t>
              </w:r>
            </w:moveFrom>
          </w:p>
        </w:tc>
      </w:tr>
      <w:tr w:rsidR="00382311" w:rsidRPr="00455AF4" w14:paraId="7FF1EBBE" w14:textId="77777777" w:rsidTr="0017490D">
        <w:tc>
          <w:tcPr>
            <w:tcW w:w="1696" w:type="dxa"/>
          </w:tcPr>
          <w:p w14:paraId="5CB51F47" w14:textId="77777777" w:rsidR="00382311" w:rsidRPr="00455AF4" w:rsidRDefault="00382311" w:rsidP="0017490D">
            <w:pPr>
              <w:rPr>
                <w:moveFrom w:id="1101" w:author="Alex Popescu" w:date="2024-09-26T21:09:00Z" w16du:dateUtc="2024-09-27T01:09:00Z"/>
                <w:rFonts w:eastAsia="Times New Roman" w:cs="Times New Roman"/>
                <w:b/>
                <w:bCs/>
                <w:szCs w:val="24"/>
                <w:lang w:eastAsia="en-CA"/>
              </w:rPr>
            </w:pPr>
            <w:moveFrom w:id="1102" w:author="Alex Popescu" w:date="2024-09-26T21:09:00Z" w16du:dateUtc="2024-09-27T01:09:00Z">
              <w:r w:rsidRPr="00455AF4">
                <w:rPr>
                  <w:rFonts w:eastAsia="Times New Roman" w:cs="Times New Roman"/>
                  <w:b/>
                  <w:bCs/>
                  <w:szCs w:val="24"/>
                  <w:lang w:eastAsia="en-CA"/>
                </w:rPr>
                <w:t>Intrinsic</w:t>
              </w:r>
            </w:moveFrom>
          </w:p>
          <w:p w14:paraId="2B7DC1AF" w14:textId="77777777" w:rsidR="00382311" w:rsidRPr="00455AF4" w:rsidRDefault="00000000" w:rsidP="0017490D">
            <w:pPr>
              <w:spacing w:line="360" w:lineRule="auto"/>
              <w:rPr>
                <w:moveFrom w:id="1103" w:author="Alex Popescu" w:date="2024-09-26T21:09:00Z" w16du:dateUtc="2024-09-27T01:09:00Z"/>
                <w:rFonts w:eastAsia="Times New Roman" w:cs="Times New Roman"/>
                <w:b/>
                <w:bCs/>
                <w:szCs w:val="24"/>
                <w:lang w:eastAsia="en-CA"/>
              </w:rPr>
            </w:pPr>
            <w:moveFrom w:id="1104" w:author="Alex Popescu" w:date="2024-09-26T21:09:00Z" w16du:dateUtc="2024-09-27T01:09:00Z">
              <w:r>
                <w:rPr>
                  <w:rFonts w:eastAsia="Times New Roman" w:cs="Times New Roman"/>
                  <w:b/>
                  <w:bCs/>
                  <w:noProof/>
                  <w:kern w:val="0"/>
                  <w:szCs w:val="24"/>
                  <w:lang w:eastAsia="en-CA"/>
                  <w14:ligatures w14:val="none"/>
                </w:rPr>
                <w:pict w14:anchorId="4E8A55B5">
                  <v:rect id="_x0000_i1031" alt="" style="width:462.85pt;height:1.5pt;mso-width-percent:0;mso-height-percent:0;mso-width-percent:0;mso-height-percent:0" o:hrpct="989" o:hralign="center" o:hrstd="t" o:hr="t" fillcolor="#a0a0a0" stroked="f"/>
                </w:pict>
              </w:r>
            </w:moveFrom>
          </w:p>
        </w:tc>
        <w:tc>
          <w:tcPr>
            <w:tcW w:w="5103" w:type="dxa"/>
          </w:tcPr>
          <w:p w14:paraId="127C16B7" w14:textId="77777777" w:rsidR="00382311" w:rsidRPr="00455AF4" w:rsidRDefault="00382311" w:rsidP="0017490D">
            <w:pPr>
              <w:rPr>
                <w:moveFrom w:id="1105" w:author="Alex Popescu" w:date="2024-09-26T21:09:00Z" w16du:dateUtc="2024-09-27T01:09:00Z"/>
                <w:rFonts w:eastAsia="Times New Roman" w:cs="Times New Roman"/>
                <w:b/>
                <w:bCs/>
                <w:szCs w:val="24"/>
                <w:lang w:eastAsia="en-CA"/>
              </w:rPr>
            </w:pPr>
          </w:p>
          <w:p w14:paraId="3D80308A" w14:textId="77777777" w:rsidR="00382311" w:rsidRPr="00455AF4" w:rsidRDefault="00000000" w:rsidP="0017490D">
            <w:pPr>
              <w:spacing w:line="360" w:lineRule="auto"/>
              <w:rPr>
                <w:moveFrom w:id="1106" w:author="Alex Popescu" w:date="2024-09-26T21:09:00Z" w16du:dateUtc="2024-09-27T01:09:00Z"/>
                <w:rFonts w:eastAsia="Times New Roman" w:cs="Times New Roman"/>
                <w:szCs w:val="24"/>
                <w:lang w:eastAsia="en-CA"/>
              </w:rPr>
            </w:pPr>
            <w:moveFrom w:id="1107" w:author="Alex Popescu" w:date="2024-09-26T21:09:00Z" w16du:dateUtc="2024-09-27T01:09:00Z">
              <w:r>
                <w:rPr>
                  <w:rFonts w:eastAsia="Times New Roman" w:cs="Times New Roman"/>
                  <w:b/>
                  <w:bCs/>
                  <w:noProof/>
                  <w:kern w:val="0"/>
                  <w:szCs w:val="24"/>
                  <w:lang w:eastAsia="en-CA"/>
                  <w14:ligatures w14:val="none"/>
                </w:rPr>
                <w:pict w14:anchorId="2C06CF94">
                  <v:rect id="_x0000_i1032" alt="" style="width:462.85pt;height:1.5pt;mso-width-percent:0;mso-height-percent:0;mso-width-percent:0;mso-height-percent:0" o:hrpct="989" o:hralign="center" o:hrstd="t" o:hr="t" fillcolor="#a0a0a0" stroked="f"/>
                </w:pict>
              </w:r>
            </w:moveFrom>
          </w:p>
        </w:tc>
        <w:tc>
          <w:tcPr>
            <w:tcW w:w="2551" w:type="dxa"/>
          </w:tcPr>
          <w:p w14:paraId="79D2F19A" w14:textId="77777777" w:rsidR="00382311" w:rsidRPr="00455AF4" w:rsidRDefault="00382311" w:rsidP="0017490D">
            <w:pPr>
              <w:rPr>
                <w:moveFrom w:id="1108" w:author="Alex Popescu" w:date="2024-09-26T21:09:00Z" w16du:dateUtc="2024-09-27T01:09:00Z"/>
                <w:rFonts w:eastAsia="Times New Roman" w:cs="Times New Roman"/>
                <w:b/>
                <w:bCs/>
                <w:szCs w:val="24"/>
                <w:lang w:eastAsia="en-CA"/>
              </w:rPr>
            </w:pPr>
          </w:p>
          <w:p w14:paraId="2C8B8820" w14:textId="77777777" w:rsidR="00382311" w:rsidRPr="00455AF4" w:rsidRDefault="00000000" w:rsidP="0017490D">
            <w:pPr>
              <w:spacing w:line="360" w:lineRule="auto"/>
              <w:rPr>
                <w:moveFrom w:id="1109" w:author="Alex Popescu" w:date="2024-09-26T21:09:00Z" w16du:dateUtc="2024-09-27T01:09:00Z"/>
                <w:rFonts w:eastAsia="Times New Roman" w:cs="Times New Roman"/>
                <w:szCs w:val="24"/>
                <w:lang w:eastAsia="en-CA"/>
              </w:rPr>
            </w:pPr>
            <w:moveFrom w:id="1110" w:author="Alex Popescu" w:date="2024-09-26T21:09:00Z" w16du:dateUtc="2024-09-27T01:09:00Z">
              <w:r>
                <w:rPr>
                  <w:rFonts w:eastAsia="Times New Roman" w:cs="Times New Roman"/>
                  <w:b/>
                  <w:bCs/>
                  <w:noProof/>
                  <w:kern w:val="0"/>
                  <w:szCs w:val="24"/>
                  <w:lang w:eastAsia="en-CA"/>
                  <w14:ligatures w14:val="none"/>
                </w:rPr>
                <w:pict w14:anchorId="1C563DE7">
                  <v:rect id="_x0000_i1033" alt="" style="width:462.85pt;height:1.5pt;mso-width-percent:0;mso-height-percent:0;mso-width-percent:0;mso-height-percent:0" o:hrpct="989" o:hralign="center" o:hrstd="t" o:hr="t" fillcolor="#a0a0a0" stroked="f"/>
                </w:pict>
              </w:r>
            </w:moveFrom>
          </w:p>
        </w:tc>
      </w:tr>
      <w:tr w:rsidR="00A65FAA" w:rsidRPr="0019114E" w14:paraId="640479AC" w14:textId="77777777" w:rsidTr="0017490D">
        <w:tc>
          <w:tcPr>
            <w:tcW w:w="1696" w:type="dxa"/>
            <w:shd w:val="clear" w:color="auto" w:fill="F2F2F2"/>
          </w:tcPr>
          <w:p w14:paraId="7EEDDA18" w14:textId="77777777" w:rsidR="00A65FAA" w:rsidRPr="00455AF4" w:rsidRDefault="00A65FAA" w:rsidP="00A65FAA">
            <w:pPr>
              <w:spacing w:line="360" w:lineRule="auto"/>
              <w:rPr>
                <w:moveFrom w:id="1111" w:author="Alex Popescu" w:date="2024-09-26T21:09:00Z" w16du:dateUtc="2024-09-27T01:09:00Z"/>
                <w:rFonts w:eastAsia="Times New Roman" w:cs="Times New Roman"/>
                <w:b/>
                <w:bCs/>
                <w:szCs w:val="24"/>
                <w:lang w:eastAsia="en-CA"/>
              </w:rPr>
            </w:pPr>
          </w:p>
        </w:tc>
        <w:tc>
          <w:tcPr>
            <w:tcW w:w="5103" w:type="dxa"/>
            <w:shd w:val="clear" w:color="auto" w:fill="F2F2F2"/>
          </w:tcPr>
          <w:p w14:paraId="05D4D783" w14:textId="77777777" w:rsidR="00A65FAA" w:rsidRPr="00455AF4" w:rsidRDefault="00A65FAA" w:rsidP="00A65FAA">
            <w:pPr>
              <w:spacing w:line="360" w:lineRule="auto"/>
              <w:rPr>
                <w:moveFrom w:id="1112" w:author="Alex Popescu" w:date="2024-09-26T21:09:00Z" w16du:dateUtc="2024-09-27T01:09:00Z"/>
                <w:rFonts w:eastAsia="Times New Roman" w:cs="Times New Roman"/>
                <w:szCs w:val="24"/>
                <w:lang w:eastAsia="en-CA"/>
              </w:rPr>
            </w:pPr>
            <w:moveFrom w:id="1113" w:author="Alex Popescu" w:date="2024-09-26T21:09:00Z" w16du:dateUtc="2024-09-27T01:09:00Z">
              <w:r w:rsidRPr="00455AF4">
                <w:rPr>
                  <w:rFonts w:eastAsia="Times New Roman" w:cs="Times New Roman"/>
                  <w:szCs w:val="24"/>
                  <w:lang w:eastAsia="en-CA"/>
                </w:rPr>
                <w:t>Body mass</w:t>
              </w:r>
            </w:moveFrom>
          </w:p>
        </w:tc>
        <w:tc>
          <w:tcPr>
            <w:tcW w:w="2551" w:type="dxa"/>
            <w:shd w:val="clear" w:color="auto" w:fill="F2F2F2"/>
          </w:tcPr>
          <w:p w14:paraId="515C7BC1" w14:textId="77777777" w:rsidR="00A65FAA" w:rsidRPr="00455AF4" w:rsidRDefault="00A65FAA" w:rsidP="00A65FAA">
            <w:pPr>
              <w:spacing w:line="360" w:lineRule="auto"/>
              <w:jc w:val="right"/>
              <w:rPr>
                <w:moveFrom w:id="1114" w:author="Alex Popescu" w:date="2024-09-26T21:09:00Z" w16du:dateUtc="2024-09-27T01:09:00Z"/>
                <w:rFonts w:eastAsia="Times New Roman" w:cs="Times New Roman"/>
                <w:szCs w:val="24"/>
                <w:lang w:eastAsia="en-CA"/>
              </w:rPr>
            </w:pPr>
            <w:moveFrom w:id="1115" w:author="Alex Popescu" w:date="2024-09-26T21:09:00Z" w16du:dateUtc="2024-09-27T01:09:00Z">
              <w:r w:rsidRPr="00455AF4">
                <w:rPr>
                  <w:rFonts w:eastAsia="Times New Roman" w:cs="Times New Roman"/>
                  <w:szCs w:val="24"/>
                  <w:lang w:eastAsia="en-CA"/>
                </w:rPr>
                <w:t>4</w:t>
              </w:r>
            </w:moveFrom>
          </w:p>
        </w:tc>
      </w:tr>
      <w:tr w:rsidR="00A65FAA" w:rsidRPr="00455AF4" w14:paraId="2D1AF626" w14:textId="77777777" w:rsidTr="0017490D">
        <w:tc>
          <w:tcPr>
            <w:tcW w:w="1696" w:type="dxa"/>
          </w:tcPr>
          <w:p w14:paraId="1ABC9E2B" w14:textId="77777777" w:rsidR="00A65FAA" w:rsidRPr="00455AF4" w:rsidRDefault="00A65FAA" w:rsidP="00A65FAA">
            <w:pPr>
              <w:spacing w:line="360" w:lineRule="auto"/>
              <w:rPr>
                <w:moveFrom w:id="1116" w:author="Alex Popescu" w:date="2024-09-26T21:09:00Z" w16du:dateUtc="2024-09-27T01:09:00Z"/>
                <w:rFonts w:eastAsia="Times New Roman" w:cs="Times New Roman"/>
                <w:b/>
                <w:bCs/>
                <w:szCs w:val="24"/>
                <w:lang w:eastAsia="en-CA"/>
              </w:rPr>
            </w:pPr>
          </w:p>
        </w:tc>
        <w:tc>
          <w:tcPr>
            <w:tcW w:w="5103" w:type="dxa"/>
          </w:tcPr>
          <w:p w14:paraId="510C9390" w14:textId="77777777" w:rsidR="00A65FAA" w:rsidRPr="00455AF4" w:rsidRDefault="00A65FAA" w:rsidP="00A65FAA">
            <w:pPr>
              <w:spacing w:line="360" w:lineRule="auto"/>
              <w:rPr>
                <w:moveFrom w:id="1117" w:author="Alex Popescu" w:date="2024-09-26T21:09:00Z" w16du:dateUtc="2024-09-27T01:09:00Z"/>
                <w:rFonts w:eastAsia="Times New Roman" w:cs="Times New Roman"/>
                <w:szCs w:val="24"/>
                <w:lang w:eastAsia="en-CA"/>
              </w:rPr>
            </w:pPr>
            <w:moveFrom w:id="1118" w:author="Alex Popescu" w:date="2024-09-26T21:09:00Z" w16du:dateUtc="2024-09-27T01:09:00Z">
              <w:r w:rsidRPr="00455AF4">
                <w:rPr>
                  <w:rFonts w:eastAsia="Times New Roman" w:cs="Times New Roman"/>
                  <w:szCs w:val="24"/>
                  <w:lang w:eastAsia="en-CA"/>
                </w:rPr>
                <w:t>Cortisol</w:t>
              </w:r>
            </w:moveFrom>
          </w:p>
        </w:tc>
        <w:tc>
          <w:tcPr>
            <w:tcW w:w="2551" w:type="dxa"/>
          </w:tcPr>
          <w:p w14:paraId="6A85E123" w14:textId="77777777" w:rsidR="00A65FAA" w:rsidRPr="00455AF4" w:rsidRDefault="00A65FAA" w:rsidP="00A65FAA">
            <w:pPr>
              <w:spacing w:line="360" w:lineRule="auto"/>
              <w:jc w:val="right"/>
              <w:rPr>
                <w:moveFrom w:id="1119" w:author="Alex Popescu" w:date="2024-09-26T21:09:00Z" w16du:dateUtc="2024-09-27T01:09:00Z"/>
                <w:rFonts w:eastAsia="Times New Roman" w:cs="Times New Roman"/>
                <w:szCs w:val="24"/>
                <w:lang w:eastAsia="en-CA"/>
              </w:rPr>
            </w:pPr>
            <w:moveFrom w:id="1120" w:author="Alex Popescu" w:date="2024-09-26T21:09:00Z" w16du:dateUtc="2024-09-27T01:09:00Z">
              <w:r w:rsidRPr="00455AF4">
                <w:rPr>
                  <w:rFonts w:eastAsia="Times New Roman" w:cs="Times New Roman"/>
                  <w:szCs w:val="24"/>
                  <w:lang w:eastAsia="en-CA"/>
                </w:rPr>
                <w:t>1</w:t>
              </w:r>
            </w:moveFrom>
          </w:p>
        </w:tc>
      </w:tr>
      <w:tr w:rsidR="00A65FAA" w:rsidRPr="0019114E" w14:paraId="4B36BF24" w14:textId="77777777" w:rsidTr="0017490D">
        <w:tc>
          <w:tcPr>
            <w:tcW w:w="1696" w:type="dxa"/>
            <w:shd w:val="clear" w:color="auto" w:fill="F2F2F2"/>
          </w:tcPr>
          <w:p w14:paraId="7E61E1FF" w14:textId="77777777" w:rsidR="00A65FAA" w:rsidRPr="00455AF4" w:rsidRDefault="00A65FAA" w:rsidP="00A65FAA">
            <w:pPr>
              <w:spacing w:line="360" w:lineRule="auto"/>
              <w:rPr>
                <w:moveFrom w:id="1121" w:author="Alex Popescu" w:date="2024-09-26T21:09:00Z" w16du:dateUtc="2024-09-27T01:09:00Z"/>
                <w:rFonts w:eastAsia="Times New Roman" w:cs="Times New Roman"/>
                <w:b/>
                <w:bCs/>
                <w:szCs w:val="24"/>
                <w:lang w:eastAsia="en-CA"/>
              </w:rPr>
            </w:pPr>
          </w:p>
        </w:tc>
        <w:tc>
          <w:tcPr>
            <w:tcW w:w="5103" w:type="dxa"/>
            <w:shd w:val="clear" w:color="auto" w:fill="F2F2F2"/>
          </w:tcPr>
          <w:p w14:paraId="0C27FDCF" w14:textId="77777777" w:rsidR="00A65FAA" w:rsidRPr="00455AF4" w:rsidRDefault="00A65FAA" w:rsidP="00A65FAA">
            <w:pPr>
              <w:spacing w:line="360" w:lineRule="auto"/>
              <w:rPr>
                <w:moveFrom w:id="1122" w:author="Alex Popescu" w:date="2024-09-26T21:09:00Z" w16du:dateUtc="2024-09-27T01:09:00Z"/>
                <w:rFonts w:eastAsia="Times New Roman" w:cs="Times New Roman"/>
                <w:szCs w:val="24"/>
                <w:lang w:eastAsia="en-CA"/>
              </w:rPr>
            </w:pPr>
            <w:moveFrom w:id="1123" w:author="Alex Popescu" w:date="2024-09-26T21:09:00Z" w16du:dateUtc="2024-09-27T01:09:00Z">
              <w:r w:rsidRPr="00455AF4">
                <w:rPr>
                  <w:rFonts w:eastAsia="Times New Roman" w:cs="Times New Roman"/>
                  <w:szCs w:val="24"/>
                  <w:lang w:eastAsia="en-CA"/>
                </w:rPr>
                <w:t>Dulled epaulets</w:t>
              </w:r>
            </w:moveFrom>
          </w:p>
        </w:tc>
        <w:tc>
          <w:tcPr>
            <w:tcW w:w="2551" w:type="dxa"/>
            <w:shd w:val="clear" w:color="auto" w:fill="F2F2F2"/>
          </w:tcPr>
          <w:p w14:paraId="75409F93" w14:textId="77777777" w:rsidR="00A65FAA" w:rsidRPr="00455AF4" w:rsidRDefault="00A65FAA" w:rsidP="00A65FAA">
            <w:pPr>
              <w:spacing w:line="360" w:lineRule="auto"/>
              <w:jc w:val="right"/>
              <w:rPr>
                <w:moveFrom w:id="1124" w:author="Alex Popescu" w:date="2024-09-26T21:09:00Z" w16du:dateUtc="2024-09-27T01:09:00Z"/>
                <w:rFonts w:eastAsia="Times New Roman" w:cs="Times New Roman"/>
                <w:szCs w:val="24"/>
                <w:lang w:eastAsia="en-CA"/>
              </w:rPr>
            </w:pPr>
            <w:moveFrom w:id="1125" w:author="Alex Popescu" w:date="2024-09-26T21:09:00Z" w16du:dateUtc="2024-09-27T01:09:00Z">
              <w:r w:rsidRPr="00455AF4">
                <w:rPr>
                  <w:rFonts w:eastAsia="Times New Roman" w:cs="Times New Roman"/>
                  <w:szCs w:val="24"/>
                  <w:lang w:eastAsia="en-CA"/>
                </w:rPr>
                <w:t>1</w:t>
              </w:r>
            </w:moveFrom>
          </w:p>
        </w:tc>
      </w:tr>
      <w:tr w:rsidR="00A65FAA" w:rsidRPr="00455AF4" w14:paraId="4CEBFD31" w14:textId="77777777" w:rsidTr="0017490D">
        <w:tc>
          <w:tcPr>
            <w:tcW w:w="1696" w:type="dxa"/>
          </w:tcPr>
          <w:p w14:paraId="0E4FA1EC" w14:textId="77777777" w:rsidR="00A65FAA" w:rsidRPr="00455AF4" w:rsidRDefault="00A65FAA" w:rsidP="00A65FAA">
            <w:pPr>
              <w:spacing w:line="360" w:lineRule="auto"/>
              <w:rPr>
                <w:moveFrom w:id="1126" w:author="Alex Popescu" w:date="2024-09-26T21:09:00Z" w16du:dateUtc="2024-09-27T01:09:00Z"/>
                <w:rFonts w:eastAsia="Times New Roman" w:cs="Times New Roman"/>
                <w:b/>
                <w:bCs/>
                <w:szCs w:val="24"/>
                <w:lang w:eastAsia="en-CA"/>
              </w:rPr>
            </w:pPr>
          </w:p>
        </w:tc>
        <w:tc>
          <w:tcPr>
            <w:tcW w:w="5103" w:type="dxa"/>
          </w:tcPr>
          <w:p w14:paraId="2003860C" w14:textId="77777777" w:rsidR="00A65FAA" w:rsidRPr="00455AF4" w:rsidRDefault="00A65FAA" w:rsidP="00A65FAA">
            <w:pPr>
              <w:spacing w:line="360" w:lineRule="auto"/>
              <w:rPr>
                <w:moveFrom w:id="1127" w:author="Alex Popescu" w:date="2024-09-26T21:09:00Z" w16du:dateUtc="2024-09-27T01:09:00Z"/>
                <w:rFonts w:eastAsia="Times New Roman" w:cs="Times New Roman"/>
                <w:szCs w:val="24"/>
                <w:lang w:eastAsia="en-CA"/>
              </w:rPr>
            </w:pPr>
            <w:moveFrom w:id="1128" w:author="Alex Popescu" w:date="2024-09-26T21:09:00Z" w16du:dateUtc="2024-09-27T01:09:00Z">
              <w:r w:rsidRPr="00455AF4">
                <w:rPr>
                  <w:rFonts w:eastAsia="Times New Roman" w:cs="Times New Roman"/>
                  <w:szCs w:val="24"/>
                  <w:lang w:eastAsia="en-CA"/>
                </w:rPr>
                <w:t>Maturity</w:t>
              </w:r>
            </w:moveFrom>
          </w:p>
        </w:tc>
        <w:tc>
          <w:tcPr>
            <w:tcW w:w="2551" w:type="dxa"/>
          </w:tcPr>
          <w:p w14:paraId="423A2D63" w14:textId="77777777" w:rsidR="00A65FAA" w:rsidRPr="00455AF4" w:rsidRDefault="00A65FAA" w:rsidP="00A65FAA">
            <w:pPr>
              <w:spacing w:line="360" w:lineRule="auto"/>
              <w:jc w:val="right"/>
              <w:rPr>
                <w:moveFrom w:id="1129" w:author="Alex Popescu" w:date="2024-09-26T21:09:00Z" w16du:dateUtc="2024-09-27T01:09:00Z"/>
                <w:rFonts w:eastAsia="Times New Roman" w:cs="Times New Roman"/>
                <w:szCs w:val="24"/>
                <w:lang w:eastAsia="en-CA"/>
              </w:rPr>
            </w:pPr>
            <w:moveFrom w:id="1130" w:author="Alex Popescu" w:date="2024-09-26T21:09:00Z" w16du:dateUtc="2024-09-27T01:09:00Z">
              <w:r w:rsidRPr="00455AF4">
                <w:rPr>
                  <w:rFonts w:eastAsia="Times New Roman" w:cs="Times New Roman"/>
                  <w:szCs w:val="24"/>
                  <w:lang w:eastAsia="en-CA"/>
                </w:rPr>
                <w:t>7</w:t>
              </w:r>
            </w:moveFrom>
          </w:p>
        </w:tc>
      </w:tr>
      <w:tr w:rsidR="00A65FAA" w:rsidRPr="0019114E" w14:paraId="31EFFAAF" w14:textId="77777777" w:rsidTr="0017490D">
        <w:tc>
          <w:tcPr>
            <w:tcW w:w="1696" w:type="dxa"/>
            <w:shd w:val="clear" w:color="auto" w:fill="F2F2F2"/>
          </w:tcPr>
          <w:p w14:paraId="145D0C8E" w14:textId="77777777" w:rsidR="00A65FAA" w:rsidRPr="00455AF4" w:rsidRDefault="00A65FAA" w:rsidP="00A65FAA">
            <w:pPr>
              <w:spacing w:line="360" w:lineRule="auto"/>
              <w:rPr>
                <w:moveFrom w:id="1131" w:author="Alex Popescu" w:date="2024-09-26T21:09:00Z" w16du:dateUtc="2024-09-27T01:09:00Z"/>
                <w:rFonts w:eastAsia="Times New Roman" w:cs="Times New Roman"/>
                <w:b/>
                <w:bCs/>
                <w:szCs w:val="24"/>
                <w:lang w:eastAsia="en-CA"/>
              </w:rPr>
            </w:pPr>
          </w:p>
        </w:tc>
        <w:tc>
          <w:tcPr>
            <w:tcW w:w="5103" w:type="dxa"/>
            <w:shd w:val="clear" w:color="auto" w:fill="F2F2F2"/>
          </w:tcPr>
          <w:p w14:paraId="50B76F90" w14:textId="77777777" w:rsidR="00A65FAA" w:rsidRPr="00455AF4" w:rsidRDefault="00A65FAA" w:rsidP="00A65FAA">
            <w:pPr>
              <w:spacing w:line="360" w:lineRule="auto"/>
              <w:rPr>
                <w:moveFrom w:id="1132" w:author="Alex Popescu" w:date="2024-09-26T21:09:00Z" w16du:dateUtc="2024-09-27T01:09:00Z"/>
                <w:rFonts w:eastAsia="Times New Roman" w:cs="Times New Roman"/>
                <w:szCs w:val="24"/>
                <w:lang w:eastAsia="en-CA"/>
              </w:rPr>
            </w:pPr>
            <w:moveFrom w:id="1133" w:author="Alex Popescu" w:date="2024-09-26T21:09:00Z" w16du:dateUtc="2024-09-27T01:09:00Z">
              <w:r w:rsidRPr="00455AF4">
                <w:rPr>
                  <w:rFonts w:eastAsia="Times New Roman" w:cs="Times New Roman"/>
                  <w:szCs w:val="24"/>
                  <w:lang w:eastAsia="en-CA"/>
                </w:rPr>
                <w:t>Satiation</w:t>
              </w:r>
            </w:moveFrom>
          </w:p>
        </w:tc>
        <w:tc>
          <w:tcPr>
            <w:tcW w:w="2551" w:type="dxa"/>
            <w:shd w:val="clear" w:color="auto" w:fill="F2F2F2"/>
          </w:tcPr>
          <w:p w14:paraId="283FC832" w14:textId="77777777" w:rsidR="00A65FAA" w:rsidRPr="00455AF4" w:rsidRDefault="00A65FAA" w:rsidP="00A65FAA">
            <w:pPr>
              <w:spacing w:line="360" w:lineRule="auto"/>
              <w:jc w:val="right"/>
              <w:rPr>
                <w:moveFrom w:id="1134" w:author="Alex Popescu" w:date="2024-09-26T21:09:00Z" w16du:dateUtc="2024-09-27T01:09:00Z"/>
                <w:rFonts w:eastAsia="Times New Roman" w:cs="Times New Roman"/>
                <w:szCs w:val="24"/>
                <w:lang w:eastAsia="en-CA"/>
              </w:rPr>
            </w:pPr>
            <w:moveFrom w:id="1135" w:author="Alex Popescu" w:date="2024-09-26T21:09:00Z" w16du:dateUtc="2024-09-27T01:09:00Z">
              <w:r w:rsidRPr="00455AF4">
                <w:rPr>
                  <w:rFonts w:eastAsia="Times New Roman" w:cs="Times New Roman"/>
                  <w:szCs w:val="24"/>
                  <w:lang w:eastAsia="en-CA"/>
                </w:rPr>
                <w:t>8</w:t>
              </w:r>
            </w:moveFrom>
          </w:p>
        </w:tc>
      </w:tr>
      <w:tr w:rsidR="00A65FAA" w:rsidRPr="00455AF4" w14:paraId="3748FB51" w14:textId="77777777" w:rsidTr="0017490D">
        <w:tc>
          <w:tcPr>
            <w:tcW w:w="1696" w:type="dxa"/>
          </w:tcPr>
          <w:p w14:paraId="5E70E137" w14:textId="77777777" w:rsidR="00A65FAA" w:rsidRPr="00455AF4" w:rsidRDefault="00A65FAA" w:rsidP="00A65FAA">
            <w:pPr>
              <w:spacing w:line="360" w:lineRule="auto"/>
              <w:rPr>
                <w:moveFrom w:id="1136" w:author="Alex Popescu" w:date="2024-09-26T21:09:00Z" w16du:dateUtc="2024-09-27T01:09:00Z"/>
                <w:rFonts w:eastAsia="Times New Roman" w:cs="Times New Roman"/>
                <w:b/>
                <w:bCs/>
                <w:szCs w:val="24"/>
                <w:lang w:eastAsia="en-CA"/>
              </w:rPr>
            </w:pPr>
          </w:p>
        </w:tc>
        <w:tc>
          <w:tcPr>
            <w:tcW w:w="5103" w:type="dxa"/>
          </w:tcPr>
          <w:p w14:paraId="2B7CEC6C" w14:textId="77777777" w:rsidR="00A65FAA" w:rsidRPr="00455AF4" w:rsidRDefault="00A65FAA" w:rsidP="00A65FAA">
            <w:pPr>
              <w:spacing w:line="360" w:lineRule="auto"/>
              <w:rPr>
                <w:moveFrom w:id="1137" w:author="Alex Popescu" w:date="2024-09-26T21:09:00Z" w16du:dateUtc="2024-09-27T01:09:00Z"/>
                <w:rFonts w:eastAsia="Times New Roman" w:cs="Times New Roman"/>
                <w:szCs w:val="24"/>
                <w:lang w:eastAsia="en-CA"/>
              </w:rPr>
            </w:pPr>
            <w:moveFrom w:id="1138" w:author="Alex Popescu" w:date="2024-09-26T21:09:00Z" w16du:dateUtc="2024-09-27T01:09:00Z">
              <w:r w:rsidRPr="00455AF4">
                <w:rPr>
                  <w:rFonts w:eastAsia="Times New Roman" w:cs="Times New Roman"/>
                  <w:szCs w:val="24"/>
                  <w:lang w:eastAsia="en-CA"/>
                </w:rPr>
                <w:t>Sex</w:t>
              </w:r>
            </w:moveFrom>
          </w:p>
        </w:tc>
        <w:tc>
          <w:tcPr>
            <w:tcW w:w="2551" w:type="dxa"/>
          </w:tcPr>
          <w:p w14:paraId="7286C538" w14:textId="77777777" w:rsidR="00A65FAA" w:rsidRPr="00455AF4" w:rsidRDefault="00A65FAA" w:rsidP="00A65FAA">
            <w:pPr>
              <w:spacing w:line="360" w:lineRule="auto"/>
              <w:jc w:val="right"/>
              <w:rPr>
                <w:moveFrom w:id="1139" w:author="Alex Popescu" w:date="2024-09-26T21:09:00Z" w16du:dateUtc="2024-09-27T01:09:00Z"/>
                <w:rFonts w:eastAsia="Times New Roman" w:cs="Times New Roman"/>
                <w:szCs w:val="24"/>
                <w:lang w:eastAsia="en-CA"/>
              </w:rPr>
            </w:pPr>
            <w:moveFrom w:id="1140" w:author="Alex Popescu" w:date="2024-09-26T21:09:00Z" w16du:dateUtc="2024-09-27T01:09:00Z">
              <w:r w:rsidRPr="00455AF4">
                <w:rPr>
                  <w:rFonts w:eastAsia="Times New Roman" w:cs="Times New Roman"/>
                  <w:szCs w:val="24"/>
                  <w:lang w:eastAsia="en-CA"/>
                </w:rPr>
                <w:t>17</w:t>
              </w:r>
            </w:moveFrom>
          </w:p>
        </w:tc>
      </w:tr>
      <w:tr w:rsidR="00A65FAA" w:rsidRPr="00455AF4" w14:paraId="2C6988F8" w14:textId="77777777" w:rsidTr="0017490D">
        <w:trPr>
          <w:trHeight w:val="486"/>
        </w:trPr>
        <w:tc>
          <w:tcPr>
            <w:tcW w:w="1696" w:type="dxa"/>
          </w:tcPr>
          <w:p w14:paraId="05DE2394" w14:textId="77777777" w:rsidR="00A65FAA" w:rsidRPr="00455AF4" w:rsidRDefault="00A65FAA" w:rsidP="00A65FAA">
            <w:pPr>
              <w:spacing w:before="240"/>
              <w:rPr>
                <w:moveFrom w:id="1141" w:author="Alex Popescu" w:date="2024-09-26T21:09:00Z" w16du:dateUtc="2024-09-27T01:09:00Z"/>
                <w:rFonts w:eastAsia="Times New Roman" w:cs="Times New Roman"/>
                <w:b/>
                <w:bCs/>
                <w:szCs w:val="24"/>
                <w:lang w:eastAsia="en-CA"/>
              </w:rPr>
            </w:pPr>
            <w:moveFrom w:id="1142" w:author="Alex Popescu" w:date="2024-09-26T21:09:00Z" w16du:dateUtc="2024-09-27T01:09:00Z">
              <w:r w:rsidRPr="00455AF4">
                <w:rPr>
                  <w:rFonts w:eastAsia="Times New Roman" w:cs="Times New Roman"/>
                  <w:b/>
                  <w:bCs/>
                  <w:szCs w:val="24"/>
                  <w:lang w:eastAsia="en-CA"/>
                </w:rPr>
                <w:t>Extrinsic</w:t>
              </w:r>
            </w:moveFrom>
          </w:p>
          <w:p w14:paraId="36078D61" w14:textId="77777777" w:rsidR="00A65FAA" w:rsidRPr="00455AF4" w:rsidRDefault="00000000" w:rsidP="00A65FAA">
            <w:pPr>
              <w:rPr>
                <w:moveFrom w:id="1143" w:author="Alex Popescu" w:date="2024-09-26T21:09:00Z" w16du:dateUtc="2024-09-27T01:09:00Z"/>
                <w:rFonts w:eastAsia="Times New Roman" w:cs="Times New Roman"/>
                <w:b/>
                <w:bCs/>
                <w:szCs w:val="24"/>
                <w:lang w:eastAsia="en-CA"/>
              </w:rPr>
            </w:pPr>
            <w:moveFrom w:id="1144" w:author="Alex Popescu" w:date="2024-09-26T21:09:00Z" w16du:dateUtc="2024-09-27T01:09:00Z">
              <w:r>
                <w:rPr>
                  <w:rFonts w:eastAsia="Times New Roman" w:cs="Times New Roman"/>
                  <w:b/>
                  <w:bCs/>
                  <w:noProof/>
                  <w:kern w:val="0"/>
                  <w:szCs w:val="24"/>
                  <w:lang w:eastAsia="en-CA"/>
                  <w14:ligatures w14:val="none"/>
                </w:rPr>
                <w:pict w14:anchorId="3391984B">
                  <v:rect id="_x0000_i1034" alt="" style="width:462.85pt;height:1.5pt;mso-width-percent:0;mso-height-percent:0;mso-width-percent:0;mso-height-percent:0" o:hrpct="989" o:hralign="center" o:hrstd="t" o:hr="t" fillcolor="#a0a0a0" stroked="f"/>
                </w:pict>
              </w:r>
            </w:moveFrom>
          </w:p>
        </w:tc>
        <w:tc>
          <w:tcPr>
            <w:tcW w:w="5103" w:type="dxa"/>
          </w:tcPr>
          <w:p w14:paraId="5AC786F2" w14:textId="77777777" w:rsidR="00A65FAA" w:rsidRPr="00455AF4" w:rsidRDefault="00A65FAA" w:rsidP="00A65FAA">
            <w:pPr>
              <w:spacing w:before="240"/>
              <w:rPr>
                <w:moveFrom w:id="1145" w:author="Alex Popescu" w:date="2024-09-26T21:09:00Z" w16du:dateUtc="2024-09-27T01:09:00Z"/>
                <w:rFonts w:eastAsia="Times New Roman" w:cs="Times New Roman"/>
                <w:b/>
                <w:bCs/>
                <w:szCs w:val="24"/>
                <w:lang w:eastAsia="en-CA"/>
              </w:rPr>
            </w:pPr>
          </w:p>
          <w:p w14:paraId="3390E169" w14:textId="77777777" w:rsidR="00A65FAA" w:rsidRPr="00455AF4" w:rsidRDefault="00000000" w:rsidP="00A65FAA">
            <w:pPr>
              <w:rPr>
                <w:moveFrom w:id="1146" w:author="Alex Popescu" w:date="2024-09-26T21:09:00Z" w16du:dateUtc="2024-09-27T01:09:00Z"/>
                <w:rFonts w:eastAsia="Times New Roman" w:cs="Times New Roman"/>
                <w:szCs w:val="24"/>
                <w:lang w:eastAsia="en-CA"/>
              </w:rPr>
            </w:pPr>
            <w:moveFrom w:id="1147" w:author="Alex Popescu" w:date="2024-09-26T21:09:00Z" w16du:dateUtc="2024-09-27T01:09:00Z">
              <w:r>
                <w:rPr>
                  <w:rFonts w:eastAsia="Times New Roman" w:cs="Times New Roman"/>
                  <w:b/>
                  <w:bCs/>
                  <w:noProof/>
                  <w:kern w:val="0"/>
                  <w:szCs w:val="24"/>
                  <w:lang w:eastAsia="en-CA"/>
                  <w14:ligatures w14:val="none"/>
                </w:rPr>
                <w:pict w14:anchorId="738C32C2">
                  <v:rect id="_x0000_i1035" alt="" style="width:462.85pt;height:1.5pt;mso-width-percent:0;mso-height-percent:0;mso-width-percent:0;mso-height-percent:0" o:hrpct="989" o:hralign="center" o:hrstd="t" o:hr="t" fillcolor="#a0a0a0" stroked="f"/>
                </w:pict>
              </w:r>
            </w:moveFrom>
          </w:p>
        </w:tc>
        <w:tc>
          <w:tcPr>
            <w:tcW w:w="2551" w:type="dxa"/>
          </w:tcPr>
          <w:p w14:paraId="58243769" w14:textId="77777777" w:rsidR="00A65FAA" w:rsidRPr="00455AF4" w:rsidRDefault="00A65FAA" w:rsidP="00A65FAA">
            <w:pPr>
              <w:spacing w:before="240"/>
              <w:rPr>
                <w:moveFrom w:id="1148" w:author="Alex Popescu" w:date="2024-09-26T21:09:00Z" w16du:dateUtc="2024-09-27T01:09:00Z"/>
                <w:rFonts w:eastAsia="Times New Roman" w:cs="Times New Roman"/>
                <w:b/>
                <w:bCs/>
                <w:szCs w:val="24"/>
                <w:lang w:eastAsia="en-CA"/>
              </w:rPr>
            </w:pPr>
          </w:p>
          <w:p w14:paraId="006E8ED1" w14:textId="77777777" w:rsidR="00A65FAA" w:rsidRPr="00455AF4" w:rsidRDefault="00000000" w:rsidP="00A65FAA">
            <w:pPr>
              <w:jc w:val="right"/>
              <w:rPr>
                <w:moveFrom w:id="1149" w:author="Alex Popescu" w:date="2024-09-26T21:09:00Z" w16du:dateUtc="2024-09-27T01:09:00Z"/>
                <w:rFonts w:eastAsia="Times New Roman" w:cs="Times New Roman"/>
                <w:szCs w:val="24"/>
                <w:lang w:eastAsia="en-CA"/>
              </w:rPr>
            </w:pPr>
            <w:moveFrom w:id="1150" w:author="Alex Popescu" w:date="2024-09-26T21:09:00Z" w16du:dateUtc="2024-09-27T01:09:00Z">
              <w:r>
                <w:rPr>
                  <w:rFonts w:eastAsia="Times New Roman" w:cs="Times New Roman"/>
                  <w:b/>
                  <w:bCs/>
                  <w:noProof/>
                  <w:kern w:val="0"/>
                  <w:szCs w:val="24"/>
                  <w:lang w:eastAsia="en-CA"/>
                  <w14:ligatures w14:val="none"/>
                </w:rPr>
                <w:pict w14:anchorId="6484418C">
                  <v:rect id="_x0000_i1036" alt="" style="width:462.85pt;height:1.5pt;mso-width-percent:0;mso-height-percent:0;mso-width-percent:0;mso-height-percent:0" o:hrpct="989" o:hralign="center" o:hrstd="t" o:hr="t" fillcolor="#a0a0a0" stroked="f"/>
                </w:pict>
              </w:r>
            </w:moveFrom>
          </w:p>
        </w:tc>
      </w:tr>
      <w:tr w:rsidR="00A65FAA" w:rsidRPr="0019114E" w14:paraId="691D982A" w14:textId="77777777" w:rsidTr="0017490D">
        <w:tc>
          <w:tcPr>
            <w:tcW w:w="1696" w:type="dxa"/>
            <w:shd w:val="clear" w:color="auto" w:fill="F2F2F2"/>
          </w:tcPr>
          <w:p w14:paraId="67B86FE7" w14:textId="77777777" w:rsidR="00A65FAA" w:rsidRPr="00455AF4" w:rsidRDefault="00A65FAA" w:rsidP="00A65FAA">
            <w:pPr>
              <w:rPr>
                <w:moveFrom w:id="1151" w:author="Alex Popescu" w:date="2024-09-26T21:09:00Z" w16du:dateUtc="2024-09-27T01:09:00Z"/>
                <w:rFonts w:eastAsia="Times New Roman" w:cs="Times New Roman"/>
                <w:b/>
                <w:bCs/>
                <w:szCs w:val="24"/>
                <w:lang w:eastAsia="en-CA"/>
              </w:rPr>
            </w:pPr>
          </w:p>
        </w:tc>
        <w:tc>
          <w:tcPr>
            <w:tcW w:w="5103" w:type="dxa"/>
            <w:shd w:val="clear" w:color="auto" w:fill="F2F2F2"/>
          </w:tcPr>
          <w:p w14:paraId="29A9E625" w14:textId="77777777" w:rsidR="00A65FAA" w:rsidRPr="00455AF4" w:rsidRDefault="00A65FAA" w:rsidP="00A65FAA">
            <w:pPr>
              <w:rPr>
                <w:moveFrom w:id="1152" w:author="Alex Popescu" w:date="2024-09-26T21:09:00Z" w16du:dateUtc="2024-09-27T01:09:00Z"/>
                <w:rFonts w:eastAsia="Times New Roman" w:cs="Times New Roman"/>
                <w:szCs w:val="24"/>
                <w:lang w:eastAsia="en-CA"/>
              </w:rPr>
            </w:pPr>
            <w:moveFrom w:id="1153" w:author="Alex Popescu" w:date="2024-09-26T21:09:00Z" w16du:dateUtc="2024-09-27T01:09:00Z">
              <w:r w:rsidRPr="00455AF4">
                <w:rPr>
                  <w:rFonts w:eastAsia="Times New Roman" w:cs="Times New Roman"/>
                  <w:szCs w:val="24"/>
                  <w:lang w:eastAsia="en-CA"/>
                </w:rPr>
                <w:t>Anthropogenic disturbances</w:t>
              </w:r>
            </w:moveFrom>
          </w:p>
        </w:tc>
        <w:tc>
          <w:tcPr>
            <w:tcW w:w="2551" w:type="dxa"/>
            <w:shd w:val="clear" w:color="auto" w:fill="F2F2F2"/>
          </w:tcPr>
          <w:p w14:paraId="75EEE6EA" w14:textId="77777777" w:rsidR="00A65FAA" w:rsidRPr="00455AF4" w:rsidRDefault="00A65FAA" w:rsidP="00A65FAA">
            <w:pPr>
              <w:spacing w:line="360" w:lineRule="auto"/>
              <w:jc w:val="right"/>
              <w:rPr>
                <w:moveFrom w:id="1154" w:author="Alex Popescu" w:date="2024-09-26T21:09:00Z" w16du:dateUtc="2024-09-27T01:09:00Z"/>
                <w:rFonts w:eastAsia="Times New Roman" w:cs="Times New Roman"/>
                <w:szCs w:val="24"/>
                <w:lang w:eastAsia="en-CA"/>
              </w:rPr>
            </w:pPr>
            <w:moveFrom w:id="1155" w:author="Alex Popescu" w:date="2024-09-26T21:09:00Z" w16du:dateUtc="2024-09-27T01:09:00Z">
              <w:r w:rsidRPr="00455AF4">
                <w:rPr>
                  <w:rFonts w:eastAsia="Times New Roman" w:cs="Times New Roman"/>
                  <w:szCs w:val="24"/>
                  <w:lang w:eastAsia="en-CA"/>
                </w:rPr>
                <w:t>4</w:t>
              </w:r>
            </w:moveFrom>
          </w:p>
        </w:tc>
      </w:tr>
      <w:tr w:rsidR="00A65FAA" w:rsidRPr="00455AF4" w14:paraId="028F3F4E" w14:textId="77777777" w:rsidTr="0017490D">
        <w:tc>
          <w:tcPr>
            <w:tcW w:w="1696" w:type="dxa"/>
          </w:tcPr>
          <w:p w14:paraId="2F637886" w14:textId="77777777" w:rsidR="00A65FAA" w:rsidRPr="00455AF4" w:rsidRDefault="00A65FAA" w:rsidP="00A65FAA">
            <w:pPr>
              <w:rPr>
                <w:moveFrom w:id="1156" w:author="Alex Popescu" w:date="2024-09-26T21:09:00Z" w16du:dateUtc="2024-09-27T01:09:00Z"/>
                <w:rFonts w:eastAsia="Times New Roman" w:cs="Times New Roman"/>
                <w:b/>
                <w:bCs/>
                <w:szCs w:val="24"/>
                <w:lang w:eastAsia="en-CA"/>
              </w:rPr>
            </w:pPr>
          </w:p>
        </w:tc>
        <w:tc>
          <w:tcPr>
            <w:tcW w:w="5103" w:type="dxa"/>
          </w:tcPr>
          <w:p w14:paraId="16136A6C" w14:textId="77777777" w:rsidR="00A65FAA" w:rsidRPr="00455AF4" w:rsidRDefault="00A65FAA" w:rsidP="00A65FAA">
            <w:pPr>
              <w:rPr>
                <w:moveFrom w:id="1157" w:author="Alex Popescu" w:date="2024-09-26T21:09:00Z" w16du:dateUtc="2024-09-27T01:09:00Z"/>
                <w:rFonts w:eastAsia="Times New Roman" w:cs="Times New Roman"/>
                <w:szCs w:val="24"/>
                <w:lang w:eastAsia="en-CA"/>
              </w:rPr>
            </w:pPr>
            <w:moveFrom w:id="1158" w:author="Alex Popescu" w:date="2024-09-26T21:09:00Z" w16du:dateUtc="2024-09-27T01:09:00Z">
              <w:r w:rsidRPr="00455AF4">
                <w:rPr>
                  <w:rFonts w:eastAsia="Times New Roman" w:cs="Times New Roman"/>
                  <w:szCs w:val="24"/>
                  <w:lang w:eastAsia="en-CA"/>
                </w:rPr>
                <w:t>Breeding period</w:t>
              </w:r>
            </w:moveFrom>
          </w:p>
        </w:tc>
        <w:tc>
          <w:tcPr>
            <w:tcW w:w="2551" w:type="dxa"/>
          </w:tcPr>
          <w:p w14:paraId="01E67E7D" w14:textId="77777777" w:rsidR="00A65FAA" w:rsidRPr="00455AF4" w:rsidRDefault="00A65FAA" w:rsidP="00A65FAA">
            <w:pPr>
              <w:spacing w:line="360" w:lineRule="auto"/>
              <w:jc w:val="right"/>
              <w:rPr>
                <w:moveFrom w:id="1159" w:author="Alex Popescu" w:date="2024-09-26T21:09:00Z" w16du:dateUtc="2024-09-27T01:09:00Z"/>
                <w:rFonts w:eastAsia="Times New Roman" w:cs="Times New Roman"/>
                <w:szCs w:val="24"/>
                <w:lang w:eastAsia="en-CA"/>
              </w:rPr>
            </w:pPr>
            <w:moveFrom w:id="1160" w:author="Alex Popescu" w:date="2024-09-26T21:09:00Z" w16du:dateUtc="2024-09-27T01:09:00Z">
              <w:r w:rsidRPr="00455AF4">
                <w:rPr>
                  <w:rFonts w:eastAsia="Times New Roman" w:cs="Times New Roman"/>
                  <w:szCs w:val="24"/>
                  <w:lang w:eastAsia="en-CA"/>
                </w:rPr>
                <w:t>2</w:t>
              </w:r>
            </w:moveFrom>
          </w:p>
        </w:tc>
      </w:tr>
      <w:tr w:rsidR="00A65FAA" w:rsidRPr="0019114E" w14:paraId="7C46CD26" w14:textId="77777777" w:rsidTr="0017490D">
        <w:tc>
          <w:tcPr>
            <w:tcW w:w="1696" w:type="dxa"/>
            <w:shd w:val="clear" w:color="auto" w:fill="F2F2F2"/>
          </w:tcPr>
          <w:p w14:paraId="4C7C482A" w14:textId="77777777" w:rsidR="00A65FAA" w:rsidRPr="00455AF4" w:rsidRDefault="00A65FAA" w:rsidP="00A65FAA">
            <w:pPr>
              <w:rPr>
                <w:moveFrom w:id="1161" w:author="Alex Popescu" w:date="2024-09-26T21:09:00Z" w16du:dateUtc="2024-09-27T01:09:00Z"/>
                <w:rFonts w:eastAsia="Times New Roman" w:cs="Times New Roman"/>
                <w:b/>
                <w:bCs/>
                <w:szCs w:val="24"/>
                <w:lang w:eastAsia="en-CA"/>
              </w:rPr>
            </w:pPr>
          </w:p>
        </w:tc>
        <w:tc>
          <w:tcPr>
            <w:tcW w:w="5103" w:type="dxa"/>
            <w:shd w:val="clear" w:color="auto" w:fill="F2F2F2"/>
          </w:tcPr>
          <w:p w14:paraId="56E93FE7" w14:textId="77777777" w:rsidR="00A65FAA" w:rsidRPr="00455AF4" w:rsidRDefault="00A65FAA" w:rsidP="00A65FAA">
            <w:pPr>
              <w:rPr>
                <w:moveFrom w:id="1162" w:author="Alex Popescu" w:date="2024-09-26T21:09:00Z" w16du:dateUtc="2024-09-27T01:09:00Z"/>
                <w:rFonts w:eastAsia="Times New Roman" w:cs="Times New Roman"/>
                <w:szCs w:val="24"/>
                <w:lang w:eastAsia="en-CA"/>
              </w:rPr>
            </w:pPr>
            <w:moveFrom w:id="1163" w:author="Alex Popescu" w:date="2024-09-26T21:09:00Z" w16du:dateUtc="2024-09-27T01:09:00Z">
              <w:r w:rsidRPr="00455AF4">
                <w:rPr>
                  <w:rFonts w:eastAsia="Times New Roman" w:cs="Times New Roman"/>
                  <w:szCs w:val="24"/>
                  <w:lang w:eastAsia="en-CA"/>
                </w:rPr>
                <w:t>Dominance</w:t>
              </w:r>
            </w:moveFrom>
          </w:p>
        </w:tc>
        <w:tc>
          <w:tcPr>
            <w:tcW w:w="2551" w:type="dxa"/>
            <w:shd w:val="clear" w:color="auto" w:fill="F2F2F2"/>
          </w:tcPr>
          <w:p w14:paraId="4D457282" w14:textId="77777777" w:rsidR="00A65FAA" w:rsidRPr="00455AF4" w:rsidRDefault="00A65FAA" w:rsidP="00A65FAA">
            <w:pPr>
              <w:spacing w:line="360" w:lineRule="auto"/>
              <w:jc w:val="right"/>
              <w:rPr>
                <w:moveFrom w:id="1164" w:author="Alex Popescu" w:date="2024-09-26T21:09:00Z" w16du:dateUtc="2024-09-27T01:09:00Z"/>
                <w:rFonts w:eastAsia="Times New Roman" w:cs="Times New Roman"/>
                <w:szCs w:val="24"/>
                <w:lang w:eastAsia="en-CA"/>
              </w:rPr>
            </w:pPr>
            <w:moveFrom w:id="1165" w:author="Alex Popescu" w:date="2024-09-26T21:09:00Z" w16du:dateUtc="2024-09-27T01:09:00Z">
              <w:r w:rsidRPr="00455AF4">
                <w:rPr>
                  <w:rFonts w:eastAsia="Times New Roman" w:cs="Times New Roman"/>
                  <w:szCs w:val="24"/>
                  <w:lang w:eastAsia="en-CA"/>
                </w:rPr>
                <w:t>12</w:t>
              </w:r>
            </w:moveFrom>
          </w:p>
        </w:tc>
      </w:tr>
      <w:tr w:rsidR="00A65FAA" w:rsidRPr="0019114E" w14:paraId="4A411FBB" w14:textId="77777777" w:rsidTr="0017490D">
        <w:tc>
          <w:tcPr>
            <w:tcW w:w="1696" w:type="dxa"/>
            <w:shd w:val="clear" w:color="auto" w:fill="FFFFFF"/>
          </w:tcPr>
          <w:p w14:paraId="43392889" w14:textId="77777777" w:rsidR="00A65FAA" w:rsidRPr="00455AF4" w:rsidRDefault="00A65FAA" w:rsidP="00A65FAA">
            <w:pPr>
              <w:rPr>
                <w:moveFrom w:id="1166" w:author="Alex Popescu" w:date="2024-09-26T21:09:00Z" w16du:dateUtc="2024-09-27T01:09:00Z"/>
                <w:rFonts w:eastAsia="Times New Roman" w:cs="Times New Roman"/>
                <w:b/>
                <w:bCs/>
                <w:szCs w:val="24"/>
                <w:lang w:eastAsia="en-CA"/>
              </w:rPr>
            </w:pPr>
          </w:p>
        </w:tc>
        <w:tc>
          <w:tcPr>
            <w:tcW w:w="5103" w:type="dxa"/>
            <w:shd w:val="clear" w:color="auto" w:fill="FFFFFF"/>
          </w:tcPr>
          <w:p w14:paraId="02D4E1D2" w14:textId="77777777" w:rsidR="00A65FAA" w:rsidRPr="00455AF4" w:rsidRDefault="00A65FAA" w:rsidP="00A65FAA">
            <w:pPr>
              <w:rPr>
                <w:moveFrom w:id="1167" w:author="Alex Popescu" w:date="2024-09-26T21:09:00Z" w16du:dateUtc="2024-09-27T01:09:00Z"/>
                <w:rFonts w:eastAsia="Times New Roman" w:cs="Times New Roman"/>
                <w:szCs w:val="24"/>
                <w:lang w:eastAsia="en-CA"/>
              </w:rPr>
            </w:pPr>
            <w:moveFrom w:id="1168" w:author="Alex Popescu" w:date="2024-09-26T21:09:00Z" w16du:dateUtc="2024-09-27T01:09:00Z">
              <w:r w:rsidRPr="00455AF4">
                <w:rPr>
                  <w:rFonts w:eastAsia="Times New Roman" w:cs="Times New Roman"/>
                  <w:szCs w:val="24"/>
                  <w:lang w:eastAsia="en-CA"/>
                </w:rPr>
                <w:t>Drought</w:t>
              </w:r>
            </w:moveFrom>
          </w:p>
        </w:tc>
        <w:tc>
          <w:tcPr>
            <w:tcW w:w="2551" w:type="dxa"/>
            <w:shd w:val="clear" w:color="auto" w:fill="FFFFFF"/>
          </w:tcPr>
          <w:p w14:paraId="3BE7E4CB" w14:textId="77777777" w:rsidR="00A65FAA" w:rsidRPr="00455AF4" w:rsidRDefault="00A65FAA" w:rsidP="00A65FAA">
            <w:pPr>
              <w:spacing w:line="360" w:lineRule="auto"/>
              <w:jc w:val="right"/>
              <w:rPr>
                <w:moveFrom w:id="1169" w:author="Alex Popescu" w:date="2024-09-26T21:09:00Z" w16du:dateUtc="2024-09-27T01:09:00Z"/>
                <w:rFonts w:eastAsia="Times New Roman" w:cs="Times New Roman"/>
                <w:szCs w:val="24"/>
                <w:lang w:eastAsia="en-CA"/>
              </w:rPr>
            </w:pPr>
            <w:moveFrom w:id="1170" w:author="Alex Popescu" w:date="2024-09-26T21:09:00Z" w16du:dateUtc="2024-09-27T01:09:00Z">
              <w:r w:rsidRPr="00455AF4">
                <w:rPr>
                  <w:rFonts w:eastAsia="Times New Roman" w:cs="Times New Roman"/>
                  <w:szCs w:val="24"/>
                  <w:lang w:eastAsia="en-CA"/>
                </w:rPr>
                <w:t>1</w:t>
              </w:r>
            </w:moveFrom>
          </w:p>
        </w:tc>
      </w:tr>
      <w:tr w:rsidR="00A65FAA" w:rsidRPr="0019114E" w14:paraId="128EB6AB" w14:textId="77777777" w:rsidTr="0017490D">
        <w:tc>
          <w:tcPr>
            <w:tcW w:w="1696" w:type="dxa"/>
            <w:shd w:val="clear" w:color="auto" w:fill="F2F2F2"/>
          </w:tcPr>
          <w:p w14:paraId="3F6B2D90" w14:textId="77777777" w:rsidR="00A65FAA" w:rsidRPr="00455AF4" w:rsidRDefault="00A65FAA" w:rsidP="00A65FAA">
            <w:pPr>
              <w:rPr>
                <w:moveFrom w:id="1171" w:author="Alex Popescu" w:date="2024-09-26T21:09:00Z" w16du:dateUtc="2024-09-27T01:09:00Z"/>
                <w:rFonts w:eastAsia="Times New Roman" w:cs="Times New Roman"/>
                <w:b/>
                <w:bCs/>
                <w:szCs w:val="24"/>
                <w:lang w:eastAsia="en-CA"/>
              </w:rPr>
            </w:pPr>
          </w:p>
        </w:tc>
        <w:tc>
          <w:tcPr>
            <w:tcW w:w="5103" w:type="dxa"/>
            <w:shd w:val="clear" w:color="auto" w:fill="F2F2F2"/>
          </w:tcPr>
          <w:p w14:paraId="0DBFC4FB" w14:textId="77777777" w:rsidR="00A65FAA" w:rsidRPr="00455AF4" w:rsidRDefault="00A65FAA" w:rsidP="00A65FAA">
            <w:pPr>
              <w:rPr>
                <w:moveFrom w:id="1172" w:author="Alex Popescu" w:date="2024-09-26T21:09:00Z" w16du:dateUtc="2024-09-27T01:09:00Z"/>
                <w:rFonts w:eastAsia="Times New Roman" w:cs="Times New Roman"/>
                <w:szCs w:val="24"/>
                <w:lang w:eastAsia="en-CA"/>
              </w:rPr>
            </w:pPr>
            <w:moveFrom w:id="1173" w:author="Alex Popescu" w:date="2024-09-26T21:09:00Z" w16du:dateUtc="2024-09-27T01:09:00Z">
              <w:r w:rsidRPr="00455AF4">
                <w:rPr>
                  <w:rFonts w:eastAsia="Times New Roman" w:cs="Times New Roman"/>
                  <w:szCs w:val="24"/>
                  <w:lang w:eastAsia="en-CA"/>
                </w:rPr>
                <w:t>Group activity</w:t>
              </w:r>
            </w:moveFrom>
          </w:p>
        </w:tc>
        <w:tc>
          <w:tcPr>
            <w:tcW w:w="2551" w:type="dxa"/>
            <w:shd w:val="clear" w:color="auto" w:fill="F2F2F2"/>
          </w:tcPr>
          <w:p w14:paraId="10F49898" w14:textId="77777777" w:rsidR="00A65FAA" w:rsidRPr="00455AF4" w:rsidRDefault="00A65FAA" w:rsidP="00A65FAA">
            <w:pPr>
              <w:spacing w:line="360" w:lineRule="auto"/>
              <w:jc w:val="right"/>
              <w:rPr>
                <w:moveFrom w:id="1174" w:author="Alex Popescu" w:date="2024-09-26T21:09:00Z" w16du:dateUtc="2024-09-27T01:09:00Z"/>
                <w:rFonts w:eastAsia="Times New Roman" w:cs="Times New Roman"/>
                <w:szCs w:val="24"/>
                <w:lang w:eastAsia="en-CA"/>
              </w:rPr>
            </w:pPr>
            <w:moveFrom w:id="1175" w:author="Alex Popescu" w:date="2024-09-26T21:09:00Z" w16du:dateUtc="2024-09-27T01:09:00Z">
              <w:r w:rsidRPr="00455AF4">
                <w:rPr>
                  <w:rFonts w:eastAsia="Times New Roman" w:cs="Times New Roman"/>
                  <w:szCs w:val="24"/>
                  <w:lang w:eastAsia="en-CA"/>
                </w:rPr>
                <w:t>1</w:t>
              </w:r>
            </w:moveFrom>
          </w:p>
        </w:tc>
      </w:tr>
      <w:tr w:rsidR="00A65FAA" w:rsidRPr="0019114E" w14:paraId="6F466693" w14:textId="77777777" w:rsidTr="0017490D">
        <w:tc>
          <w:tcPr>
            <w:tcW w:w="1696" w:type="dxa"/>
            <w:shd w:val="clear" w:color="auto" w:fill="FFFFFF"/>
          </w:tcPr>
          <w:p w14:paraId="0802817C" w14:textId="77777777" w:rsidR="00A65FAA" w:rsidRPr="00455AF4" w:rsidRDefault="00A65FAA" w:rsidP="00A65FAA">
            <w:pPr>
              <w:rPr>
                <w:moveFrom w:id="1176" w:author="Alex Popescu" w:date="2024-09-26T21:09:00Z" w16du:dateUtc="2024-09-27T01:09:00Z"/>
                <w:rFonts w:eastAsia="Times New Roman" w:cs="Times New Roman"/>
                <w:b/>
                <w:bCs/>
                <w:szCs w:val="24"/>
                <w:lang w:eastAsia="en-CA"/>
              </w:rPr>
            </w:pPr>
          </w:p>
        </w:tc>
        <w:tc>
          <w:tcPr>
            <w:tcW w:w="5103" w:type="dxa"/>
            <w:shd w:val="clear" w:color="auto" w:fill="FFFFFF"/>
          </w:tcPr>
          <w:p w14:paraId="632E30D6" w14:textId="77777777" w:rsidR="00A65FAA" w:rsidRPr="00455AF4" w:rsidRDefault="00A65FAA" w:rsidP="00A65FAA">
            <w:pPr>
              <w:rPr>
                <w:moveFrom w:id="1177" w:author="Alex Popescu" w:date="2024-09-26T21:09:00Z" w16du:dateUtc="2024-09-27T01:09:00Z"/>
                <w:rFonts w:eastAsia="Times New Roman" w:cs="Times New Roman"/>
                <w:szCs w:val="24"/>
                <w:lang w:eastAsia="en-CA"/>
              </w:rPr>
            </w:pPr>
            <w:moveFrom w:id="1178" w:author="Alex Popescu" w:date="2024-09-26T21:09:00Z" w16du:dateUtc="2024-09-27T01:09:00Z">
              <w:r w:rsidRPr="00455AF4">
                <w:rPr>
                  <w:rFonts w:eastAsia="Times New Roman" w:cs="Times New Roman"/>
                  <w:szCs w:val="24"/>
                  <w:lang w:eastAsia="en-CA"/>
                </w:rPr>
                <w:t>Group size</w:t>
              </w:r>
            </w:moveFrom>
          </w:p>
        </w:tc>
        <w:tc>
          <w:tcPr>
            <w:tcW w:w="2551" w:type="dxa"/>
            <w:shd w:val="clear" w:color="auto" w:fill="FFFFFF"/>
          </w:tcPr>
          <w:p w14:paraId="7E1463D2" w14:textId="77777777" w:rsidR="00A65FAA" w:rsidRPr="00455AF4" w:rsidRDefault="00A65FAA" w:rsidP="00A65FAA">
            <w:pPr>
              <w:spacing w:line="360" w:lineRule="auto"/>
              <w:jc w:val="right"/>
              <w:rPr>
                <w:moveFrom w:id="1179" w:author="Alex Popescu" w:date="2024-09-26T21:09:00Z" w16du:dateUtc="2024-09-27T01:09:00Z"/>
                <w:rFonts w:eastAsia="Times New Roman" w:cs="Times New Roman"/>
                <w:szCs w:val="24"/>
                <w:lang w:eastAsia="en-CA"/>
              </w:rPr>
            </w:pPr>
            <w:moveFrom w:id="1180" w:author="Alex Popescu" w:date="2024-09-26T21:09:00Z" w16du:dateUtc="2024-09-27T01:09:00Z">
              <w:r w:rsidRPr="00455AF4">
                <w:rPr>
                  <w:rFonts w:eastAsia="Times New Roman" w:cs="Times New Roman"/>
                  <w:szCs w:val="24"/>
                  <w:lang w:eastAsia="en-CA"/>
                </w:rPr>
                <w:t>10</w:t>
              </w:r>
            </w:moveFrom>
          </w:p>
        </w:tc>
      </w:tr>
      <w:tr w:rsidR="00A65FAA" w:rsidRPr="0019114E" w14:paraId="27F6336B" w14:textId="77777777" w:rsidTr="0017490D">
        <w:tc>
          <w:tcPr>
            <w:tcW w:w="1696" w:type="dxa"/>
            <w:shd w:val="clear" w:color="auto" w:fill="F2F2F2"/>
          </w:tcPr>
          <w:p w14:paraId="7AD9F5D5" w14:textId="77777777" w:rsidR="00A65FAA" w:rsidRPr="00455AF4" w:rsidRDefault="00A65FAA" w:rsidP="00A65FAA">
            <w:pPr>
              <w:rPr>
                <w:moveFrom w:id="1181" w:author="Alex Popescu" w:date="2024-09-26T21:09:00Z" w16du:dateUtc="2024-09-27T01:09:00Z"/>
                <w:rFonts w:eastAsia="Times New Roman" w:cs="Times New Roman"/>
                <w:b/>
                <w:bCs/>
                <w:szCs w:val="24"/>
                <w:lang w:eastAsia="en-CA"/>
              </w:rPr>
            </w:pPr>
          </w:p>
        </w:tc>
        <w:tc>
          <w:tcPr>
            <w:tcW w:w="5103" w:type="dxa"/>
            <w:shd w:val="clear" w:color="auto" w:fill="F2F2F2"/>
          </w:tcPr>
          <w:p w14:paraId="16B8E3E4" w14:textId="77777777" w:rsidR="00A65FAA" w:rsidRPr="00455AF4" w:rsidRDefault="00A65FAA" w:rsidP="00A65FAA">
            <w:pPr>
              <w:rPr>
                <w:moveFrom w:id="1182" w:author="Alex Popescu" w:date="2024-09-26T21:09:00Z" w16du:dateUtc="2024-09-27T01:09:00Z"/>
                <w:rFonts w:eastAsia="Times New Roman" w:cs="Times New Roman"/>
                <w:szCs w:val="24"/>
                <w:lang w:eastAsia="en-CA"/>
              </w:rPr>
            </w:pPr>
            <w:moveFrom w:id="1183" w:author="Alex Popescu" w:date="2024-09-26T21:09:00Z" w16du:dateUtc="2024-09-27T01:09:00Z">
              <w:r w:rsidRPr="00455AF4">
                <w:rPr>
                  <w:rFonts w:eastAsia="Times New Roman" w:cs="Times New Roman"/>
                  <w:szCs w:val="24"/>
                  <w:lang w:eastAsia="en-CA"/>
                </w:rPr>
                <w:t>Habitat</w:t>
              </w:r>
            </w:moveFrom>
          </w:p>
        </w:tc>
        <w:tc>
          <w:tcPr>
            <w:tcW w:w="2551" w:type="dxa"/>
            <w:shd w:val="clear" w:color="auto" w:fill="F2F2F2"/>
          </w:tcPr>
          <w:p w14:paraId="4E0B70E0" w14:textId="77777777" w:rsidR="00A65FAA" w:rsidRPr="00455AF4" w:rsidRDefault="00A65FAA" w:rsidP="00A65FAA">
            <w:pPr>
              <w:spacing w:line="360" w:lineRule="auto"/>
              <w:jc w:val="right"/>
              <w:rPr>
                <w:moveFrom w:id="1184" w:author="Alex Popescu" w:date="2024-09-26T21:09:00Z" w16du:dateUtc="2024-09-27T01:09:00Z"/>
                <w:rFonts w:eastAsia="Times New Roman" w:cs="Times New Roman"/>
                <w:szCs w:val="24"/>
                <w:lang w:eastAsia="en-CA"/>
              </w:rPr>
            </w:pPr>
            <w:moveFrom w:id="1185" w:author="Alex Popescu" w:date="2024-09-26T21:09:00Z" w16du:dateUtc="2024-09-27T01:09:00Z">
              <w:r w:rsidRPr="00455AF4">
                <w:rPr>
                  <w:rFonts w:eastAsia="Times New Roman" w:cs="Times New Roman"/>
                  <w:szCs w:val="24"/>
                  <w:lang w:eastAsia="en-CA"/>
                </w:rPr>
                <w:t>1</w:t>
              </w:r>
            </w:moveFrom>
          </w:p>
        </w:tc>
      </w:tr>
      <w:tr w:rsidR="00A65FAA" w:rsidRPr="0019114E" w14:paraId="4C8363DC" w14:textId="77777777" w:rsidTr="0017490D">
        <w:tc>
          <w:tcPr>
            <w:tcW w:w="1696" w:type="dxa"/>
            <w:shd w:val="clear" w:color="auto" w:fill="FFFFFF"/>
          </w:tcPr>
          <w:p w14:paraId="2B1F54E2" w14:textId="77777777" w:rsidR="00A65FAA" w:rsidRPr="00455AF4" w:rsidRDefault="00A65FAA" w:rsidP="00A65FAA">
            <w:pPr>
              <w:rPr>
                <w:moveFrom w:id="1186" w:author="Alex Popescu" w:date="2024-09-26T21:09:00Z" w16du:dateUtc="2024-09-27T01:09:00Z"/>
                <w:rFonts w:eastAsia="Times New Roman" w:cs="Times New Roman"/>
                <w:b/>
                <w:bCs/>
                <w:szCs w:val="24"/>
                <w:lang w:eastAsia="en-CA"/>
              </w:rPr>
            </w:pPr>
          </w:p>
        </w:tc>
        <w:tc>
          <w:tcPr>
            <w:tcW w:w="5103" w:type="dxa"/>
            <w:shd w:val="clear" w:color="auto" w:fill="FFFFFF"/>
          </w:tcPr>
          <w:p w14:paraId="6C0820BD" w14:textId="77777777" w:rsidR="00A65FAA" w:rsidRPr="00455AF4" w:rsidRDefault="00A65FAA" w:rsidP="00A65FAA">
            <w:pPr>
              <w:rPr>
                <w:moveFrom w:id="1187" w:author="Alex Popescu" w:date="2024-09-26T21:09:00Z" w16du:dateUtc="2024-09-27T01:09:00Z"/>
                <w:rFonts w:eastAsia="Times New Roman" w:cs="Times New Roman"/>
                <w:szCs w:val="24"/>
                <w:lang w:eastAsia="en-CA"/>
              </w:rPr>
            </w:pPr>
            <w:moveFrom w:id="1188" w:author="Alex Popescu" w:date="2024-09-26T21:09:00Z" w16du:dateUtc="2024-09-27T01:09:00Z">
              <w:r w:rsidRPr="00455AF4">
                <w:rPr>
                  <w:rFonts w:eastAsia="Times New Roman" w:cs="Times New Roman"/>
                  <w:szCs w:val="24"/>
                  <w:lang w:eastAsia="en-CA"/>
                </w:rPr>
                <w:t>Pair status</w:t>
              </w:r>
            </w:moveFrom>
          </w:p>
        </w:tc>
        <w:tc>
          <w:tcPr>
            <w:tcW w:w="2551" w:type="dxa"/>
            <w:shd w:val="clear" w:color="auto" w:fill="FFFFFF"/>
          </w:tcPr>
          <w:p w14:paraId="0EDCED2C" w14:textId="77777777" w:rsidR="00A65FAA" w:rsidRPr="00455AF4" w:rsidRDefault="00A65FAA" w:rsidP="00A65FAA">
            <w:pPr>
              <w:spacing w:line="360" w:lineRule="auto"/>
              <w:jc w:val="right"/>
              <w:rPr>
                <w:moveFrom w:id="1189" w:author="Alex Popescu" w:date="2024-09-26T21:09:00Z" w16du:dateUtc="2024-09-27T01:09:00Z"/>
                <w:rFonts w:eastAsia="Times New Roman" w:cs="Times New Roman"/>
                <w:szCs w:val="24"/>
                <w:lang w:eastAsia="en-CA"/>
              </w:rPr>
            </w:pPr>
            <w:moveFrom w:id="1190" w:author="Alex Popescu" w:date="2024-09-26T21:09:00Z" w16du:dateUtc="2024-09-27T01:09:00Z">
              <w:r w:rsidRPr="00455AF4">
                <w:rPr>
                  <w:rFonts w:eastAsia="Times New Roman" w:cs="Times New Roman"/>
                  <w:szCs w:val="24"/>
                  <w:lang w:eastAsia="en-CA"/>
                </w:rPr>
                <w:t>1</w:t>
              </w:r>
            </w:moveFrom>
          </w:p>
        </w:tc>
      </w:tr>
      <w:tr w:rsidR="00A65FAA" w:rsidRPr="0019114E" w14:paraId="19BE1216" w14:textId="77777777" w:rsidTr="0017490D">
        <w:tc>
          <w:tcPr>
            <w:tcW w:w="1696" w:type="dxa"/>
            <w:shd w:val="clear" w:color="auto" w:fill="F2F2F2"/>
          </w:tcPr>
          <w:p w14:paraId="679AD592" w14:textId="77777777" w:rsidR="00A65FAA" w:rsidRPr="00455AF4" w:rsidRDefault="00A65FAA" w:rsidP="00A65FAA">
            <w:pPr>
              <w:rPr>
                <w:moveFrom w:id="1191" w:author="Alex Popescu" w:date="2024-09-26T21:09:00Z" w16du:dateUtc="2024-09-27T01:09:00Z"/>
                <w:rFonts w:eastAsia="Times New Roman" w:cs="Times New Roman"/>
                <w:b/>
                <w:bCs/>
                <w:szCs w:val="24"/>
                <w:lang w:eastAsia="en-CA"/>
              </w:rPr>
            </w:pPr>
          </w:p>
        </w:tc>
        <w:tc>
          <w:tcPr>
            <w:tcW w:w="5103" w:type="dxa"/>
            <w:shd w:val="clear" w:color="auto" w:fill="F2F2F2"/>
          </w:tcPr>
          <w:p w14:paraId="3A003C66" w14:textId="77777777" w:rsidR="00A65FAA" w:rsidRPr="00455AF4" w:rsidRDefault="00A65FAA" w:rsidP="00A65FAA">
            <w:pPr>
              <w:rPr>
                <w:moveFrom w:id="1192" w:author="Alex Popescu" w:date="2024-09-26T21:09:00Z" w16du:dateUtc="2024-09-27T01:09:00Z"/>
                <w:rFonts w:eastAsia="Times New Roman" w:cs="Times New Roman"/>
                <w:szCs w:val="24"/>
                <w:lang w:eastAsia="en-CA"/>
              </w:rPr>
            </w:pPr>
            <w:moveFrom w:id="1193" w:author="Alex Popescu" w:date="2024-09-26T21:09:00Z" w16du:dateUtc="2024-09-27T01:09:00Z">
              <w:r w:rsidRPr="00455AF4">
                <w:rPr>
                  <w:rFonts w:eastAsia="Times New Roman" w:cs="Times New Roman"/>
                  <w:szCs w:val="24"/>
                  <w:lang w:eastAsia="en-CA"/>
                </w:rPr>
                <w:t>Presence of rivals</w:t>
              </w:r>
            </w:moveFrom>
          </w:p>
        </w:tc>
        <w:tc>
          <w:tcPr>
            <w:tcW w:w="2551" w:type="dxa"/>
            <w:shd w:val="clear" w:color="auto" w:fill="F2F2F2"/>
          </w:tcPr>
          <w:p w14:paraId="3619E049" w14:textId="77777777" w:rsidR="00A65FAA" w:rsidRPr="00455AF4" w:rsidRDefault="00A65FAA" w:rsidP="00A65FAA">
            <w:pPr>
              <w:spacing w:line="360" w:lineRule="auto"/>
              <w:jc w:val="right"/>
              <w:rPr>
                <w:moveFrom w:id="1194" w:author="Alex Popescu" w:date="2024-09-26T21:09:00Z" w16du:dateUtc="2024-09-27T01:09:00Z"/>
                <w:rFonts w:eastAsia="Times New Roman" w:cs="Times New Roman"/>
                <w:szCs w:val="24"/>
                <w:lang w:eastAsia="en-CA"/>
              </w:rPr>
            </w:pPr>
            <w:moveFrom w:id="1195" w:author="Alex Popescu" w:date="2024-09-26T21:09:00Z" w16du:dateUtc="2024-09-27T01:09:00Z">
              <w:r w:rsidRPr="00455AF4">
                <w:rPr>
                  <w:rFonts w:eastAsia="Times New Roman" w:cs="Times New Roman"/>
                  <w:szCs w:val="24"/>
                  <w:lang w:eastAsia="en-CA"/>
                </w:rPr>
                <w:t>2</w:t>
              </w:r>
            </w:moveFrom>
          </w:p>
        </w:tc>
      </w:tr>
      <w:tr w:rsidR="00A65FAA" w:rsidRPr="0019114E" w14:paraId="5D8F5440" w14:textId="77777777" w:rsidTr="0017490D">
        <w:tc>
          <w:tcPr>
            <w:tcW w:w="1696" w:type="dxa"/>
            <w:shd w:val="clear" w:color="auto" w:fill="FFFFFF"/>
          </w:tcPr>
          <w:p w14:paraId="2BC886FF" w14:textId="77777777" w:rsidR="00A65FAA" w:rsidRPr="00455AF4" w:rsidRDefault="00A65FAA" w:rsidP="00A65FAA">
            <w:pPr>
              <w:rPr>
                <w:moveFrom w:id="1196" w:author="Alex Popescu" w:date="2024-09-26T21:09:00Z" w16du:dateUtc="2024-09-27T01:09:00Z"/>
                <w:rFonts w:eastAsia="Times New Roman" w:cs="Times New Roman"/>
                <w:b/>
                <w:bCs/>
                <w:szCs w:val="24"/>
                <w:lang w:eastAsia="en-CA"/>
              </w:rPr>
            </w:pPr>
          </w:p>
        </w:tc>
        <w:tc>
          <w:tcPr>
            <w:tcW w:w="5103" w:type="dxa"/>
            <w:shd w:val="clear" w:color="auto" w:fill="FFFFFF"/>
          </w:tcPr>
          <w:p w14:paraId="46EFB689" w14:textId="77777777" w:rsidR="00A65FAA" w:rsidRPr="00455AF4" w:rsidRDefault="00A65FAA" w:rsidP="00A65FAA">
            <w:pPr>
              <w:rPr>
                <w:moveFrom w:id="1197" w:author="Alex Popescu" w:date="2024-09-26T21:09:00Z" w16du:dateUtc="2024-09-27T01:09:00Z"/>
                <w:rFonts w:eastAsia="Times New Roman" w:cs="Times New Roman"/>
                <w:szCs w:val="24"/>
                <w:lang w:eastAsia="en-CA"/>
              </w:rPr>
            </w:pPr>
            <w:moveFrom w:id="1198" w:author="Alex Popescu" w:date="2024-09-26T21:09:00Z" w16du:dateUtc="2024-09-27T01:09:00Z">
              <w:r w:rsidRPr="00455AF4">
                <w:rPr>
                  <w:rFonts w:eastAsia="Times New Roman" w:cs="Times New Roman"/>
                  <w:szCs w:val="24"/>
                  <w:lang w:eastAsia="en-CA"/>
                </w:rPr>
                <w:t>Presence of young</w:t>
              </w:r>
            </w:moveFrom>
          </w:p>
        </w:tc>
        <w:tc>
          <w:tcPr>
            <w:tcW w:w="2551" w:type="dxa"/>
            <w:shd w:val="clear" w:color="auto" w:fill="FFFFFF"/>
          </w:tcPr>
          <w:p w14:paraId="753A6DB3" w14:textId="77777777" w:rsidR="00A65FAA" w:rsidRPr="00455AF4" w:rsidRDefault="00A65FAA" w:rsidP="00A65FAA">
            <w:pPr>
              <w:spacing w:line="360" w:lineRule="auto"/>
              <w:jc w:val="right"/>
              <w:rPr>
                <w:moveFrom w:id="1199" w:author="Alex Popescu" w:date="2024-09-26T21:09:00Z" w16du:dateUtc="2024-09-27T01:09:00Z"/>
                <w:rFonts w:eastAsia="Times New Roman" w:cs="Times New Roman"/>
                <w:szCs w:val="24"/>
                <w:lang w:eastAsia="en-CA"/>
              </w:rPr>
            </w:pPr>
            <w:moveFrom w:id="1200" w:author="Alex Popescu" w:date="2024-09-26T21:09:00Z" w16du:dateUtc="2024-09-27T01:09:00Z">
              <w:r w:rsidRPr="00455AF4">
                <w:rPr>
                  <w:rFonts w:eastAsia="Times New Roman" w:cs="Times New Roman"/>
                  <w:szCs w:val="24"/>
                  <w:lang w:eastAsia="en-CA"/>
                </w:rPr>
                <w:t>4</w:t>
              </w:r>
            </w:moveFrom>
          </w:p>
        </w:tc>
      </w:tr>
      <w:tr w:rsidR="00A65FAA" w:rsidRPr="0019114E" w14:paraId="1E1681FE" w14:textId="77777777" w:rsidTr="0017490D">
        <w:tc>
          <w:tcPr>
            <w:tcW w:w="1696" w:type="dxa"/>
            <w:shd w:val="clear" w:color="auto" w:fill="F2F2F2"/>
          </w:tcPr>
          <w:p w14:paraId="5EA00E90" w14:textId="77777777" w:rsidR="00A65FAA" w:rsidRPr="00455AF4" w:rsidRDefault="00A65FAA" w:rsidP="00A65FAA">
            <w:pPr>
              <w:rPr>
                <w:moveFrom w:id="1201" w:author="Alex Popescu" w:date="2024-09-26T21:09:00Z" w16du:dateUtc="2024-09-27T01:09:00Z"/>
                <w:rFonts w:eastAsia="Times New Roman" w:cs="Times New Roman"/>
                <w:b/>
                <w:bCs/>
                <w:szCs w:val="24"/>
                <w:lang w:eastAsia="en-CA"/>
              </w:rPr>
            </w:pPr>
          </w:p>
        </w:tc>
        <w:tc>
          <w:tcPr>
            <w:tcW w:w="5103" w:type="dxa"/>
            <w:shd w:val="clear" w:color="auto" w:fill="F2F2F2"/>
          </w:tcPr>
          <w:p w14:paraId="3D5B990F" w14:textId="77777777" w:rsidR="00A65FAA" w:rsidRPr="00455AF4" w:rsidRDefault="00A65FAA" w:rsidP="00A65FAA">
            <w:pPr>
              <w:rPr>
                <w:moveFrom w:id="1202" w:author="Alex Popescu" w:date="2024-09-26T21:09:00Z" w16du:dateUtc="2024-09-27T01:09:00Z"/>
                <w:rFonts w:eastAsia="Times New Roman" w:cs="Times New Roman"/>
                <w:szCs w:val="24"/>
                <w:lang w:eastAsia="en-CA"/>
              </w:rPr>
            </w:pPr>
            <w:moveFrom w:id="1203" w:author="Alex Popescu" w:date="2024-09-26T21:09:00Z" w16du:dateUtc="2024-09-27T01:09:00Z">
              <w:r w:rsidRPr="00455AF4">
                <w:rPr>
                  <w:rFonts w:eastAsia="Times New Roman" w:cs="Times New Roman"/>
                  <w:szCs w:val="24"/>
                  <w:lang w:eastAsia="en-CA"/>
                </w:rPr>
                <w:t>Risk</w:t>
              </w:r>
            </w:moveFrom>
          </w:p>
        </w:tc>
        <w:tc>
          <w:tcPr>
            <w:tcW w:w="2551" w:type="dxa"/>
            <w:shd w:val="clear" w:color="auto" w:fill="F2F2F2"/>
          </w:tcPr>
          <w:p w14:paraId="7E0B99C1" w14:textId="77777777" w:rsidR="00A65FAA" w:rsidRPr="00455AF4" w:rsidRDefault="00A65FAA" w:rsidP="00A65FAA">
            <w:pPr>
              <w:spacing w:line="360" w:lineRule="auto"/>
              <w:jc w:val="right"/>
              <w:rPr>
                <w:moveFrom w:id="1204" w:author="Alex Popescu" w:date="2024-09-26T21:09:00Z" w16du:dateUtc="2024-09-27T01:09:00Z"/>
                <w:rFonts w:eastAsia="Times New Roman" w:cs="Times New Roman"/>
                <w:szCs w:val="24"/>
                <w:lang w:eastAsia="en-CA"/>
              </w:rPr>
            </w:pPr>
            <w:moveFrom w:id="1205" w:author="Alex Popescu" w:date="2024-09-26T21:09:00Z" w16du:dateUtc="2024-09-27T01:09:00Z">
              <w:r w:rsidRPr="00455AF4">
                <w:rPr>
                  <w:rFonts w:eastAsia="Times New Roman" w:cs="Times New Roman"/>
                  <w:szCs w:val="24"/>
                  <w:lang w:eastAsia="en-CA"/>
                </w:rPr>
                <w:t>7</w:t>
              </w:r>
            </w:moveFrom>
          </w:p>
        </w:tc>
      </w:tr>
      <w:tr w:rsidR="00A65FAA" w:rsidRPr="0019114E" w14:paraId="65030B25" w14:textId="77777777" w:rsidTr="0017490D">
        <w:tc>
          <w:tcPr>
            <w:tcW w:w="1696" w:type="dxa"/>
            <w:shd w:val="clear" w:color="auto" w:fill="FFFFFF"/>
          </w:tcPr>
          <w:p w14:paraId="6085B0EF" w14:textId="77777777" w:rsidR="00A65FAA" w:rsidRPr="00455AF4" w:rsidRDefault="00A65FAA" w:rsidP="00A65FAA">
            <w:pPr>
              <w:rPr>
                <w:moveFrom w:id="1206" w:author="Alex Popescu" w:date="2024-09-26T21:09:00Z" w16du:dateUtc="2024-09-27T01:09:00Z"/>
                <w:rFonts w:eastAsia="Times New Roman" w:cs="Times New Roman"/>
                <w:b/>
                <w:bCs/>
                <w:szCs w:val="24"/>
                <w:lang w:eastAsia="en-CA"/>
              </w:rPr>
            </w:pPr>
          </w:p>
        </w:tc>
        <w:tc>
          <w:tcPr>
            <w:tcW w:w="5103" w:type="dxa"/>
            <w:shd w:val="clear" w:color="auto" w:fill="FFFFFF"/>
          </w:tcPr>
          <w:p w14:paraId="03E19B7E" w14:textId="77777777" w:rsidR="00A65FAA" w:rsidRPr="00455AF4" w:rsidRDefault="00A65FAA" w:rsidP="00A65FAA">
            <w:pPr>
              <w:rPr>
                <w:moveFrom w:id="1207" w:author="Alex Popescu" w:date="2024-09-26T21:09:00Z" w16du:dateUtc="2024-09-27T01:09:00Z"/>
                <w:rFonts w:eastAsia="Times New Roman" w:cs="Times New Roman"/>
                <w:szCs w:val="24"/>
                <w:lang w:eastAsia="en-CA"/>
              </w:rPr>
            </w:pPr>
            <w:moveFrom w:id="1208" w:author="Alex Popescu" w:date="2024-09-26T21:09:00Z" w16du:dateUtc="2024-09-27T01:09:00Z">
              <w:r w:rsidRPr="00455AF4">
                <w:rPr>
                  <w:rFonts w:eastAsia="Times New Roman" w:cs="Times New Roman"/>
                  <w:szCs w:val="24"/>
                  <w:lang w:eastAsia="en-CA"/>
                </w:rPr>
                <w:t>Time of day</w:t>
              </w:r>
            </w:moveFrom>
          </w:p>
        </w:tc>
        <w:tc>
          <w:tcPr>
            <w:tcW w:w="2551" w:type="dxa"/>
            <w:shd w:val="clear" w:color="auto" w:fill="FFFFFF"/>
          </w:tcPr>
          <w:p w14:paraId="0116DC03" w14:textId="77777777" w:rsidR="00A65FAA" w:rsidRPr="00455AF4" w:rsidRDefault="00A65FAA" w:rsidP="00A65FAA">
            <w:pPr>
              <w:spacing w:line="360" w:lineRule="auto"/>
              <w:jc w:val="right"/>
              <w:rPr>
                <w:moveFrom w:id="1209" w:author="Alex Popescu" w:date="2024-09-26T21:09:00Z" w16du:dateUtc="2024-09-27T01:09:00Z"/>
                <w:rFonts w:eastAsia="Times New Roman" w:cs="Times New Roman"/>
                <w:szCs w:val="24"/>
                <w:lang w:eastAsia="en-CA"/>
              </w:rPr>
            </w:pPr>
            <w:moveFrom w:id="1210" w:author="Alex Popescu" w:date="2024-09-26T21:09:00Z" w16du:dateUtc="2024-09-27T01:09:00Z">
              <w:r w:rsidRPr="00455AF4">
                <w:rPr>
                  <w:rFonts w:eastAsia="Times New Roman" w:cs="Times New Roman"/>
                  <w:szCs w:val="24"/>
                  <w:lang w:eastAsia="en-CA"/>
                </w:rPr>
                <w:t>3</w:t>
              </w:r>
            </w:moveFrom>
          </w:p>
        </w:tc>
      </w:tr>
    </w:tbl>
    <w:p w14:paraId="40CF8327" w14:textId="77777777" w:rsidR="00382311" w:rsidRPr="00455AF4" w:rsidRDefault="00382311" w:rsidP="00382311">
      <w:pPr>
        <w:spacing w:after="240"/>
        <w:rPr>
          <w:moveFrom w:id="1211" w:author="Alex Popescu" w:date="2024-09-26T21:09:00Z" w16du:dateUtc="2024-09-27T01:09:00Z"/>
          <w:rFonts w:cs="Times New Roman"/>
          <w:b/>
          <w:bCs/>
          <w:iCs/>
          <w:szCs w:val="24"/>
        </w:rPr>
      </w:pPr>
    </w:p>
    <w:p w14:paraId="73E74602" w14:textId="77777777" w:rsidR="00382311" w:rsidRPr="00455AF4" w:rsidRDefault="00382311" w:rsidP="00382311">
      <w:pPr>
        <w:spacing w:after="240"/>
        <w:rPr>
          <w:moveFrom w:id="1212" w:author="Alex Popescu" w:date="2024-09-26T21:09:00Z" w16du:dateUtc="2024-09-27T01:09:00Z"/>
          <w:rFonts w:cs="Times New Roman"/>
          <w:iCs/>
          <w:szCs w:val="24"/>
        </w:rPr>
        <w:sectPr w:rsidR="00382311" w:rsidRPr="00455AF4" w:rsidSect="00382311">
          <w:headerReference w:type="default" r:id="rId25"/>
          <w:pgSz w:w="12240" w:h="15840" w:code="1"/>
          <w:pgMar w:top="1440" w:right="1440" w:bottom="1440" w:left="1440" w:header="709" w:footer="709" w:gutter="0"/>
          <w:cols w:space="708"/>
          <w:docGrid w:linePitch="360"/>
        </w:sectPr>
      </w:pPr>
    </w:p>
    <w:moveFromRangeEnd w:id="1093"/>
    <w:p w14:paraId="5C123001" w14:textId="77777777" w:rsidR="00382311" w:rsidRPr="00455AF4" w:rsidRDefault="00382311" w:rsidP="00382311">
      <w:pPr>
        <w:spacing w:after="240"/>
        <w:rPr>
          <w:del w:id="1213" w:author="Alex Popescu" w:date="2024-09-26T21:09:00Z" w16du:dateUtc="2024-09-27T01:09:00Z"/>
          <w:rFonts w:cs="Times New Roman"/>
          <w:iCs/>
          <w:szCs w:val="24"/>
        </w:rPr>
      </w:pPr>
      <w:del w:id="1214" w:author="Alex Popescu" w:date="2024-09-26T21:09:00Z" w16du:dateUtc="2024-09-27T01:09:00Z">
        <w:r w:rsidRPr="00455AF4">
          <w:rPr>
            <w:rFonts w:cs="Times New Roman"/>
            <w:iCs/>
            <w:noProof/>
            <w:szCs w:val="24"/>
          </w:rPr>
          <mc:AlternateContent>
            <mc:Choice Requires="wpg">
              <w:drawing>
                <wp:anchor distT="0" distB="0" distL="114300" distR="114300" simplePos="0" relativeHeight="251662336" behindDoc="0" locked="0" layoutInCell="1" allowOverlap="1" wp14:anchorId="40C87200" wp14:editId="64CA4975">
                  <wp:simplePos x="0" y="0"/>
                  <wp:positionH relativeFrom="column">
                    <wp:posOffset>1930874</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E7E971" id="Group 3" o:spid="_x0000_s1026" style="position:absolute;margin-left:152.05pt;margin-top:0;width:302pt;height:107.5pt;z-index:251659264"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" fillcolor="window" strokecolor="window"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" fillcolor="window" strokecolor="window" strokeweight="2pt"/>
                </v:group>
              </w:pict>
            </mc:Fallback>
          </mc:AlternateContent>
        </w:r>
        <w:r w:rsidR="00C76B45">
          <w:rPr>
            <w:rFonts w:cs="Times New Roman"/>
            <w:iCs/>
            <w:noProof/>
            <w:szCs w:val="24"/>
          </w:rPr>
          <w:drawing>
            <wp:inline distT="0" distB="0" distL="0" distR="0" wp14:anchorId="3F70F714" wp14:editId="6BC3917B">
              <wp:extent cx="5943600" cy="5279390"/>
              <wp:effectExtent l="0" t="0" r="0" b="0"/>
              <wp:docPr id="1969072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79390"/>
                      </a:xfrm>
                      <a:prstGeom prst="rect">
                        <a:avLst/>
                      </a:prstGeom>
                      <a:noFill/>
                      <a:ln>
                        <a:noFill/>
                      </a:ln>
                    </pic:spPr>
                  </pic:pic>
                </a:graphicData>
              </a:graphic>
            </wp:inline>
          </w:drawing>
        </w:r>
      </w:del>
    </w:p>
    <w:p w14:paraId="5C2CF50C" w14:textId="7BF9789B" w:rsidR="00382311" w:rsidRPr="00455AF4" w:rsidRDefault="00382311" w:rsidP="00382311">
      <w:pPr>
        <w:spacing w:before="120" w:after="120"/>
        <w:rPr>
          <w:rFonts w:eastAsia="Times New Roman" w:cs="Times New Roman"/>
          <w:b/>
          <w:bCs/>
          <w:szCs w:val="24"/>
        </w:rPr>
      </w:pPr>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1089"/>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1090"/>
      <w:bookmarkEnd w:id="1091"/>
      <w:bookmarkEnd w:id="1092"/>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headerReference w:type="default" r:id="rId26"/>
          <w:pgSz w:w="12240" w:h="15840" w:code="1"/>
          <w:pgMar w:top="1440" w:right="1440" w:bottom="1440" w:left="1440" w:header="709" w:footer="709" w:gutter="0"/>
          <w:cols w:space="708"/>
          <w:docGrid w:linePitch="360"/>
        </w:sectPr>
      </w:pPr>
    </w:p>
    <w:p w14:paraId="7BC44CD2" w14:textId="2EAB683E" w:rsidR="00382311" w:rsidRPr="00455AF4" w:rsidRDefault="00382311" w:rsidP="00382311">
      <w:pPr>
        <w:rPr>
          <w:rFonts w:eastAsia="Times New Roman" w:cs="Times New Roman"/>
          <w:szCs w:val="24"/>
        </w:rPr>
      </w:pPr>
      <w:bookmarkStart w:id="1215" w:name="_Ref155326295"/>
      <w:bookmarkStart w:id="1216" w:name="_Toc161750862"/>
      <w:bookmarkStart w:id="1217" w:name="_Ref162206708"/>
      <w:bookmarkStart w:id="1218" w:name="_Toc176714958"/>
      <w:r w:rsidRPr="00455AF4">
        <w:rPr>
          <w:rFonts w:eastAsia="Times New Roman" w:cs="Times New Roman"/>
          <w:b/>
          <w:bCs/>
          <w:szCs w:val="24"/>
        </w:rPr>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4</w:t>
      </w:r>
      <w:r w:rsidRPr="00455AF4">
        <w:rPr>
          <w:rFonts w:eastAsia="Times New Roman" w:cs="Times New Roman"/>
          <w:b/>
          <w:bCs/>
          <w:szCs w:val="24"/>
        </w:rPr>
        <w:fldChar w:fldCharType="end"/>
      </w:r>
      <w:bookmarkEnd w:id="1215"/>
      <w:r w:rsidRPr="00455AF4">
        <w:rPr>
          <w:rFonts w:eastAsia="Times New Roman" w:cs="Times New Roman"/>
          <w:b/>
          <w:bCs/>
          <w:szCs w:val="24"/>
        </w:rPr>
        <w:t>:</w:t>
      </w:r>
      <w:r w:rsidRPr="00455AF4">
        <w:rPr>
          <w:rFonts w:eastAsia="Times New Roman" w:cs="Times New Roman"/>
          <w:szCs w:val="24"/>
        </w:rPr>
        <w:t xml:space="preserve"> Number of </w:t>
      </w:r>
      <w:r w:rsidR="00706416">
        <w:rPr>
          <w:rFonts w:eastAsia="Times New Roman" w:cs="Times New Roman"/>
          <w:szCs w:val="24"/>
        </w:rPr>
        <w:t>studies</w:t>
      </w:r>
      <w:r w:rsidRPr="00455AF4">
        <w:rPr>
          <w:rFonts w:eastAsia="Times New Roman" w:cs="Times New Roman"/>
          <w:szCs w:val="24"/>
        </w:rPr>
        <w:t xml:space="preserve"> </w:t>
      </w:r>
      <w:r w:rsidR="00706416">
        <w:rPr>
          <w:rFonts w:eastAsia="Times New Roman" w:cs="Times New Roman"/>
          <w:szCs w:val="24"/>
        </w:rPr>
        <w:t>included</w:t>
      </w:r>
      <w:r w:rsidRPr="00455AF4">
        <w:rPr>
          <w:rFonts w:eastAsia="Times New Roman" w:cs="Times New Roman"/>
          <w:szCs w:val="24"/>
        </w:rPr>
        <w:t xml:space="preserve"> by the search strategy</w:t>
      </w:r>
      <w:bookmarkEnd w:id="1216"/>
      <w:bookmarkEnd w:id="1217"/>
      <w:r w:rsidRPr="00455AF4">
        <w:rPr>
          <w:rFonts w:eastAsia="Times New Roman" w:cs="Times New Roman"/>
          <w:szCs w:val="24"/>
        </w:rPr>
        <w:t xml:space="preserve"> separated by factors tested and mention of coordination as a defining feature of sentinel behaviour.</w:t>
      </w:r>
      <w:bookmarkEnd w:id="1218"/>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Aphelocoma</w:t>
            </w:r>
            <w:proofErr w:type="spellEnd"/>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coerulescens</w:t>
            </w:r>
            <w:proofErr w:type="spellEnd"/>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Argya</w:t>
            </w:r>
            <w:proofErr w:type="spellEnd"/>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squamiceps</w:t>
            </w:r>
            <w:proofErr w:type="spellEnd"/>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Furnarius</w:t>
            </w:r>
            <w:proofErr w:type="spellEnd"/>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nigricollis</w:t>
            </w:r>
            <w:proofErr w:type="spellEnd"/>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leucephalus</w:t>
            </w:r>
            <w:proofErr w:type="spellEnd"/>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Malurus</w:t>
            </w:r>
            <w:proofErr w:type="spellEnd"/>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cyaneus</w:t>
            </w:r>
            <w:proofErr w:type="spellEnd"/>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Melierax</w:t>
            </w:r>
            <w:proofErr w:type="spellEnd"/>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canorus</w:t>
            </w:r>
            <w:proofErr w:type="spellEnd"/>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perdix</w:t>
            </w:r>
            <w:proofErr w:type="spellEnd"/>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Plocepasser</w:t>
            </w:r>
            <w:proofErr w:type="spellEnd"/>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mahali</w:t>
            </w:r>
            <w:proofErr w:type="spellEnd"/>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Pomatostomus</w:t>
            </w:r>
            <w:proofErr w:type="spellEnd"/>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ruficeps</w:t>
            </w:r>
            <w:proofErr w:type="spellEnd"/>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atricollis</w:t>
            </w:r>
            <w:proofErr w:type="spellEnd"/>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Taeniopygia</w:t>
            </w:r>
            <w:proofErr w:type="spellEnd"/>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Turdoides</w:t>
            </w:r>
            <w:proofErr w:type="spellEnd"/>
            <w:r w:rsidRPr="00455AF4">
              <w:rPr>
                <w:rFonts w:eastAsia="Times New Roman" w:cs="Times New Roman"/>
                <w:b/>
                <w:bCs/>
                <w:i/>
                <w:iCs/>
                <w:lang w:eastAsia="en-CA"/>
              </w:rPr>
              <w:t xml:space="preserve">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affinis</w:t>
            </w:r>
            <w:proofErr w:type="spellEnd"/>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5</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6</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 xml:space="preserve">aethiops </w:t>
            </w:r>
            <w:proofErr w:type="spellStart"/>
            <w:r w:rsidRPr="00455AF4">
              <w:rPr>
                <w:rFonts w:eastAsia="Times New Roman" w:cs="Times New Roman"/>
                <w:i/>
                <w:iCs/>
                <w:lang w:eastAsia="en-CA"/>
              </w:rPr>
              <w:t>sabaeus</w:t>
            </w:r>
            <w:proofErr w:type="spellEnd"/>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proofErr w:type="spellStart"/>
            <w:r w:rsidRPr="00455AF4">
              <w:rPr>
                <w:rFonts w:eastAsia="Times New Roman" w:cs="Times New Roman"/>
                <w:b/>
                <w:bCs/>
                <w:i/>
                <w:iCs/>
                <w:lang w:eastAsia="en-CA"/>
              </w:rPr>
              <w:t>Helogale</w:t>
            </w:r>
            <w:proofErr w:type="spellEnd"/>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proofErr w:type="spellStart"/>
            <w:r w:rsidRPr="00455AF4">
              <w:rPr>
                <w:rFonts w:eastAsia="Times New Roman" w:cs="Times New Roman"/>
                <w:i/>
                <w:iCs/>
                <w:lang w:eastAsia="en-CA"/>
              </w:rPr>
              <w:t>suricatta</w:t>
            </w:r>
            <w:proofErr w:type="spellEnd"/>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20</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1F8920E7" w14:textId="77777777" w:rsidR="001F5AEE" w:rsidRPr="00455AF4" w:rsidRDefault="001F5AEE" w:rsidP="001F5AEE">
      <w:pPr>
        <w:spacing w:after="240" w:line="480" w:lineRule="auto"/>
        <w:rPr>
          <w:moveFrom w:id="1219" w:author="Alex Popescu" w:date="2024-09-26T21:09:00Z" w16du:dateUtc="2024-09-27T01:09:00Z"/>
          <w:rFonts w:cs="Times New Roman"/>
          <w:iCs/>
          <w:szCs w:val="24"/>
        </w:rPr>
      </w:pPr>
      <w:moveFromRangeStart w:id="1220" w:author="Alex Popescu" w:date="2024-09-26T21:09:00Z" w:name="move178277380"/>
      <w:moveFrom w:id="1221" w:author="Alex Popescu" w:date="2024-09-26T21:09:00Z" w16du:dateUtc="2024-09-27T01:09:00Z">
        <w:r w:rsidRPr="00455AF4">
          <w:rPr>
            <w:rFonts w:cs="Times New Roman"/>
            <w:iCs/>
            <w:szCs w:val="24"/>
          </w:rPr>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xml:space="preserve">). </w:t>
        </w:r>
      </w:moveFrom>
      <w:moveFromRangeEnd w:id="1220"/>
      <w:del w:id="1222" w:author="Alex Popescu" w:date="2024-09-26T21:09:00Z" w16du:dateUtc="2024-09-27T01:09:00Z">
        <w:r w:rsidR="00382311" w:rsidRPr="00455AF4">
          <w:rPr>
            <w:rFonts w:cs="Times New Roman"/>
            <w:iCs/>
            <w:szCs w:val="24"/>
          </w:rPr>
          <w:delText>The effects of both intrinsic and extrinsic factors were tested in 20 studies, the majority of which were studies testing the interactive effects of sex and dominance on sentinel behaviour.</w:delText>
        </w:r>
      </w:del>
      <w:moveFromRangeStart w:id="1223" w:author="Alex Popescu" w:date="2024-09-26T21:09:00Z" w:name="move178277381"/>
      <w:moveFrom w:id="1224" w:author="Alex Popescu" w:date="2024-09-26T21:09:00Z" w16du:dateUtc="2024-09-27T01:09:00Z">
        <w:r w:rsidRPr="00455AF4">
          <w:rPr>
            <w:rFonts w:cs="Times New Roman"/>
            <w:iCs/>
            <w:szCs w:val="24"/>
          </w:rPr>
          <w:t xml:space="preserve">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Pr="00F803F1">
          <w:rPr>
            <w:rFonts w:eastAsia="Times New Roman" w:cs="Times New Roman"/>
            <w:szCs w:val="24"/>
          </w:rPr>
          <w:t xml:space="preserve">Table </w:t>
        </w:r>
        <w:r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moveFrom>
    </w:p>
    <w:p w14:paraId="0FE9F3FF" w14:textId="77777777" w:rsidR="00382311" w:rsidRPr="00455AF4" w:rsidRDefault="001F5AEE" w:rsidP="00382311">
      <w:pPr>
        <w:spacing w:after="240" w:line="480" w:lineRule="auto"/>
        <w:rPr>
          <w:del w:id="1225" w:author="Alex Popescu" w:date="2024-09-26T21:09:00Z" w16du:dateUtc="2024-09-27T01:09:00Z"/>
          <w:rFonts w:cs="Times New Roman"/>
          <w:iCs/>
          <w:szCs w:val="24"/>
        </w:rPr>
      </w:pPr>
      <w:moveFrom w:id="1226" w:author="Alex Popescu" w:date="2024-09-26T21:09:00Z" w16du:dateUtc="2024-09-27T01:09:00Z">
        <w:r w:rsidRPr="00455AF4">
          <w:rPr>
            <w:rFonts w:cs="Times New Roman"/>
            <w:iCs/>
            <w:szCs w:val="24"/>
          </w:rPr>
          <w:t xml:space="preserve">To follow up on Bednekoff’s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we recorded the number of studies that explicitly mentioned ‘coordination’ as a characteristic element of sentinel behaviour. Only 33% of the </w:t>
        </w:r>
        <w:r>
          <w:rPr>
            <w:rFonts w:cs="Times New Roman"/>
            <w:iCs/>
            <w:szCs w:val="24"/>
          </w:rPr>
          <w:t>studies included</w:t>
        </w:r>
        <w:r w:rsidRPr="00455AF4">
          <w:rPr>
            <w:rFonts w:cs="Times New Roman"/>
            <w:iCs/>
            <w:szCs w:val="24"/>
          </w:rPr>
          <w:t xml:space="preserve"> in this review (14 out of 42 articles) </w:t>
        </w:r>
      </w:moveFrom>
      <w:moveFromRangeEnd w:id="1223"/>
      <w:del w:id="1227" w:author="Alex Popescu" w:date="2024-09-26T21:09:00Z" w16du:dateUtc="2024-09-27T01:09:00Z">
        <w:r w:rsidR="00382311" w:rsidRPr="00455AF4">
          <w:rPr>
            <w:rFonts w:cs="Times New Roman"/>
            <w:iCs/>
            <w:szCs w:val="24"/>
          </w:rPr>
          <w:delText>fitted this criterion.</w:delText>
        </w:r>
      </w:del>
    </w:p>
    <w:p w14:paraId="17AD47AD" w14:textId="1D423BAE" w:rsidR="00382311" w:rsidRPr="0019114E" w:rsidRDefault="00382311" w:rsidP="00382311">
      <w:pPr>
        <w:pStyle w:val="SectionTitle"/>
      </w:pPr>
      <w:bookmarkStart w:id="1228" w:name="_Toc162794590"/>
      <w:bookmarkStart w:id="1229" w:name="_Toc178277225"/>
      <w:bookmarkStart w:id="1230" w:name="_Toc174089119"/>
      <w:r w:rsidRPr="0019114E">
        <w:t>Discussion</w:t>
      </w:r>
      <w:bookmarkEnd w:id="1228"/>
      <w:bookmarkEnd w:id="1229"/>
      <w:bookmarkEnd w:id="1230"/>
    </w:p>
    <w:p w14:paraId="6DA372AA" w14:textId="77777777" w:rsidR="00382311" w:rsidRPr="0019114E" w:rsidRDefault="00382311" w:rsidP="00382311">
      <w:pPr>
        <w:pStyle w:val="SectionSubtitle"/>
        <w:rPr>
          <w:rFonts w:cs="Times New Roman"/>
        </w:rPr>
      </w:pPr>
      <w:bookmarkStart w:id="1231" w:name="_Toc162794591"/>
      <w:bookmarkStart w:id="1232" w:name="_Toc178277226"/>
      <w:bookmarkStart w:id="1233" w:name="_Toc174089120"/>
      <w:r w:rsidRPr="0019114E">
        <w:rPr>
          <w:rFonts w:cs="Times New Roman"/>
        </w:rPr>
        <w:t>Intrinsic Factors</w:t>
      </w:r>
      <w:bookmarkEnd w:id="1231"/>
      <w:bookmarkEnd w:id="1232"/>
      <w:bookmarkEnd w:id="1233"/>
    </w:p>
    <w:p w14:paraId="3272D427" w14:textId="664D4A60" w:rsidR="00382311" w:rsidRPr="00455AF4" w:rsidRDefault="00382311" w:rsidP="00382311">
      <w:pPr>
        <w:spacing w:after="240" w:line="480" w:lineRule="auto"/>
        <w:rPr>
          <w:rFonts w:cs="Times New Roman"/>
          <w:iCs/>
          <w:szCs w:val="24"/>
        </w:rPr>
      </w:pPr>
      <w:del w:id="1234" w:author="Alex Popescu" w:date="2024-09-26T21:09:00Z" w16du:dateUtc="2024-09-27T01:09:00Z">
        <w:r w:rsidRPr="00455AF4">
          <w:rPr>
            <w:rFonts w:cs="Times New Roman"/>
            <w:iCs/>
            <w:szCs w:val="24"/>
          </w:rPr>
          <w:delText>Our review</w:delText>
        </w:r>
      </w:del>
      <w:ins w:id="1235" w:author="Alex Popescu" w:date="2024-09-26T21:09:00Z" w16du:dateUtc="2024-09-27T01:09:00Z">
        <w:r w:rsidR="001C09FE">
          <w:rPr>
            <w:rFonts w:cs="Times New Roman"/>
            <w:iCs/>
            <w:szCs w:val="24"/>
          </w:rPr>
          <w:t>We</w:t>
        </w:r>
      </w:ins>
      <w:r w:rsidR="001C09FE">
        <w:rPr>
          <w:rFonts w:cs="Times New Roman"/>
          <w:iCs/>
          <w:szCs w:val="24"/>
        </w:rPr>
        <w:t xml:space="preserve"> identified several</w:t>
      </w:r>
      <w:r w:rsidRPr="00455AF4">
        <w:rPr>
          <w:rFonts w:cs="Times New Roman"/>
          <w:iCs/>
          <w:szCs w:val="24"/>
        </w:rPr>
        <w:t xml:space="preserve"> intrinsic and extrinsic factors that could influence sentinel behaviour in avian and mammal species. The </w:t>
      </w:r>
      <w:del w:id="1236" w:author="Alex Popescu" w:date="2024-09-26T21:09:00Z" w16du:dateUtc="2024-09-27T01:09:00Z">
        <w:r w:rsidRPr="00455AF4">
          <w:rPr>
            <w:rFonts w:cs="Times New Roman"/>
            <w:iCs/>
            <w:szCs w:val="24"/>
          </w:rPr>
          <w:delText>common</w:delText>
        </w:r>
      </w:del>
      <w:ins w:id="1237" w:author="Alex Popescu" w:date="2024-09-26T21:09:00Z" w16du:dateUtc="2024-09-27T01:09:00Z">
        <w:r w:rsidR="004A334B">
          <w:rPr>
            <w:rFonts w:cs="Times New Roman"/>
            <w:iCs/>
            <w:szCs w:val="24"/>
          </w:rPr>
          <w:t xml:space="preserve">most </w:t>
        </w:r>
        <w:r w:rsidR="004A334B" w:rsidRPr="00455AF4">
          <w:rPr>
            <w:rFonts w:cs="Times New Roman"/>
            <w:iCs/>
            <w:szCs w:val="24"/>
          </w:rPr>
          <w:t>tested</w:t>
        </w:r>
      </w:ins>
      <w:r w:rsidRPr="00455AF4">
        <w:rPr>
          <w:rFonts w:cs="Times New Roman"/>
          <w:iCs/>
          <w:szCs w:val="24"/>
        </w:rPr>
        <w:t xml:space="preserve"> intrinsic factors </w:t>
      </w:r>
      <w:del w:id="1238" w:author="Alex Popescu" w:date="2024-09-26T21:09:00Z" w16du:dateUtc="2024-09-27T01:09:00Z">
        <w:r w:rsidRPr="00455AF4">
          <w:rPr>
            <w:rFonts w:cs="Times New Roman"/>
            <w:iCs/>
            <w:szCs w:val="24"/>
          </w:rPr>
          <w:delText xml:space="preserve">tested </w:delText>
        </w:r>
      </w:del>
      <w:r w:rsidRPr="00455AF4">
        <w:rPr>
          <w:rFonts w:cs="Times New Roman"/>
          <w:iCs/>
          <w:szCs w:val="24"/>
        </w:rPr>
        <w:t xml:space="preserve">were sex, maturity, body mass, and satiation. </w:t>
      </w:r>
      <w:del w:id="1239" w:author="Alex Popescu" w:date="2024-09-26T21:09:00Z" w16du:dateUtc="2024-09-27T01:09:00Z">
        <w:r w:rsidRPr="00455AF4">
          <w:rPr>
            <w:rFonts w:cs="Times New Roman"/>
            <w:iCs/>
            <w:szCs w:val="24"/>
          </w:rPr>
          <w:delText>The</w:delText>
        </w:r>
      </w:del>
      <w:ins w:id="1240" w:author="Alex Popescu" w:date="2024-09-26T21:09:00Z" w16du:dateUtc="2024-09-27T01:09:00Z">
        <w:r w:rsidR="00751B99">
          <w:rPr>
            <w:rFonts w:cs="Times New Roman"/>
            <w:iCs/>
            <w:szCs w:val="24"/>
          </w:rPr>
          <w:t>Sentinel contributions were male-biased, but sex had significantly fewer</w:t>
        </w:r>
      </w:ins>
      <w:r w:rsidR="00751B99">
        <w:rPr>
          <w:rFonts w:cs="Times New Roman"/>
          <w:iCs/>
          <w:szCs w:val="24"/>
        </w:rPr>
        <w:t xml:space="preserve"> effects </w:t>
      </w:r>
      <w:del w:id="1241" w:author="Alex Popescu" w:date="2024-09-26T21:09:00Z" w16du:dateUtc="2024-09-27T01:09:00Z">
        <w:r w:rsidRPr="00455AF4">
          <w:rPr>
            <w:rFonts w:cs="Times New Roman"/>
            <w:iCs/>
            <w:szCs w:val="24"/>
          </w:rPr>
          <w:delText>of sex were consistent throughout</w:delText>
        </w:r>
      </w:del>
      <w:ins w:id="1242" w:author="Alex Popescu" w:date="2024-09-26T21:09:00Z" w16du:dateUtc="2024-09-27T01:09:00Z">
        <w:r w:rsidR="00751B99">
          <w:rPr>
            <w:rFonts w:cs="Times New Roman"/>
            <w:iCs/>
            <w:szCs w:val="24"/>
          </w:rPr>
          <w:t>in mammal</w:t>
        </w:r>
      </w:ins>
      <w:r w:rsidR="00751B99">
        <w:rPr>
          <w:rFonts w:cs="Times New Roman"/>
          <w:iCs/>
          <w:szCs w:val="24"/>
        </w:rPr>
        <w:t xml:space="preserve"> species</w:t>
      </w:r>
      <w:del w:id="1243" w:author="Alex Popescu" w:date="2024-09-26T21:09:00Z" w16du:dateUtc="2024-09-27T01:09:00Z">
        <w:r w:rsidRPr="00455AF4">
          <w:rPr>
            <w:rFonts w:cs="Times New Roman"/>
            <w:iCs/>
            <w:szCs w:val="24"/>
          </w:rPr>
          <w:delText>, with males engaging in sentinel behaviour more than females</w:delText>
        </w:r>
      </w:del>
      <w:ins w:id="1244" w:author="Alex Popescu" w:date="2024-09-26T21:09:00Z" w16du:dateUtc="2024-09-27T01:09:00Z">
        <w:r w:rsidR="00076AE1">
          <w:rPr>
            <w:rFonts w:cs="Times New Roman"/>
            <w:iCs/>
            <w:szCs w:val="24"/>
          </w:rPr>
          <w:t xml:space="preserve"> </w:t>
        </w:r>
        <w:r w:rsidR="00751B99">
          <w:rPr>
            <w:rFonts w:cs="Times New Roman"/>
            <w:iCs/>
            <w:szCs w:val="24"/>
          </w:rPr>
          <w:t>(</w:t>
        </w:r>
        <w:r w:rsidR="00C33F98">
          <w:rPr>
            <w:rFonts w:cs="Times New Roman"/>
            <w:iCs/>
            <w:szCs w:val="24"/>
          </w:rPr>
          <w:t>88% in avian species, 50% in mammalian species)</w:t>
        </w:r>
      </w:ins>
      <w:r w:rsidR="00751B99">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Yasukawa et al. 1992, Burt 1996, Burton and Yasukawa 2001, Mainwaring and Griffith 2013, Walker et al. 2016)</w:t>
      </w:r>
      <w:r w:rsidRPr="00455AF4">
        <w:rPr>
          <w:rFonts w:cs="Times New Roman"/>
          <w:iCs/>
          <w:szCs w:val="24"/>
        </w:rPr>
        <w:fldChar w:fldCharType="end"/>
      </w:r>
      <w:r w:rsidRPr="00455AF4">
        <w:rPr>
          <w:rFonts w:cs="Times New Roman"/>
          <w:iCs/>
          <w:szCs w:val="24"/>
        </w:rPr>
        <w:t xml:space="preserve">. </w:t>
      </w:r>
      <w:del w:id="1245" w:author="Alex Popescu" w:date="2024-09-26T21:09:00Z" w16du:dateUtc="2024-09-27T01:09:00Z">
        <w:r w:rsidRPr="00455AF4">
          <w:rPr>
            <w:rFonts w:cs="Times New Roman"/>
            <w:iCs/>
            <w:szCs w:val="24"/>
          </w:rPr>
          <w:delText>The difference in sentinel behaviour can be attributed to differences in</w:delText>
        </w:r>
      </w:del>
      <w:ins w:id="1246" w:author="Alex Popescu" w:date="2024-09-26T21:09:00Z" w16du:dateUtc="2024-09-27T01:09:00Z">
        <w:r w:rsidR="00AE0A32">
          <w:rPr>
            <w:rFonts w:cs="Times New Roman"/>
            <w:iCs/>
            <w:szCs w:val="24"/>
          </w:rPr>
          <w:t>D</w:t>
        </w:r>
        <w:r w:rsidRPr="00455AF4">
          <w:rPr>
            <w:rFonts w:cs="Times New Roman"/>
            <w:iCs/>
            <w:szCs w:val="24"/>
          </w:rPr>
          <w:t xml:space="preserve">ifferences in </w:t>
        </w:r>
        <w:r w:rsidR="007E5C0A">
          <w:rPr>
            <w:rFonts w:cs="Times New Roman"/>
            <w:iCs/>
            <w:szCs w:val="24"/>
          </w:rPr>
          <w:t>body mass and</w:t>
        </w:r>
      </w:ins>
      <w:r w:rsidR="007E5C0A">
        <w:rPr>
          <w:rFonts w:cs="Times New Roman"/>
          <w:iCs/>
          <w:szCs w:val="24"/>
        </w:rPr>
        <w:t xml:space="preserve"> </w:t>
      </w:r>
      <w:r w:rsidRPr="00455AF4">
        <w:rPr>
          <w:rFonts w:cs="Times New Roman"/>
          <w:iCs/>
          <w:szCs w:val="24"/>
        </w:rPr>
        <w:t>energetic investment between sexes</w:t>
      </w:r>
      <w:del w:id="1247" w:author="Alex Popescu" w:date="2024-09-26T21:09:00Z" w16du:dateUtc="2024-09-27T01:09:00Z">
        <w:r w:rsidRPr="00455AF4">
          <w:rPr>
            <w:rFonts w:cs="Times New Roman"/>
            <w:iCs/>
            <w:szCs w:val="24"/>
          </w:rPr>
          <w:delText xml:space="preserve">, with </w:delText>
        </w:r>
      </w:del>
      <w:ins w:id="1248" w:author="Alex Popescu" w:date="2024-09-26T21:09:00Z" w16du:dateUtc="2024-09-27T01:09:00Z">
        <w:r w:rsidR="00AE0A32">
          <w:rPr>
            <w:rFonts w:cs="Times New Roman"/>
            <w:iCs/>
            <w:szCs w:val="24"/>
          </w:rPr>
          <w:t xml:space="preserve"> could explain the increased propensity of </w:t>
        </w:r>
      </w:ins>
      <w:r w:rsidR="00AE0A32">
        <w:rPr>
          <w:rFonts w:cs="Times New Roman"/>
          <w:iCs/>
          <w:szCs w:val="24"/>
        </w:rPr>
        <w:t xml:space="preserve">males </w:t>
      </w:r>
      <w:del w:id="1249" w:author="Alex Popescu" w:date="2024-09-26T21:09:00Z" w16du:dateUtc="2024-09-27T01:09:00Z">
        <w:r w:rsidRPr="00455AF4">
          <w:rPr>
            <w:rFonts w:cs="Times New Roman"/>
            <w:iCs/>
            <w:szCs w:val="24"/>
          </w:rPr>
          <w:delText>having more energy available for activities outside of reproduction</w:delText>
        </w:r>
      </w:del>
      <w:ins w:id="1250" w:author="Alex Popescu" w:date="2024-09-26T21:09:00Z" w16du:dateUtc="2024-09-27T01:09:00Z">
        <w:r w:rsidR="00AE0A32">
          <w:rPr>
            <w:rFonts w:cs="Times New Roman"/>
            <w:iCs/>
            <w:szCs w:val="24"/>
          </w:rPr>
          <w:t>to engage in sentinel behaviour</w:t>
        </w:r>
      </w:ins>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Male reproduction is less energetically costly than for females (sperm vs. egg production</w:t>
      </w:r>
      <w:del w:id="1251" w:author="Alex Popescu" w:date="2024-09-26T21:09:00Z" w16du:dateUtc="2024-09-27T01:09:00Z">
        <w:r w:rsidRPr="00455AF4">
          <w:rPr>
            <w:rFonts w:cs="Times New Roman"/>
            <w:iCs/>
            <w:szCs w:val="24"/>
          </w:rPr>
          <w:delText>)</w:delText>
        </w:r>
      </w:del>
      <w:ins w:id="1252" w:author="Alex Popescu" w:date="2024-09-26T21:09:00Z" w16du:dateUtc="2024-09-27T01:09:00Z">
        <w:r w:rsidRPr="00455AF4">
          <w:rPr>
            <w:rFonts w:cs="Times New Roman"/>
            <w:iCs/>
            <w:szCs w:val="24"/>
          </w:rPr>
          <w:t>)</w:t>
        </w:r>
        <w:r w:rsidR="00342388">
          <w:rPr>
            <w:rFonts w:cs="Times New Roman"/>
            <w:iCs/>
            <w:szCs w:val="24"/>
          </w:rPr>
          <w:t>,</w:t>
        </w:r>
      </w:ins>
      <w:r w:rsidR="00342388">
        <w:rPr>
          <w:rFonts w:cs="Times New Roman"/>
          <w:iCs/>
          <w:szCs w:val="24"/>
        </w:rPr>
        <w:t xml:space="preserve"> resulting in additional energy that can be allocated towards other behaviours</w:t>
      </w:r>
      <w:ins w:id="1253" w:author="Alex Popescu" w:date="2024-09-26T21:09:00Z" w16du:dateUtc="2024-09-27T01:09:00Z">
        <w:r w:rsidR="00342388">
          <w:rPr>
            <w:rFonts w:cs="Times New Roman"/>
            <w:iCs/>
            <w:szCs w:val="24"/>
          </w:rPr>
          <w:t>,</w:t>
        </w:r>
      </w:ins>
      <w:r w:rsidRPr="00455AF4">
        <w:rPr>
          <w:rFonts w:cs="Times New Roman"/>
          <w:iCs/>
          <w:szCs w:val="24"/>
        </w:rPr>
        <w:t xml:space="preserve"> including sentineling </w:t>
      </w:r>
      <w:r w:rsidRPr="00455AF4">
        <w:rPr>
          <w:rFonts w:cs="Times New Roman"/>
          <w:iCs/>
          <w:szCs w:val="24"/>
        </w:rPr>
        <w:fldChar w:fldCharType="begin"/>
      </w:r>
      <w:r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Pr="00455AF4">
        <w:rPr>
          <w:rFonts w:cs="Times New Roman"/>
          <w:iCs/>
          <w:szCs w:val="24"/>
        </w:rPr>
        <w:fldChar w:fldCharType="separate"/>
      </w:r>
      <w:r w:rsidRPr="0019114E">
        <w:rPr>
          <w:rFonts w:cs="Times New Roman"/>
        </w:rPr>
        <w:t>(Hayward and Gillooly 2011)</w:t>
      </w:r>
      <w:r w:rsidRPr="00455AF4">
        <w:rPr>
          <w:rFonts w:cs="Times New Roman"/>
          <w:iCs/>
          <w:szCs w:val="24"/>
        </w:rPr>
        <w:fldChar w:fldCharType="end"/>
      </w:r>
      <w:r w:rsidRPr="00455AF4">
        <w:rPr>
          <w:rFonts w:cs="Times New Roman"/>
          <w:iCs/>
          <w:szCs w:val="24"/>
        </w:rPr>
        <w:t>.</w:t>
      </w:r>
      <w:r w:rsidR="00057ADB">
        <w:rPr>
          <w:rFonts w:cs="Times New Roman"/>
          <w:iCs/>
          <w:szCs w:val="24"/>
        </w:rPr>
        <w:t xml:space="preserve"> </w:t>
      </w:r>
      <w:del w:id="1254" w:author="Alex Popescu" w:date="2024-09-26T21:09:00Z" w16du:dateUtc="2024-09-27T01:09:00Z">
        <w:r w:rsidRPr="00455AF4">
          <w:rPr>
            <w:rFonts w:cs="Times New Roman"/>
            <w:iCs/>
            <w:szCs w:val="24"/>
          </w:rPr>
          <w:delText>In</w:delText>
        </w:r>
      </w:del>
      <w:ins w:id="1255" w:author="Alex Popescu" w:date="2024-09-26T21:09:00Z" w16du:dateUtc="2024-09-27T01:09:00Z">
        <w:r w:rsidR="00C4704A">
          <w:rPr>
            <w:rFonts w:cs="Times New Roman"/>
            <w:iCs/>
            <w:szCs w:val="24"/>
          </w:rPr>
          <w:t>In certain species, the increased sentinel behaviour of males coincides with the nesting behaviour of female partners and can result in reproductive benefits.</w:t>
        </w:r>
        <w:r w:rsidRPr="00455AF4">
          <w:rPr>
            <w:rFonts w:cs="Times New Roman"/>
            <w:iCs/>
            <w:szCs w:val="24"/>
          </w:rPr>
          <w:t xml:space="preserve"> </w:t>
        </w:r>
        <w:r w:rsidR="004A334B">
          <w:rPr>
            <w:rFonts w:cs="Times New Roman"/>
            <w:iCs/>
            <w:szCs w:val="24"/>
          </w:rPr>
          <w:t>Male</w:t>
        </w:r>
      </w:ins>
      <w:r w:rsidR="004A334B">
        <w:rPr>
          <w:rFonts w:cs="Times New Roman"/>
          <w:iCs/>
          <w:szCs w:val="24"/>
        </w:rPr>
        <w:t xml:space="preserve"> </w:t>
      </w:r>
      <w:r w:rsidRPr="00455AF4">
        <w:rPr>
          <w:rFonts w:cs="Times New Roman"/>
          <w:iCs/>
          <w:szCs w:val="24"/>
        </w:rPr>
        <w:t>red-winged blackbirds (</w:t>
      </w:r>
      <w:r w:rsidRPr="00455AF4">
        <w:rPr>
          <w:rFonts w:cs="Times New Roman"/>
          <w:i/>
          <w:iCs/>
          <w:szCs w:val="24"/>
        </w:rPr>
        <w:t>Agelaius phoeniceus</w:t>
      </w:r>
      <w:del w:id="1256" w:author="Alex Popescu" w:date="2024-09-26T21:09:00Z" w16du:dateUtc="2024-09-27T01:09:00Z">
        <w:r w:rsidRPr="00455AF4">
          <w:rPr>
            <w:rFonts w:cs="Times New Roman"/>
            <w:iCs/>
            <w:szCs w:val="24"/>
          </w:rPr>
          <w:delText>), males assume the role of nest guarding by performing</w:delText>
        </w:r>
      </w:del>
      <w:ins w:id="1257" w:author="Alex Popescu" w:date="2024-09-26T21:09:00Z" w16du:dateUtc="2024-09-27T01:09:00Z">
        <w:r w:rsidRPr="00455AF4">
          <w:rPr>
            <w:rFonts w:cs="Times New Roman"/>
            <w:iCs/>
            <w:szCs w:val="24"/>
          </w:rPr>
          <w:t>)</w:t>
        </w:r>
        <w:r w:rsidR="004A334B">
          <w:rPr>
            <w:rFonts w:cs="Times New Roman"/>
            <w:iCs/>
            <w:szCs w:val="24"/>
          </w:rPr>
          <w:t xml:space="preserve"> perform</w:t>
        </w:r>
      </w:ins>
      <w:r w:rsidR="004A334B">
        <w:rPr>
          <w:rFonts w:cs="Times New Roman"/>
          <w:iCs/>
          <w:szCs w:val="24"/>
        </w:rPr>
        <w:t xml:space="preserve"> sentinel behaviour</w:t>
      </w:r>
      <w:del w:id="1258" w:author="Alex Popescu" w:date="2024-09-26T21:09:00Z" w16du:dateUtc="2024-09-27T01:09:00Z">
        <w:r w:rsidRPr="00455AF4">
          <w:rPr>
            <w:rFonts w:cs="Times New Roman"/>
            <w:iCs/>
            <w:szCs w:val="24"/>
          </w:rPr>
          <w:delText>, with</w:delText>
        </w:r>
      </w:del>
      <w:ins w:id="1259" w:author="Alex Popescu" w:date="2024-09-26T21:09:00Z" w16du:dateUtc="2024-09-27T01:09:00Z">
        <w:r w:rsidR="004A334B">
          <w:rPr>
            <w:rFonts w:cs="Times New Roman"/>
            <w:iCs/>
            <w:szCs w:val="24"/>
          </w:rPr>
          <w:t xml:space="preserve"> near nests</w:t>
        </w:r>
        <w:r w:rsidRPr="00455AF4">
          <w:rPr>
            <w:rFonts w:cs="Times New Roman"/>
            <w:iCs/>
            <w:szCs w:val="24"/>
          </w:rPr>
          <w:t xml:space="preserve">, </w:t>
        </w:r>
        <w:r w:rsidR="004A334B">
          <w:rPr>
            <w:rFonts w:cs="Times New Roman"/>
            <w:iCs/>
            <w:szCs w:val="24"/>
          </w:rPr>
          <w:t>increasing</w:t>
        </w:r>
      </w:ins>
      <w:r w:rsidR="004A334B">
        <w:rPr>
          <w:rFonts w:cs="Times New Roman"/>
          <w:iCs/>
          <w:szCs w:val="24"/>
        </w:rPr>
        <w:t xml:space="preserve"> </w:t>
      </w:r>
      <w:r w:rsidRPr="00455AF4">
        <w:rPr>
          <w:rFonts w:cs="Times New Roman"/>
          <w:iCs/>
          <w:szCs w:val="24"/>
        </w:rPr>
        <w:t>nest success</w:t>
      </w:r>
      <w:del w:id="1260" w:author="Alex Popescu" w:date="2024-09-26T21:09:00Z" w16du:dateUtc="2024-09-27T01:09:00Z">
        <w:r w:rsidRPr="00455AF4">
          <w:rPr>
            <w:rFonts w:cs="Times New Roman"/>
            <w:iCs/>
            <w:szCs w:val="24"/>
          </w:rPr>
          <w:delText xml:space="preserve"> associated with closer and higher perches</w:delText>
        </w:r>
      </w:del>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Pr="00455AF4">
        <w:rPr>
          <w:rFonts w:cs="Times New Roman"/>
          <w:iCs/>
          <w:szCs w:val="24"/>
        </w:rPr>
        <w:fldChar w:fldCharType="separate"/>
      </w:r>
      <w:r w:rsidRPr="0019114E">
        <w:rPr>
          <w:rFonts w:cs="Times New Roman"/>
        </w:rPr>
        <w:t>(Yasukawa et al. 1992)</w:t>
      </w:r>
      <w:r w:rsidRPr="00455AF4">
        <w:rPr>
          <w:rFonts w:cs="Times New Roman"/>
          <w:iCs/>
          <w:szCs w:val="24"/>
        </w:rPr>
        <w:fldChar w:fldCharType="end"/>
      </w:r>
      <w:r w:rsidRPr="00455AF4">
        <w:rPr>
          <w:rFonts w:cs="Times New Roman"/>
          <w:iCs/>
          <w:szCs w:val="24"/>
        </w:rPr>
        <w:t>. Likewise</w:t>
      </w:r>
      <w:del w:id="1261" w:author="Alex Popescu" w:date="2024-09-26T21:09:00Z" w16du:dateUtc="2024-09-27T01:09:00Z">
        <w:r w:rsidRPr="00455AF4">
          <w:rPr>
            <w:rFonts w:cs="Times New Roman"/>
            <w:iCs/>
            <w:szCs w:val="24"/>
          </w:rPr>
          <w:delText xml:space="preserve"> in</w:delText>
        </w:r>
      </w:del>
      <w:ins w:id="1262" w:author="Alex Popescu" w:date="2024-09-26T21:09:00Z" w16du:dateUtc="2024-09-27T01:09:00Z">
        <w:r w:rsidR="00342388">
          <w:rPr>
            <w:rFonts w:cs="Times New Roman"/>
            <w:iCs/>
            <w:szCs w:val="24"/>
          </w:rPr>
          <w:t>,</w:t>
        </w:r>
        <w:r w:rsidR="004A334B">
          <w:rPr>
            <w:rFonts w:cs="Times New Roman"/>
            <w:iCs/>
            <w:szCs w:val="24"/>
          </w:rPr>
          <w:t xml:space="preserve"> male</w:t>
        </w:r>
      </w:ins>
      <w:r w:rsidR="004A334B">
        <w:rPr>
          <w:rFonts w:cs="Times New Roman"/>
          <w:iCs/>
          <w:szCs w:val="24"/>
        </w:rPr>
        <w:t xml:space="preserve"> </w:t>
      </w:r>
      <w:r w:rsidR="00342388">
        <w:rPr>
          <w:rFonts w:cs="Times New Roman"/>
          <w:iCs/>
          <w:szCs w:val="24"/>
        </w:rPr>
        <w:t xml:space="preserve">Zebra </w:t>
      </w:r>
      <w:del w:id="1263" w:author="Alex Popescu" w:date="2024-09-26T21:09:00Z" w16du:dateUtc="2024-09-27T01:09:00Z">
        <w:r w:rsidRPr="00455AF4">
          <w:rPr>
            <w:rFonts w:cs="Times New Roman"/>
            <w:iCs/>
            <w:szCs w:val="24"/>
          </w:rPr>
          <w:delText>finches</w:delText>
        </w:r>
      </w:del>
      <w:ins w:id="1264" w:author="Alex Popescu" w:date="2024-09-26T21:09:00Z" w16du:dateUtc="2024-09-27T01:09:00Z">
        <w:r w:rsidR="00342388">
          <w:rPr>
            <w:rFonts w:cs="Times New Roman"/>
            <w:iCs/>
            <w:szCs w:val="24"/>
          </w:rPr>
          <w:t>finch</w:t>
        </w:r>
      </w:ins>
      <w:r w:rsidR="00342388">
        <w:rPr>
          <w:rFonts w:cs="Times New Roman"/>
          <w:iCs/>
          <w:szCs w:val="24"/>
        </w:rPr>
        <w:t xml:space="preserve"> (</w:t>
      </w:r>
      <w:proofErr w:type="spellStart"/>
      <w:r w:rsidR="00342388" w:rsidRPr="00532C94">
        <w:rPr>
          <w:rFonts w:cs="Times New Roman"/>
          <w:i/>
          <w:szCs w:val="24"/>
        </w:rPr>
        <w:t>Taeniopygia</w:t>
      </w:r>
      <w:proofErr w:type="spellEnd"/>
      <w:r w:rsidR="00342388" w:rsidRPr="00532C94">
        <w:rPr>
          <w:rFonts w:cs="Times New Roman"/>
          <w:i/>
          <w:szCs w:val="24"/>
        </w:rPr>
        <w:t xml:space="preserve"> guttata</w:t>
      </w:r>
      <w:del w:id="1265" w:author="Alex Popescu" w:date="2024-09-26T21:09:00Z" w16du:dateUtc="2024-09-27T01:09:00Z">
        <w:r w:rsidRPr="00455AF4">
          <w:rPr>
            <w:rFonts w:cs="Times New Roman"/>
            <w:iCs/>
            <w:szCs w:val="24"/>
          </w:rPr>
          <w:delText>),</w:delText>
        </w:r>
      </w:del>
      <w:ins w:id="1266" w:author="Alex Popescu" w:date="2024-09-26T21:09:00Z" w16du:dateUtc="2024-09-27T01:09:00Z">
        <w:r w:rsidR="00342388">
          <w:rPr>
            <w:rFonts w:cs="Times New Roman"/>
            <w:iCs/>
            <w:szCs w:val="24"/>
          </w:rPr>
          <w:t>)</w:t>
        </w:r>
      </w:ins>
      <w:r w:rsidR="00342388">
        <w:rPr>
          <w:rFonts w:cs="Times New Roman"/>
          <w:iCs/>
          <w:szCs w:val="24"/>
        </w:rPr>
        <w:t xml:space="preserve"> sentinels</w:t>
      </w:r>
      <w:del w:id="1267" w:author="Alex Popescu" w:date="2024-09-26T21:09:00Z" w16du:dateUtc="2024-09-27T01:09:00Z">
        <w:r w:rsidRPr="00455AF4">
          <w:rPr>
            <w:rFonts w:cs="Times New Roman"/>
            <w:iCs/>
            <w:szCs w:val="24"/>
          </w:rPr>
          <w:delText>, which are most often males,</w:delText>
        </w:r>
      </w:del>
      <w:r w:rsidR="00342388">
        <w:rPr>
          <w:rFonts w:cs="Times New Roman"/>
          <w:iCs/>
          <w:szCs w:val="24"/>
        </w:rPr>
        <w:t xml:space="preserve"> alert their partners when threats </w:t>
      </w:r>
      <w:del w:id="1268" w:author="Alex Popescu" w:date="2024-09-26T21:09:00Z" w16du:dateUtc="2024-09-27T01:09:00Z">
        <w:r w:rsidRPr="00455AF4">
          <w:rPr>
            <w:rFonts w:cs="Times New Roman"/>
            <w:iCs/>
            <w:szCs w:val="24"/>
          </w:rPr>
          <w:delText>approached</w:delText>
        </w:r>
      </w:del>
      <w:ins w:id="1269" w:author="Alex Popescu" w:date="2024-09-26T21:09:00Z" w16du:dateUtc="2024-09-27T01:09:00Z">
        <w:r w:rsidR="00342388">
          <w:rPr>
            <w:rFonts w:cs="Times New Roman"/>
            <w:iCs/>
            <w:szCs w:val="24"/>
          </w:rPr>
          <w:t>approach</w:t>
        </w:r>
      </w:ins>
      <w:r w:rsidRPr="00455AF4">
        <w:rPr>
          <w:rFonts w:cs="Times New Roman"/>
          <w:iCs/>
          <w:szCs w:val="24"/>
        </w:rPr>
        <w:t xml:space="preserve"> the nest, resulting in incubating individuals flushing their nests earlier than when sentinels are absent </w:t>
      </w:r>
      <w:r w:rsidRPr="00455AF4">
        <w:rPr>
          <w:rFonts w:cs="Times New Roman"/>
          <w:iCs/>
          <w:szCs w:val="24"/>
        </w:rPr>
        <w:fldChar w:fldCharType="begin"/>
      </w:r>
      <w:r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(Mainwaring and Griffith 2013)</w:t>
      </w:r>
      <w:r w:rsidRPr="00455AF4">
        <w:rPr>
          <w:rFonts w:cs="Times New Roman"/>
          <w:iCs/>
          <w:szCs w:val="24"/>
        </w:rPr>
        <w:fldChar w:fldCharType="end"/>
      </w:r>
      <w:r w:rsidR="00057ADB">
        <w:rPr>
          <w:rFonts w:cs="Times New Roman"/>
          <w:iCs/>
          <w:szCs w:val="24"/>
        </w:rPr>
        <w:t xml:space="preserve">. </w:t>
      </w:r>
      <w:del w:id="1270" w:author="Alex Popescu" w:date="2024-09-26T21:09:00Z" w16du:dateUtc="2024-09-27T01:09:00Z">
        <w:r w:rsidRPr="00455AF4">
          <w:rPr>
            <w:rFonts w:cs="Times New Roman"/>
            <w:iCs/>
            <w:szCs w:val="24"/>
          </w:rPr>
          <w:delText>The benefits from sentinel behaviour could therefore extend past increased foraging efficiency and biomass intake, but also to nest success and mate survival</w:delText>
        </w:r>
      </w:del>
      <w:ins w:id="1271" w:author="Alex Popescu" w:date="2024-09-26T21:09:00Z" w16du:dateUtc="2024-09-27T01:09:00Z">
        <w:r w:rsidR="00057ADB">
          <w:rPr>
            <w:rFonts w:cs="Times New Roman"/>
            <w:iCs/>
            <w:szCs w:val="24"/>
          </w:rPr>
          <w:t>In addition to increased foraging efficiency, males' increased sentinel behaviour could reduce the risk of predation in partners, i</w:t>
        </w:r>
        <w:r w:rsidR="00B05D2A">
          <w:rPr>
            <w:rFonts w:cs="Times New Roman"/>
            <w:iCs/>
            <w:szCs w:val="24"/>
          </w:rPr>
          <w:t>mprov</w:t>
        </w:r>
        <w:r w:rsidR="00057ADB">
          <w:rPr>
            <w:rFonts w:cs="Times New Roman"/>
            <w:iCs/>
            <w:szCs w:val="24"/>
          </w:rPr>
          <w:t>ing</w:t>
        </w:r>
        <w:r w:rsidR="00B05D2A">
          <w:rPr>
            <w:rFonts w:cs="Times New Roman"/>
            <w:iCs/>
            <w:szCs w:val="24"/>
          </w:rPr>
          <w:t xml:space="preserve"> nest success and mate survival,</w:t>
        </w:r>
        <w:r w:rsidR="00057ADB">
          <w:rPr>
            <w:rFonts w:cs="Times New Roman"/>
            <w:iCs/>
            <w:szCs w:val="24"/>
          </w:rPr>
          <w:t xml:space="preserve"> thereby</w:t>
        </w:r>
        <w:r w:rsidR="00B05D2A">
          <w:rPr>
            <w:rFonts w:cs="Times New Roman"/>
            <w:iCs/>
            <w:szCs w:val="24"/>
          </w:rPr>
          <w:t xml:space="preserve"> incentivizing the behaviour.</w:t>
        </w:r>
        <w:r w:rsidR="00057ADB">
          <w:rPr>
            <w:rFonts w:cs="Times New Roman"/>
            <w:iCs/>
            <w:szCs w:val="24"/>
          </w:rPr>
          <w:t xml:space="preserve"> Sentinel behaviour is then not limited to protecting foragers but could permit group members to allocate more time and energy to other behaviours, such as parental care, while also maintaining antipredator vigilance</w:t>
        </w:r>
      </w:ins>
      <w:r w:rsidR="00057ADB">
        <w:rPr>
          <w:rFonts w:cs="Times New Roman"/>
          <w:iCs/>
          <w:szCs w:val="24"/>
        </w:rPr>
        <w:t>.</w:t>
      </w:r>
    </w:p>
    <w:p w14:paraId="7A41A153" w14:textId="19A94BA1" w:rsidR="00382311" w:rsidRPr="00455AF4" w:rsidRDefault="00B05D2A" w:rsidP="00382311">
      <w:pPr>
        <w:spacing w:after="240" w:line="480" w:lineRule="auto"/>
        <w:rPr>
          <w:rFonts w:cs="Times New Roman"/>
          <w:iCs/>
          <w:szCs w:val="24"/>
        </w:rPr>
      </w:pPr>
      <w:ins w:id="1272" w:author="Alex Popescu" w:date="2024-09-26T21:09:00Z" w16du:dateUtc="2024-09-27T01:09:00Z">
        <w:r>
          <w:rPr>
            <w:rFonts w:cs="Times New Roman"/>
            <w:iCs/>
            <w:szCs w:val="24"/>
          </w:rPr>
          <w:t>The effects of sex often interacted with dominance rank</w:t>
        </w:r>
        <w:r w:rsidR="00057ADB">
          <w:rPr>
            <w:rFonts w:cs="Times New Roman"/>
            <w:iCs/>
            <w:szCs w:val="24"/>
          </w:rPr>
          <w:t xml:space="preserve">, </w:t>
        </w:r>
        <w:r>
          <w:rPr>
            <w:rFonts w:cs="Times New Roman"/>
            <w:iCs/>
            <w:szCs w:val="24"/>
          </w:rPr>
          <w:t>suggest</w:t>
        </w:r>
        <w:r w:rsidR="00057ADB">
          <w:rPr>
            <w:rFonts w:cs="Times New Roman"/>
            <w:iCs/>
            <w:szCs w:val="24"/>
          </w:rPr>
          <w:t>ing</w:t>
        </w:r>
        <w:r>
          <w:rPr>
            <w:rFonts w:cs="Times New Roman"/>
            <w:iCs/>
            <w:szCs w:val="24"/>
          </w:rPr>
          <w:t xml:space="preserve"> that sentinel behaviour could serve more than just antipredator functions. </w:t>
        </w:r>
      </w:ins>
      <w:r>
        <w:rPr>
          <w:rFonts w:cs="Times New Roman"/>
          <w:iCs/>
          <w:szCs w:val="24"/>
        </w:rPr>
        <w:t xml:space="preserve">Sentinel behaviour could </w:t>
      </w:r>
      <w:r w:rsidR="00057ADB">
        <w:rPr>
          <w:rFonts w:cs="Times New Roman"/>
          <w:iCs/>
          <w:szCs w:val="24"/>
        </w:rPr>
        <w:t xml:space="preserve">also </w:t>
      </w:r>
      <w:r>
        <w:rPr>
          <w:rFonts w:cs="Times New Roman"/>
          <w:iCs/>
          <w:szCs w:val="24"/>
        </w:rPr>
        <w:t xml:space="preserve">play a role in </w:t>
      </w:r>
      <w:del w:id="1273" w:author="Alex Popescu" w:date="2024-09-26T21:09:00Z" w16du:dateUtc="2024-09-27T01:09:00Z">
        <w:r w:rsidR="00382311" w:rsidRPr="00455AF4">
          <w:rPr>
            <w:rFonts w:cs="Times New Roman"/>
            <w:iCs/>
            <w:szCs w:val="24"/>
          </w:rPr>
          <w:delText>male intrasexual competition over mates</w:delText>
        </w:r>
      </w:del>
      <w:ins w:id="1274" w:author="Alex Popescu" w:date="2024-09-26T21:09:00Z" w16du:dateUtc="2024-09-27T01:09:00Z">
        <w:r>
          <w:rPr>
            <w:rFonts w:cs="Times New Roman"/>
            <w:iCs/>
            <w:szCs w:val="24"/>
          </w:rPr>
          <w:t>territory defence</w:t>
        </w:r>
      </w:ins>
      <w:r>
        <w:rPr>
          <w:rFonts w:cs="Times New Roman"/>
          <w:iCs/>
          <w:szCs w:val="24"/>
        </w:rPr>
        <w:t xml:space="preserve"> and </w:t>
      </w:r>
      <w:del w:id="1275" w:author="Alex Popescu" w:date="2024-09-26T21:09:00Z" w16du:dateUtc="2024-09-27T01:09:00Z">
        <w:r w:rsidR="00382311" w:rsidRPr="00455AF4">
          <w:rPr>
            <w:rFonts w:cs="Times New Roman"/>
            <w:iCs/>
            <w:szCs w:val="24"/>
          </w:rPr>
          <w:delText>territories</w:delText>
        </w:r>
      </w:del>
      <w:ins w:id="1276" w:author="Alex Popescu" w:date="2024-09-26T21:09:00Z" w16du:dateUtc="2024-09-27T01:09:00Z">
        <w:r>
          <w:rPr>
            <w:rFonts w:cs="Times New Roman"/>
            <w:iCs/>
            <w:szCs w:val="24"/>
          </w:rPr>
          <w:t>mate guarding</w:t>
        </w:r>
      </w:ins>
      <w:r>
        <w:rPr>
          <w:rFonts w:cs="Times New Roman"/>
          <w:iCs/>
          <w:szCs w:val="24"/>
        </w:rPr>
        <w:t xml:space="preserve">. </w:t>
      </w:r>
      <w:r w:rsidR="00382311" w:rsidRPr="00455AF4">
        <w:rPr>
          <w:rFonts w:cs="Times New Roman"/>
          <w:iCs/>
          <w:szCs w:val="24"/>
        </w:rPr>
        <w:t>When encountering a foreign male’s solo song, dominant male white-browed sparrow weavers (</w:t>
      </w:r>
      <w:proofErr w:type="spellStart"/>
      <w:r w:rsidR="00382311" w:rsidRPr="00455AF4">
        <w:rPr>
          <w:rFonts w:cs="Times New Roman"/>
          <w:i/>
          <w:iCs/>
          <w:szCs w:val="24"/>
        </w:rPr>
        <w:t>Plocepasser</w:t>
      </w:r>
      <w:proofErr w:type="spellEnd"/>
      <w:r w:rsidR="00382311" w:rsidRPr="00455AF4">
        <w:rPr>
          <w:rFonts w:cs="Times New Roman"/>
          <w:i/>
          <w:iCs/>
          <w:szCs w:val="24"/>
        </w:rPr>
        <w:t xml:space="preserve"> </w:t>
      </w:r>
      <w:proofErr w:type="spellStart"/>
      <w:r w:rsidR="00382311" w:rsidRPr="00455AF4">
        <w:rPr>
          <w:rFonts w:cs="Times New Roman"/>
          <w:i/>
          <w:iCs/>
          <w:szCs w:val="24"/>
        </w:rPr>
        <w:t>mahali</w:t>
      </w:r>
      <w:proofErr w:type="spellEnd"/>
      <w:r w:rsidR="00382311" w:rsidRPr="00455AF4">
        <w:rPr>
          <w:rFonts w:cs="Times New Roman"/>
          <w:iCs/>
          <w:szCs w:val="24"/>
        </w:rPr>
        <w:t xml:space="preserve">) increase their sentinel effort despite already sentineling more than other group members </w:t>
      </w:r>
      <w:r w:rsidR="00382311" w:rsidRPr="00455AF4">
        <w:rPr>
          <w:rFonts w:cs="Times New Roman"/>
          <w:iCs/>
          <w:szCs w:val="24"/>
        </w:rPr>
        <w:fldChar w:fldCharType="begin"/>
      </w:r>
      <w:r w:rsidR="00382311"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382311" w:rsidRPr="00455AF4">
        <w:rPr>
          <w:rFonts w:cs="Times New Roman"/>
          <w:iCs/>
          <w:szCs w:val="24"/>
        </w:rPr>
        <w:fldChar w:fldCharType="separate"/>
      </w:r>
      <w:r w:rsidR="00382311" w:rsidRPr="0019114E">
        <w:rPr>
          <w:rFonts w:cs="Times New Roman"/>
        </w:rPr>
        <w:t>(Walker et al. 2016)</w:t>
      </w:r>
      <w:r w:rsidR="00382311" w:rsidRPr="00455AF4">
        <w:rPr>
          <w:rFonts w:cs="Times New Roman"/>
          <w:iCs/>
          <w:szCs w:val="24"/>
        </w:rPr>
        <w:fldChar w:fldCharType="end"/>
      </w:r>
      <w:r w:rsidR="00382311" w:rsidRPr="00455AF4">
        <w:rPr>
          <w:rFonts w:cs="Times New Roman"/>
          <w:iCs/>
          <w:szCs w:val="24"/>
        </w:rPr>
        <w:t xml:space="preserve">. </w:t>
      </w:r>
      <w:del w:id="1277" w:author="Alex Popescu" w:date="2024-09-26T21:09:00Z" w16du:dateUtc="2024-09-27T01:09:00Z">
        <w:r w:rsidR="00382311" w:rsidRPr="00455AF4">
          <w:rPr>
            <w:rFonts w:cs="Times New Roman"/>
            <w:iCs/>
            <w:szCs w:val="24"/>
          </w:rPr>
          <w:delText>Similarly, dominant male dwarf mongoose (</w:delText>
        </w:r>
        <w:r w:rsidR="00382311" w:rsidRPr="00455AF4">
          <w:rPr>
            <w:rFonts w:cs="Times New Roman"/>
            <w:i/>
            <w:iCs/>
            <w:szCs w:val="24"/>
          </w:rPr>
          <w:delText xml:space="preserve">Helogale </w:delText>
        </w:r>
        <w:r w:rsidR="00382311" w:rsidRPr="00455AF4">
          <w:rPr>
            <w:rFonts w:cs="Times New Roman"/>
            <w:iCs/>
            <w:szCs w:val="24"/>
          </w:rPr>
          <w:delText>parvula)</w:delText>
        </w:r>
      </w:del>
      <w:ins w:id="1278" w:author="Alex Popescu" w:date="2024-09-26T21:09:00Z" w16du:dateUtc="2024-09-27T01:09:00Z">
        <w:r w:rsidR="00DA2E8F">
          <w:rPr>
            <w:rFonts w:cs="Times New Roman"/>
            <w:iCs/>
            <w:szCs w:val="24"/>
          </w:rPr>
          <w:t>The sentinel’s p</w:t>
        </w:r>
        <w:r w:rsidR="00531327">
          <w:rPr>
            <w:rFonts w:cs="Times New Roman"/>
            <w:iCs/>
            <w:szCs w:val="24"/>
          </w:rPr>
          <w:t>ost</w:t>
        </w:r>
        <w:r w:rsidR="00DA2E8F">
          <w:rPr>
            <w:rFonts w:cs="Times New Roman"/>
            <w:iCs/>
            <w:szCs w:val="24"/>
          </w:rPr>
          <w:t xml:space="preserve"> provides good visibility over a wide area and </w:t>
        </w:r>
        <w:r w:rsidR="00C4704A">
          <w:rPr>
            <w:rFonts w:cs="Times New Roman"/>
            <w:iCs/>
            <w:szCs w:val="24"/>
          </w:rPr>
          <w:t>can facilitate q</w:t>
        </w:r>
        <w:r w:rsidR="00DA2E8F">
          <w:rPr>
            <w:rFonts w:cs="Times New Roman"/>
            <w:iCs/>
            <w:szCs w:val="24"/>
          </w:rPr>
          <w:t>uicker detection and responses to intruders</w:t>
        </w:r>
        <w:r w:rsidR="00C4704A">
          <w:rPr>
            <w:rFonts w:cs="Times New Roman"/>
            <w:iCs/>
            <w:szCs w:val="24"/>
          </w:rPr>
          <w:t>. This</w:t>
        </w:r>
        <w:r w:rsidR="00DA2E8F">
          <w:rPr>
            <w:rFonts w:cs="Times New Roman"/>
            <w:iCs/>
            <w:szCs w:val="24"/>
          </w:rPr>
          <w:t xml:space="preserve"> significantly benefit</w:t>
        </w:r>
        <w:r w:rsidR="00C4704A">
          <w:rPr>
            <w:rFonts w:cs="Times New Roman"/>
            <w:iCs/>
            <w:szCs w:val="24"/>
          </w:rPr>
          <w:t>s</w:t>
        </w:r>
        <w:r w:rsidR="00DA2E8F">
          <w:rPr>
            <w:rFonts w:cs="Times New Roman"/>
            <w:iCs/>
            <w:szCs w:val="24"/>
          </w:rPr>
          <w:t xml:space="preserve"> the dominant male s</w:t>
        </w:r>
        <w:r w:rsidR="00DA2E8F" w:rsidRPr="00455AF4">
          <w:rPr>
            <w:rFonts w:cs="Times New Roman"/>
            <w:iCs/>
            <w:szCs w:val="24"/>
          </w:rPr>
          <w:t xml:space="preserve">ince </w:t>
        </w:r>
        <w:r w:rsidR="00DA2E8F">
          <w:rPr>
            <w:rFonts w:cs="Times New Roman"/>
            <w:iCs/>
            <w:szCs w:val="24"/>
          </w:rPr>
          <w:t>out-group rivals are more likely to usurp the dominant individual than</w:t>
        </w:r>
        <w:r w:rsidR="00DA2E8F" w:rsidRPr="00455AF4">
          <w:rPr>
            <w:rFonts w:cs="Times New Roman"/>
            <w:iCs/>
            <w:szCs w:val="24"/>
          </w:rPr>
          <w:t xml:space="preserve"> subordinates</w:t>
        </w:r>
        <w:r w:rsidR="00DA2E8F">
          <w:rPr>
            <w:rFonts w:cs="Times New Roman"/>
            <w:iCs/>
            <w:szCs w:val="24"/>
          </w:rPr>
          <w:t xml:space="preserve"> </w:t>
        </w:r>
        <w:r w:rsidR="00DA2E8F" w:rsidRPr="00455AF4">
          <w:rPr>
            <w:rFonts w:cs="Times New Roman"/>
            <w:iCs/>
            <w:szCs w:val="24"/>
          </w:rPr>
          <w:fldChar w:fldCharType="begin"/>
        </w:r>
        <w:r w:rsidR="00DA2E8F"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DA2E8F" w:rsidRPr="00455AF4">
          <w:rPr>
            <w:rFonts w:cs="Times New Roman"/>
            <w:iCs/>
            <w:szCs w:val="24"/>
          </w:rPr>
          <w:fldChar w:fldCharType="separate"/>
        </w:r>
        <w:r w:rsidR="00DA2E8F" w:rsidRPr="0019114E">
          <w:rPr>
            <w:rFonts w:cs="Times New Roman"/>
          </w:rPr>
          <w:t>(Walker et al. 2016, Morris-Drake et al. 2019)</w:t>
        </w:r>
        <w:r w:rsidR="00DA2E8F" w:rsidRPr="00455AF4">
          <w:rPr>
            <w:rFonts w:cs="Times New Roman"/>
            <w:iCs/>
            <w:szCs w:val="24"/>
          </w:rPr>
          <w:fldChar w:fldCharType="end"/>
        </w:r>
        <w:r w:rsidR="00DA2E8F">
          <w:rPr>
            <w:rFonts w:cs="Times New Roman"/>
            <w:iCs/>
            <w:szCs w:val="24"/>
          </w:rPr>
          <w:t xml:space="preserve">. Increased investment in sentinel behaviour could help dominant males </w:t>
        </w:r>
        <w:r w:rsidR="00C4704A">
          <w:rPr>
            <w:rFonts w:cs="Times New Roman"/>
            <w:iCs/>
            <w:szCs w:val="24"/>
          </w:rPr>
          <w:t xml:space="preserve">deter rivals and </w:t>
        </w:r>
        <w:r w:rsidR="00DA2E8F">
          <w:rPr>
            <w:rFonts w:cs="Times New Roman"/>
            <w:iCs/>
            <w:szCs w:val="24"/>
          </w:rPr>
          <w:t>maintain their position within the group, increasing the incentive to perform sentinel behaviou</w:t>
        </w:r>
        <w:r w:rsidR="0061307F">
          <w:rPr>
            <w:rFonts w:cs="Times New Roman"/>
            <w:iCs/>
            <w:szCs w:val="24"/>
          </w:rPr>
          <w:t xml:space="preserve">r. On the other hand, all individuals in </w:t>
        </w:r>
        <w:r w:rsidR="0061307F" w:rsidRPr="00455AF4">
          <w:rPr>
            <w:rFonts w:cs="Times New Roman"/>
            <w:iCs/>
            <w:szCs w:val="24"/>
          </w:rPr>
          <w:t>dwarf mongo</w:t>
        </w:r>
        <w:r w:rsidR="0061307F">
          <w:rPr>
            <w:rFonts w:cs="Times New Roman"/>
            <w:iCs/>
            <w:szCs w:val="24"/>
          </w:rPr>
          <w:t>ose</w:t>
        </w:r>
        <w:r w:rsidR="0061307F" w:rsidRPr="00455AF4">
          <w:rPr>
            <w:rFonts w:cs="Times New Roman"/>
            <w:iCs/>
            <w:szCs w:val="24"/>
          </w:rPr>
          <w:t xml:space="preserve"> (</w:t>
        </w:r>
        <w:proofErr w:type="spellStart"/>
        <w:r w:rsidR="0061307F" w:rsidRPr="00455AF4">
          <w:rPr>
            <w:rFonts w:cs="Times New Roman"/>
            <w:i/>
            <w:iCs/>
            <w:szCs w:val="24"/>
          </w:rPr>
          <w:t>Helogale</w:t>
        </w:r>
        <w:proofErr w:type="spellEnd"/>
        <w:r w:rsidR="0061307F" w:rsidRPr="00455AF4">
          <w:rPr>
            <w:rFonts w:cs="Times New Roman"/>
            <w:i/>
            <w:iCs/>
            <w:szCs w:val="24"/>
          </w:rPr>
          <w:t xml:space="preserve"> </w:t>
        </w:r>
        <w:r w:rsidR="0061307F" w:rsidRPr="00532C94">
          <w:rPr>
            <w:rFonts w:cs="Times New Roman"/>
            <w:i/>
            <w:szCs w:val="24"/>
          </w:rPr>
          <w:t>parvula</w:t>
        </w:r>
        <w:r w:rsidR="0061307F" w:rsidRPr="00455AF4">
          <w:rPr>
            <w:rFonts w:cs="Times New Roman"/>
            <w:iCs/>
            <w:szCs w:val="24"/>
          </w:rPr>
          <w:t>)</w:t>
        </w:r>
        <w:r w:rsidR="0061307F">
          <w:rPr>
            <w:rFonts w:cs="Times New Roman"/>
            <w:iCs/>
            <w:szCs w:val="24"/>
          </w:rPr>
          <w:t>, irrespective of dominance status or sex,</w:t>
        </w:r>
      </w:ins>
      <w:r w:rsidR="0061307F">
        <w:rPr>
          <w:rFonts w:cs="Times New Roman"/>
          <w:iCs/>
          <w:szCs w:val="24"/>
        </w:rPr>
        <w:t xml:space="preserve"> </w:t>
      </w:r>
      <w:r w:rsidR="0061307F" w:rsidRPr="00455AF4">
        <w:rPr>
          <w:rFonts w:cs="Times New Roman"/>
          <w:iCs/>
          <w:szCs w:val="24"/>
        </w:rPr>
        <w:t xml:space="preserve">more regularly </w:t>
      </w:r>
      <w:r w:rsidR="0061307F">
        <w:rPr>
          <w:rFonts w:cs="Times New Roman"/>
          <w:iCs/>
          <w:szCs w:val="24"/>
        </w:rPr>
        <w:t>engage</w:t>
      </w:r>
      <w:r w:rsidR="0061307F" w:rsidRPr="00455AF4">
        <w:rPr>
          <w:rFonts w:cs="Times New Roman"/>
          <w:iCs/>
          <w:szCs w:val="24"/>
        </w:rPr>
        <w:t xml:space="preserve"> in sentinel behaviour when encountering signs of rival groups </w:t>
      </w:r>
      <w:r w:rsidR="0061307F" w:rsidRPr="00455AF4">
        <w:rPr>
          <w:rFonts w:cs="Times New Roman"/>
          <w:iCs/>
          <w:szCs w:val="24"/>
        </w:rPr>
        <w:fldChar w:fldCharType="begin"/>
      </w:r>
      <w:r w:rsidR="0061307F"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0061307F" w:rsidRPr="00455AF4">
        <w:rPr>
          <w:rFonts w:cs="Times New Roman"/>
          <w:iCs/>
          <w:szCs w:val="24"/>
        </w:rPr>
        <w:fldChar w:fldCharType="separate"/>
      </w:r>
      <w:r w:rsidR="0061307F" w:rsidRPr="0019114E">
        <w:rPr>
          <w:rFonts w:cs="Times New Roman"/>
        </w:rPr>
        <w:t>(Morris-Drake et al. 2019)</w:t>
      </w:r>
      <w:r w:rsidR="0061307F" w:rsidRPr="00455AF4">
        <w:rPr>
          <w:rFonts w:cs="Times New Roman"/>
          <w:iCs/>
          <w:szCs w:val="24"/>
        </w:rPr>
        <w:fldChar w:fldCharType="end"/>
      </w:r>
      <w:del w:id="1279" w:author="Alex Popescu" w:date="2024-09-26T21:09:00Z" w16du:dateUtc="2024-09-27T01:09:00Z">
        <w:r w:rsidR="00382311" w:rsidRPr="00455AF4">
          <w:rPr>
            <w:rFonts w:cs="Times New Roman"/>
            <w:iCs/>
            <w:szCs w:val="24"/>
          </w:rPr>
          <w:delText xml:space="preserve">. The increased sentinel behaviour of dominant male individuals could permit earlier intruder detection as well as serving as an antipredator function </w:delText>
        </w:r>
        <w:r w:rsidR="00382311" w:rsidRPr="00455AF4">
          <w:rPr>
            <w:rFonts w:cs="Times New Roman"/>
            <w:iCs/>
            <w:szCs w:val="24"/>
          </w:rPr>
          <w:fldChar w:fldCharType="begin"/>
        </w:r>
        <w:r w:rsidR="00382311" w:rsidRPr="0019114E">
          <w:rPr>
            <w:rFonts w:cs="Times New Roman"/>
            <w:iCs/>
            <w:szCs w:val="24"/>
          </w:rPr>
          <w:del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delInstrText>
        </w:r>
        <w:r w:rsidR="00382311" w:rsidRPr="00455AF4">
          <w:rPr>
            <w:rFonts w:cs="Times New Roman"/>
            <w:iCs/>
            <w:szCs w:val="24"/>
          </w:rPr>
          <w:fldChar w:fldCharType="separate"/>
        </w:r>
        <w:r w:rsidR="00382311" w:rsidRPr="0019114E">
          <w:rPr>
            <w:rFonts w:cs="Times New Roman"/>
          </w:rPr>
          <w:delText>(Walker et al. 2016, Morris-Drake et al. 2019)</w:delText>
        </w:r>
        <w:r w:rsidR="00382311" w:rsidRPr="00455AF4">
          <w:rPr>
            <w:rFonts w:cs="Times New Roman"/>
            <w:iCs/>
            <w:szCs w:val="24"/>
          </w:rPr>
          <w:fldChar w:fldCharType="end"/>
        </w:r>
        <w:r w:rsidR="00382311" w:rsidRPr="00455AF4">
          <w:rPr>
            <w:rFonts w:cs="Times New Roman"/>
            <w:iCs/>
            <w:szCs w:val="24"/>
          </w:rPr>
          <w:delText xml:space="preserve">. Since dominant males are most often usurped by out-group individuals rather than subordinates, early detection and monitoring of rivals is essential for dominant males to maintain their position in the group </w:delText>
        </w:r>
        <w:r w:rsidR="00382311" w:rsidRPr="00455AF4">
          <w:rPr>
            <w:rFonts w:cs="Times New Roman"/>
            <w:iCs/>
            <w:szCs w:val="24"/>
          </w:rPr>
          <w:fldChar w:fldCharType="begin"/>
        </w:r>
        <w:r w:rsidR="00382311" w:rsidRPr="0019114E">
          <w:rPr>
            <w:rFonts w:cs="Times New Roman"/>
            <w:iCs/>
            <w:szCs w:val="24"/>
          </w:rPr>
          <w:delInstrText xml:space="preserve"> ADDIN ZOTERO_ITEM CSL_CITATION {"citationID":"TpKKGOTC","properties":{"formattedCitation":"(Walker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delInstrText>
        </w:r>
        <w:r w:rsidR="00382311" w:rsidRPr="00455AF4">
          <w:rPr>
            <w:rFonts w:cs="Times New Roman"/>
            <w:iCs/>
            <w:szCs w:val="24"/>
          </w:rPr>
          <w:fldChar w:fldCharType="separate"/>
        </w:r>
        <w:r w:rsidR="00382311" w:rsidRPr="0019114E">
          <w:rPr>
            <w:rFonts w:cs="Times New Roman"/>
          </w:rPr>
          <w:delText>(Walker et al. 2016)</w:delText>
        </w:r>
        <w:r w:rsidR="00382311" w:rsidRPr="00455AF4">
          <w:rPr>
            <w:rFonts w:cs="Times New Roman"/>
            <w:iCs/>
            <w:szCs w:val="24"/>
          </w:rPr>
          <w:fldChar w:fldCharType="end"/>
        </w:r>
        <w:r w:rsidR="00382311" w:rsidRPr="00455AF4">
          <w:rPr>
            <w:rFonts w:cs="Times New Roman"/>
            <w:iCs/>
            <w:szCs w:val="24"/>
          </w:rPr>
          <w:delText xml:space="preserve">. </w:delText>
        </w:r>
      </w:del>
      <w:ins w:id="1280" w:author="Alex Popescu" w:date="2024-09-26T21:09:00Z" w16du:dateUtc="2024-09-27T01:09:00Z">
        <w:r w:rsidR="0061307F">
          <w:rPr>
            <w:rFonts w:cs="Times New Roman"/>
            <w:iCs/>
            <w:szCs w:val="24"/>
          </w:rPr>
          <w:t>, possibly suggesting vested interest in all individuals to counter territory intrusions (e.g. protection of group resources). Further research is required to investigate this alternative role of sentinel behaviour.</w:t>
        </w:r>
      </w:ins>
    </w:p>
    <w:p w14:paraId="42D6E018" w14:textId="2507E7B1" w:rsidR="00382311" w:rsidRPr="00455AF4" w:rsidRDefault="00382311" w:rsidP="00382311">
      <w:pPr>
        <w:spacing w:after="240" w:line="480" w:lineRule="auto"/>
        <w:rPr>
          <w:rFonts w:cs="Times New Roman"/>
          <w:iCs/>
          <w:szCs w:val="24"/>
        </w:rPr>
      </w:pPr>
      <w:r w:rsidRPr="00455AF4">
        <w:rPr>
          <w:rFonts w:cs="Times New Roman"/>
          <w:iCs/>
          <w:szCs w:val="24"/>
        </w:rPr>
        <w:t>Another intrinsic factor identified in our review was maturity</w:t>
      </w:r>
      <w:r w:rsidR="00190748">
        <w:rPr>
          <w:rFonts w:cs="Times New Roman"/>
          <w:iCs/>
          <w:szCs w:val="24"/>
        </w:rPr>
        <w:t>. O</w:t>
      </w:r>
      <w:r w:rsidRPr="00455AF4">
        <w:rPr>
          <w:rFonts w:cs="Times New Roman"/>
          <w:iCs/>
          <w:szCs w:val="24"/>
        </w:rPr>
        <w:t xml:space="preserve">lder and more experienced individuals </w:t>
      </w:r>
      <w:del w:id="1281" w:author="Alex Popescu" w:date="2024-09-26T21:09:00Z" w16du:dateUtc="2024-09-27T01:09:00Z">
        <w:r w:rsidRPr="00455AF4">
          <w:rPr>
            <w:rFonts w:cs="Times New Roman"/>
            <w:iCs/>
            <w:szCs w:val="24"/>
          </w:rPr>
          <w:delText>sentineled more</w:delText>
        </w:r>
      </w:del>
      <w:ins w:id="1282" w:author="Alex Popescu" w:date="2024-09-26T21:09:00Z" w16du:dateUtc="2024-09-27T01:09:00Z">
        <w:r w:rsidR="00C4704A">
          <w:rPr>
            <w:rFonts w:cs="Times New Roman"/>
            <w:iCs/>
            <w:szCs w:val="24"/>
          </w:rPr>
          <w:t>had greater sentinel contributions</w:t>
        </w:r>
      </w:ins>
      <w:r w:rsidRPr="00455AF4">
        <w:rPr>
          <w:rFonts w:cs="Times New Roman"/>
          <w:iCs/>
          <w:szCs w:val="24"/>
        </w:rPr>
        <w:t xml:space="preserv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w:t>
      </w:r>
      <w:r w:rsidR="00190748">
        <w:rPr>
          <w:rFonts w:cs="Times New Roman"/>
          <w:iCs/>
          <w:szCs w:val="24"/>
        </w:rPr>
        <w:t xml:space="preserve"> </w:t>
      </w:r>
      <w:del w:id="1283" w:author="Alex Popescu" w:date="2024-09-26T21:09:00Z" w16du:dateUtc="2024-09-27T01:09:00Z">
        <w:r w:rsidRPr="00455AF4">
          <w:rPr>
            <w:rFonts w:cs="Times New Roman"/>
            <w:iCs/>
            <w:szCs w:val="24"/>
          </w:rPr>
          <w:delText>Younger individuals could be inefficient sentinels as they lack the experience to identify potential threats</w:delText>
        </w:r>
      </w:del>
      <w:ins w:id="1284" w:author="Alex Popescu" w:date="2024-09-26T21:09:00Z" w16du:dateUtc="2024-09-27T01:09:00Z">
        <w:r w:rsidR="00531327">
          <w:rPr>
            <w:rFonts w:cs="Times New Roman"/>
            <w:iCs/>
            <w:szCs w:val="24"/>
          </w:rPr>
          <w:t xml:space="preserve">The increased sentinel behaviour observed in older individuals could </w:t>
        </w:r>
        <w:r w:rsidR="00057ADB">
          <w:rPr>
            <w:rFonts w:cs="Times New Roman"/>
            <w:iCs/>
            <w:szCs w:val="24"/>
          </w:rPr>
          <w:t>result from</w:t>
        </w:r>
        <w:r w:rsidR="00531327">
          <w:rPr>
            <w:rFonts w:cs="Times New Roman"/>
            <w:iCs/>
            <w:szCs w:val="24"/>
          </w:rPr>
          <w:t xml:space="preserve"> greater energetic availability</w:t>
        </w:r>
        <w:r w:rsidR="00571AB3">
          <w:rPr>
            <w:rFonts w:cs="Times New Roman"/>
            <w:iCs/>
            <w:szCs w:val="24"/>
          </w:rPr>
          <w:t xml:space="preserve"> </w:t>
        </w:r>
        <w:r w:rsidR="00571AB3" w:rsidRPr="00455AF4">
          <w:rPr>
            <w:rFonts w:cs="Times New Roman"/>
            <w:iCs/>
            <w:szCs w:val="24"/>
          </w:rPr>
          <w:fldChar w:fldCharType="begin"/>
        </w:r>
        <w:r w:rsidR="00571AB3"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00571AB3" w:rsidRPr="00455AF4">
          <w:rPr>
            <w:rFonts w:cs="Times New Roman"/>
            <w:iCs/>
            <w:szCs w:val="24"/>
          </w:rPr>
          <w:fldChar w:fldCharType="separate"/>
        </w:r>
        <w:r w:rsidR="00571AB3" w:rsidRPr="0019114E">
          <w:rPr>
            <w:rFonts w:cs="Times New Roman"/>
          </w:rPr>
          <w:t>(Wright et al. 2001a)</w:t>
        </w:r>
        <w:r w:rsidR="00571AB3" w:rsidRPr="00455AF4">
          <w:rPr>
            <w:rFonts w:cs="Times New Roman"/>
            <w:iCs/>
            <w:szCs w:val="24"/>
          </w:rPr>
          <w:fldChar w:fldCharType="end"/>
        </w:r>
        <w:r w:rsidR="00531327">
          <w:rPr>
            <w:rFonts w:cs="Times New Roman"/>
            <w:iCs/>
            <w:szCs w:val="24"/>
          </w:rPr>
          <w:t>. Older individuals have greater body mass</w:t>
        </w:r>
        <w:r w:rsidR="00531327" w:rsidRPr="00455AF4">
          <w:rPr>
            <w:rFonts w:cs="Times New Roman"/>
            <w:iCs/>
            <w:szCs w:val="24"/>
          </w:rPr>
          <w:t xml:space="preserve"> </w:t>
        </w:r>
        <w:r w:rsidR="00531327">
          <w:rPr>
            <w:rFonts w:cs="Times New Roman"/>
            <w:iCs/>
            <w:szCs w:val="24"/>
          </w:rPr>
          <w:t>than youngling</w:t>
        </w:r>
        <w:r w:rsidR="00571AB3">
          <w:rPr>
            <w:rFonts w:cs="Times New Roman"/>
            <w:iCs/>
            <w:szCs w:val="24"/>
          </w:rPr>
          <w:t>s</w:t>
        </w:r>
        <w:r w:rsidR="00531327">
          <w:rPr>
            <w:rFonts w:cs="Times New Roman"/>
            <w:iCs/>
            <w:szCs w:val="24"/>
          </w:rPr>
          <w:t xml:space="preserve"> and are predicted to sentinel more by virtue of having greater energetic reserves. Older individuals could also have more efficient foraging strategies</w:t>
        </w:r>
        <w:r w:rsidR="00571AB3">
          <w:rPr>
            <w:rFonts w:cs="Times New Roman"/>
            <w:iCs/>
            <w:szCs w:val="24"/>
          </w:rPr>
          <w:t xml:space="preserve"> </w:t>
        </w:r>
        <w:r w:rsidR="00531327" w:rsidRPr="00455AF4">
          <w:rPr>
            <w:rFonts w:cs="Times New Roman"/>
            <w:iCs/>
            <w:szCs w:val="24"/>
          </w:rPr>
          <w:fldChar w:fldCharType="begin"/>
        </w:r>
        <w:r w:rsidR="00531327"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00531327" w:rsidRPr="00455AF4">
          <w:rPr>
            <w:rFonts w:cs="Times New Roman"/>
            <w:iCs/>
            <w:szCs w:val="24"/>
          </w:rPr>
          <w:fldChar w:fldCharType="separate"/>
        </w:r>
        <w:r w:rsidR="00531327" w:rsidRPr="0019114E">
          <w:rPr>
            <w:rFonts w:cs="Times New Roman"/>
          </w:rPr>
          <w:t>(</w:t>
        </w:r>
        <w:proofErr w:type="spellStart"/>
        <w:r w:rsidR="00531327" w:rsidRPr="0019114E">
          <w:rPr>
            <w:rFonts w:cs="Times New Roman"/>
          </w:rPr>
          <w:t>Lescroël</w:t>
        </w:r>
        <w:proofErr w:type="spellEnd"/>
        <w:r w:rsidR="00531327" w:rsidRPr="0019114E">
          <w:rPr>
            <w:rFonts w:cs="Times New Roman"/>
          </w:rPr>
          <w:t xml:space="preserve"> et al. 2019)</w:t>
        </w:r>
        <w:r w:rsidR="00531327" w:rsidRPr="00455AF4">
          <w:rPr>
            <w:rFonts w:cs="Times New Roman"/>
            <w:iCs/>
            <w:szCs w:val="24"/>
          </w:rPr>
          <w:fldChar w:fldCharType="end"/>
        </w:r>
        <w:r w:rsidR="00531327">
          <w:rPr>
            <w:rFonts w:cs="Times New Roman"/>
            <w:iCs/>
            <w:szCs w:val="24"/>
          </w:rPr>
          <w:t>, reducing the time required to replenish energetic reserves between bouts of sentinel behaviour</w:t>
        </w:r>
        <w:r w:rsidR="00531327" w:rsidRPr="00455AF4">
          <w:rPr>
            <w:rFonts w:cs="Times New Roman"/>
            <w:iCs/>
            <w:szCs w:val="24"/>
          </w:rPr>
          <w:t>.</w:t>
        </w:r>
        <w:r w:rsidR="00531327">
          <w:rPr>
            <w:rFonts w:cs="Times New Roman"/>
            <w:iCs/>
            <w:szCs w:val="24"/>
          </w:rPr>
          <w:t xml:space="preserve"> Alternatively, younger individuals might l</w:t>
        </w:r>
        <w:r w:rsidR="00190748">
          <w:rPr>
            <w:rFonts w:cs="Times New Roman"/>
            <w:iCs/>
            <w:szCs w:val="24"/>
          </w:rPr>
          <w:t xml:space="preserve">ack the </w:t>
        </w:r>
        <w:r w:rsidR="00531327">
          <w:rPr>
            <w:rFonts w:cs="Times New Roman"/>
            <w:iCs/>
            <w:szCs w:val="24"/>
          </w:rPr>
          <w:t xml:space="preserve">necessary </w:t>
        </w:r>
        <w:r w:rsidR="00190748">
          <w:rPr>
            <w:rFonts w:cs="Times New Roman"/>
            <w:iCs/>
            <w:szCs w:val="24"/>
          </w:rPr>
          <w:t xml:space="preserve">experience </w:t>
        </w:r>
        <w:r w:rsidR="00342388">
          <w:rPr>
            <w:rFonts w:cs="Times New Roman"/>
            <w:iCs/>
            <w:szCs w:val="24"/>
          </w:rPr>
          <w:t>to identify threats correctly</w:t>
        </w:r>
        <w:r w:rsidR="00190748">
          <w:rPr>
            <w:rFonts w:cs="Times New Roman"/>
            <w:iCs/>
            <w:szCs w:val="24"/>
          </w:rPr>
          <w:t xml:space="preserve">, </w:t>
        </w:r>
        <w:r w:rsidR="00571AB3">
          <w:rPr>
            <w:rFonts w:cs="Times New Roman"/>
            <w:iCs/>
            <w:szCs w:val="24"/>
          </w:rPr>
          <w:t>making them</w:t>
        </w:r>
        <w:r w:rsidR="00190748">
          <w:rPr>
            <w:rFonts w:cs="Times New Roman"/>
            <w:iCs/>
            <w:szCs w:val="24"/>
          </w:rPr>
          <w:t xml:space="preserve"> inefficient sentinels </w:t>
        </w:r>
        <w:r w:rsidR="00571AB3">
          <w:rPr>
            <w:rFonts w:cs="Times New Roman"/>
            <w:iCs/>
            <w:szCs w:val="24"/>
          </w:rPr>
          <w:t>who might not</w:t>
        </w:r>
        <w:r w:rsidR="002D3E8B">
          <w:rPr>
            <w:rFonts w:cs="Times New Roman"/>
            <w:iCs/>
            <w:szCs w:val="24"/>
          </w:rPr>
          <w:t xml:space="preserve"> benefit from earlier threat detection</w:t>
        </w:r>
      </w:ins>
      <w:r w:rsidR="00190748">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00571AB3">
        <w:rPr>
          <w:rFonts w:cs="Times New Roman"/>
          <w:iCs/>
          <w:szCs w:val="24"/>
        </w:rPr>
        <w:t xml:space="preserve">. </w:t>
      </w:r>
      <w:del w:id="1285" w:author="Alex Popescu" w:date="2024-09-26T21:09:00Z" w16du:dateUtc="2024-09-27T01:09:00Z">
        <w:r w:rsidRPr="00455AF4">
          <w:rPr>
            <w:rFonts w:cs="Times New Roman"/>
            <w:iCs/>
            <w:szCs w:val="24"/>
          </w:rPr>
          <w:delText xml:space="preserve">The benefits of earlier threat detection from sentineling might therefore be decreased in juveniles as they might not be able to correctly identify threats. Instead, juveniles could be taking advantage of the sentinel behaviour of more experienced individuals to learn to identify threats. Older and more experienced individuals could also have greater energetic resources to allocate to sentinel behaviour as a result of having a greater body mass </w:delText>
        </w:r>
        <w:r w:rsidRPr="00455AF4">
          <w:rPr>
            <w:rFonts w:cs="Times New Roman"/>
            <w:iCs/>
            <w:szCs w:val="24"/>
          </w:rPr>
          <w:fldChar w:fldCharType="begin"/>
        </w:r>
        <w:r w:rsidRPr="0019114E">
          <w:rPr>
            <w:rFonts w:cs="Times New Roman"/>
            <w:iCs/>
            <w:szCs w:val="24"/>
          </w:rPr>
          <w:del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delInstrText>
        </w:r>
        <w:r w:rsidRPr="00455AF4">
          <w:rPr>
            <w:rFonts w:cs="Times New Roman"/>
            <w:iCs/>
            <w:szCs w:val="24"/>
          </w:rPr>
          <w:fldChar w:fldCharType="separate"/>
        </w:r>
        <w:r w:rsidRPr="0019114E">
          <w:rPr>
            <w:rFonts w:cs="Times New Roman"/>
          </w:rPr>
          <w:delText>(Wright et al. 2001a)</w:delText>
        </w:r>
        <w:r w:rsidRPr="00455AF4">
          <w:rPr>
            <w:rFonts w:cs="Times New Roman"/>
            <w:iCs/>
            <w:szCs w:val="24"/>
          </w:rPr>
          <w:fldChar w:fldCharType="end"/>
        </w:r>
        <w:r w:rsidRPr="00455AF4">
          <w:rPr>
            <w:rFonts w:cs="Times New Roman"/>
            <w:iCs/>
            <w:szCs w:val="24"/>
          </w:rPr>
          <w:delText xml:space="preserve">. In certain species, older individuals could also be more efficient foragers, further mitigating the costs of sentinel behaviour </w:delText>
        </w:r>
        <w:r w:rsidRPr="00455AF4">
          <w:rPr>
            <w:rFonts w:cs="Times New Roman"/>
            <w:iCs/>
            <w:szCs w:val="24"/>
          </w:rPr>
          <w:fldChar w:fldCharType="begin"/>
        </w:r>
        <w:r w:rsidRPr="0019114E">
          <w:rPr>
            <w:rFonts w:cs="Times New Roman"/>
            <w:iCs/>
            <w:szCs w:val="24"/>
          </w:rPr>
          <w:del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delInstrText>
        </w:r>
        <w:r w:rsidRPr="00455AF4">
          <w:rPr>
            <w:rFonts w:cs="Times New Roman"/>
            <w:iCs/>
            <w:szCs w:val="24"/>
          </w:rPr>
          <w:fldChar w:fldCharType="separate"/>
        </w:r>
        <w:r w:rsidRPr="0019114E">
          <w:rPr>
            <w:rFonts w:cs="Times New Roman"/>
          </w:rPr>
          <w:delText>(Lescroël et al. 2019)</w:delText>
        </w:r>
        <w:r w:rsidRPr="00455AF4">
          <w:rPr>
            <w:rFonts w:cs="Times New Roman"/>
            <w:iCs/>
            <w:szCs w:val="24"/>
          </w:rPr>
          <w:fldChar w:fldCharType="end"/>
        </w:r>
        <w:r w:rsidRPr="00455AF4">
          <w:rPr>
            <w:rFonts w:cs="Times New Roman"/>
            <w:iCs/>
            <w:szCs w:val="24"/>
          </w:rPr>
          <w:delText>.</w:delText>
        </w:r>
      </w:del>
      <w:ins w:id="1286" w:author="Alex Popescu" w:date="2024-09-26T21:09:00Z" w16du:dateUtc="2024-09-27T01:09:00Z">
        <w:r w:rsidR="00571AB3">
          <w:rPr>
            <w:rFonts w:cs="Times New Roman"/>
            <w:iCs/>
            <w:szCs w:val="24"/>
          </w:rPr>
          <w:t>In contrast, older individuals can more reliably identify threats and benefit from the earlier threat detection accorded by the sentinel’s post. Instead of sentineling, juveniles could learn to identify threats and alarm calls from the behaviour of older, more experienced sentinels, reducing the costs of learning</w:t>
        </w:r>
        <w:r w:rsidRPr="00455AF4">
          <w:rPr>
            <w:rFonts w:cs="Times New Roman"/>
            <w:iCs/>
            <w:szCs w:val="24"/>
          </w:rPr>
          <w:t>.</w:t>
        </w:r>
      </w:ins>
    </w:p>
    <w:p w14:paraId="485FC4C5" w14:textId="2C582219" w:rsidR="00382311" w:rsidRPr="00455AF4" w:rsidRDefault="00382311" w:rsidP="00382311">
      <w:pPr>
        <w:spacing w:after="240" w:line="480" w:lineRule="auto"/>
        <w:rPr>
          <w:rFonts w:cs="Times New Roman"/>
          <w:iCs/>
          <w:szCs w:val="24"/>
        </w:rPr>
      </w:pPr>
      <w:del w:id="1287" w:author="Alex Popescu" w:date="2024-09-26T21:09:00Z" w16du:dateUtc="2024-09-27T01:09:00Z">
        <w:r w:rsidRPr="00455AF4">
          <w:rPr>
            <w:rFonts w:cs="Times New Roman"/>
            <w:iCs/>
            <w:szCs w:val="24"/>
          </w:rPr>
          <w:delText>Energetic resources therefore play</w:delText>
        </w:r>
      </w:del>
      <w:ins w:id="1288" w:author="Alex Popescu" w:date="2024-09-26T21:09:00Z" w16du:dateUtc="2024-09-27T01:09:00Z">
        <w:r w:rsidR="0083114A">
          <w:rPr>
            <w:rFonts w:cs="Times New Roman"/>
            <w:iCs/>
            <w:szCs w:val="24"/>
          </w:rPr>
          <w:t>The effects of sex and maturity on sentinel contributions can be explained through the lens of energetic availability,</w:t>
        </w:r>
      </w:ins>
      <w:r w:rsidR="0083114A">
        <w:rPr>
          <w:rFonts w:cs="Times New Roman"/>
          <w:iCs/>
          <w:szCs w:val="24"/>
        </w:rPr>
        <w:t xml:space="preserve"> a </w:t>
      </w:r>
      <w:del w:id="1289" w:author="Alex Popescu" w:date="2024-09-26T21:09:00Z" w16du:dateUtc="2024-09-27T01:09:00Z">
        <w:r w:rsidRPr="00455AF4">
          <w:rPr>
            <w:rFonts w:cs="Times New Roman"/>
            <w:iCs/>
            <w:szCs w:val="24"/>
          </w:rPr>
          <w:delText>considerable role in</w:delText>
        </w:r>
      </w:del>
      <w:ins w:id="1290" w:author="Alex Popescu" w:date="2024-09-26T21:09:00Z" w16du:dateUtc="2024-09-27T01:09:00Z">
        <w:r w:rsidR="0083114A">
          <w:rPr>
            <w:rFonts w:cs="Times New Roman"/>
            <w:iCs/>
            <w:szCs w:val="24"/>
          </w:rPr>
          <w:t>key factor shaping</w:t>
        </w:r>
      </w:ins>
      <w:r w:rsidRPr="00455AF4">
        <w:rPr>
          <w:rFonts w:cs="Times New Roman"/>
          <w:iCs/>
          <w:szCs w:val="24"/>
        </w:rPr>
        <w:t xml:space="preserve"> an individual’s decision to perform sentinel behaviour. The selfish state-dependent model proposes that an individual</w:t>
      </w:r>
      <w:ins w:id="1291" w:author="Alex Popescu" w:date="2024-09-26T21:09:00Z" w16du:dateUtc="2024-09-27T01:09:00Z">
        <w:r w:rsidRPr="00455AF4">
          <w:rPr>
            <w:rFonts w:cs="Times New Roman"/>
            <w:iCs/>
            <w:szCs w:val="24"/>
          </w:rPr>
          <w:t xml:space="preserve"> </w:t>
        </w:r>
        <w:r w:rsidR="002D3E8B">
          <w:rPr>
            <w:rFonts w:cs="Times New Roman"/>
            <w:iCs/>
            <w:szCs w:val="24"/>
          </w:rPr>
          <w:t>with sufficient energetic reserves</w:t>
        </w:r>
      </w:ins>
      <w:r w:rsidR="002D3E8B">
        <w:rPr>
          <w:rFonts w:cs="Times New Roman"/>
          <w:iCs/>
          <w:szCs w:val="24"/>
        </w:rPr>
        <w:t xml:space="preserve"> </w:t>
      </w:r>
      <w:r w:rsidRPr="00455AF4">
        <w:rPr>
          <w:rFonts w:cs="Times New Roman"/>
          <w:iCs/>
          <w:szCs w:val="24"/>
        </w:rPr>
        <w:t xml:space="preserve">will perform sentinel behaviour if the alternative is foraging without a sentinel present, a considerably more dangerous option </w:t>
      </w:r>
      <w:r w:rsidRPr="00455AF4">
        <w:rPr>
          <w:rFonts w:cs="Times New Roman"/>
          <w:iCs/>
          <w:szCs w:val="24"/>
        </w:rPr>
        <w:fldChar w:fldCharType="begin"/>
      </w:r>
      <w:r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 2015)</w:t>
      </w:r>
      <w:r w:rsidRPr="00455AF4">
        <w:rPr>
          <w:rFonts w:cs="Times New Roman"/>
          <w:iCs/>
          <w:szCs w:val="24"/>
        </w:rPr>
        <w:fldChar w:fldCharType="end"/>
      </w:r>
      <w:r w:rsidRPr="00455AF4">
        <w:rPr>
          <w:rFonts w:cs="Times New Roman"/>
          <w:iCs/>
          <w:szCs w:val="24"/>
        </w:rPr>
        <w:t xml:space="preserve">. </w:t>
      </w:r>
      <w:del w:id="1292" w:author="Alex Popescu" w:date="2024-09-26T21:09:00Z" w16du:dateUtc="2024-09-27T01:09:00Z">
        <w:r w:rsidRPr="00455AF4">
          <w:rPr>
            <w:rFonts w:cs="Times New Roman"/>
            <w:iCs/>
            <w:szCs w:val="24"/>
          </w:rPr>
          <w:delText>However, sentinel behaviour is only favourable if the individual has sufficient energetic reserves to perform this behaviour. The results of studies</w:delText>
        </w:r>
      </w:del>
      <w:ins w:id="1293" w:author="Alex Popescu" w:date="2024-09-26T21:09:00Z" w16du:dateUtc="2024-09-27T01:09:00Z">
        <w:r w:rsidR="002D3E8B">
          <w:rPr>
            <w:rFonts w:cs="Times New Roman"/>
            <w:iCs/>
            <w:szCs w:val="24"/>
          </w:rPr>
          <w:t>S</w:t>
        </w:r>
        <w:r w:rsidRPr="00455AF4">
          <w:rPr>
            <w:rFonts w:cs="Times New Roman"/>
            <w:iCs/>
            <w:szCs w:val="24"/>
          </w:rPr>
          <w:t>tudies</w:t>
        </w:r>
      </w:ins>
      <w:r w:rsidRPr="00455AF4">
        <w:rPr>
          <w:rFonts w:cs="Times New Roman"/>
          <w:iCs/>
          <w:szCs w:val="24"/>
        </w:rPr>
        <w:t xml:space="preserve"> on the effects of satiation and body mass </w:t>
      </w:r>
      <w:del w:id="1294" w:author="Alex Popescu" w:date="2024-09-26T21:09:00Z" w16du:dateUtc="2024-09-27T01:09:00Z">
        <w:r w:rsidRPr="00455AF4">
          <w:rPr>
            <w:rFonts w:cs="Times New Roman"/>
            <w:iCs/>
            <w:szCs w:val="24"/>
          </w:rPr>
          <w:delText>on sentinel behaviour are consistent with this hypothesis</w:delText>
        </w:r>
      </w:del>
      <w:ins w:id="1295" w:author="Alex Popescu" w:date="2024-09-26T21:09:00Z" w16du:dateUtc="2024-09-27T01:09:00Z">
        <w:r w:rsidR="0083114A">
          <w:rPr>
            <w:rFonts w:cs="Times New Roman"/>
            <w:iCs/>
            <w:szCs w:val="24"/>
          </w:rPr>
          <w:t xml:space="preserve">in multiple species </w:t>
        </w:r>
        <w:r w:rsidR="002D3E8B">
          <w:rPr>
            <w:rFonts w:cs="Times New Roman"/>
            <w:iCs/>
            <w:szCs w:val="24"/>
          </w:rPr>
          <w:t>support</w:t>
        </w:r>
        <w:r w:rsidRPr="00455AF4">
          <w:rPr>
            <w:rFonts w:cs="Times New Roman"/>
            <w:iCs/>
            <w:szCs w:val="24"/>
          </w:rPr>
          <w:t xml:space="preserve"> this </w:t>
        </w:r>
        <w:r w:rsidR="002D3E8B">
          <w:rPr>
            <w:rFonts w:cs="Times New Roman"/>
            <w:iCs/>
            <w:szCs w:val="24"/>
          </w:rPr>
          <w:t>model</w:t>
        </w:r>
      </w:ins>
      <w:r w:rsidRPr="00455AF4">
        <w:rPr>
          <w:rFonts w:cs="Times New Roman"/>
          <w:iCs/>
          <w:szCs w:val="24"/>
        </w:rPr>
        <w:t>, with heavier and more satiated individuals sentineling</w:t>
      </w:r>
      <w:r w:rsidR="0083114A">
        <w:rPr>
          <w:rFonts w:cs="Times New Roman"/>
          <w:iCs/>
          <w:szCs w:val="24"/>
        </w:rPr>
        <w:t xml:space="preserve"> </w:t>
      </w:r>
      <w:ins w:id="1296" w:author="Alex Popescu" w:date="2024-09-26T21:09:00Z" w16du:dateUtc="2024-09-27T01:09:00Z">
        <w:r w:rsidR="0083114A">
          <w:rPr>
            <w:rFonts w:cs="Times New Roman"/>
            <w:iCs/>
            <w:szCs w:val="24"/>
          </w:rPr>
          <w:t>earlier,</w:t>
        </w:r>
        <w:r w:rsidRPr="00455AF4">
          <w:rPr>
            <w:rFonts w:cs="Times New Roman"/>
            <w:iCs/>
            <w:szCs w:val="24"/>
          </w:rPr>
          <w:t xml:space="preserve"> </w:t>
        </w:r>
      </w:ins>
      <w:r w:rsidRPr="00455AF4">
        <w:rPr>
          <w:rFonts w:cs="Times New Roman"/>
          <w:iCs/>
          <w:szCs w:val="24"/>
        </w:rPr>
        <w:t>more</w:t>
      </w:r>
      <w:r w:rsidR="002D3E8B">
        <w:rPr>
          <w:rFonts w:cs="Times New Roman"/>
          <w:iCs/>
          <w:szCs w:val="24"/>
        </w:rPr>
        <w:t xml:space="preserve"> </w:t>
      </w:r>
      <w:ins w:id="1297" w:author="Alex Popescu" w:date="2024-09-26T21:09:00Z" w16du:dateUtc="2024-09-27T01:09:00Z">
        <w:r w:rsidR="002D3E8B">
          <w:rPr>
            <w:rFonts w:cs="Times New Roman"/>
            <w:iCs/>
            <w:szCs w:val="24"/>
          </w:rPr>
          <w:t>frequently</w:t>
        </w:r>
        <w:r w:rsidR="0083114A">
          <w:rPr>
            <w:rFonts w:cs="Times New Roman"/>
            <w:iCs/>
            <w:szCs w:val="24"/>
          </w:rPr>
          <w:t>,</w:t>
        </w:r>
        <w:r w:rsidR="002D3E8B">
          <w:rPr>
            <w:rFonts w:cs="Times New Roman"/>
            <w:iCs/>
            <w:szCs w:val="24"/>
          </w:rPr>
          <w:t xml:space="preserve"> and for longer</w:t>
        </w:r>
        <w:r w:rsidRPr="00455AF4">
          <w:rPr>
            <w:rFonts w:cs="Times New Roman"/>
            <w:iCs/>
            <w:szCs w:val="24"/>
          </w:rPr>
          <w:t xml:space="preserve"> </w:t>
        </w:r>
      </w:ins>
      <w:r w:rsidRPr="00455AF4">
        <w:rPr>
          <w:rFonts w:cs="Times New Roman"/>
          <w:iCs/>
          <w:szCs w:val="24"/>
        </w:rPr>
        <w:t>than lighter</w:t>
      </w:r>
      <w:del w:id="1298" w:author="Alex Popescu" w:date="2024-09-26T21:09:00Z" w16du:dateUtc="2024-09-27T01:09:00Z">
        <w:r w:rsidRPr="00455AF4">
          <w:rPr>
            <w:rFonts w:cs="Times New Roman"/>
            <w:iCs/>
            <w:szCs w:val="24"/>
          </w:rPr>
          <w:delText>, unsatiated</w:delText>
        </w:r>
      </w:del>
      <w:ins w:id="1299" w:author="Alex Popescu" w:date="2024-09-26T21:09:00Z" w16du:dateUtc="2024-09-27T01:09:00Z">
        <w:r w:rsidR="002D3E8B">
          <w:rPr>
            <w:rFonts w:cs="Times New Roman"/>
            <w:iCs/>
            <w:szCs w:val="24"/>
          </w:rPr>
          <w:t xml:space="preserve"> and less </w:t>
        </w:r>
        <w:r w:rsidRPr="00455AF4">
          <w:rPr>
            <w:rFonts w:cs="Times New Roman"/>
            <w:iCs/>
            <w:szCs w:val="24"/>
          </w:rPr>
          <w:t>satiated</w:t>
        </w:r>
      </w:ins>
      <w:r w:rsidRPr="00455AF4">
        <w:rPr>
          <w:rFonts w:cs="Times New Roman"/>
          <w:iCs/>
          <w:szCs w:val="24"/>
        </w:rPr>
        <w:t xml:space="preserve"> individuals </w:t>
      </w:r>
      <w:r w:rsidRPr="00455AF4">
        <w:rPr>
          <w:rFonts w:cs="Times New Roman"/>
          <w:iCs/>
          <w:szCs w:val="24"/>
        </w:rPr>
        <w:fldChar w:fldCharType="begin"/>
      </w:r>
      <w:r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 Wright et al. 2001c, 2001b, 2001a, Bednekoff and Woolfenden 2003, Huels and Stoeger 2022)</w:t>
      </w:r>
      <w:r w:rsidRPr="00455AF4">
        <w:rPr>
          <w:rFonts w:cs="Times New Roman"/>
          <w:iCs/>
          <w:szCs w:val="24"/>
        </w:rPr>
        <w:fldChar w:fldCharType="end"/>
      </w:r>
      <w:r w:rsidRPr="00455AF4">
        <w:rPr>
          <w:rFonts w:cs="Times New Roman"/>
          <w:iCs/>
          <w:szCs w:val="24"/>
        </w:rPr>
        <w:t xml:space="preserve">. Sentinel behaviour is unfavourable </w:t>
      </w:r>
      <w:del w:id="1300" w:author="Alex Popescu" w:date="2024-09-26T21:09:00Z" w16du:dateUtc="2024-09-27T01:09:00Z">
        <w:r w:rsidRPr="00455AF4">
          <w:rPr>
            <w:rFonts w:cs="Times New Roman"/>
            <w:iCs/>
            <w:szCs w:val="24"/>
          </w:rPr>
          <w:delText>for individuals lacking</w:delText>
        </w:r>
      </w:del>
      <w:ins w:id="1301" w:author="Alex Popescu" w:date="2024-09-26T21:09:00Z" w16du:dateUtc="2024-09-27T01:09:00Z">
        <w:r w:rsidR="0083114A">
          <w:rPr>
            <w:rFonts w:cs="Times New Roman"/>
            <w:iCs/>
            <w:szCs w:val="24"/>
          </w:rPr>
          <w:t xml:space="preserve">if an </w:t>
        </w:r>
        <w:r w:rsidRPr="00455AF4">
          <w:rPr>
            <w:rFonts w:cs="Times New Roman"/>
            <w:iCs/>
            <w:szCs w:val="24"/>
          </w:rPr>
          <w:t xml:space="preserve">individual </w:t>
        </w:r>
        <w:r w:rsidR="0083114A">
          <w:rPr>
            <w:rFonts w:cs="Times New Roman"/>
            <w:iCs/>
            <w:szCs w:val="24"/>
          </w:rPr>
          <w:t>does not have</w:t>
        </w:r>
      </w:ins>
      <w:r w:rsidRPr="00455AF4">
        <w:rPr>
          <w:rFonts w:cs="Times New Roman"/>
          <w:iCs/>
          <w:szCs w:val="24"/>
        </w:rPr>
        <w:t xml:space="preserve"> sufficient energetic </w:t>
      </w:r>
      <w:del w:id="1302" w:author="Alex Popescu" w:date="2024-09-26T21:09:00Z" w16du:dateUtc="2024-09-27T01:09:00Z">
        <w:r w:rsidRPr="00455AF4">
          <w:rPr>
            <w:rFonts w:cs="Times New Roman"/>
            <w:iCs/>
            <w:szCs w:val="24"/>
          </w:rPr>
          <w:delText>levels to perform it</w:delText>
        </w:r>
      </w:del>
      <w:ins w:id="1303" w:author="Alex Popescu" w:date="2024-09-26T21:09:00Z" w16du:dateUtc="2024-09-27T01:09:00Z">
        <w:r w:rsidR="0083114A">
          <w:rPr>
            <w:rFonts w:cs="Times New Roman"/>
            <w:iCs/>
            <w:szCs w:val="24"/>
          </w:rPr>
          <w:t>reserves,</w:t>
        </w:r>
      </w:ins>
      <w:r w:rsidRPr="00455AF4">
        <w:rPr>
          <w:rFonts w:cs="Times New Roman"/>
          <w:iCs/>
          <w:szCs w:val="24"/>
        </w:rPr>
        <w:t xml:space="preserve"> as the long periods of vigil are lost foraging opportunities for the individual. Instead, </w:t>
      </w:r>
      <w:del w:id="1304" w:author="Alex Popescu" w:date="2024-09-26T21:09:00Z" w16du:dateUtc="2024-09-27T01:09:00Z">
        <w:r w:rsidRPr="00455AF4">
          <w:rPr>
            <w:rFonts w:cs="Times New Roman"/>
            <w:iCs/>
            <w:szCs w:val="24"/>
          </w:rPr>
          <w:delText>it would be most beneficial to forage</w:delText>
        </w:r>
      </w:del>
      <w:ins w:id="1305" w:author="Alex Popescu" w:date="2024-09-26T21:09:00Z" w16du:dateUtc="2024-09-27T01:09:00Z">
        <w:r w:rsidR="00342388">
          <w:rPr>
            <w:rFonts w:cs="Times New Roman"/>
            <w:iCs/>
            <w:szCs w:val="24"/>
          </w:rPr>
          <w:t>foraging</w:t>
        </w:r>
      </w:ins>
      <w:r w:rsidR="00342388">
        <w:rPr>
          <w:rFonts w:cs="Times New Roman"/>
          <w:iCs/>
          <w:szCs w:val="24"/>
        </w:rPr>
        <w:t xml:space="preserve"> quickly and </w:t>
      </w:r>
      <w:del w:id="1306" w:author="Alex Popescu" w:date="2024-09-26T21:09:00Z" w16du:dateUtc="2024-09-27T01:09:00Z">
        <w:r w:rsidRPr="00455AF4">
          <w:rPr>
            <w:rFonts w:cs="Times New Roman"/>
            <w:iCs/>
            <w:szCs w:val="24"/>
          </w:rPr>
          <w:delText>maintain</w:delText>
        </w:r>
      </w:del>
      <w:ins w:id="1307" w:author="Alex Popescu" w:date="2024-09-26T21:09:00Z" w16du:dateUtc="2024-09-27T01:09:00Z">
        <w:r w:rsidR="00342388">
          <w:rPr>
            <w:rFonts w:cs="Times New Roman"/>
            <w:iCs/>
            <w:szCs w:val="24"/>
          </w:rPr>
          <w:t>maintaining</w:t>
        </w:r>
      </w:ins>
      <w:r w:rsidR="00342388">
        <w:rPr>
          <w:rFonts w:cs="Times New Roman"/>
          <w:iCs/>
          <w:szCs w:val="24"/>
        </w:rPr>
        <w:t xml:space="preserve"> sufficient individual vigilance to limit </w:t>
      </w:r>
      <w:del w:id="1308" w:author="Alex Popescu" w:date="2024-09-26T21:09:00Z" w16du:dateUtc="2024-09-27T01:09:00Z">
        <w:r w:rsidRPr="00455AF4">
          <w:rPr>
            <w:rFonts w:cs="Times New Roman"/>
            <w:iCs/>
            <w:szCs w:val="24"/>
          </w:rPr>
          <w:delText xml:space="preserve">the risk of </w:delText>
        </w:r>
      </w:del>
      <w:r w:rsidR="00342388">
        <w:rPr>
          <w:rFonts w:cs="Times New Roman"/>
          <w:iCs/>
          <w:szCs w:val="24"/>
        </w:rPr>
        <w:t>predation</w:t>
      </w:r>
      <w:del w:id="1309" w:author="Alex Popescu" w:date="2024-09-26T21:09:00Z" w16du:dateUtc="2024-09-27T01:09:00Z">
        <w:r w:rsidRPr="00455AF4">
          <w:rPr>
            <w:rFonts w:cs="Times New Roman"/>
            <w:iCs/>
            <w:szCs w:val="24"/>
          </w:rPr>
          <w:delText>. Individuals capable of more</w:delText>
        </w:r>
      </w:del>
      <w:ins w:id="1310" w:author="Alex Popescu" w:date="2024-09-26T21:09:00Z" w16du:dateUtc="2024-09-27T01:09:00Z">
        <w:r w:rsidR="00342388">
          <w:rPr>
            <w:rFonts w:cs="Times New Roman"/>
            <w:iCs/>
            <w:szCs w:val="24"/>
          </w:rPr>
          <w:t xml:space="preserve"> risk would be most beneficial</w:t>
        </w:r>
        <w:r w:rsidRPr="00455AF4">
          <w:rPr>
            <w:rFonts w:cs="Times New Roman"/>
            <w:iCs/>
            <w:szCs w:val="24"/>
          </w:rPr>
          <w:t>.</w:t>
        </w:r>
        <w:r w:rsidR="0083114A">
          <w:rPr>
            <w:rFonts w:cs="Times New Roman"/>
            <w:iCs/>
            <w:szCs w:val="24"/>
          </w:rPr>
          <w:t xml:space="preserve"> More</w:t>
        </w:r>
      </w:ins>
      <w:r w:rsidR="0083114A">
        <w:rPr>
          <w:rFonts w:cs="Times New Roman"/>
          <w:iCs/>
          <w:szCs w:val="24"/>
        </w:rPr>
        <w:t xml:space="preserve"> efficient </w:t>
      </w:r>
      <w:del w:id="1311" w:author="Alex Popescu" w:date="2024-09-26T21:09:00Z" w16du:dateUtc="2024-09-27T01:09:00Z">
        <w:r w:rsidRPr="00455AF4">
          <w:rPr>
            <w:rFonts w:cs="Times New Roman"/>
            <w:iCs/>
            <w:szCs w:val="24"/>
          </w:rPr>
          <w:delText>foraging, achieving</w:delText>
        </w:r>
      </w:del>
      <w:ins w:id="1312" w:author="Alex Popescu" w:date="2024-09-26T21:09:00Z" w16du:dateUtc="2024-09-27T01:09:00Z">
        <w:r w:rsidR="0083114A">
          <w:rPr>
            <w:rFonts w:cs="Times New Roman"/>
            <w:iCs/>
            <w:szCs w:val="24"/>
          </w:rPr>
          <w:t>foragers can achieve</w:t>
        </w:r>
      </w:ins>
      <w:r w:rsidRPr="00455AF4">
        <w:rPr>
          <w:rFonts w:cs="Times New Roman"/>
          <w:iCs/>
          <w:szCs w:val="24"/>
        </w:rPr>
        <w:t xml:space="preserve"> the minimal energetic threshold to perform sentinel behaviour quicker than other </w:t>
      </w:r>
      <w:r w:rsidR="0083114A" w:rsidRPr="00455AF4">
        <w:rPr>
          <w:rFonts w:cs="Times New Roman"/>
          <w:iCs/>
          <w:szCs w:val="24"/>
        </w:rPr>
        <w:t>individuals</w:t>
      </w:r>
      <w:del w:id="1313" w:author="Alex Popescu" w:date="2024-09-26T21:09:00Z" w16du:dateUtc="2024-09-27T01:09:00Z">
        <w:r w:rsidRPr="00455AF4">
          <w:rPr>
            <w:rFonts w:cs="Times New Roman"/>
            <w:iCs/>
            <w:szCs w:val="24"/>
          </w:rPr>
          <w:delText xml:space="preserve">, therefore </w:delText>
        </w:r>
      </w:del>
      <w:ins w:id="1314" w:author="Alex Popescu" w:date="2024-09-26T21:09:00Z" w16du:dateUtc="2024-09-27T01:09:00Z">
        <w:r w:rsidR="0083114A" w:rsidRPr="00455AF4">
          <w:rPr>
            <w:rFonts w:cs="Times New Roman"/>
            <w:iCs/>
            <w:szCs w:val="24"/>
          </w:rPr>
          <w:t xml:space="preserve"> and</w:t>
        </w:r>
        <w:r w:rsidR="0083114A">
          <w:rPr>
            <w:rFonts w:cs="Times New Roman"/>
            <w:iCs/>
            <w:szCs w:val="24"/>
          </w:rPr>
          <w:t xml:space="preserve"> will initiate bouts of </w:t>
        </w:r>
      </w:ins>
      <w:r w:rsidR="0083114A">
        <w:rPr>
          <w:rFonts w:cs="Times New Roman"/>
          <w:iCs/>
          <w:szCs w:val="24"/>
        </w:rPr>
        <w:t xml:space="preserve">sentinel </w:t>
      </w:r>
      <w:del w:id="1315" w:author="Alex Popescu" w:date="2024-09-26T21:09:00Z" w16du:dateUtc="2024-09-27T01:09:00Z">
        <w:r w:rsidRPr="00455AF4">
          <w:rPr>
            <w:rFonts w:cs="Times New Roman"/>
            <w:iCs/>
            <w:szCs w:val="24"/>
          </w:rPr>
          <w:delText>earlier and more</w:delText>
        </w:r>
      </w:del>
      <w:ins w:id="1316" w:author="Alex Popescu" w:date="2024-09-26T21:09:00Z" w16du:dateUtc="2024-09-27T01:09:00Z">
        <w:r w:rsidR="0083114A">
          <w:rPr>
            <w:rFonts w:cs="Times New Roman"/>
            <w:iCs/>
            <w:szCs w:val="24"/>
          </w:rPr>
          <w:t>behaviour sooner</w:t>
        </w:r>
      </w:ins>
      <w:r w:rsidR="0083114A">
        <w:rPr>
          <w:rFonts w:cs="Times New Roman"/>
          <w:iCs/>
          <w:szCs w:val="24"/>
        </w:rPr>
        <w:t xml:space="preserve"> than</w:t>
      </w:r>
      <w:r w:rsidRPr="00455AF4">
        <w:rPr>
          <w:rFonts w:cs="Times New Roman"/>
          <w:iCs/>
          <w:szCs w:val="24"/>
        </w:rPr>
        <w:t xml:space="preserve"> other group members. This was supported by the results of studies on dwarf mongoose, Arabian babblers (</w:t>
      </w:r>
      <w:proofErr w:type="spellStart"/>
      <w:r w:rsidRPr="00455AF4">
        <w:rPr>
          <w:rFonts w:cs="Times New Roman"/>
          <w:i/>
          <w:iCs/>
          <w:szCs w:val="24"/>
        </w:rPr>
        <w:t>Turdoides</w:t>
      </w:r>
      <w:proofErr w:type="spellEnd"/>
      <w:r w:rsidRPr="00455AF4">
        <w:rPr>
          <w:rFonts w:cs="Times New Roman"/>
          <w:i/>
          <w:iCs/>
          <w:szCs w:val="24"/>
        </w:rPr>
        <w:t xml:space="preserve"> </w:t>
      </w:r>
      <w:proofErr w:type="spellStart"/>
      <w:r w:rsidRPr="00455AF4">
        <w:rPr>
          <w:rFonts w:cs="Times New Roman"/>
          <w:i/>
          <w:iCs/>
          <w:szCs w:val="24"/>
        </w:rPr>
        <w:t>squamiceps</w:t>
      </w:r>
      <w:proofErr w:type="spellEnd"/>
      <w:r w:rsidRPr="00455AF4">
        <w:rPr>
          <w:rFonts w:cs="Times New Roman"/>
          <w:iCs/>
          <w:szCs w:val="24"/>
        </w:rPr>
        <w:t>), and Florida scrub-jays (</w:t>
      </w:r>
      <w:proofErr w:type="spellStart"/>
      <w:r w:rsidRPr="00455AF4">
        <w:rPr>
          <w:rFonts w:cs="Times New Roman"/>
          <w:i/>
          <w:iCs/>
          <w:szCs w:val="24"/>
        </w:rPr>
        <w:t>Aphelocoma</w:t>
      </w:r>
      <w:proofErr w:type="spellEnd"/>
      <w:r w:rsidRPr="00455AF4">
        <w:rPr>
          <w:rFonts w:cs="Times New Roman"/>
          <w:i/>
          <w:iCs/>
          <w:szCs w:val="24"/>
        </w:rPr>
        <w:t xml:space="preserve"> </w:t>
      </w:r>
      <w:proofErr w:type="spellStart"/>
      <w:r w:rsidRPr="00455AF4">
        <w:rPr>
          <w:rFonts w:cs="Times New Roman"/>
          <w:i/>
          <w:iCs/>
          <w:szCs w:val="24"/>
        </w:rPr>
        <w:t>coerulescens</w:t>
      </w:r>
      <w:proofErr w:type="spellEnd"/>
      <w:r w:rsidRPr="00455AF4">
        <w:rPr>
          <w:rFonts w:cs="Times New Roman"/>
          <w:iCs/>
          <w:szCs w:val="24"/>
        </w:rPr>
        <w:t xml:space="preserve">) which found that </w:t>
      </w:r>
      <w:del w:id="1317" w:author="Alex Popescu" w:date="2024-09-26T21:09:00Z" w16du:dateUtc="2024-09-27T01:09:00Z">
        <w:r w:rsidRPr="00455AF4">
          <w:rPr>
            <w:rFonts w:cs="Times New Roman"/>
            <w:iCs/>
            <w:szCs w:val="24"/>
          </w:rPr>
          <w:delText xml:space="preserve">fed </w:delText>
        </w:r>
      </w:del>
      <w:r w:rsidR="001626BF">
        <w:rPr>
          <w:rFonts w:cs="Times New Roman"/>
          <w:iCs/>
          <w:szCs w:val="24"/>
        </w:rPr>
        <w:t xml:space="preserve">individuals </w:t>
      </w:r>
      <w:ins w:id="1318" w:author="Alex Popescu" w:date="2024-09-26T21:09:00Z" w16du:dateUtc="2024-09-27T01:09:00Z">
        <w:r w:rsidRPr="00455AF4">
          <w:rPr>
            <w:rFonts w:cs="Times New Roman"/>
            <w:iCs/>
            <w:szCs w:val="24"/>
          </w:rPr>
          <w:t xml:space="preserve">fed </w:t>
        </w:r>
        <w:r w:rsidR="001626BF" w:rsidRPr="001626BF">
          <w:rPr>
            <w:rFonts w:cs="Times New Roman"/>
            <w:i/>
            <w:szCs w:val="24"/>
          </w:rPr>
          <w:t>ad libitum</w:t>
        </w:r>
        <w:r w:rsidRPr="00455AF4">
          <w:rPr>
            <w:rFonts w:cs="Times New Roman"/>
            <w:iCs/>
            <w:szCs w:val="24"/>
          </w:rPr>
          <w:t xml:space="preserve"> </w:t>
        </w:r>
      </w:ins>
      <w:r w:rsidRPr="00455AF4">
        <w:rPr>
          <w:rFonts w:cs="Times New Roman"/>
          <w:iCs/>
          <w:szCs w:val="24"/>
        </w:rPr>
        <w:t>initiated bouts of sentinel behaviour</w:t>
      </w:r>
      <w:ins w:id="1319" w:author="Alex Popescu" w:date="2024-09-26T21:09:00Z" w16du:dateUtc="2024-09-27T01:09:00Z">
        <w:r w:rsidRPr="00455AF4">
          <w:rPr>
            <w:rFonts w:cs="Times New Roman"/>
            <w:iCs/>
            <w:szCs w:val="24"/>
          </w:rPr>
          <w:t xml:space="preserve"> </w:t>
        </w:r>
        <w:r w:rsidR="001626BF">
          <w:rPr>
            <w:rFonts w:cs="Times New Roman"/>
            <w:iCs/>
            <w:szCs w:val="24"/>
          </w:rPr>
          <w:t>sooner and</w:t>
        </w:r>
      </w:ins>
      <w:r w:rsidR="001626BF">
        <w:rPr>
          <w:rFonts w:cs="Times New Roman"/>
          <w:iCs/>
          <w:szCs w:val="24"/>
        </w:rPr>
        <w:t xml:space="preserve"> </w:t>
      </w:r>
      <w:r w:rsidRPr="00455AF4">
        <w:rPr>
          <w:rFonts w:cs="Times New Roman"/>
          <w:iCs/>
          <w:szCs w:val="24"/>
        </w:rPr>
        <w:t xml:space="preserve">more frequently </w:t>
      </w:r>
      <w:r w:rsidRPr="00455AF4">
        <w:rPr>
          <w:rFonts w:cs="Times New Roman"/>
          <w:iCs/>
          <w:szCs w:val="24"/>
        </w:rPr>
        <w:fldChar w:fldCharType="begin"/>
      </w:r>
      <w:r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455AF4">
        <w:rPr>
          <w:rFonts w:cs="Times New Roman"/>
          <w:iCs/>
          <w:szCs w:val="24"/>
        </w:rPr>
        <w:fldChar w:fldCharType="separate"/>
      </w:r>
      <w:r w:rsidRPr="0019114E">
        <w:rPr>
          <w:rFonts w:cs="Times New Roman"/>
        </w:rPr>
        <w:t>(Clutton-Brock et al. 1999, Wright et al. 2001c, Bednekoff and Woolfenden 2003, 2006, Arbon et al. 2020, Ostreiher et al. 2021)</w:t>
      </w:r>
      <w:r w:rsidRPr="00455AF4">
        <w:rPr>
          <w:rFonts w:cs="Times New Roman"/>
          <w:iCs/>
          <w:szCs w:val="24"/>
        </w:rPr>
        <w:fldChar w:fldCharType="end"/>
      </w:r>
      <w:r w:rsidRPr="00455AF4">
        <w:rPr>
          <w:rFonts w:cs="Times New Roman"/>
          <w:iCs/>
          <w:szCs w:val="24"/>
        </w:rPr>
        <w:t xml:space="preserve">. Satiated individuals also decreased their foraging behaviour and sentineled more and longer than unsatiated individuals. </w:t>
      </w:r>
      <w:del w:id="1320" w:author="Alex Popescu" w:date="2024-09-26T21:09:00Z" w16du:dateUtc="2024-09-27T01:09:00Z">
        <w:r w:rsidRPr="00455AF4">
          <w:rPr>
            <w:rFonts w:cs="Times New Roman"/>
            <w:iCs/>
            <w:szCs w:val="24"/>
          </w:rPr>
          <w:delText>In response to</w:delText>
        </w:r>
      </w:del>
      <w:ins w:id="1321" w:author="Alex Popescu" w:date="2024-09-26T21:09:00Z" w16du:dateUtc="2024-09-27T01:09:00Z">
        <w:r w:rsidR="001626BF">
          <w:rPr>
            <w:rFonts w:cs="Times New Roman"/>
            <w:iCs/>
            <w:szCs w:val="24"/>
          </w:rPr>
          <w:t xml:space="preserve">Unfed group </w:t>
        </w:r>
        <w:r w:rsidRPr="00455AF4">
          <w:rPr>
            <w:rFonts w:cs="Times New Roman"/>
            <w:iCs/>
            <w:szCs w:val="24"/>
          </w:rPr>
          <w:t>members compensated</w:t>
        </w:r>
        <w:r w:rsidR="001626BF">
          <w:rPr>
            <w:rFonts w:cs="Times New Roman"/>
            <w:iCs/>
            <w:szCs w:val="24"/>
          </w:rPr>
          <w:t xml:space="preserve"> for</w:t>
        </w:r>
      </w:ins>
      <w:r w:rsidR="001626BF">
        <w:rPr>
          <w:rFonts w:cs="Times New Roman"/>
          <w:iCs/>
          <w:szCs w:val="24"/>
        </w:rPr>
        <w:t xml:space="preserve"> the</w:t>
      </w:r>
      <w:r w:rsidRPr="00455AF4">
        <w:rPr>
          <w:rFonts w:cs="Times New Roman"/>
          <w:iCs/>
          <w:szCs w:val="24"/>
        </w:rPr>
        <w:t xml:space="preserve"> </w:t>
      </w:r>
      <w:r w:rsidR="001626BF" w:rsidRPr="00455AF4">
        <w:rPr>
          <w:rFonts w:cs="Times New Roman"/>
          <w:iCs/>
          <w:szCs w:val="24"/>
        </w:rPr>
        <w:t xml:space="preserve">increased sentinel behaviour of </w:t>
      </w:r>
      <w:del w:id="1322" w:author="Alex Popescu" w:date="2024-09-26T21:09:00Z" w16du:dateUtc="2024-09-27T01:09:00Z">
        <w:r w:rsidRPr="00455AF4">
          <w:rPr>
            <w:rFonts w:cs="Times New Roman"/>
            <w:iCs/>
            <w:szCs w:val="24"/>
          </w:rPr>
          <w:delText xml:space="preserve">a group member, other members compensated </w:delText>
        </w:r>
      </w:del>
      <w:ins w:id="1323" w:author="Alex Popescu" w:date="2024-09-26T21:09:00Z" w16du:dateUtc="2024-09-27T01:09:00Z">
        <w:r w:rsidR="001626BF">
          <w:rPr>
            <w:rFonts w:cs="Times New Roman"/>
            <w:iCs/>
            <w:szCs w:val="24"/>
          </w:rPr>
          <w:t>the satiated individual</w:t>
        </w:r>
        <w:r w:rsidR="001626BF" w:rsidRPr="00455AF4">
          <w:rPr>
            <w:rFonts w:cs="Times New Roman"/>
            <w:iCs/>
            <w:szCs w:val="24"/>
          </w:rPr>
          <w:t xml:space="preserve"> </w:t>
        </w:r>
      </w:ins>
      <w:r w:rsidRPr="00455AF4">
        <w:rPr>
          <w:rFonts w:cs="Times New Roman"/>
          <w:iCs/>
          <w:szCs w:val="24"/>
        </w:rPr>
        <w:t xml:space="preserve">and decreased their </w:t>
      </w:r>
      <w:del w:id="1324" w:author="Alex Popescu" w:date="2024-09-26T21:09:00Z" w16du:dateUtc="2024-09-27T01:09:00Z">
        <w:r w:rsidRPr="00455AF4">
          <w:rPr>
            <w:rFonts w:cs="Times New Roman"/>
            <w:iCs/>
            <w:szCs w:val="24"/>
          </w:rPr>
          <w:delText xml:space="preserve">own </w:delText>
        </w:r>
      </w:del>
      <w:r w:rsidRPr="00455AF4">
        <w:rPr>
          <w:rFonts w:cs="Times New Roman"/>
          <w:iCs/>
          <w:szCs w:val="24"/>
        </w:rPr>
        <w:t xml:space="preserve">sentinel </w:t>
      </w:r>
      <w:del w:id="1325" w:author="Alex Popescu" w:date="2024-09-26T21:09:00Z" w16du:dateUtc="2024-09-27T01:09:00Z">
        <w:r w:rsidRPr="00455AF4">
          <w:rPr>
            <w:rFonts w:cs="Times New Roman"/>
            <w:iCs/>
            <w:szCs w:val="24"/>
          </w:rPr>
          <w:delText>behaviour</w:delText>
        </w:r>
      </w:del>
      <w:ins w:id="1326" w:author="Alex Popescu" w:date="2024-09-26T21:09:00Z" w16du:dateUtc="2024-09-27T01:09:00Z">
        <w:r w:rsidR="001626BF">
          <w:rPr>
            <w:rFonts w:cs="Times New Roman"/>
            <w:iCs/>
            <w:szCs w:val="24"/>
          </w:rPr>
          <w:t>efforts</w:t>
        </w:r>
      </w:ins>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Pr="00455AF4">
        <w:rPr>
          <w:rFonts w:cs="Times New Roman"/>
          <w:iCs/>
          <w:szCs w:val="24"/>
        </w:rPr>
        <w:fldChar w:fldCharType="separate"/>
      </w:r>
      <w:r w:rsidRPr="0019114E">
        <w:rPr>
          <w:rFonts w:cs="Times New Roman"/>
        </w:rPr>
        <w:t>(</w:t>
      </w:r>
      <w:proofErr w:type="spellStart"/>
      <w:r w:rsidRPr="0019114E">
        <w:rPr>
          <w:rFonts w:cs="Times New Roman"/>
        </w:rPr>
        <w:t>Bednekoff</w:t>
      </w:r>
      <w:proofErr w:type="spellEnd"/>
      <w:r w:rsidRPr="0019114E">
        <w:rPr>
          <w:rFonts w:cs="Times New Roman"/>
        </w:rPr>
        <w:t xml:space="preserve"> and Woolfenden 2006)</w:t>
      </w:r>
      <w:r w:rsidRPr="00455AF4">
        <w:rPr>
          <w:rFonts w:cs="Times New Roman"/>
          <w:iCs/>
          <w:szCs w:val="24"/>
        </w:rPr>
        <w:fldChar w:fldCharType="end"/>
      </w:r>
      <w:r w:rsidRPr="00455AF4">
        <w:rPr>
          <w:rFonts w:cs="Times New Roman"/>
          <w:iCs/>
          <w:szCs w:val="24"/>
        </w:rPr>
        <w:t xml:space="preserve">. These findings suggest that </w:t>
      </w:r>
      <w:del w:id="1327" w:author="Alex Popescu" w:date="2024-09-26T21:09:00Z" w16du:dateUtc="2024-09-27T01:09:00Z">
        <w:r w:rsidRPr="00455AF4">
          <w:rPr>
            <w:rFonts w:cs="Times New Roman"/>
            <w:iCs/>
            <w:szCs w:val="24"/>
          </w:rPr>
          <w:delText xml:space="preserve">upon achieving sufficient energetic reserves, </w:delText>
        </w:r>
      </w:del>
      <w:r w:rsidR="00342388">
        <w:rPr>
          <w:rFonts w:cs="Times New Roman"/>
          <w:iCs/>
          <w:szCs w:val="24"/>
        </w:rPr>
        <w:t xml:space="preserve">sentinel behaviour is the most beneficial activity for the individual </w:t>
      </w:r>
      <w:ins w:id="1328" w:author="Alex Popescu" w:date="2024-09-26T21:09:00Z" w16du:dateUtc="2024-09-27T01:09:00Z">
        <w:r w:rsidR="00342388">
          <w:rPr>
            <w:rFonts w:cs="Times New Roman"/>
            <w:iCs/>
            <w:szCs w:val="24"/>
          </w:rPr>
          <w:t xml:space="preserve">upon achieving sufficient energetic reserves </w:t>
        </w:r>
      </w:ins>
      <w:r w:rsidRPr="00455AF4">
        <w:rPr>
          <w:rFonts w:cs="Times New Roman"/>
          <w:iCs/>
          <w:szCs w:val="24"/>
        </w:rPr>
        <w:t>if no other sentinel is present. The benefits accrued by the sentinel</w:t>
      </w:r>
      <w:ins w:id="1329" w:author="Alex Popescu" w:date="2024-09-26T21:09:00Z" w16du:dateUtc="2024-09-27T01:09:00Z">
        <w:r w:rsidR="00342388">
          <w:rPr>
            <w:rFonts w:cs="Times New Roman"/>
            <w:iCs/>
            <w:szCs w:val="24"/>
          </w:rPr>
          <w:t>,</w:t>
        </w:r>
      </w:ins>
      <w:r w:rsidR="00342388">
        <w:rPr>
          <w:rFonts w:cs="Times New Roman"/>
          <w:iCs/>
          <w:szCs w:val="24"/>
        </w:rPr>
        <w:t xml:space="preserve"> such as earlier threat detection</w:t>
      </w:r>
      <w:ins w:id="1330" w:author="Alex Popescu" w:date="2024-09-26T21:09:00Z" w16du:dateUtc="2024-09-27T01:09:00Z">
        <w:r w:rsidR="00342388">
          <w:rPr>
            <w:rFonts w:cs="Times New Roman"/>
            <w:iCs/>
            <w:szCs w:val="24"/>
          </w:rPr>
          <w:t>,</w:t>
        </w:r>
      </w:ins>
      <w:r w:rsidRPr="00455AF4">
        <w:rPr>
          <w:rFonts w:cs="Times New Roman"/>
          <w:iCs/>
          <w:szCs w:val="24"/>
        </w:rPr>
        <w:t xml:space="preserve"> could be greater in high-risk environments where the frequency of threat encounters is increased. As such, </w:t>
      </w:r>
      <w:ins w:id="1331" w:author="Alex Popescu" w:date="2024-09-26T21:09:00Z" w16du:dateUtc="2024-09-27T01:09:00Z">
        <w:r w:rsidR="00342388">
          <w:rPr>
            <w:rFonts w:cs="Times New Roman"/>
            <w:iCs/>
            <w:szCs w:val="24"/>
          </w:rPr>
          <w:t xml:space="preserve">extrinsic factors could also affect </w:t>
        </w:r>
      </w:ins>
      <w:r w:rsidR="00342388">
        <w:rPr>
          <w:rFonts w:cs="Times New Roman"/>
          <w:iCs/>
          <w:szCs w:val="24"/>
        </w:rPr>
        <w:t>the decision to perform sentinel behaviour</w:t>
      </w:r>
      <w:r w:rsidR="001626BF">
        <w:rPr>
          <w:rFonts w:cs="Times New Roman"/>
          <w:iCs/>
          <w:szCs w:val="24"/>
        </w:rPr>
        <w:t xml:space="preserve"> </w:t>
      </w:r>
      <w:del w:id="1332" w:author="Alex Popescu" w:date="2024-09-26T21:09:00Z" w16du:dateUtc="2024-09-27T01:09:00Z">
        <w:r w:rsidRPr="00455AF4">
          <w:rPr>
            <w:rFonts w:cs="Times New Roman"/>
            <w:iCs/>
            <w:szCs w:val="24"/>
          </w:rPr>
          <w:delText xml:space="preserve">could also </w:delText>
        </w:r>
      </w:del>
      <w:ins w:id="1333" w:author="Alex Popescu" w:date="2024-09-26T21:09:00Z" w16du:dateUtc="2024-09-27T01:09:00Z">
        <w:r w:rsidR="001626BF">
          <w:rPr>
            <w:rFonts w:cs="Times New Roman"/>
            <w:iCs/>
            <w:szCs w:val="24"/>
          </w:rPr>
          <w:t xml:space="preserve">and should always </w:t>
        </w:r>
      </w:ins>
      <w:r w:rsidR="001626BF">
        <w:rPr>
          <w:rFonts w:cs="Times New Roman"/>
          <w:iCs/>
          <w:szCs w:val="24"/>
        </w:rPr>
        <w:t xml:space="preserve">be </w:t>
      </w:r>
      <w:del w:id="1334" w:author="Alex Popescu" w:date="2024-09-26T21:09:00Z" w16du:dateUtc="2024-09-27T01:09:00Z">
        <w:r w:rsidRPr="00455AF4">
          <w:rPr>
            <w:rFonts w:cs="Times New Roman"/>
            <w:iCs/>
            <w:szCs w:val="24"/>
          </w:rPr>
          <w:delText>affected by extrinsic factors</w:delText>
        </w:r>
      </w:del>
      <w:ins w:id="1335" w:author="Alex Popescu" w:date="2024-09-26T21:09:00Z" w16du:dateUtc="2024-09-27T01:09:00Z">
        <w:r w:rsidR="001626BF">
          <w:rPr>
            <w:rFonts w:cs="Times New Roman"/>
            <w:iCs/>
            <w:szCs w:val="24"/>
          </w:rPr>
          <w:t>considered when discussing sentinel behaviour</w:t>
        </w:r>
      </w:ins>
      <w:r w:rsidRPr="00455AF4">
        <w:rPr>
          <w:rFonts w:cs="Times New Roman"/>
          <w:iCs/>
          <w:szCs w:val="24"/>
        </w:rPr>
        <w:t>.</w:t>
      </w:r>
    </w:p>
    <w:p w14:paraId="1D0CA16B" w14:textId="77777777" w:rsidR="00382311" w:rsidRPr="0019114E" w:rsidRDefault="00382311" w:rsidP="00382311">
      <w:pPr>
        <w:pStyle w:val="SectionSubtitle"/>
        <w:rPr>
          <w:rFonts w:cs="Times New Roman"/>
        </w:rPr>
      </w:pPr>
      <w:bookmarkStart w:id="1336" w:name="_Toc162794592"/>
      <w:bookmarkStart w:id="1337" w:name="_Toc178277227"/>
      <w:bookmarkStart w:id="1338" w:name="_Toc174089121"/>
      <w:r w:rsidRPr="0019114E">
        <w:rPr>
          <w:rFonts w:cs="Times New Roman"/>
        </w:rPr>
        <w:t>Extrinsic Factors</w:t>
      </w:r>
      <w:bookmarkEnd w:id="1336"/>
      <w:bookmarkEnd w:id="1337"/>
      <w:bookmarkEnd w:id="1338"/>
    </w:p>
    <w:p w14:paraId="08995646" w14:textId="6B81873A" w:rsidR="00382311" w:rsidRPr="00455AF4" w:rsidRDefault="00382311" w:rsidP="00382311">
      <w:pPr>
        <w:spacing w:after="240" w:line="480" w:lineRule="auto"/>
        <w:rPr>
          <w:rFonts w:cs="Times New Roman"/>
          <w:iCs/>
          <w:szCs w:val="24"/>
        </w:rPr>
      </w:pPr>
      <w:del w:id="1339" w:author="Alex Popescu" w:date="2024-09-26T21:09:00Z" w16du:dateUtc="2024-09-27T01:09:00Z">
        <w:r w:rsidRPr="00455AF4">
          <w:rPr>
            <w:rFonts w:cs="Times New Roman"/>
            <w:iCs/>
            <w:szCs w:val="24"/>
          </w:rPr>
          <w:delText>Our review has also</w:delText>
        </w:r>
      </w:del>
      <w:ins w:id="1340" w:author="Alex Popescu" w:date="2024-09-26T21:09:00Z" w16du:dateUtc="2024-09-27T01:09:00Z">
        <w:r w:rsidR="001626BF">
          <w:rPr>
            <w:rFonts w:cs="Times New Roman"/>
            <w:iCs/>
            <w:szCs w:val="24"/>
          </w:rPr>
          <w:t>We</w:t>
        </w:r>
      </w:ins>
      <w:r w:rsidR="001626BF">
        <w:rPr>
          <w:rFonts w:cs="Times New Roman"/>
          <w:iCs/>
          <w:szCs w:val="24"/>
        </w:rPr>
        <w:t xml:space="preserve"> </w:t>
      </w:r>
      <w:r w:rsidRPr="00455AF4">
        <w:rPr>
          <w:rFonts w:cs="Times New Roman"/>
          <w:iCs/>
          <w:szCs w:val="24"/>
        </w:rPr>
        <w:t>identified several extrinsic factors that can affect sentinel behaviour</w:t>
      </w:r>
      <w:del w:id="1341" w:author="Alex Popescu" w:date="2024-09-26T21:09:00Z" w16du:dateUtc="2024-09-27T01:09:00Z">
        <w:r w:rsidRPr="00455AF4">
          <w:rPr>
            <w:rFonts w:cs="Times New Roman"/>
            <w:iCs/>
            <w:szCs w:val="24"/>
          </w:rPr>
          <w:delText>. Dominance, group size, and risk play significant roles in shaping sentinel behaviour</w:delText>
        </w:r>
      </w:del>
      <w:r w:rsidR="001626BF">
        <w:rPr>
          <w:rFonts w:cs="Times New Roman"/>
          <w:iCs/>
          <w:szCs w:val="24"/>
        </w:rPr>
        <w:t xml:space="preserve"> in mammalian and avian species. </w:t>
      </w:r>
      <w:del w:id="1342" w:author="Alex Popescu" w:date="2024-09-26T21:09:00Z" w16du:dateUtc="2024-09-27T01:09:00Z">
        <w:r w:rsidRPr="00455AF4">
          <w:rPr>
            <w:rFonts w:cs="Times New Roman"/>
            <w:iCs/>
            <w:szCs w:val="24"/>
          </w:rPr>
          <w:delText xml:space="preserve">These </w:delText>
        </w:r>
      </w:del>
      <w:ins w:id="1343" w:author="Alex Popescu" w:date="2024-09-26T21:09:00Z" w16du:dateUtc="2024-09-27T01:09:00Z">
        <w:r w:rsidR="001626BF">
          <w:rPr>
            <w:rFonts w:cs="Times New Roman"/>
            <w:iCs/>
            <w:szCs w:val="24"/>
          </w:rPr>
          <w:t xml:space="preserve">The most researched </w:t>
        </w:r>
      </w:ins>
      <w:r w:rsidR="001626BF">
        <w:rPr>
          <w:rFonts w:cs="Times New Roman"/>
          <w:iCs/>
          <w:szCs w:val="24"/>
        </w:rPr>
        <w:t xml:space="preserve">factors </w:t>
      </w:r>
      <w:del w:id="1344" w:author="Alex Popescu" w:date="2024-09-26T21:09:00Z" w16du:dateUtc="2024-09-27T01:09:00Z">
        <w:r w:rsidRPr="00455AF4">
          <w:rPr>
            <w:rFonts w:cs="Times New Roman"/>
            <w:iCs/>
            <w:szCs w:val="24"/>
          </w:rPr>
          <w:delText>influence</w:delText>
        </w:r>
      </w:del>
      <w:ins w:id="1345" w:author="Alex Popescu" w:date="2024-09-26T21:09:00Z" w16du:dateUtc="2024-09-27T01:09:00Z">
        <w:r w:rsidR="001626BF">
          <w:rPr>
            <w:rFonts w:cs="Times New Roman"/>
            <w:iCs/>
            <w:szCs w:val="24"/>
          </w:rPr>
          <w:t>were d</w:t>
        </w:r>
        <w:r w:rsidRPr="00455AF4">
          <w:rPr>
            <w:rFonts w:cs="Times New Roman"/>
            <w:iCs/>
            <w:szCs w:val="24"/>
          </w:rPr>
          <w:t>ominance, group size, and risk</w:t>
        </w:r>
        <w:r w:rsidR="001626BF">
          <w:rPr>
            <w:rFonts w:cs="Times New Roman"/>
            <w:iCs/>
            <w:szCs w:val="24"/>
          </w:rPr>
          <w:t>.</w:t>
        </w:r>
        <w:r w:rsidRPr="00455AF4">
          <w:rPr>
            <w:rFonts w:cs="Times New Roman"/>
            <w:iCs/>
            <w:szCs w:val="24"/>
          </w:rPr>
          <w:t xml:space="preserve"> </w:t>
        </w:r>
        <w:r w:rsidR="00CA23AA">
          <w:rPr>
            <w:rFonts w:cs="Times New Roman"/>
            <w:iCs/>
            <w:szCs w:val="24"/>
          </w:rPr>
          <w:t xml:space="preserve">These </w:t>
        </w:r>
        <w:r w:rsidR="001626BF">
          <w:rPr>
            <w:rFonts w:cs="Times New Roman"/>
            <w:iCs/>
            <w:szCs w:val="24"/>
          </w:rPr>
          <w:t xml:space="preserve">extrinsic </w:t>
        </w:r>
        <w:r w:rsidR="00CA23AA">
          <w:rPr>
            <w:rFonts w:cs="Times New Roman"/>
            <w:iCs/>
            <w:szCs w:val="24"/>
          </w:rPr>
          <w:t xml:space="preserve">factors can also interact with intrinsic factors, </w:t>
        </w:r>
        <w:r w:rsidR="001626BF">
          <w:rPr>
            <w:rFonts w:cs="Times New Roman"/>
            <w:iCs/>
            <w:szCs w:val="24"/>
          </w:rPr>
          <w:t>reemphasizing</w:t>
        </w:r>
        <w:r w:rsidR="00B362FA">
          <w:rPr>
            <w:rFonts w:cs="Times New Roman"/>
            <w:iCs/>
            <w:szCs w:val="24"/>
          </w:rPr>
          <w:t xml:space="preserve"> the need to consider both intrinsic and extrinsic factors when researching</w:t>
        </w:r>
      </w:ins>
      <w:r w:rsidR="00B362FA">
        <w:rPr>
          <w:rFonts w:cs="Times New Roman"/>
          <w:iCs/>
          <w:szCs w:val="24"/>
        </w:rPr>
        <w:t xml:space="preserve"> </w:t>
      </w:r>
      <w:r w:rsidR="00CA23AA">
        <w:rPr>
          <w:rFonts w:cs="Times New Roman"/>
          <w:iCs/>
          <w:szCs w:val="24"/>
        </w:rPr>
        <w:t>sentinel decision-making</w:t>
      </w:r>
      <w:del w:id="1346" w:author="Alex Popescu" w:date="2024-09-26T21:09:00Z" w16du:dateUtc="2024-09-27T01:09:00Z">
        <w:r w:rsidRPr="00455AF4">
          <w:rPr>
            <w:rFonts w:cs="Times New Roman"/>
            <w:iCs/>
            <w:szCs w:val="24"/>
          </w:rPr>
          <w:delText xml:space="preserve"> often in conjunction with intrinsic factors.</w:delText>
        </w:r>
      </w:del>
      <w:ins w:id="1347" w:author="Alex Popescu" w:date="2024-09-26T21:09:00Z" w16du:dateUtc="2024-09-27T01:09:00Z">
        <w:r w:rsidRPr="00455AF4">
          <w:rPr>
            <w:rFonts w:cs="Times New Roman"/>
            <w:iCs/>
            <w:szCs w:val="24"/>
          </w:rPr>
          <w:t>.</w:t>
        </w:r>
      </w:ins>
      <w:r w:rsidRPr="00455AF4">
        <w:rPr>
          <w:rFonts w:cs="Times New Roman"/>
          <w:iCs/>
          <w:szCs w:val="24"/>
        </w:rPr>
        <w:t xml:space="preserve"> Social hierarchies within groups can </w:t>
      </w:r>
      <w:del w:id="1348" w:author="Alex Popescu" w:date="2024-09-26T21:09:00Z" w16du:dateUtc="2024-09-27T01:09:00Z">
        <w:r w:rsidRPr="00455AF4">
          <w:rPr>
            <w:rFonts w:cs="Times New Roman"/>
            <w:iCs/>
            <w:szCs w:val="24"/>
          </w:rPr>
          <w:delText>significantly affect</w:delText>
        </w:r>
      </w:del>
      <w:ins w:id="1349" w:author="Alex Popescu" w:date="2024-09-26T21:09:00Z" w16du:dateUtc="2024-09-27T01:09:00Z">
        <w:r w:rsidR="00B362FA">
          <w:rPr>
            <w:rFonts w:cs="Times New Roman"/>
            <w:iCs/>
            <w:szCs w:val="24"/>
          </w:rPr>
          <w:t>alter the propensity of individuals to engage in</w:t>
        </w:r>
      </w:ins>
      <w:r w:rsidR="00B362FA">
        <w:rPr>
          <w:rFonts w:cs="Times New Roman"/>
          <w:iCs/>
          <w:szCs w:val="24"/>
        </w:rPr>
        <w:t xml:space="preserve"> sentinel behaviour</w:t>
      </w:r>
      <w:r w:rsidRPr="00455AF4">
        <w:rPr>
          <w:rFonts w:cs="Times New Roman"/>
          <w:iCs/>
          <w:szCs w:val="24"/>
        </w:rPr>
        <w:t>,</w:t>
      </w:r>
      <w:ins w:id="1350" w:author="Alex Popescu" w:date="2024-09-26T21:09:00Z" w16du:dateUtc="2024-09-27T01:09:00Z">
        <w:r w:rsidR="003E7CE4">
          <w:rPr>
            <w:rFonts w:cs="Times New Roman"/>
            <w:iCs/>
            <w:szCs w:val="24"/>
          </w:rPr>
          <w:t xml:space="preserve"> generally</w:t>
        </w:r>
      </w:ins>
      <w:r w:rsidR="005B239C">
        <w:rPr>
          <w:rFonts w:cs="Times New Roman"/>
          <w:iCs/>
          <w:szCs w:val="24"/>
        </w:rPr>
        <w:t xml:space="preserve"> </w:t>
      </w:r>
      <w:r w:rsidRPr="00455AF4">
        <w:rPr>
          <w:rFonts w:cs="Times New Roman"/>
          <w:iCs/>
          <w:szCs w:val="24"/>
        </w:rPr>
        <w:t>with dominant individuals sentineling more than subordinates</w:t>
      </w:r>
      <w:ins w:id="1351" w:author="Alex Popescu" w:date="2024-09-26T21:09:00Z" w16du:dateUtc="2024-09-27T01:09:00Z">
        <w:r w:rsidR="00ED0F08">
          <w:rPr>
            <w:rFonts w:cs="Times New Roman"/>
            <w:iCs/>
            <w:szCs w:val="24"/>
          </w:rPr>
          <w:t xml:space="preserve"> of the same sex</w:t>
        </w:r>
      </w:ins>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Zacharias and Mathew 1998, 1998, Wright et al. 2001b, Walker et al. 2016, Ostreiher et al. 2021)</w:t>
      </w:r>
      <w:r w:rsidRPr="00455AF4">
        <w:rPr>
          <w:rFonts w:cs="Times New Roman"/>
          <w:iCs/>
          <w:szCs w:val="24"/>
        </w:rPr>
        <w:fldChar w:fldCharType="end"/>
      </w:r>
      <w:r w:rsidRPr="00455AF4">
        <w:rPr>
          <w:rFonts w:cs="Times New Roman"/>
          <w:iCs/>
          <w:szCs w:val="24"/>
        </w:rPr>
        <w:t>.</w:t>
      </w:r>
      <w:r w:rsidR="003E7CE4">
        <w:rPr>
          <w:i/>
          <w:rPrChange w:id="1352" w:author="Alex Popescu" w:date="2024-09-26T21:09:00Z" w16du:dateUtc="2024-09-27T01:09:00Z">
            <w:rPr/>
          </w:rPrChange>
        </w:rPr>
        <w:t xml:space="preserve"> </w:t>
      </w:r>
      <w:r w:rsidRPr="003E7CE4">
        <w:rPr>
          <w:rFonts w:cs="Times New Roman"/>
          <w:iCs/>
          <w:szCs w:val="24"/>
        </w:rPr>
        <w:t>Dominant</w:t>
      </w:r>
      <w:r w:rsidRPr="00455AF4">
        <w:rPr>
          <w:rFonts w:cs="Times New Roman"/>
          <w:iCs/>
          <w:szCs w:val="24"/>
        </w:rPr>
        <w:t xml:space="preserve"> individuals </w:t>
      </w:r>
      <w:ins w:id="1353" w:author="Alex Popescu" w:date="2024-09-26T21:09:00Z" w16du:dateUtc="2024-09-27T01:09:00Z">
        <w:r w:rsidR="00B362FA">
          <w:rPr>
            <w:rFonts w:cs="Times New Roman"/>
            <w:iCs/>
            <w:szCs w:val="24"/>
          </w:rPr>
          <w:t xml:space="preserve">are typically heavier and </w:t>
        </w:r>
      </w:ins>
      <w:r w:rsidRPr="00455AF4">
        <w:rPr>
          <w:rFonts w:cs="Times New Roman"/>
          <w:iCs/>
          <w:szCs w:val="24"/>
        </w:rPr>
        <w:t>could have greater access to resources</w:t>
      </w:r>
      <w:del w:id="1354" w:author="Alex Popescu" w:date="2024-09-26T21:09:00Z" w16du:dateUtc="2024-09-27T01:09:00Z">
        <w:r w:rsidRPr="00455AF4">
          <w:rPr>
            <w:rFonts w:cs="Times New Roman"/>
            <w:iCs/>
            <w:szCs w:val="24"/>
          </w:rPr>
          <w:delText>, either</w:delText>
        </w:r>
      </w:del>
      <w:r w:rsidRPr="00455AF4">
        <w:rPr>
          <w:rFonts w:cs="Times New Roman"/>
          <w:iCs/>
          <w:szCs w:val="24"/>
        </w:rPr>
        <w:t xml:space="preserve"> through more effective foraging strategies</w:t>
      </w:r>
      <w:del w:id="1355" w:author="Alex Popescu" w:date="2024-09-26T21:09:00Z" w16du:dateUtc="2024-09-27T01:09:00Z">
        <w:r w:rsidRPr="00455AF4">
          <w:rPr>
            <w:rFonts w:cs="Times New Roman"/>
            <w:iCs/>
            <w:szCs w:val="24"/>
          </w:rPr>
          <w:delText xml:space="preserve"> or receiving gifts from other members of the group</w:delText>
        </w:r>
      </w:del>
      <w:r w:rsidR="00342388">
        <w:rPr>
          <w:rFonts w:cs="Times New Roman"/>
          <w:iCs/>
          <w:szCs w:val="24"/>
        </w:rPr>
        <w:t xml:space="preserve">, resulting in greater energetic </w:t>
      </w:r>
      <w:r w:rsidR="001626BF">
        <w:rPr>
          <w:rFonts w:cs="Times New Roman"/>
          <w:iCs/>
          <w:szCs w:val="24"/>
        </w:rPr>
        <w:t xml:space="preserve">resources </w:t>
      </w:r>
      <w:del w:id="1356" w:author="Alex Popescu" w:date="2024-09-26T21:09:00Z" w16du:dateUtc="2024-09-27T01:09:00Z">
        <w:r w:rsidRPr="00455AF4">
          <w:rPr>
            <w:rFonts w:cs="Times New Roman"/>
            <w:iCs/>
            <w:szCs w:val="24"/>
          </w:rPr>
          <w:delText>to allocate to</w:delText>
        </w:r>
      </w:del>
      <w:ins w:id="1357" w:author="Alex Popescu" w:date="2024-09-26T21:09:00Z" w16du:dateUtc="2024-09-27T01:09:00Z">
        <w:r w:rsidR="001626BF">
          <w:rPr>
            <w:rFonts w:cs="Times New Roman"/>
            <w:iCs/>
            <w:szCs w:val="24"/>
          </w:rPr>
          <w:t>and investments</w:t>
        </w:r>
        <w:r w:rsidR="00342388">
          <w:rPr>
            <w:rFonts w:cs="Times New Roman"/>
            <w:iCs/>
            <w:szCs w:val="24"/>
          </w:rPr>
          <w:t xml:space="preserve"> in</w:t>
        </w:r>
      </w:ins>
      <w:r w:rsidR="00B362FA">
        <w:rPr>
          <w:rFonts w:cs="Times New Roman"/>
          <w:iCs/>
          <w:szCs w:val="24"/>
        </w:rPr>
        <w:t xml:space="preserve"> </w:t>
      </w:r>
      <w:r w:rsidRPr="00455AF4">
        <w:rPr>
          <w:rFonts w:cs="Times New Roman"/>
          <w:iCs/>
          <w:szCs w:val="24"/>
        </w:rPr>
        <w:t xml:space="preserve">sentinel behaviour </w:t>
      </w:r>
      <w:r w:rsidRPr="00455AF4">
        <w:rPr>
          <w:rFonts w:cs="Times New Roman"/>
          <w:iCs/>
          <w:szCs w:val="24"/>
        </w:rPr>
        <w:fldChar w:fldCharType="begin"/>
      </w:r>
      <w:r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w:t>
      </w:r>
      <w:proofErr w:type="spellStart"/>
      <w:r w:rsidRPr="0019114E">
        <w:rPr>
          <w:rFonts w:cs="Times New Roman"/>
        </w:rPr>
        <w:t>Ostreiher</w:t>
      </w:r>
      <w:proofErr w:type="spellEnd"/>
      <w:r w:rsidRPr="0019114E">
        <w:rPr>
          <w:rFonts w:cs="Times New Roman"/>
        </w:rPr>
        <w:t xml:space="preserve"> and Heifetz 2019)</w:t>
      </w:r>
      <w:r w:rsidRPr="00455AF4">
        <w:rPr>
          <w:rFonts w:cs="Times New Roman"/>
          <w:iCs/>
          <w:szCs w:val="24"/>
        </w:rPr>
        <w:fldChar w:fldCharType="end"/>
      </w:r>
      <w:r w:rsidRPr="00455AF4">
        <w:rPr>
          <w:rFonts w:cs="Times New Roman"/>
          <w:iCs/>
          <w:szCs w:val="24"/>
        </w:rPr>
        <w:t xml:space="preserve">. </w:t>
      </w:r>
      <w:del w:id="1358" w:author="Alex Popescu" w:date="2024-09-26T21:09:00Z" w16du:dateUtc="2024-09-27T01:09:00Z">
        <w:r w:rsidRPr="00455AF4">
          <w:rPr>
            <w:rFonts w:cs="Times New Roman"/>
            <w:iCs/>
            <w:szCs w:val="24"/>
          </w:rPr>
          <w:delText xml:space="preserve">The differences in sentinel behaviour between dominant and subordinate individuals could also reflect the differences in benefits received by the sentinel. Dominant individuals, usually male, could receive additional benefits from sentinel behaviour, such as guarding against outgroup rivals and territory intrusions </w:delText>
        </w:r>
        <w:r w:rsidRPr="00455AF4">
          <w:rPr>
            <w:rFonts w:cs="Times New Roman"/>
            <w:iCs/>
            <w:szCs w:val="24"/>
          </w:rPr>
          <w:fldChar w:fldCharType="begin"/>
        </w:r>
        <w:r w:rsidRPr="0019114E">
          <w:rPr>
            <w:rFonts w:cs="Times New Roman"/>
            <w:iCs/>
            <w:szCs w:val="24"/>
          </w:rPr>
          <w:delInstrText xml:space="preserve"> ADDIN ZOTERO_ITEM CSL_CITATION {"citationID":"rV0DTGub","properties":{"formattedCitation":"(Walker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GMBJo3bg/kvZxQ9xb","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delInstrText>
        </w:r>
        <w:r w:rsidRPr="00455AF4">
          <w:rPr>
            <w:rFonts w:cs="Times New Roman"/>
            <w:iCs/>
            <w:szCs w:val="24"/>
          </w:rPr>
          <w:fldChar w:fldCharType="separate"/>
        </w:r>
        <w:r w:rsidRPr="0019114E">
          <w:rPr>
            <w:rFonts w:cs="Times New Roman"/>
          </w:rPr>
          <w:delText>(Walker et al. 2016, Morris-Drake et al. 2019)</w:delText>
        </w:r>
        <w:r w:rsidRPr="00455AF4">
          <w:rPr>
            <w:rFonts w:cs="Times New Roman"/>
            <w:iCs/>
            <w:szCs w:val="24"/>
          </w:rPr>
          <w:fldChar w:fldCharType="end"/>
        </w:r>
        <w:r w:rsidRPr="00455AF4">
          <w:rPr>
            <w:rFonts w:cs="Times New Roman"/>
            <w:iCs/>
            <w:szCs w:val="24"/>
          </w:rPr>
          <w:delText>. Subordinates do</w:delText>
        </w:r>
      </w:del>
      <w:ins w:id="1359" w:author="Alex Popescu" w:date="2024-09-26T21:09:00Z" w16du:dateUtc="2024-09-27T01:09:00Z">
        <w:r w:rsidRPr="00455AF4">
          <w:rPr>
            <w:rFonts w:cs="Times New Roman"/>
            <w:iCs/>
            <w:szCs w:val="24"/>
          </w:rPr>
          <w:t>Subordinates</w:t>
        </w:r>
        <w:r w:rsidR="00FF3CFB">
          <w:rPr>
            <w:rFonts w:cs="Times New Roman"/>
            <w:iCs/>
            <w:szCs w:val="24"/>
          </w:rPr>
          <w:t xml:space="preserve"> nonetheless</w:t>
        </w:r>
      </w:ins>
      <w:r w:rsidRPr="00455AF4">
        <w:rPr>
          <w:rFonts w:cs="Times New Roman"/>
          <w:iCs/>
          <w:szCs w:val="24"/>
        </w:rPr>
        <w:t xml:space="preserve"> </w:t>
      </w:r>
      <w:r w:rsidR="00342388">
        <w:rPr>
          <w:rFonts w:cs="Times New Roman"/>
          <w:iCs/>
          <w:szCs w:val="24"/>
        </w:rPr>
        <w:t>contribute to a group’s sentinel behaviour but</w:t>
      </w:r>
      <w:r w:rsidR="00FF3CFB">
        <w:rPr>
          <w:rFonts w:cs="Times New Roman"/>
          <w:iCs/>
          <w:szCs w:val="24"/>
        </w:rPr>
        <w:t xml:space="preserve"> </w:t>
      </w:r>
      <w:r w:rsidR="00342388">
        <w:rPr>
          <w:rFonts w:cs="Times New Roman"/>
          <w:iCs/>
          <w:szCs w:val="24"/>
        </w:rPr>
        <w:t xml:space="preserve">could </w:t>
      </w:r>
      <w:r w:rsidR="00FF3CFB">
        <w:rPr>
          <w:rFonts w:cs="Times New Roman"/>
          <w:iCs/>
          <w:szCs w:val="24"/>
        </w:rPr>
        <w:t xml:space="preserve">be </w:t>
      </w:r>
      <w:r w:rsidR="00342388">
        <w:rPr>
          <w:rFonts w:cs="Times New Roman"/>
          <w:iCs/>
          <w:szCs w:val="24"/>
        </w:rPr>
        <w:t>compensat</w:t>
      </w:r>
      <w:r w:rsidR="00FF3CFB">
        <w:rPr>
          <w:rFonts w:cs="Times New Roman"/>
          <w:iCs/>
          <w:szCs w:val="24"/>
        </w:rPr>
        <w:t>ing</w:t>
      </w:r>
      <w:r w:rsidRPr="00455AF4">
        <w:rPr>
          <w:rFonts w:cs="Times New Roman"/>
          <w:iCs/>
          <w:szCs w:val="24"/>
        </w:rPr>
        <w:t xml:space="preserve"> for the dominant individual’s </w:t>
      </w:r>
      <w:del w:id="1360" w:author="Alex Popescu" w:date="2024-09-26T21:09:00Z" w16du:dateUtc="2024-09-27T01:09:00Z">
        <w:r w:rsidRPr="00455AF4">
          <w:rPr>
            <w:rFonts w:cs="Times New Roman"/>
            <w:iCs/>
            <w:szCs w:val="24"/>
          </w:rPr>
          <w:delText>increase in</w:delText>
        </w:r>
      </w:del>
      <w:ins w:id="1361" w:author="Alex Popescu" w:date="2024-09-26T21:09:00Z" w16du:dateUtc="2024-09-27T01:09:00Z">
        <w:r w:rsidR="00175638">
          <w:rPr>
            <w:rFonts w:cs="Times New Roman"/>
            <w:iCs/>
            <w:szCs w:val="24"/>
          </w:rPr>
          <w:t>increased</w:t>
        </w:r>
      </w:ins>
      <w:r w:rsidRPr="00455AF4">
        <w:rPr>
          <w:rFonts w:cs="Times New Roman"/>
          <w:iCs/>
          <w:szCs w:val="24"/>
        </w:rPr>
        <w:t xml:space="preserve"> sentinel behaviour by reducing theirs </w:t>
      </w:r>
      <w:r w:rsidRPr="00455AF4">
        <w:rPr>
          <w:rFonts w:cs="Times New Roman"/>
          <w:iCs/>
          <w:szCs w:val="24"/>
        </w:rPr>
        <w:fldChar w:fldCharType="begin"/>
      </w:r>
      <w:r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Pr="00455AF4">
        <w:rPr>
          <w:rFonts w:cs="Times New Roman"/>
          <w:iCs/>
          <w:szCs w:val="24"/>
        </w:rPr>
        <w:fldChar w:fldCharType="separate"/>
      </w:r>
      <w:r w:rsidRPr="0019114E">
        <w:rPr>
          <w:rFonts w:cs="Times New Roman"/>
        </w:rPr>
        <w:t>(Hailman et al. 2010)</w:t>
      </w:r>
      <w:r w:rsidRPr="00455AF4">
        <w:rPr>
          <w:rFonts w:cs="Times New Roman"/>
          <w:iCs/>
          <w:szCs w:val="24"/>
        </w:rPr>
        <w:fldChar w:fldCharType="end"/>
      </w:r>
      <w:r w:rsidRPr="00455AF4">
        <w:rPr>
          <w:rFonts w:cs="Times New Roman"/>
          <w:iCs/>
          <w:szCs w:val="24"/>
        </w:rPr>
        <w:t xml:space="preserve">. When fed, however, subordinate Arabian babblers increased the duration of their sentinel bouts significantly more than dominants in comparison to when unfed, indicating they ended their bouts with a lower energetic state than </w:t>
      </w:r>
      <w:del w:id="1362" w:author="Alex Popescu" w:date="2024-09-26T21:09:00Z" w16du:dateUtc="2024-09-27T01:09:00Z">
        <w:r w:rsidRPr="00455AF4">
          <w:rPr>
            <w:rFonts w:cs="Times New Roman"/>
            <w:iCs/>
            <w:szCs w:val="24"/>
          </w:rPr>
          <w:delText>dominants</w:delText>
        </w:r>
      </w:del>
      <w:ins w:id="1363" w:author="Alex Popescu" w:date="2024-09-26T21:09:00Z" w16du:dateUtc="2024-09-27T01:09:00Z">
        <w:r w:rsidRPr="00455AF4">
          <w:rPr>
            <w:rFonts w:cs="Times New Roman"/>
            <w:iCs/>
            <w:szCs w:val="24"/>
          </w:rPr>
          <w:t>dominant</w:t>
        </w:r>
        <w:r w:rsidR="00DA2E8F">
          <w:rPr>
            <w:rFonts w:cs="Times New Roman"/>
            <w:iCs/>
            <w:szCs w:val="24"/>
          </w:rPr>
          <w:t xml:space="preserve"> individuals</w:t>
        </w:r>
      </w:ins>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w:t>
      </w:r>
      <w:proofErr w:type="spellStart"/>
      <w:r w:rsidRPr="0019114E">
        <w:rPr>
          <w:rFonts w:cs="Times New Roman"/>
        </w:rPr>
        <w:t>Ostreiher</w:t>
      </w:r>
      <w:proofErr w:type="spellEnd"/>
      <w:r w:rsidRPr="0019114E">
        <w:rPr>
          <w:rFonts w:cs="Times New Roman"/>
        </w:rPr>
        <w:t xml:space="preserve"> and Heifetz 2019)</w:t>
      </w:r>
      <w:r w:rsidRPr="00455AF4">
        <w:rPr>
          <w:rFonts w:cs="Times New Roman"/>
          <w:iCs/>
          <w:szCs w:val="24"/>
        </w:rPr>
        <w:fldChar w:fldCharType="end"/>
      </w:r>
      <w:r w:rsidRPr="00455AF4">
        <w:rPr>
          <w:rFonts w:cs="Times New Roman"/>
          <w:iCs/>
          <w:szCs w:val="24"/>
        </w:rPr>
        <w:t xml:space="preserve">. This could point to yet another difference in energetic investment among group members, causing a difference in their </w:t>
      </w:r>
      <w:del w:id="1364" w:author="Alex Popescu" w:date="2024-09-26T21:09:00Z" w16du:dateUtc="2024-09-27T01:09:00Z">
        <w:r w:rsidRPr="00455AF4">
          <w:rPr>
            <w:rFonts w:cs="Times New Roman"/>
            <w:iCs/>
            <w:szCs w:val="24"/>
          </w:rPr>
          <w:delText>individual contribution to the group’s sentinel</w:delText>
        </w:r>
      </w:del>
      <w:ins w:id="1365" w:author="Alex Popescu" w:date="2024-09-26T21:09:00Z" w16du:dateUtc="2024-09-27T01:09:00Z">
        <w:r w:rsidRPr="00455AF4">
          <w:rPr>
            <w:rFonts w:cs="Times New Roman"/>
            <w:iCs/>
            <w:szCs w:val="24"/>
          </w:rPr>
          <w:t>contribution to the group’s sentinel behaviour.</w:t>
        </w:r>
        <w:r w:rsidR="00532C94">
          <w:rPr>
            <w:rFonts w:cs="Times New Roman"/>
            <w:iCs/>
            <w:szCs w:val="24"/>
          </w:rPr>
          <w:t xml:space="preserve"> </w:t>
        </w:r>
        <w:r w:rsidR="007E5C0A">
          <w:rPr>
            <w:rFonts w:cs="Times New Roman"/>
            <w:iCs/>
            <w:szCs w:val="24"/>
          </w:rPr>
          <w:t>Though t</w:t>
        </w:r>
        <w:r w:rsidR="00927F1B">
          <w:rPr>
            <w:rFonts w:cs="Times New Roman"/>
            <w:iCs/>
            <w:szCs w:val="24"/>
          </w:rPr>
          <w:t xml:space="preserve">he </w:t>
        </w:r>
        <w:r w:rsidR="007E5C0A">
          <w:rPr>
            <w:rFonts w:cs="Times New Roman"/>
            <w:iCs/>
            <w:szCs w:val="24"/>
          </w:rPr>
          <w:t>effect</w:t>
        </w:r>
        <w:r w:rsidR="00927F1B">
          <w:rPr>
            <w:rFonts w:cs="Times New Roman"/>
            <w:iCs/>
            <w:szCs w:val="24"/>
          </w:rPr>
          <w:t xml:space="preserve"> of dominance is similar across many taxa, its interaction with other factors can cause important changes in the behaviour. For example, female helpers in meerkat </w:t>
        </w:r>
        <w:r w:rsidR="00927F1B" w:rsidRPr="00455AF4">
          <w:rPr>
            <w:rFonts w:cs="Times New Roman"/>
            <w:iCs/>
            <w:szCs w:val="24"/>
          </w:rPr>
          <w:t>(</w:t>
        </w:r>
        <w:r w:rsidR="00927F1B" w:rsidRPr="00455AF4">
          <w:rPr>
            <w:rFonts w:cs="Times New Roman"/>
            <w:i/>
            <w:iCs/>
            <w:szCs w:val="24"/>
          </w:rPr>
          <w:t xml:space="preserve">Suricata </w:t>
        </w:r>
        <w:proofErr w:type="spellStart"/>
        <w:r w:rsidR="00927F1B" w:rsidRPr="00455AF4">
          <w:rPr>
            <w:rFonts w:cs="Times New Roman"/>
            <w:i/>
            <w:iCs/>
            <w:szCs w:val="24"/>
          </w:rPr>
          <w:t>suricatta</w:t>
        </w:r>
        <w:proofErr w:type="spellEnd"/>
        <w:r w:rsidR="00927F1B" w:rsidRPr="00455AF4">
          <w:rPr>
            <w:rFonts w:cs="Times New Roman"/>
            <w:iCs/>
            <w:szCs w:val="24"/>
          </w:rPr>
          <w:t>)</w:t>
        </w:r>
        <w:r w:rsidR="00927F1B">
          <w:rPr>
            <w:rFonts w:cs="Times New Roman"/>
            <w:iCs/>
            <w:szCs w:val="24"/>
          </w:rPr>
          <w:t xml:space="preserve"> have been shown to sentinel more than dominant females (</w:t>
        </w:r>
        <w:proofErr w:type="spellStart"/>
        <w:r w:rsidR="00927F1B" w:rsidRPr="0019114E">
          <w:rPr>
            <w:rFonts w:cs="Times New Roman"/>
          </w:rPr>
          <w:t>Houslay</w:t>
        </w:r>
        <w:proofErr w:type="spellEnd"/>
        <w:r w:rsidR="00927F1B" w:rsidRPr="0019114E">
          <w:rPr>
            <w:rFonts w:cs="Times New Roman"/>
          </w:rPr>
          <w:t xml:space="preserve"> et al. 2021</w:t>
        </w:r>
        <w:r w:rsidR="00927F1B">
          <w:rPr>
            <w:rFonts w:cs="Times New Roman"/>
          </w:rPr>
          <w:t>)</w:t>
        </w:r>
        <w:r w:rsidR="00927F1B">
          <w:rPr>
            <w:rFonts w:cs="Times New Roman"/>
            <w:iCs/>
            <w:szCs w:val="24"/>
          </w:rPr>
          <w:t xml:space="preserve"> and male helpers (</w:t>
        </w:r>
        <w:r w:rsidR="00927F1B" w:rsidRPr="0019114E">
          <w:rPr>
            <w:rFonts w:cs="Times New Roman"/>
          </w:rPr>
          <w:t>Santema and Clutton-Brock 2013)</w:t>
        </w:r>
        <w:r w:rsidR="00927F1B">
          <w:rPr>
            <w:rFonts w:cs="Times New Roman"/>
          </w:rPr>
          <w:t>, reemphasising the plasticity of the</w:t>
        </w:r>
      </w:ins>
      <w:r w:rsidR="00927F1B">
        <w:rPr>
          <w:rFonts w:cs="Times New Roman"/>
        </w:rPr>
        <w:t xml:space="preserve"> behaviour</w:t>
      </w:r>
      <w:r w:rsidR="007E5C0A">
        <w:rPr>
          <w:rFonts w:cs="Times New Roman"/>
        </w:rPr>
        <w:t>.</w:t>
      </w:r>
    </w:p>
    <w:p w14:paraId="7D8F6B15" w14:textId="55EB9C23" w:rsidR="00382311" w:rsidRPr="00455AF4" w:rsidRDefault="00382311" w:rsidP="00382311">
      <w:pPr>
        <w:spacing w:after="240" w:line="480" w:lineRule="auto"/>
        <w:rPr>
          <w:rFonts w:cs="Times New Roman"/>
          <w:iCs/>
          <w:szCs w:val="24"/>
        </w:rPr>
      </w:pPr>
      <w:r w:rsidRPr="00455AF4">
        <w:rPr>
          <w:rFonts w:cs="Times New Roman"/>
          <w:iCs/>
          <w:szCs w:val="24"/>
        </w:rPr>
        <w:t>The effects of group size on sentinel behaviour are not surprising</w:t>
      </w:r>
      <w:del w:id="1366" w:author="Alex Popescu" w:date="2024-09-26T21:09:00Z" w16du:dateUtc="2024-09-27T01:09:00Z">
        <w:r w:rsidRPr="00455AF4">
          <w:rPr>
            <w:rFonts w:cs="Times New Roman"/>
            <w:iCs/>
            <w:szCs w:val="24"/>
          </w:rPr>
          <w:delText>,</w:delText>
        </w:r>
      </w:del>
      <w:r w:rsidRPr="00455AF4">
        <w:rPr>
          <w:rFonts w:cs="Times New Roman"/>
          <w:iCs/>
          <w:szCs w:val="24"/>
        </w:rPr>
        <w:t xml:space="preserve">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xml:space="preserve">. The greater the number of group members, the greater the likelihood of at least one individual being capable of sentineling. </w:t>
      </w:r>
      <w:del w:id="1367" w:author="Alex Popescu" w:date="2024-09-26T21:09:00Z" w16du:dateUtc="2024-09-27T01:09:00Z">
        <w:r w:rsidRPr="00455AF4">
          <w:rPr>
            <w:rFonts w:cs="Times New Roman"/>
            <w:iCs/>
            <w:szCs w:val="24"/>
          </w:rPr>
          <w:delText>Larger</w:delText>
        </w:r>
      </w:del>
      <w:ins w:id="1368" w:author="Alex Popescu" w:date="2024-09-26T21:09:00Z" w16du:dateUtc="2024-09-27T01:09:00Z">
        <w:r w:rsidR="00FF3CFB">
          <w:rPr>
            <w:rFonts w:cs="Times New Roman"/>
            <w:iCs/>
            <w:szCs w:val="24"/>
          </w:rPr>
          <w:t>Individuals in larger</w:t>
        </w:r>
      </w:ins>
      <w:r w:rsidR="00FF3CFB">
        <w:rPr>
          <w:rFonts w:cs="Times New Roman"/>
          <w:iCs/>
          <w:szCs w:val="24"/>
        </w:rPr>
        <w:t xml:space="preserve"> </w:t>
      </w:r>
      <w:r w:rsidR="00FF313D">
        <w:rPr>
          <w:rFonts w:cs="Times New Roman"/>
          <w:iCs/>
          <w:szCs w:val="24"/>
        </w:rPr>
        <w:t xml:space="preserve">groups </w:t>
      </w:r>
      <w:del w:id="1369" w:author="Alex Popescu" w:date="2024-09-26T21:09:00Z" w16du:dateUtc="2024-09-27T01:09:00Z">
        <w:r w:rsidRPr="00455AF4">
          <w:rPr>
            <w:rFonts w:cs="Times New Roman"/>
            <w:iCs/>
            <w:szCs w:val="24"/>
          </w:rPr>
          <w:delText>see decreased individual</w:delText>
        </w:r>
      </w:del>
      <w:ins w:id="1370" w:author="Alex Popescu" w:date="2024-09-26T21:09:00Z" w16du:dateUtc="2024-09-27T01:09:00Z">
        <w:r w:rsidR="00FF3CFB">
          <w:rPr>
            <w:rFonts w:cs="Times New Roman"/>
            <w:iCs/>
            <w:szCs w:val="24"/>
          </w:rPr>
          <w:t>perform less</w:t>
        </w:r>
      </w:ins>
      <w:r w:rsidR="00FF3CFB">
        <w:rPr>
          <w:rFonts w:cs="Times New Roman"/>
          <w:iCs/>
          <w:szCs w:val="24"/>
        </w:rPr>
        <w:t xml:space="preserve"> sentinel behaviour, potentially due to increased competition for resources</w:t>
      </w:r>
      <w:del w:id="1371" w:author="Alex Popescu" w:date="2024-09-26T21:09:00Z" w16du:dateUtc="2024-09-27T01:09:00Z">
        <w:r w:rsidRPr="00455AF4">
          <w:rPr>
            <w:rFonts w:cs="Times New Roman"/>
            <w:iCs/>
            <w:szCs w:val="24"/>
          </w:rPr>
          <w:delText xml:space="preserve"> and lower energetic reserves, but more</w:delText>
        </w:r>
      </w:del>
      <w:ins w:id="1372" w:author="Alex Popescu" w:date="2024-09-26T21:09:00Z" w16du:dateUtc="2024-09-27T01:09:00Z">
        <w:r w:rsidR="00FF3CFB">
          <w:rPr>
            <w:rFonts w:cs="Times New Roman"/>
            <w:iCs/>
            <w:szCs w:val="24"/>
          </w:rPr>
          <w:t>,</w:t>
        </w:r>
        <w:r w:rsidR="00FF3CFB" w:rsidRPr="00FF3CFB">
          <w:rPr>
            <w:rFonts w:cs="Times New Roman"/>
            <w:iCs/>
            <w:szCs w:val="24"/>
          </w:rPr>
          <w:t xml:space="preserve"> </w:t>
        </w:r>
        <w:r w:rsidR="00FF3CFB">
          <w:rPr>
            <w:rFonts w:cs="Times New Roman"/>
            <w:iCs/>
            <w:szCs w:val="24"/>
          </w:rPr>
          <w:t>yet benefit from greater</w:t>
        </w:r>
      </w:ins>
      <w:r w:rsidR="00FF3CFB">
        <w:rPr>
          <w:rFonts w:cs="Times New Roman"/>
          <w:iCs/>
          <w:szCs w:val="24"/>
        </w:rPr>
        <w:t xml:space="preserve"> sentinel </w:t>
      </w:r>
      <w:del w:id="1373" w:author="Alex Popescu" w:date="2024-09-26T21:09:00Z" w16du:dateUtc="2024-09-27T01:09:00Z">
        <w:r w:rsidRPr="00455AF4">
          <w:rPr>
            <w:rFonts w:cs="Times New Roman"/>
            <w:iCs/>
            <w:szCs w:val="24"/>
          </w:rPr>
          <w:delText>behaviour</w:delText>
        </w:r>
      </w:del>
      <w:ins w:id="1374" w:author="Alex Popescu" w:date="2024-09-26T21:09:00Z" w16du:dateUtc="2024-09-27T01:09:00Z">
        <w:r w:rsidR="00FF3CFB">
          <w:rPr>
            <w:rFonts w:cs="Times New Roman"/>
            <w:iCs/>
            <w:szCs w:val="24"/>
          </w:rPr>
          <w:t>coverage</w:t>
        </w:r>
      </w:ins>
      <w:r w:rsidR="00FF3CFB">
        <w:rPr>
          <w:rFonts w:cs="Times New Roman"/>
          <w:iCs/>
          <w:szCs w:val="24"/>
        </w:rPr>
        <w:t xml:space="preserve"> </w:t>
      </w:r>
      <w:r w:rsidR="00FF3CFB" w:rsidRPr="00455AF4">
        <w:rPr>
          <w:rFonts w:cs="Times New Roman"/>
          <w:iCs/>
          <w:szCs w:val="24"/>
        </w:rPr>
        <w:t>at the group level</w:t>
      </w:r>
      <w:ins w:id="1375" w:author="Alex Popescu" w:date="2024-09-26T21:09:00Z" w16du:dateUtc="2024-09-27T01:09:00Z">
        <w:r w:rsidR="00FF3CFB">
          <w:rPr>
            <w:rFonts w:cs="Times New Roman"/>
            <w:iCs/>
            <w:szCs w:val="24"/>
          </w:rPr>
          <w:t>,</w:t>
        </w:r>
      </w:ins>
      <w:r w:rsidR="00FF3CFB" w:rsidRPr="00455AF4">
        <w:rPr>
          <w:rFonts w:cs="Times New Roman"/>
          <w:iCs/>
          <w:szCs w:val="24"/>
        </w:rPr>
        <w:t xml:space="preserve"> with </w:t>
      </w:r>
      <w:del w:id="1376" w:author="Alex Popescu" w:date="2024-09-26T21:09:00Z" w16du:dateUtc="2024-09-27T01:09:00Z">
        <w:r w:rsidRPr="00455AF4">
          <w:rPr>
            <w:rFonts w:cs="Times New Roman"/>
            <w:iCs/>
            <w:szCs w:val="24"/>
          </w:rPr>
          <w:delText xml:space="preserve">fewer and </w:delText>
        </w:r>
      </w:del>
      <w:r w:rsidR="00FF3CFB" w:rsidRPr="00455AF4">
        <w:rPr>
          <w:rFonts w:cs="Times New Roman"/>
          <w:iCs/>
          <w:szCs w:val="24"/>
        </w:rPr>
        <w:t>shorter gaps between</w:t>
      </w:r>
      <w:ins w:id="1377" w:author="Alex Popescu" w:date="2024-09-26T21:09:00Z" w16du:dateUtc="2024-09-27T01:09:00Z">
        <w:r w:rsidR="00FF3CFB" w:rsidRPr="00455AF4">
          <w:rPr>
            <w:rFonts w:cs="Times New Roman"/>
            <w:iCs/>
            <w:szCs w:val="24"/>
          </w:rPr>
          <w:t xml:space="preserve"> </w:t>
        </w:r>
        <w:r w:rsidR="00FF3CFB">
          <w:rPr>
            <w:rFonts w:cs="Times New Roman"/>
            <w:iCs/>
            <w:szCs w:val="24"/>
          </w:rPr>
          <w:t>sentinel</w:t>
        </w:r>
      </w:ins>
      <w:r w:rsidR="00FF3CFB">
        <w:rPr>
          <w:rFonts w:cs="Times New Roman"/>
          <w:iCs/>
          <w:szCs w:val="24"/>
        </w:rPr>
        <w:t xml:space="preserve"> </w:t>
      </w:r>
      <w:r w:rsidR="00FF3CFB" w:rsidRPr="00455AF4">
        <w:rPr>
          <w:rFonts w:cs="Times New Roman"/>
          <w:iCs/>
          <w:szCs w:val="24"/>
        </w:rPr>
        <w:t xml:space="preserve">bouts </w:t>
      </w:r>
      <w:r w:rsidR="00FF3CFB" w:rsidRPr="00455AF4">
        <w:rPr>
          <w:rFonts w:cs="Times New Roman"/>
          <w:iCs/>
          <w:szCs w:val="24"/>
        </w:rPr>
        <w:fldChar w:fldCharType="begin"/>
      </w:r>
      <w:r w:rsidR="00FF3CFB"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FF3CFB" w:rsidRPr="00455AF4">
        <w:rPr>
          <w:rFonts w:cs="Times New Roman"/>
          <w:iCs/>
          <w:szCs w:val="24"/>
        </w:rPr>
        <w:fldChar w:fldCharType="separate"/>
      </w:r>
      <w:r w:rsidR="00FF3CFB" w:rsidRPr="0019114E">
        <w:rPr>
          <w:rFonts w:cs="Times New Roman"/>
        </w:rPr>
        <w:t>(Yasukawa and Cockburn 2009, Hailman et al. 2010, Houslay et al. 2021)</w:t>
      </w:r>
      <w:r w:rsidR="00FF3CFB" w:rsidRPr="00455AF4">
        <w:rPr>
          <w:rFonts w:cs="Times New Roman"/>
          <w:iCs/>
          <w:szCs w:val="24"/>
        </w:rPr>
        <w:fldChar w:fldCharType="end"/>
      </w:r>
      <w:r w:rsidR="00FF3CFB" w:rsidRPr="00455AF4">
        <w:rPr>
          <w:rFonts w:cs="Times New Roman"/>
          <w:iCs/>
          <w:szCs w:val="24"/>
        </w:rPr>
        <w:t>.</w:t>
      </w:r>
      <w:r w:rsidR="00FF3CFB">
        <w:rPr>
          <w:rFonts w:cs="Times New Roman"/>
          <w:iCs/>
          <w:szCs w:val="24"/>
        </w:rPr>
        <w:t xml:space="preserve"> </w:t>
      </w:r>
      <w:del w:id="1378" w:author="Alex Popescu" w:date="2024-09-26T21:09:00Z" w16du:dateUtc="2024-09-27T01:09:00Z">
        <w:r w:rsidRPr="00455AF4">
          <w:rPr>
            <w:rFonts w:cs="Times New Roman"/>
            <w:iCs/>
            <w:szCs w:val="24"/>
          </w:rPr>
          <w:delText xml:space="preserve">In smaller groups, individuals must perform longer bouts of sentinel behaviour, increasing the costs of sentinel behaviour for participating group members </w:delText>
        </w:r>
        <w:r w:rsidRPr="00455AF4">
          <w:rPr>
            <w:rFonts w:cs="Times New Roman"/>
            <w:iCs/>
            <w:szCs w:val="24"/>
          </w:rPr>
          <w:fldChar w:fldCharType="begin"/>
        </w:r>
        <w:r w:rsidRPr="0019114E">
          <w:rPr>
            <w:rFonts w:cs="Times New Roman"/>
            <w:iCs/>
            <w:szCs w:val="24"/>
          </w:rPr>
          <w:del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delInstrText>
        </w:r>
        <w:r w:rsidRPr="00455AF4">
          <w:rPr>
            <w:rFonts w:cs="Times New Roman"/>
            <w:iCs/>
            <w:szCs w:val="24"/>
          </w:rPr>
          <w:fldChar w:fldCharType="separate"/>
        </w:r>
        <w:r w:rsidRPr="0019114E">
          <w:rPr>
            <w:rFonts w:cs="Times New Roman"/>
          </w:rPr>
          <w:delText>(Clutton-Brock et al. 1999)</w:delText>
        </w:r>
        <w:r w:rsidRPr="00455AF4">
          <w:rPr>
            <w:rFonts w:cs="Times New Roman"/>
            <w:iCs/>
            <w:szCs w:val="24"/>
          </w:rPr>
          <w:fldChar w:fldCharType="end"/>
        </w:r>
        <w:r w:rsidRPr="00455AF4">
          <w:rPr>
            <w:rFonts w:cs="Times New Roman"/>
            <w:iCs/>
            <w:szCs w:val="24"/>
          </w:rPr>
          <w:delText>. Larger groups can more effectively distribute the costs of sentinel behaviour among members, while also providing additional predation risk-reducing effects through other group-size effects</w:delText>
        </w:r>
      </w:del>
      <w:ins w:id="1379" w:author="Alex Popescu" w:date="2024-09-26T21:09:00Z" w16du:dateUtc="2024-09-27T01:09:00Z">
        <w:r w:rsidR="00B26360" w:rsidRPr="00455AF4">
          <w:rPr>
            <w:rFonts w:cs="Times New Roman"/>
            <w:iCs/>
            <w:szCs w:val="24"/>
          </w:rPr>
          <w:t xml:space="preserve">Larger groups can more effectively </w:t>
        </w:r>
        <w:r w:rsidR="00FF313D">
          <w:rPr>
            <w:rFonts w:cs="Times New Roman"/>
            <w:iCs/>
            <w:szCs w:val="24"/>
          </w:rPr>
          <w:t>share</w:t>
        </w:r>
        <w:r w:rsidR="00B26360" w:rsidRPr="00455AF4">
          <w:rPr>
            <w:rFonts w:cs="Times New Roman"/>
            <w:iCs/>
            <w:szCs w:val="24"/>
          </w:rPr>
          <w:t xml:space="preserve"> the costs of sentinel behaviour among members while also providing additional predation risk-reducing effects through other group-size effects</w:t>
        </w:r>
        <w:r w:rsidR="00342388">
          <w:rPr>
            <w:rFonts w:cs="Times New Roman"/>
            <w:iCs/>
            <w:szCs w:val="24"/>
          </w:rPr>
          <w:t>,</w:t>
        </w:r>
      </w:ins>
      <w:r w:rsidR="00B26360" w:rsidRPr="00455AF4">
        <w:rPr>
          <w:rFonts w:cs="Times New Roman"/>
          <w:iCs/>
          <w:szCs w:val="24"/>
        </w:rPr>
        <w:t xml:space="preserve"> such as the Many Eyes hypothesis </w:t>
      </w:r>
      <w:r w:rsidR="00B26360" w:rsidRPr="00455AF4">
        <w:rPr>
          <w:rFonts w:cs="Times New Roman"/>
          <w:iCs/>
          <w:szCs w:val="24"/>
        </w:rPr>
        <w:fldChar w:fldCharType="begin"/>
      </w:r>
      <w:r w:rsidR="00B26360"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00B26360" w:rsidRPr="00455AF4">
        <w:rPr>
          <w:rFonts w:cs="Times New Roman"/>
          <w:iCs/>
          <w:szCs w:val="24"/>
        </w:rPr>
        <w:fldChar w:fldCharType="separate"/>
      </w:r>
      <w:r w:rsidR="00B26360" w:rsidRPr="0019114E">
        <w:rPr>
          <w:rFonts w:cs="Times New Roman"/>
        </w:rPr>
        <w:t>(Lima 1995)</w:t>
      </w:r>
      <w:r w:rsidR="00B26360" w:rsidRPr="00455AF4">
        <w:rPr>
          <w:rFonts w:cs="Times New Roman"/>
          <w:iCs/>
          <w:szCs w:val="24"/>
        </w:rPr>
        <w:fldChar w:fldCharType="end"/>
      </w:r>
      <w:r w:rsidR="00B26360" w:rsidRPr="00455AF4">
        <w:rPr>
          <w:rFonts w:cs="Times New Roman"/>
          <w:iCs/>
          <w:szCs w:val="24"/>
        </w:rPr>
        <w:t>.</w:t>
      </w:r>
      <w:ins w:id="1380" w:author="Alex Popescu" w:date="2024-09-26T21:09:00Z" w16du:dateUtc="2024-09-27T01:09:00Z">
        <w:r w:rsidR="00B26360">
          <w:rPr>
            <w:rFonts w:cs="Times New Roman"/>
            <w:iCs/>
            <w:szCs w:val="24"/>
          </w:rPr>
          <w:t xml:space="preserve"> </w:t>
        </w:r>
        <w:r w:rsidR="00ED0F08">
          <w:rPr>
            <w:rFonts w:cs="Times New Roman"/>
            <w:iCs/>
            <w:szCs w:val="24"/>
          </w:rPr>
          <w:t>In contrast, individuals in</w:t>
        </w:r>
        <w:r w:rsidRPr="00455AF4">
          <w:rPr>
            <w:rFonts w:cs="Times New Roman"/>
            <w:iCs/>
            <w:szCs w:val="24"/>
          </w:rPr>
          <w:t xml:space="preserve"> smaller groups perform longer bouts of sentinel behaviour</w:t>
        </w:r>
        <w:r w:rsidR="00ED0F08">
          <w:rPr>
            <w:rFonts w:cs="Times New Roman"/>
            <w:iCs/>
            <w:szCs w:val="24"/>
          </w:rPr>
          <w:t xml:space="preserve"> and suffer from longer gaps between sentinel bouts</w:t>
        </w:r>
        <w:r w:rsidRPr="00455AF4">
          <w:rPr>
            <w:rFonts w:cs="Times New Roman"/>
            <w:iCs/>
            <w:szCs w:val="24"/>
          </w:rPr>
          <w:t xml:space="preserve">, increasing the costs of sentinel behaviour for participating group members </w:t>
        </w:r>
        <w:r w:rsidR="00B26360">
          <w:rPr>
            <w:rFonts w:cs="Times New Roman"/>
            <w:iCs/>
            <w:szCs w:val="24"/>
          </w:rPr>
          <w:t xml:space="preserve">and reducing sentinel coverage at the group level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w:t>
        </w:r>
        <w:r w:rsidR="001639B6">
          <w:rPr>
            <w:rFonts w:cs="Times New Roman"/>
            <w:iCs/>
            <w:szCs w:val="24"/>
          </w:rPr>
          <w:t xml:space="preserve"> In small group sizes (&lt;3), meerkats reduced their sentinel efforts but did not stop performing sentinel behaviour</w:t>
        </w:r>
        <w:r w:rsidR="000655F7">
          <w:rPr>
            <w:rFonts w:cs="Times New Roman"/>
            <w:iCs/>
            <w:szCs w:val="24"/>
          </w:rPr>
          <w:t>.</w:t>
        </w:r>
        <w:r w:rsidR="001639B6">
          <w:rPr>
            <w:rFonts w:cs="Times New Roman"/>
            <w:iCs/>
            <w:szCs w:val="24"/>
          </w:rPr>
          <w:t xml:space="preserve"> </w:t>
        </w:r>
        <w:r w:rsidR="000655F7">
          <w:rPr>
            <w:rFonts w:cs="Times New Roman"/>
            <w:iCs/>
            <w:szCs w:val="24"/>
          </w:rPr>
          <w:t>G</w:t>
        </w:r>
        <w:r w:rsidR="001639B6">
          <w:rPr>
            <w:rFonts w:cs="Times New Roman"/>
            <w:iCs/>
            <w:szCs w:val="24"/>
          </w:rPr>
          <w:t xml:space="preserve">roups of 2-3 and solitary meerkats </w:t>
        </w:r>
        <w:r w:rsidR="000655F7">
          <w:rPr>
            <w:rFonts w:cs="Times New Roman"/>
            <w:iCs/>
            <w:szCs w:val="24"/>
          </w:rPr>
          <w:t>spend</w:t>
        </w:r>
        <w:r w:rsidR="001639B6">
          <w:rPr>
            <w:rFonts w:cs="Times New Roman"/>
            <w:iCs/>
            <w:szCs w:val="24"/>
          </w:rPr>
          <w:t xml:space="preserve"> 12-22% of foraging time sentineling </w:t>
        </w:r>
        <w:r w:rsidR="001639B6" w:rsidRPr="00455AF4">
          <w:rPr>
            <w:rFonts w:cs="Times New Roman"/>
            <w:iCs/>
            <w:szCs w:val="24"/>
          </w:rPr>
          <w:fldChar w:fldCharType="begin"/>
        </w:r>
        <w:r w:rsidR="001639B6"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1639B6" w:rsidRPr="00455AF4">
          <w:rPr>
            <w:rFonts w:cs="Times New Roman"/>
            <w:iCs/>
            <w:szCs w:val="24"/>
          </w:rPr>
          <w:fldChar w:fldCharType="separate"/>
        </w:r>
        <w:r w:rsidR="001639B6" w:rsidRPr="0019114E">
          <w:rPr>
            <w:rFonts w:cs="Times New Roman"/>
          </w:rPr>
          <w:t>(Clutton-Brock et al. 1999)</w:t>
        </w:r>
        <w:r w:rsidR="001639B6" w:rsidRPr="00455AF4">
          <w:rPr>
            <w:rFonts w:cs="Times New Roman"/>
            <w:iCs/>
            <w:szCs w:val="24"/>
          </w:rPr>
          <w:fldChar w:fldCharType="end"/>
        </w:r>
        <w:r w:rsidR="001639B6">
          <w:rPr>
            <w:rFonts w:cs="Times New Roman"/>
            <w:iCs/>
            <w:szCs w:val="24"/>
          </w:rPr>
          <w:t xml:space="preserve">. </w:t>
        </w:r>
        <w:r w:rsidR="000655F7">
          <w:rPr>
            <w:rFonts w:cs="Times New Roman"/>
            <w:iCs/>
            <w:szCs w:val="24"/>
          </w:rPr>
          <w:t>Sentinel</w:t>
        </w:r>
        <w:r w:rsidR="001639B6">
          <w:rPr>
            <w:rFonts w:cs="Times New Roman"/>
            <w:iCs/>
            <w:szCs w:val="24"/>
          </w:rPr>
          <w:t xml:space="preserve"> behaviour in solitary </w:t>
        </w:r>
        <w:r w:rsidR="000655F7">
          <w:rPr>
            <w:rFonts w:cs="Times New Roman"/>
            <w:iCs/>
            <w:szCs w:val="24"/>
          </w:rPr>
          <w:t>meerkats</w:t>
        </w:r>
        <w:r w:rsidR="001639B6">
          <w:rPr>
            <w:rFonts w:cs="Times New Roman"/>
            <w:iCs/>
            <w:szCs w:val="24"/>
          </w:rPr>
          <w:t xml:space="preserve"> further supports the selfish, state-dependent model for sentinel decision-making.</w:t>
        </w:r>
      </w:ins>
    </w:p>
    <w:p w14:paraId="020BF28E" w14:textId="48E96EEC" w:rsidR="00382311" w:rsidRPr="00455AF4" w:rsidRDefault="00382311" w:rsidP="00382311">
      <w:pPr>
        <w:spacing w:after="240" w:line="480" w:lineRule="auto"/>
        <w:rPr>
          <w:rFonts w:cs="Times New Roman"/>
          <w:iCs/>
          <w:szCs w:val="24"/>
        </w:rPr>
      </w:pPr>
      <w:r w:rsidRPr="00455AF4">
        <w:rPr>
          <w:rFonts w:cs="Times New Roman"/>
          <w:iCs/>
          <w:szCs w:val="24"/>
        </w:rPr>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w:t>
      </w:r>
      <w:r w:rsidR="00FF313D">
        <w:rPr>
          <w:rFonts w:cs="Times New Roman"/>
          <w:iCs/>
          <w:szCs w:val="24"/>
        </w:rPr>
        <w:t xml:space="preserve"> </w:t>
      </w:r>
      <w:del w:id="1381" w:author="Alex Popescu" w:date="2024-09-26T21:09:00Z" w16du:dateUtc="2024-09-27T01:09:00Z">
        <w:r w:rsidRPr="00455AF4">
          <w:rPr>
            <w:rFonts w:cs="Times New Roman"/>
            <w:iCs/>
            <w:szCs w:val="24"/>
          </w:rPr>
          <w:delText xml:space="preserve">This risk can be from the presence of predators but also the presence of outgroup rivals and territory intruders </w:delText>
        </w:r>
        <w:r w:rsidRPr="00455AF4">
          <w:rPr>
            <w:rFonts w:cs="Times New Roman"/>
            <w:iCs/>
            <w:szCs w:val="24"/>
          </w:rPr>
          <w:fldChar w:fldCharType="begin"/>
        </w:r>
        <w:r w:rsidRPr="0019114E">
          <w:rPr>
            <w:rFonts w:cs="Times New Roman"/>
            <w:iCs/>
            <w:szCs w:val="24"/>
          </w:rPr>
          <w:delInstrText xml:space="preserve"> ADDIN ZOTERO_ITEM CSL_CITATION {"citationID":"FyzOODcm","properties":{"formattedCitation":"(Walker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delInstrText>
        </w:r>
        <w:r w:rsidRPr="00455AF4">
          <w:rPr>
            <w:rFonts w:cs="Times New Roman"/>
            <w:iCs/>
            <w:szCs w:val="24"/>
          </w:rPr>
          <w:fldChar w:fldCharType="separate"/>
        </w:r>
        <w:r w:rsidRPr="0019114E">
          <w:rPr>
            <w:rFonts w:cs="Times New Roman"/>
          </w:rPr>
          <w:delText>(Walker et al. 2016, Morris-Drake et al. 2019)</w:delText>
        </w:r>
        <w:r w:rsidRPr="00455AF4">
          <w:rPr>
            <w:rFonts w:cs="Times New Roman"/>
            <w:iCs/>
            <w:szCs w:val="24"/>
          </w:rPr>
          <w:fldChar w:fldCharType="end"/>
        </w:r>
        <w:r w:rsidRPr="00455AF4">
          <w:rPr>
            <w:rFonts w:cs="Times New Roman"/>
            <w:iCs/>
            <w:szCs w:val="24"/>
          </w:rPr>
          <w:delText>. Earlier collection of information on potential threats is beneficial to the sentinel, as it can quicken responses to territory intrusion or predator encounter. Dominant individuals could therefore garner additional benefits from performing sentinel behaviour if encounters with conspecific intruders are frequent. The earlier detection of predators reduces the risk of mortality and injury of</w:delText>
        </w:r>
      </w:del>
      <w:ins w:id="1382" w:author="Alex Popescu" w:date="2024-09-26T21:09:00Z" w16du:dateUtc="2024-09-27T01:09:00Z">
        <w:r w:rsidRPr="00455AF4">
          <w:rPr>
            <w:rFonts w:cs="Times New Roman"/>
            <w:iCs/>
            <w:szCs w:val="24"/>
          </w:rPr>
          <w:t xml:space="preserve">The earlier detection of predators reduces the risk of mortality and injury </w:t>
        </w:r>
        <w:r w:rsidR="00EA66DA">
          <w:rPr>
            <w:rFonts w:cs="Times New Roman"/>
            <w:iCs/>
            <w:szCs w:val="24"/>
          </w:rPr>
          <w:t>in</w:t>
        </w:r>
      </w:ins>
      <w:r w:rsidRPr="00455AF4">
        <w:rPr>
          <w:rFonts w:cs="Times New Roman"/>
          <w:iCs/>
          <w:szCs w:val="24"/>
        </w:rPr>
        <w:t xml:space="preserve"> a predator encounter, improving the survival of the sentinel and other group members. </w:t>
      </w:r>
      <w:del w:id="1383" w:author="Alex Popescu" w:date="2024-09-26T21:09:00Z" w16du:dateUtc="2024-09-27T01:09:00Z">
        <w:r w:rsidRPr="00455AF4">
          <w:rPr>
            <w:rFonts w:cs="Times New Roman"/>
            <w:iCs/>
            <w:szCs w:val="24"/>
          </w:rPr>
          <w:delText>If predator encounters are more frequent, individuals could therefore be more prone to engag</w:delText>
        </w:r>
        <w:r w:rsidR="00A21FC8" w:rsidRPr="0019114E">
          <w:rPr>
            <w:rFonts w:cs="Times New Roman"/>
            <w:iCs/>
            <w:szCs w:val="24"/>
          </w:rPr>
          <w:delText>e</w:delText>
        </w:r>
        <w:r w:rsidRPr="00455AF4">
          <w:rPr>
            <w:rFonts w:cs="Times New Roman"/>
            <w:iCs/>
            <w:szCs w:val="24"/>
          </w:rPr>
          <w:delText xml:space="preserve"> in sentinel behaviour if no sentinels are already present.</w:delText>
        </w:r>
      </w:del>
      <w:ins w:id="1384" w:author="Alex Popescu" w:date="2024-09-26T21:09:00Z" w16du:dateUtc="2024-09-27T01:09:00Z">
        <w:r w:rsidRPr="00455AF4">
          <w:rPr>
            <w:rFonts w:cs="Times New Roman"/>
            <w:iCs/>
            <w:szCs w:val="24"/>
          </w:rPr>
          <w:t xml:space="preserve">If predator encounters are frequent, individuals could </w:t>
        </w:r>
        <w:r w:rsidR="00EA66DA">
          <w:rPr>
            <w:rFonts w:cs="Times New Roman"/>
            <w:iCs/>
            <w:szCs w:val="24"/>
          </w:rPr>
          <w:t xml:space="preserve">be more prone to engage in sentinel behaviour if no sentinels are </w:t>
        </w:r>
        <w:r w:rsidRPr="00455AF4">
          <w:rPr>
            <w:rFonts w:cs="Times New Roman"/>
            <w:iCs/>
            <w:szCs w:val="24"/>
          </w:rPr>
          <w:t xml:space="preserve">present. </w:t>
        </w:r>
        <w:r w:rsidR="00FF313D">
          <w:rPr>
            <w:rFonts w:cs="Times New Roman"/>
            <w:iCs/>
            <w:szCs w:val="24"/>
          </w:rPr>
          <w:t>Significant increases in sentinel behaviour were observed immediately after encountering a predator stimulus, and high-risk environments predictably increased sentinel contributions</w:t>
        </w:r>
        <w:r w:rsidR="001639B6">
          <w:rPr>
            <w:rFonts w:cs="Times New Roman"/>
            <w:iCs/>
            <w:szCs w:val="24"/>
          </w:rPr>
          <w:t xml:space="preserve">. For example, meerkat groups in low-risk environments had a sentinel present during 12% of foraging time compared to 55.6% in high-risk environments </w:t>
        </w:r>
        <w:r w:rsidR="00FF313D" w:rsidRPr="00455AF4">
          <w:rPr>
            <w:rFonts w:cs="Times New Roman"/>
            <w:iCs/>
            <w:szCs w:val="24"/>
          </w:rPr>
          <w:fldChar w:fldCharType="begin"/>
        </w:r>
        <w:r w:rsidR="00FF313D"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FF313D" w:rsidRPr="00455AF4">
          <w:rPr>
            <w:rFonts w:cs="Times New Roman"/>
            <w:iCs/>
            <w:szCs w:val="24"/>
          </w:rPr>
          <w:fldChar w:fldCharType="separate"/>
        </w:r>
        <w:r w:rsidR="00FF313D" w:rsidRPr="0019114E">
          <w:rPr>
            <w:rFonts w:cs="Times New Roman"/>
          </w:rPr>
          <w:t>(Clutton-Brock et al. 1999)</w:t>
        </w:r>
        <w:r w:rsidR="00FF313D" w:rsidRPr="00455AF4">
          <w:rPr>
            <w:rFonts w:cs="Times New Roman"/>
            <w:iCs/>
            <w:szCs w:val="24"/>
          </w:rPr>
          <w:fldChar w:fldCharType="end"/>
        </w:r>
        <w:r w:rsidR="00FF313D">
          <w:rPr>
            <w:rFonts w:cs="Times New Roman"/>
            <w:iCs/>
            <w:szCs w:val="24"/>
          </w:rPr>
          <w:t>.</w:t>
        </w:r>
      </w:ins>
      <w:r w:rsidR="00FF313D">
        <w:rPr>
          <w:rFonts w:cs="Times New Roman"/>
          <w:iCs/>
          <w:szCs w:val="24"/>
        </w:rPr>
        <w:t xml:space="preserve"> </w:t>
      </w:r>
      <w:r w:rsidRPr="00455AF4">
        <w:rPr>
          <w:rFonts w:cs="Times New Roman"/>
          <w:iCs/>
          <w:szCs w:val="24"/>
        </w:rPr>
        <w:t xml:space="preserve">The presence of at-risk individuals, such as young individuals, also increased sentinel behaviour, likely to compensate for </w:t>
      </w:r>
      <w:del w:id="1385" w:author="Alex Popescu" w:date="2024-09-26T21:09:00Z" w16du:dateUtc="2024-09-27T01:09:00Z">
        <w:r w:rsidRPr="00455AF4">
          <w:rPr>
            <w:rFonts w:cs="Times New Roman"/>
            <w:iCs/>
            <w:szCs w:val="24"/>
          </w:rPr>
          <w:delText>an increase in</w:delText>
        </w:r>
      </w:del>
      <w:ins w:id="1386" w:author="Alex Popescu" w:date="2024-09-26T21:09:00Z" w16du:dateUtc="2024-09-27T01:09:00Z">
        <w:r w:rsidR="00EA66DA">
          <w:rPr>
            <w:rFonts w:cs="Times New Roman"/>
            <w:iCs/>
            <w:szCs w:val="24"/>
          </w:rPr>
          <w:t>increased</w:t>
        </w:r>
      </w:ins>
      <w:r w:rsidRPr="00455AF4">
        <w:rPr>
          <w:rFonts w:cs="Times New Roman"/>
          <w:iCs/>
          <w:szCs w:val="24"/>
        </w:rPr>
        <w:t xml:space="preserve">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In meerkats</w:t>
      </w:r>
      <w:del w:id="1387" w:author="Alex Popescu" w:date="2024-09-26T21:09:00Z" w16du:dateUtc="2024-09-27T01:09:00Z">
        <w:r w:rsidRPr="00455AF4">
          <w:rPr>
            <w:rFonts w:cs="Times New Roman"/>
            <w:iCs/>
            <w:szCs w:val="24"/>
          </w:rPr>
          <w:delText xml:space="preserve"> (</w:delText>
        </w:r>
        <w:r w:rsidRPr="00455AF4">
          <w:rPr>
            <w:rFonts w:cs="Times New Roman"/>
            <w:i/>
            <w:iCs/>
            <w:szCs w:val="24"/>
          </w:rPr>
          <w:delText>Suricata suricatta</w:delText>
        </w:r>
        <w:r w:rsidRPr="00455AF4">
          <w:rPr>
            <w:rFonts w:cs="Times New Roman"/>
            <w:iCs/>
            <w:szCs w:val="24"/>
          </w:rPr>
          <w:delText>),</w:delText>
        </w:r>
      </w:del>
      <w:ins w:id="1388" w:author="Alex Popescu" w:date="2024-09-26T21:09:00Z" w16du:dateUtc="2024-09-27T01:09:00Z">
        <w:r w:rsidRPr="00455AF4">
          <w:rPr>
            <w:rFonts w:cs="Times New Roman"/>
            <w:iCs/>
            <w:szCs w:val="24"/>
          </w:rPr>
          <w:t>,</w:t>
        </w:r>
      </w:ins>
      <w:r w:rsidRPr="00455AF4">
        <w:rPr>
          <w:rFonts w:cs="Times New Roman"/>
          <w:iCs/>
          <w:szCs w:val="24"/>
        </w:rPr>
        <w:t xml:space="preserve">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The presence of young in the group could increase predation risk if young individuals are more vulnerable or have inefficient vigilance due to a lack of experience with threats. Their inclusion in foraging groups could</w:t>
      </w:r>
      <w:del w:id="1389" w:author="Alex Popescu" w:date="2024-09-26T21:09:00Z" w16du:dateUtc="2024-09-27T01:09:00Z">
        <w:r w:rsidRPr="00455AF4">
          <w:rPr>
            <w:rFonts w:cs="Times New Roman"/>
            <w:iCs/>
            <w:szCs w:val="24"/>
          </w:rPr>
          <w:delText xml:space="preserve"> therefore</w:delText>
        </w:r>
      </w:del>
      <w:r w:rsidRPr="00455AF4">
        <w:rPr>
          <w:rFonts w:cs="Times New Roman"/>
          <w:iCs/>
          <w:szCs w:val="24"/>
        </w:rPr>
        <w:t xml:space="preserve"> increase the group’s risk of predation, resulting in increased sentinel behaviour in adult members to counteract that increased risk. Reduced-risk environments, such as in captivity, have shown that captive meerkats </w:t>
      </w:r>
      <w:del w:id="1390" w:author="Alex Popescu" w:date="2024-09-26T21:09:00Z" w16du:dateUtc="2024-09-27T01:09:00Z">
        <w:r w:rsidRPr="00455AF4">
          <w:rPr>
            <w:rFonts w:cs="Times New Roman"/>
            <w:iCs/>
            <w:szCs w:val="24"/>
          </w:rPr>
          <w:delText>behaved similarly to their wild counterparts</w:delText>
        </w:r>
      </w:del>
      <w:ins w:id="1391" w:author="Alex Popescu" w:date="2024-09-26T21:09:00Z" w16du:dateUtc="2024-09-27T01:09:00Z">
        <w:r w:rsidR="001639B6">
          <w:rPr>
            <w:rFonts w:cs="Times New Roman"/>
            <w:iCs/>
            <w:szCs w:val="24"/>
          </w:rPr>
          <w:t>continued to perform sentinel behaviour</w:t>
        </w:r>
        <w:r w:rsidR="00EA66DA">
          <w:rPr>
            <w:rFonts w:cs="Times New Roman"/>
            <w:iCs/>
            <w:szCs w:val="24"/>
          </w:rPr>
          <w:t>,</w:t>
        </w:r>
      </w:ins>
      <w:r w:rsidRPr="00455AF4">
        <w:rPr>
          <w:rFonts w:cs="Times New Roman"/>
          <w:iCs/>
          <w:szCs w:val="24"/>
        </w:rPr>
        <w:t xml:space="preserve">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w:t>
      </w:r>
      <w:ins w:id="1392" w:author="Alex Popescu" w:date="2024-09-26T21:09:00Z" w16du:dateUtc="2024-09-27T01:09:00Z">
        <w:r w:rsidR="00EA66DA">
          <w:rPr>
            <w:rFonts w:cs="Times New Roman"/>
          </w:rPr>
          <w:t>,</w:t>
        </w:r>
      </w:ins>
      <w:r w:rsidRPr="0019114E">
        <w:rPr>
          <w:rFonts w:cs="Times New Roman"/>
        </w:rPr>
        <w:t xml:space="preserve"> 2022)</w:t>
      </w:r>
      <w:r w:rsidRPr="00455AF4">
        <w:rPr>
          <w:rFonts w:cs="Times New Roman"/>
          <w:iCs/>
          <w:szCs w:val="24"/>
        </w:rPr>
        <w:fldChar w:fldCharType="end"/>
      </w:r>
      <w:r w:rsidRPr="00455AF4">
        <w:rPr>
          <w:rFonts w:cs="Times New Roman"/>
          <w:iCs/>
          <w:szCs w:val="24"/>
        </w:rP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1F64D0AF" w14:textId="25A50970"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w:t>
      </w:r>
      <w:del w:id="1393" w:author="Alex Popescu" w:date="2024-09-26T21:09:00Z" w16du:dateUtc="2024-09-27T01:09:00Z">
        <w:r w:rsidRPr="00455AF4">
          <w:rPr>
            <w:rFonts w:cs="Times New Roman"/>
            <w:iCs/>
            <w:szCs w:val="24"/>
          </w:rPr>
          <w:delText xml:space="preserve">by extension </w:delText>
        </w:r>
      </w:del>
      <w:r w:rsidRPr="00455AF4">
        <w:rPr>
          <w:rFonts w:cs="Times New Roman"/>
          <w:iCs/>
          <w:szCs w:val="24"/>
        </w:rPr>
        <w:t xml:space="preserve">sentinel behaviour. In dwarf mongooses, </w:t>
      </w:r>
      <w:del w:id="1394" w:author="Alex Popescu" w:date="2024-09-26T21:09:00Z" w16du:dateUtc="2024-09-27T01:09:00Z">
        <w:r w:rsidRPr="00455AF4">
          <w:rPr>
            <w:rFonts w:cs="Times New Roman"/>
            <w:iCs/>
            <w:szCs w:val="24"/>
          </w:rPr>
          <w:delText xml:space="preserve">the presence of </w:delText>
        </w:r>
      </w:del>
      <w:r w:rsidRPr="00455AF4">
        <w:rPr>
          <w:rFonts w:cs="Times New Roman"/>
          <w:iCs/>
          <w:szCs w:val="24"/>
        </w:rPr>
        <w:t xml:space="preserve">anthropogenic noises significantly affected </w:t>
      </w:r>
      <w:del w:id="1395" w:author="Alex Popescu" w:date="2024-09-26T21:09:00Z" w16du:dateUtc="2024-09-27T01:09:00Z">
        <w:r w:rsidRPr="00455AF4">
          <w:rPr>
            <w:rFonts w:cs="Times New Roman"/>
            <w:iCs/>
            <w:szCs w:val="24"/>
          </w:rPr>
          <w:delText>the</w:delText>
        </w:r>
      </w:del>
      <w:ins w:id="1396" w:author="Alex Popescu" w:date="2024-09-26T21:09:00Z" w16du:dateUtc="2024-09-27T01:09:00Z">
        <w:r w:rsidRPr="00455AF4">
          <w:rPr>
            <w:rFonts w:cs="Times New Roman"/>
            <w:iCs/>
            <w:szCs w:val="24"/>
          </w:rPr>
          <w:t>the</w:t>
        </w:r>
        <w:r w:rsidR="004A334B">
          <w:rPr>
            <w:rFonts w:cs="Times New Roman"/>
            <w:iCs/>
            <w:szCs w:val="24"/>
          </w:rPr>
          <w:t>ir</w:t>
        </w:r>
      </w:ins>
      <w:r w:rsidRPr="00455AF4">
        <w:rPr>
          <w:rFonts w:cs="Times New Roman"/>
          <w:iCs/>
          <w:szCs w:val="24"/>
        </w:rPr>
        <w:t xml:space="preserve"> ability to hear acoustic signals from the sentinel, reducing </w:t>
      </w:r>
      <w:del w:id="1397" w:author="Alex Popescu" w:date="2024-09-26T21:09:00Z" w16du:dateUtc="2024-09-27T01:09:00Z">
        <w:r w:rsidRPr="00455AF4">
          <w:rPr>
            <w:rFonts w:cs="Times New Roman"/>
            <w:iCs/>
            <w:szCs w:val="24"/>
          </w:rPr>
          <w:delText>their</w:delText>
        </w:r>
      </w:del>
      <w:ins w:id="1398" w:author="Alex Popescu" w:date="2024-09-26T21:09:00Z" w16du:dateUtc="2024-09-27T01:09:00Z">
        <w:r w:rsidRPr="00455AF4">
          <w:rPr>
            <w:rFonts w:cs="Times New Roman"/>
            <w:iCs/>
            <w:szCs w:val="24"/>
          </w:rPr>
          <w:t>the</w:t>
        </w:r>
        <w:r w:rsidR="004A334B">
          <w:rPr>
            <w:rFonts w:cs="Times New Roman"/>
            <w:iCs/>
            <w:szCs w:val="24"/>
          </w:rPr>
          <w:t xml:space="preserve"> sentinel’s</w:t>
        </w:r>
      </w:ins>
      <w:r w:rsidRPr="00455AF4">
        <w:rPr>
          <w:rFonts w:cs="Times New Roman"/>
          <w:iCs/>
          <w:szCs w:val="24"/>
        </w:rPr>
        <w:t xml:space="preserve">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Foragers were observed to increase their</w:t>
      </w:r>
      <w:del w:id="1399" w:author="Alex Popescu" w:date="2024-09-26T21:09:00Z" w16du:dateUtc="2024-09-27T01:09:00Z">
        <w:r w:rsidRPr="00455AF4">
          <w:rPr>
            <w:rFonts w:cs="Times New Roman"/>
            <w:iCs/>
            <w:szCs w:val="24"/>
          </w:rPr>
          <w:delText xml:space="preserve"> personal</w:delText>
        </w:r>
      </w:del>
      <w:r w:rsidRPr="00455AF4">
        <w:rPr>
          <w:rFonts w:cs="Times New Roman"/>
          <w:iCs/>
          <w:szCs w:val="24"/>
        </w:rPr>
        <w:t xml:space="preserve">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The wealth of environmental factors that can increase risk and</w:t>
      </w:r>
      <w:ins w:id="1400" w:author="Alex Popescu" w:date="2024-09-26T21:09:00Z" w16du:dateUtc="2024-09-27T01:09:00Z">
        <w:r w:rsidRPr="00455AF4">
          <w:rPr>
            <w:rFonts w:cs="Times New Roman"/>
            <w:iCs/>
            <w:szCs w:val="24"/>
          </w:rPr>
          <w:t xml:space="preserve"> </w:t>
        </w:r>
        <w:r w:rsidR="00EA66DA">
          <w:rPr>
            <w:rFonts w:cs="Times New Roman"/>
            <w:iCs/>
            <w:szCs w:val="24"/>
          </w:rPr>
          <w:t>the</w:t>
        </w:r>
      </w:ins>
      <w:r w:rsidR="00EA66DA">
        <w:rPr>
          <w:rFonts w:cs="Times New Roman"/>
          <w:iCs/>
          <w:szCs w:val="24"/>
        </w:rPr>
        <w:t xml:space="preserve"> </w:t>
      </w:r>
      <w:r w:rsidRPr="00455AF4">
        <w:rPr>
          <w:rFonts w:cs="Times New Roman"/>
          <w:iCs/>
          <w:szCs w:val="24"/>
        </w:rPr>
        <w:t>need for vigilance require further study to assess their impacts on sentinel behaviour.</w:t>
      </w:r>
    </w:p>
    <w:p w14:paraId="79A68BA9" w14:textId="0CF0F0C4" w:rsidR="00382311" w:rsidRPr="00455AF4" w:rsidRDefault="00382311" w:rsidP="00382311">
      <w:pPr>
        <w:spacing w:after="240" w:line="480" w:lineRule="auto"/>
        <w:rPr>
          <w:rFonts w:cs="Times New Roman"/>
          <w:iCs/>
          <w:szCs w:val="24"/>
        </w:rPr>
      </w:pPr>
      <w:r w:rsidRPr="00455AF4">
        <w:rPr>
          <w:rFonts w:cs="Times New Roman"/>
          <w:iCs/>
          <w:szCs w:val="24"/>
        </w:rPr>
        <w:t xml:space="preserve">The likelihood of an individual to perform sentinel behaviour can therefore be affected by </w:t>
      </w:r>
      <w:ins w:id="1401" w:author="Alex Popescu" w:date="2024-09-26T21:09:00Z" w16du:dateUtc="2024-09-27T01:09:00Z">
        <w:r w:rsidR="00373742">
          <w:rPr>
            <w:rFonts w:cs="Times New Roman"/>
            <w:iCs/>
            <w:szCs w:val="24"/>
          </w:rPr>
          <w:t xml:space="preserve">both </w:t>
        </w:r>
      </w:ins>
      <w:r w:rsidRPr="00455AF4">
        <w:rPr>
          <w:rFonts w:cs="Times New Roman"/>
          <w:iCs/>
          <w:szCs w:val="24"/>
        </w:rPr>
        <w:t xml:space="preserve">extrinsic </w:t>
      </w:r>
      <w:del w:id="1402" w:author="Alex Popescu" w:date="2024-09-26T21:09:00Z" w16du:dateUtc="2024-09-27T01:09:00Z">
        <w:r w:rsidRPr="00455AF4">
          <w:rPr>
            <w:rFonts w:cs="Times New Roman"/>
            <w:iCs/>
            <w:szCs w:val="24"/>
          </w:rPr>
          <w:delText>as well as</w:delText>
        </w:r>
      </w:del>
      <w:ins w:id="1403" w:author="Alex Popescu" w:date="2024-09-26T21:09:00Z" w16du:dateUtc="2024-09-27T01:09:00Z">
        <w:r w:rsidR="00373742">
          <w:rPr>
            <w:rFonts w:cs="Times New Roman"/>
            <w:iCs/>
            <w:szCs w:val="24"/>
          </w:rPr>
          <w:t>and</w:t>
        </w:r>
      </w:ins>
      <w:r w:rsidRPr="00455AF4">
        <w:rPr>
          <w:rFonts w:cs="Times New Roman"/>
          <w:iCs/>
          <w:szCs w:val="24"/>
        </w:rPr>
        <w:t xml:space="preserve"> intrinsic factors, </w:t>
      </w:r>
      <w:del w:id="1404" w:author="Alex Popescu" w:date="2024-09-26T21:09:00Z" w16du:dateUtc="2024-09-27T01:09:00Z">
        <w:r w:rsidRPr="00455AF4">
          <w:rPr>
            <w:rFonts w:cs="Times New Roman"/>
            <w:iCs/>
            <w:szCs w:val="24"/>
          </w:rPr>
          <w:delText>revealing a remarkably plastic</w:delText>
        </w:r>
      </w:del>
      <w:ins w:id="1405" w:author="Alex Popescu" w:date="2024-09-26T21:09:00Z" w16du:dateUtc="2024-09-27T01:09:00Z">
        <w:r w:rsidR="00373742">
          <w:rPr>
            <w:rFonts w:cs="Times New Roman"/>
            <w:iCs/>
            <w:szCs w:val="24"/>
          </w:rPr>
          <w:t>demonstrating the complexity of sentinel decision-making</w:t>
        </w:r>
        <w:r w:rsidRPr="00455AF4">
          <w:rPr>
            <w:rFonts w:cs="Times New Roman"/>
            <w:iCs/>
            <w:szCs w:val="24"/>
          </w:rPr>
          <w:t xml:space="preserve">. </w:t>
        </w:r>
        <w:r w:rsidR="00373742">
          <w:rPr>
            <w:rFonts w:cs="Times New Roman"/>
            <w:iCs/>
            <w:szCs w:val="24"/>
          </w:rPr>
          <w:t>Individuals elect to perform sentinel</w:t>
        </w:r>
      </w:ins>
      <w:r w:rsidR="00373742">
        <w:rPr>
          <w:rFonts w:cs="Times New Roman"/>
          <w:iCs/>
          <w:szCs w:val="24"/>
        </w:rPr>
        <w:t xml:space="preserve"> behaviour</w:t>
      </w:r>
      <w:del w:id="1406" w:author="Alex Popescu" w:date="2024-09-26T21:09:00Z" w16du:dateUtc="2024-09-27T01:09:00Z">
        <w:r w:rsidRPr="00455AF4">
          <w:rPr>
            <w:rFonts w:cs="Times New Roman"/>
            <w:iCs/>
            <w:szCs w:val="24"/>
          </w:rPr>
          <w:delText>. By altering their behaviour, individuals can best manage their own needs for foraging and vigilance</w:delText>
        </w:r>
      </w:del>
      <w:ins w:id="1407" w:author="Alex Popescu" w:date="2024-09-26T21:09:00Z" w16du:dateUtc="2024-09-27T01:09:00Z">
        <w:r w:rsidR="00373742">
          <w:rPr>
            <w:rFonts w:cs="Times New Roman"/>
            <w:iCs/>
            <w:szCs w:val="24"/>
          </w:rPr>
          <w:t xml:space="preserve"> if it is favourable to them, and this decision is</w:t>
        </w:r>
      </w:ins>
      <w:r w:rsidR="00373742">
        <w:rPr>
          <w:rFonts w:cs="Times New Roman"/>
          <w:iCs/>
          <w:szCs w:val="24"/>
        </w:rPr>
        <w:t xml:space="preserve"> </w:t>
      </w:r>
      <w:r w:rsidRPr="00455AF4">
        <w:rPr>
          <w:rFonts w:cs="Times New Roman"/>
          <w:iCs/>
          <w:szCs w:val="24"/>
        </w:rPr>
        <w:t>based on their energetic reserves</w:t>
      </w:r>
      <w:ins w:id="1408" w:author="Alex Popescu" w:date="2024-09-26T21:09:00Z" w16du:dateUtc="2024-09-27T01:09:00Z">
        <w:r w:rsidR="00373742">
          <w:rPr>
            <w:rFonts w:cs="Times New Roman"/>
            <w:iCs/>
            <w:szCs w:val="24"/>
          </w:rPr>
          <w:t xml:space="preserve">, </w:t>
        </w:r>
        <w:r w:rsidR="009D1A86">
          <w:rPr>
            <w:rFonts w:cs="Times New Roman"/>
            <w:iCs/>
            <w:szCs w:val="24"/>
          </w:rPr>
          <w:t>the benefits received from sentineling,</w:t>
        </w:r>
      </w:ins>
      <w:r w:rsidR="009D1A86">
        <w:rPr>
          <w:rFonts w:cs="Times New Roman"/>
          <w:iCs/>
          <w:szCs w:val="24"/>
        </w:rPr>
        <w:t xml:space="preserve"> and</w:t>
      </w:r>
      <w:r w:rsidR="009D1A86" w:rsidRPr="00455AF4">
        <w:rPr>
          <w:rFonts w:cs="Times New Roman"/>
          <w:iCs/>
          <w:szCs w:val="24"/>
        </w:rPr>
        <w:t xml:space="preserve"> </w:t>
      </w:r>
      <w:r w:rsidRPr="00455AF4">
        <w:rPr>
          <w:rFonts w:cs="Times New Roman"/>
          <w:iCs/>
          <w:szCs w:val="24"/>
        </w:rPr>
        <w:t>the perceived threats in their environments</w:t>
      </w:r>
      <w:r w:rsidR="009D1A86">
        <w:rPr>
          <w:rFonts w:cs="Times New Roman"/>
          <w:iCs/>
          <w:szCs w:val="24"/>
        </w:rPr>
        <w:t xml:space="preserve">. </w:t>
      </w:r>
      <w:del w:id="1409" w:author="Alex Popescu" w:date="2024-09-26T21:09:00Z" w16du:dateUtc="2024-09-27T01:09:00Z">
        <w:r w:rsidRPr="00455AF4">
          <w:rPr>
            <w:rFonts w:cs="Times New Roman"/>
            <w:iCs/>
            <w:szCs w:val="24"/>
          </w:rPr>
          <w:delText xml:space="preserve">This ability to change their behaviour can be adaptive in </w:delText>
        </w:r>
      </w:del>
      <w:ins w:id="1410" w:author="Alex Popescu" w:date="2024-09-26T21:09:00Z" w16du:dateUtc="2024-09-27T01:09:00Z">
        <w:r w:rsidR="009D1A86">
          <w:rPr>
            <w:rFonts w:cs="Times New Roman"/>
            <w:iCs/>
            <w:szCs w:val="24"/>
          </w:rPr>
          <w:t xml:space="preserve">However, these factors can differ </w:t>
        </w:r>
        <w:r w:rsidR="00EA66DA">
          <w:rPr>
            <w:rFonts w:cs="Times New Roman"/>
            <w:iCs/>
            <w:szCs w:val="24"/>
          </w:rPr>
          <w:t>significantly</w:t>
        </w:r>
        <w:r w:rsidR="009D1A86">
          <w:rPr>
            <w:rFonts w:cs="Times New Roman"/>
            <w:iCs/>
            <w:szCs w:val="24"/>
          </w:rPr>
          <w:t xml:space="preserve"> between habitats. </w:t>
        </w:r>
        <w:r w:rsidR="00EA66DA">
          <w:rPr>
            <w:rFonts w:cs="Times New Roman"/>
            <w:iCs/>
            <w:szCs w:val="24"/>
          </w:rPr>
          <w:t xml:space="preserve">In </w:t>
        </w:r>
      </w:ins>
      <w:r w:rsidR="00EA66DA">
        <w:rPr>
          <w:rFonts w:cs="Times New Roman"/>
          <w:iCs/>
          <w:szCs w:val="24"/>
        </w:rPr>
        <w:t>highly variable environments</w:t>
      </w:r>
      <w:del w:id="1411" w:author="Alex Popescu" w:date="2024-09-26T21:09:00Z" w16du:dateUtc="2024-09-27T01:09:00Z">
        <w:r w:rsidRPr="00455AF4">
          <w:rPr>
            <w:rFonts w:cs="Times New Roman"/>
            <w:iCs/>
            <w:szCs w:val="24"/>
          </w:rPr>
          <w:delText>,</w:delText>
        </w:r>
      </w:del>
      <w:r w:rsidR="00EA66DA">
        <w:rPr>
          <w:rFonts w:cs="Times New Roman"/>
          <w:iCs/>
          <w:szCs w:val="24"/>
        </w:rPr>
        <w:t xml:space="preserve"> such as urban environments</w:t>
      </w:r>
      <w:ins w:id="1412" w:author="Alex Popescu" w:date="2024-09-26T21:09:00Z" w16du:dateUtc="2024-09-27T01:09:00Z">
        <w:r w:rsidR="00EA66DA">
          <w:rPr>
            <w:rFonts w:cs="Times New Roman"/>
            <w:iCs/>
            <w:szCs w:val="24"/>
          </w:rPr>
          <w:t>, flexibility in sentinel decision-making could be adaptive</w:t>
        </w:r>
      </w:ins>
      <w:r w:rsidRPr="00455AF4">
        <w:rPr>
          <w:rFonts w:cs="Times New Roman"/>
          <w:iCs/>
          <w:szCs w:val="24"/>
        </w:rPr>
        <w:t xml:space="preserve">.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w:t>
      </w:r>
      <w:del w:id="1413" w:author="Alex Popescu" w:date="2024-09-26T21:09:00Z" w16du:dateUtc="2024-09-27T01:09:00Z">
        <w:r w:rsidRPr="00455AF4">
          <w:rPr>
            <w:rFonts w:cs="Times New Roman"/>
            <w:iCs/>
            <w:szCs w:val="24"/>
          </w:rPr>
          <w:delText>By disrupting</w:delText>
        </w:r>
      </w:del>
      <w:ins w:id="1414" w:author="Alex Popescu" w:date="2024-09-26T21:09:00Z" w16du:dateUtc="2024-09-27T01:09:00Z">
        <w:r w:rsidR="00175638">
          <w:rPr>
            <w:rFonts w:cs="Times New Roman"/>
            <w:iCs/>
            <w:szCs w:val="24"/>
          </w:rPr>
          <w:t>Disrupting</w:t>
        </w:r>
      </w:ins>
      <w:r w:rsidR="00175638">
        <w:rPr>
          <w:rFonts w:cs="Times New Roman"/>
          <w:iCs/>
          <w:szCs w:val="24"/>
        </w:rPr>
        <w:t xml:space="preserve"> forager-sentinel communication</w:t>
      </w:r>
      <w:del w:id="1415" w:author="Alex Popescu" w:date="2024-09-26T21:09:00Z" w16du:dateUtc="2024-09-27T01:09:00Z">
        <w:r w:rsidRPr="00455AF4">
          <w:rPr>
            <w:rFonts w:cs="Times New Roman"/>
            <w:iCs/>
            <w:szCs w:val="24"/>
          </w:rPr>
          <w:delText>, this</w:delText>
        </w:r>
      </w:del>
      <w:r w:rsidRPr="00455AF4">
        <w:rPr>
          <w:rFonts w:cs="Times New Roman"/>
          <w:iCs/>
          <w:szCs w:val="24"/>
        </w:rPr>
        <w:t xml:space="preserve"> can result in foragers relying less on the sentinel’s vigilance, affecting their foraging efficiency. The shortening or </w:t>
      </w:r>
      <w:del w:id="1416" w:author="Alex Popescu" w:date="2024-09-26T21:09:00Z" w16du:dateUtc="2024-09-27T01:09:00Z">
        <w:r w:rsidRPr="00455AF4">
          <w:rPr>
            <w:rFonts w:cs="Times New Roman"/>
            <w:iCs/>
            <w:szCs w:val="24"/>
          </w:rPr>
          <w:delText>obstruction of</w:delText>
        </w:r>
      </w:del>
      <w:ins w:id="1417" w:author="Alex Popescu" w:date="2024-09-26T21:09:00Z" w16du:dateUtc="2024-09-27T01:09:00Z">
        <w:r w:rsidR="00175638">
          <w:rPr>
            <w:rFonts w:cs="Times New Roman"/>
            <w:iCs/>
            <w:szCs w:val="24"/>
          </w:rPr>
          <w:t>obstructing</w:t>
        </w:r>
      </w:ins>
      <w:r w:rsidRPr="00455AF4">
        <w:rPr>
          <w:rFonts w:cs="Times New Roman"/>
          <w:iCs/>
          <w:szCs w:val="24"/>
        </w:rPr>
        <w:t xml:space="preserve"> lines of sight could affect the sentinel’s ability to identify threats in time, possibly increasing the risk of predation to themselves and other group members. Habitat alteration could also beneficially affect sentinel behaviour by increasing the presence of perches and elevated locations from which to sentinel</w:t>
      </w:r>
      <w:del w:id="1418" w:author="Alex Popescu" w:date="2024-09-26T21:09:00Z" w16du:dateUtc="2024-09-27T01:09:00Z">
        <w:r w:rsidRPr="00455AF4">
          <w:rPr>
            <w:rFonts w:cs="Times New Roman"/>
            <w:iCs/>
            <w:szCs w:val="24"/>
          </w:rPr>
          <w:delText xml:space="preserve"> from</w:delText>
        </w:r>
      </w:del>
      <w:r w:rsidRPr="00455AF4">
        <w:rPr>
          <w:rFonts w:cs="Times New Roman"/>
          <w:iCs/>
          <w:szCs w:val="24"/>
        </w:rPr>
        <w:t xml:space="preserve">.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del w:id="1419" w:author="Alex Popescu" w:date="2024-09-26T21:09:00Z" w16du:dateUtc="2024-09-27T01:09:00Z">
        <w:r w:rsidRPr="00455AF4">
          <w:rPr>
            <w:rFonts w:cs="Times New Roman"/>
            <w:iCs/>
            <w:szCs w:val="24"/>
          </w:rPr>
          <w:delText>heterogenous.</w:delText>
        </w:r>
      </w:del>
      <w:ins w:id="1420" w:author="Alex Popescu" w:date="2024-09-26T21:09:00Z" w16du:dateUtc="2024-09-27T01:09:00Z">
        <w:r w:rsidR="00175638">
          <w:rPr>
            <w:rFonts w:cs="Times New Roman"/>
            <w:iCs/>
            <w:szCs w:val="24"/>
          </w:rPr>
          <w:t>heterogeneous</w:t>
        </w:r>
        <w:r w:rsidRPr="00455AF4">
          <w:rPr>
            <w:rFonts w:cs="Times New Roman"/>
            <w:iCs/>
            <w:szCs w:val="24"/>
          </w:rPr>
          <w:t>.</w:t>
        </w:r>
      </w:ins>
      <w:r w:rsidRPr="00455AF4">
        <w:rPr>
          <w:rFonts w:cs="Times New Roman"/>
          <w:iCs/>
          <w:szCs w:val="24"/>
        </w:rPr>
        <w:t xml:space="preserve"> Factors </w:t>
      </w:r>
      <w:del w:id="1421" w:author="Alex Popescu" w:date="2024-09-26T21:09:00Z" w16du:dateUtc="2024-09-27T01:09:00Z">
        <w:r w:rsidRPr="00455AF4">
          <w:rPr>
            <w:rFonts w:cs="Times New Roman"/>
            <w:iCs/>
            <w:szCs w:val="24"/>
          </w:rPr>
          <w:delText>that contribute</w:delText>
        </w:r>
      </w:del>
      <w:ins w:id="1422" w:author="Alex Popescu" w:date="2024-09-26T21:09:00Z" w16du:dateUtc="2024-09-27T01:09:00Z">
        <w:r w:rsidR="00175638">
          <w:rPr>
            <w:rFonts w:cs="Times New Roman"/>
            <w:iCs/>
            <w:szCs w:val="24"/>
          </w:rPr>
          <w:t>contributing</w:t>
        </w:r>
      </w:ins>
      <w:r w:rsidRPr="00455AF4">
        <w:rPr>
          <w:rFonts w:cs="Times New Roman"/>
          <w:iCs/>
          <w:szCs w:val="24"/>
        </w:rPr>
        <w:t xml:space="preserve"> to sentinel decision-making could differ wildly between an undeveloped area and a grocery store parking lot. Predation risk due to the presence of urban raptors could also </w:t>
      </w:r>
      <w:del w:id="1423" w:author="Alex Popescu" w:date="2024-09-26T21:09:00Z" w16du:dateUtc="2024-09-27T01:09:00Z">
        <w:r w:rsidRPr="00455AF4">
          <w:rPr>
            <w:rFonts w:cs="Times New Roman"/>
            <w:iCs/>
            <w:szCs w:val="24"/>
          </w:rPr>
          <w:delText>differ</w:delText>
        </w:r>
      </w:del>
      <w:ins w:id="1424" w:author="Alex Popescu" w:date="2024-09-26T21:09:00Z" w16du:dateUtc="2024-09-27T01:09:00Z">
        <w:r w:rsidR="00175638">
          <w:rPr>
            <w:rFonts w:cs="Times New Roman"/>
            <w:iCs/>
            <w:szCs w:val="24"/>
          </w:rPr>
          <w:t>vary</w:t>
        </w:r>
      </w:ins>
      <w:r w:rsidRPr="00455AF4">
        <w:rPr>
          <w:rFonts w:cs="Times New Roman"/>
          <w:iCs/>
          <w:szCs w:val="24"/>
        </w:rPr>
        <w:t xml:space="preserve">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xml:space="preserve">. Studying the differences in sentinel behaviour </w:t>
      </w:r>
      <w:del w:id="1425" w:author="Alex Popescu" w:date="2024-09-26T21:09:00Z" w16du:dateUtc="2024-09-27T01:09:00Z">
        <w:r w:rsidRPr="00455AF4">
          <w:rPr>
            <w:rFonts w:cs="Times New Roman"/>
            <w:iCs/>
            <w:szCs w:val="24"/>
          </w:rPr>
          <w:delText>between different types of</w:delText>
        </w:r>
      </w:del>
      <w:ins w:id="1426" w:author="Alex Popescu" w:date="2024-09-26T21:09:00Z" w16du:dateUtc="2024-09-27T01:09:00Z">
        <w:r w:rsidR="004A334B">
          <w:rPr>
            <w:rFonts w:cs="Times New Roman"/>
            <w:iCs/>
            <w:szCs w:val="24"/>
          </w:rPr>
          <w:t>within</w:t>
        </w:r>
      </w:ins>
      <w:r w:rsidR="004A334B">
        <w:rPr>
          <w:rFonts w:cs="Times New Roman"/>
          <w:iCs/>
          <w:szCs w:val="24"/>
        </w:rPr>
        <w:t xml:space="preserve"> </w:t>
      </w:r>
      <w:r w:rsidR="00175638">
        <w:rPr>
          <w:rFonts w:cs="Times New Roman"/>
          <w:iCs/>
          <w:szCs w:val="24"/>
        </w:rPr>
        <w:t xml:space="preserve">urban </w:t>
      </w:r>
      <w:del w:id="1427" w:author="Alex Popescu" w:date="2024-09-26T21:09:00Z" w16du:dateUtc="2024-09-27T01:09:00Z">
        <w:r w:rsidRPr="00455AF4">
          <w:rPr>
            <w:rFonts w:cs="Times New Roman"/>
            <w:iCs/>
            <w:szCs w:val="24"/>
          </w:rPr>
          <w:delText>environment</w:delText>
        </w:r>
      </w:del>
      <w:ins w:id="1428" w:author="Alex Popescu" w:date="2024-09-26T21:09:00Z" w16du:dateUtc="2024-09-27T01:09:00Z">
        <w:r w:rsidR="00175638">
          <w:rPr>
            <w:rFonts w:cs="Times New Roman"/>
            <w:iCs/>
            <w:szCs w:val="24"/>
          </w:rPr>
          <w:t>environments</w:t>
        </w:r>
      </w:ins>
      <w:r w:rsidR="00175638">
        <w:rPr>
          <w:rFonts w:cs="Times New Roman"/>
          <w:iCs/>
          <w:szCs w:val="24"/>
        </w:rPr>
        <w:t xml:space="preserve"> could reveal more subtle factors</w:t>
      </w:r>
      <w:del w:id="1429" w:author="Alex Popescu" w:date="2024-09-26T21:09:00Z" w16du:dateUtc="2024-09-27T01:09:00Z">
        <w:r w:rsidRPr="00455AF4">
          <w:rPr>
            <w:rFonts w:cs="Times New Roman"/>
            <w:iCs/>
            <w:szCs w:val="24"/>
          </w:rPr>
          <w:delText xml:space="preserve"> at play</w:delText>
        </w:r>
      </w:del>
      <w:r w:rsidR="00175638">
        <w:rPr>
          <w:rFonts w:cs="Times New Roman"/>
          <w:iCs/>
          <w:szCs w:val="24"/>
        </w:rPr>
        <w:t xml:space="preserve"> </w:t>
      </w:r>
      <w:r w:rsidRPr="00455AF4">
        <w:rPr>
          <w:rFonts w:cs="Times New Roman"/>
          <w:iCs/>
          <w:szCs w:val="24"/>
        </w:rPr>
        <w:t>in sentinel decision-making.</w:t>
      </w:r>
    </w:p>
    <w:p w14:paraId="0548CB2F" w14:textId="77777777" w:rsidR="00382311" w:rsidRPr="0019114E" w:rsidRDefault="00382311" w:rsidP="00382311">
      <w:pPr>
        <w:pStyle w:val="SectionSubtitle"/>
        <w:rPr>
          <w:rFonts w:cs="Times New Roman"/>
        </w:rPr>
      </w:pPr>
      <w:bookmarkStart w:id="1430" w:name="_Toc162794593"/>
      <w:bookmarkStart w:id="1431" w:name="_Toc178277228"/>
      <w:bookmarkStart w:id="1432" w:name="_Toc174089122"/>
      <w:r w:rsidRPr="0019114E">
        <w:rPr>
          <w:rFonts w:cs="Times New Roman"/>
        </w:rPr>
        <w:t>Coordination</w:t>
      </w:r>
      <w:bookmarkEnd w:id="1430"/>
      <w:bookmarkEnd w:id="1431"/>
      <w:bookmarkEnd w:id="1432"/>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1433" w:name="_Toc162794595"/>
      <w:bookmarkStart w:id="1434" w:name="_Toc178277229"/>
      <w:bookmarkStart w:id="1435" w:name="_Toc174089123"/>
      <w:r w:rsidRPr="0019114E">
        <w:rPr>
          <w:rFonts w:cs="Times New Roman"/>
        </w:rPr>
        <w:t>Implications and Future Directions</w:t>
      </w:r>
      <w:bookmarkEnd w:id="1433"/>
      <w:bookmarkEnd w:id="1434"/>
      <w:bookmarkEnd w:id="1435"/>
    </w:p>
    <w:p w14:paraId="4EB8DC84" w14:textId="1912419D" w:rsidR="00382311" w:rsidRPr="00455AF4" w:rsidRDefault="00382311" w:rsidP="00382311">
      <w:pPr>
        <w:spacing w:after="240" w:line="480" w:lineRule="auto"/>
        <w:rPr>
          <w:rFonts w:cs="Times New Roman"/>
          <w:iCs/>
          <w:szCs w:val="24"/>
        </w:rPr>
        <w:sectPr w:rsidR="00382311" w:rsidRPr="00455AF4" w:rsidSect="00382311">
          <w:headerReference w:type="default" r:id="rId27"/>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w:t>
      </w:r>
      <w:del w:id="1436" w:author="Alex Popescu" w:date="2024-09-26T21:09:00Z" w16du:dateUtc="2024-09-27T01:09:00Z">
        <w:r w:rsidRPr="00455AF4">
          <w:rPr>
            <w:rFonts w:cs="Times New Roman"/>
            <w:iCs/>
            <w:szCs w:val="24"/>
          </w:rPr>
          <w:delText xml:space="preserve">serves </w:delText>
        </w:r>
      </w:del>
      <w:r w:rsidR="00175638">
        <w:rPr>
          <w:rFonts w:cs="Times New Roman"/>
          <w:iCs/>
          <w:szCs w:val="24"/>
        </w:rPr>
        <w:t xml:space="preserve">primarily </w:t>
      </w:r>
      <w:ins w:id="1437" w:author="Alex Popescu" w:date="2024-09-26T21:09:00Z" w16du:dateUtc="2024-09-27T01:09:00Z">
        <w:r w:rsidR="00175638">
          <w:rPr>
            <w:rFonts w:cs="Times New Roman"/>
            <w:iCs/>
            <w:szCs w:val="24"/>
          </w:rPr>
          <w:t xml:space="preserve">serves </w:t>
        </w:r>
      </w:ins>
      <w:r w:rsidR="00175638">
        <w:rPr>
          <w:rFonts w:cs="Times New Roman"/>
          <w:iCs/>
          <w:szCs w:val="24"/>
        </w:rPr>
        <w:t xml:space="preserve">the sentinel, </w:t>
      </w:r>
      <w:ins w:id="1438" w:author="Alex Popescu" w:date="2024-09-26T21:09:00Z" w16du:dateUtc="2024-09-27T01:09:00Z">
        <w:r w:rsidR="00175638">
          <w:rPr>
            <w:rFonts w:cs="Times New Roman"/>
            <w:iCs/>
            <w:szCs w:val="24"/>
          </w:rPr>
          <w:t xml:space="preserve">generally </w:t>
        </w:r>
      </w:ins>
      <w:r w:rsidR="00175638">
        <w:rPr>
          <w:rFonts w:cs="Times New Roman"/>
          <w:iCs/>
          <w:szCs w:val="24"/>
        </w:rPr>
        <w:t>revolving</w:t>
      </w:r>
      <w:del w:id="1439" w:author="Alex Popescu" w:date="2024-09-26T21:09:00Z" w16du:dateUtc="2024-09-27T01:09:00Z">
        <w:r w:rsidRPr="00455AF4">
          <w:rPr>
            <w:rFonts w:cs="Times New Roman"/>
            <w:iCs/>
            <w:szCs w:val="24"/>
          </w:rPr>
          <w:delText xml:space="preserve"> generally</w:delText>
        </w:r>
      </w:del>
      <w:r w:rsidRPr="00455AF4">
        <w:rPr>
          <w:rFonts w:cs="Times New Roman"/>
          <w:iCs/>
          <w:szCs w:val="24"/>
        </w:rPr>
        <w:t xml:space="preserve"> around an individual’s need to forage (i.e. to maintain sufficient energetic reserves) and for safety. An individual’s foraging environment can then affect an individual’s propensity and ability to perform sentinel behaviour. For example, individuals who have fed on anthropogenic foods could have more energy to perform sentinel behaviour. Conversely</w:t>
      </w:r>
      <w:ins w:id="1440" w:author="Alex Popescu" w:date="2024-09-26T21:09:00Z" w16du:dateUtc="2024-09-27T01:09:00Z">
        <w:r w:rsidR="00175638">
          <w:rPr>
            <w:rFonts w:cs="Times New Roman"/>
            <w:iCs/>
            <w:szCs w:val="24"/>
          </w:rPr>
          <w:t>,</w:t>
        </w:r>
      </w:ins>
      <w:r w:rsidRPr="00455AF4">
        <w:rPr>
          <w:rFonts w:cs="Times New Roman"/>
          <w:iCs/>
          <w:szCs w:val="24"/>
        </w:rPr>
        <w:t xml:space="preserve"> urban factors such as anthropogenic noise and the shortening or obstruction of lines of sight can also affect the effectiveness of sentinels. Future research is required to uncover subtle environmental effects on sentinel behaviour</w:t>
      </w:r>
      <w:del w:id="1441" w:author="Alex Popescu" w:date="2024-09-26T21:09:00Z" w16du:dateUtc="2024-09-27T01:09:00Z">
        <w:r w:rsidRPr="00455AF4">
          <w:rPr>
            <w:rFonts w:cs="Times New Roman"/>
            <w:iCs/>
            <w:szCs w:val="24"/>
          </w:rPr>
          <w:delText>,</w:delText>
        </w:r>
      </w:del>
      <w:r w:rsidRPr="00455AF4">
        <w:rPr>
          <w:rFonts w:cs="Times New Roman"/>
          <w:iCs/>
          <w:szCs w:val="24"/>
        </w:rPr>
        <w:t xml:space="preserve"> and should consider both intrinsic and extrinsic factors, as we have shown that they can often interact and significantly alter behaviours.</w:t>
      </w:r>
      <w:bookmarkEnd w:id="645"/>
    </w:p>
    <w:p w14:paraId="24F08314" w14:textId="77777777" w:rsidR="00382311" w:rsidRPr="0019114E" w:rsidRDefault="00382311" w:rsidP="0004059D">
      <w:pPr>
        <w:pStyle w:val="SectionTitle"/>
      </w:pPr>
      <w:bookmarkStart w:id="1442" w:name="_Toc178277230"/>
      <w:bookmarkStart w:id="1443" w:name="_Toc174089124"/>
      <w:r w:rsidRPr="0019114E">
        <w:t>References</w:t>
      </w:r>
      <w:bookmarkEnd w:id="1442"/>
      <w:bookmarkEnd w:id="1443"/>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8"/>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1444" w:name="_Toc162794597"/>
      <w:bookmarkStart w:id="1445" w:name="_Toc178277231"/>
      <w:bookmarkStart w:id="1446" w:name="_Toc174089125"/>
      <w:bookmarkEnd w:id="640"/>
      <w:r w:rsidRPr="0019114E">
        <w:rPr>
          <w:rFonts w:cs="Times New Roman"/>
        </w:rPr>
        <w:t>Heads up! Social vigilance behaviour in urban American crows</w:t>
      </w:r>
      <w:bookmarkEnd w:id="1444"/>
      <w:bookmarkEnd w:id="1445"/>
      <w:bookmarkEnd w:id="1446"/>
    </w:p>
    <w:p w14:paraId="436F2DB7" w14:textId="77777777" w:rsidR="007D6254" w:rsidRPr="00356BD5" w:rsidRDefault="007D6254" w:rsidP="007D6254">
      <w:pPr>
        <w:spacing w:after="240"/>
        <w:rPr>
          <w:rFonts w:cs="Times New Roman"/>
          <w:iCs/>
          <w:szCs w:val="24"/>
        </w:rPr>
      </w:pPr>
      <w:bookmarkStart w:id="1447"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1448" w:name="_Toc162204952"/>
      <w:bookmarkStart w:id="1449" w:name="_Toc162794598"/>
      <w:bookmarkStart w:id="1450" w:name="_Toc178277232"/>
      <w:bookmarkStart w:id="1451" w:name="_Toc174089126"/>
      <w:bookmarkEnd w:id="1447"/>
      <w:r w:rsidRPr="0019114E">
        <w:t>Introduction</w:t>
      </w:r>
      <w:bookmarkEnd w:id="1448"/>
      <w:bookmarkEnd w:id="1449"/>
      <w:bookmarkEnd w:id="1450"/>
      <w:bookmarkEnd w:id="1451"/>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7FA4F4DB"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w:t>
      </w:r>
      <w:r w:rsidR="00350FC9">
        <w:rPr>
          <w:rFonts w:cs="Times New Roman"/>
          <w:iCs/>
          <w:szCs w:val="24"/>
        </w:rPr>
        <w:t>exhibit</w:t>
      </w:r>
      <w:r w:rsidRPr="00356BD5">
        <w:rPr>
          <w:rFonts w:cs="Times New Roman"/>
          <w:iCs/>
          <w:szCs w:val="24"/>
        </w:rPr>
        <w:t xml:space="preserve">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w:t>
      </w:r>
      <w:del w:id="1452" w:author="Alex Popescu" w:date="2024-09-26T21:09:00Z" w16du:dateUtc="2024-09-27T01:09:00Z">
        <w:r w:rsidRPr="00356BD5">
          <w:rPr>
            <w:rFonts w:cs="Times New Roman"/>
            <w:iCs/>
            <w:szCs w:val="24"/>
          </w:rPr>
          <w:delText>making them more likely</w:delText>
        </w:r>
      </w:del>
      <w:ins w:id="1453" w:author="Alex Popescu" w:date="2024-09-26T21:09:00Z" w16du:dateUtc="2024-09-27T01:09:00Z">
        <w:r w:rsidR="005851B3">
          <w:rPr>
            <w:rFonts w:cs="Times New Roman"/>
            <w:iCs/>
            <w:szCs w:val="24"/>
          </w:rPr>
          <w:t>reducing the latency</w:t>
        </w:r>
      </w:ins>
      <w:r w:rsidRPr="00356BD5">
        <w:rPr>
          <w:rFonts w:cs="Times New Roman"/>
          <w:iCs/>
          <w:szCs w:val="24"/>
        </w:rPr>
        <w:t xml:space="preserve">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Initially perceived as an altruistic act benefiting the group at the expense of the sentinel, sentinel behaviour is now recognized as a more selfish behaviour, with the sentinel reaping the primary benefits through increased safety</w:t>
      </w:r>
      <w:r w:rsidR="006725CB">
        <w:rPr>
          <w:rFonts w:cs="Times New Roman"/>
          <w:iCs/>
          <w:szCs w:val="24"/>
        </w:rPr>
        <w:t xml:space="preserve"> </w:t>
      </w:r>
      <w:ins w:id="1454" w:author="Alex Popescu" w:date="2024-09-26T21:09:00Z" w16du:dateUtc="2024-09-27T01:09:00Z">
        <w:r w:rsidR="006725CB">
          <w:rPr>
            <w:rFonts w:cs="Times New Roman"/>
            <w:iCs/>
            <w:szCs w:val="24"/>
          </w:rPr>
          <w:t>and earlier threat detection</w:t>
        </w:r>
        <w:r w:rsidRPr="00356BD5">
          <w:rPr>
            <w:rFonts w:cs="Times New Roman"/>
            <w:iCs/>
            <w:szCs w:val="24"/>
          </w:rPr>
          <w:t xml:space="preserve"> </w:t>
        </w:r>
      </w:ins>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w:t>
      </w:r>
      <w:proofErr w:type="spellStart"/>
      <w:r w:rsidRPr="0019114E">
        <w:rPr>
          <w:rFonts w:cs="Times New Roman"/>
        </w:rPr>
        <w:t>Bednekoff</w:t>
      </w:r>
      <w:proofErr w:type="spellEnd"/>
      <w:r w:rsidRPr="0019114E">
        <w:rPr>
          <w:rFonts w:cs="Times New Roman"/>
        </w:rPr>
        <w:t xml:space="preserve">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Other group members</w:t>
      </w:r>
      <w:r w:rsidR="00561D85">
        <w:rPr>
          <w:rFonts w:cs="Times New Roman"/>
          <w:iCs/>
          <w:szCs w:val="24"/>
        </w:rPr>
        <w:t xml:space="preserve"> </w:t>
      </w:r>
      <w:del w:id="1455" w:author="Alex Popescu" w:date="2024-09-26T21:09:00Z" w16du:dateUtc="2024-09-27T01:09:00Z">
        <w:r w:rsidRPr="00356BD5">
          <w:rPr>
            <w:rFonts w:cs="Times New Roman"/>
            <w:iCs/>
            <w:szCs w:val="24"/>
          </w:rPr>
          <w:delText>then</w:delText>
        </w:r>
      </w:del>
      <w:ins w:id="1456" w:author="Alex Popescu" w:date="2024-09-26T21:09:00Z" w16du:dateUtc="2024-09-27T01:09:00Z">
        <w:r w:rsidR="00561D85">
          <w:rPr>
            <w:rFonts w:cs="Times New Roman"/>
            <w:iCs/>
            <w:szCs w:val="24"/>
          </w:rPr>
          <w:t>subsequently</w:t>
        </w:r>
      </w:ins>
      <w:r w:rsidRPr="00356BD5">
        <w:rPr>
          <w:rFonts w:cs="Times New Roman"/>
          <w:iCs/>
          <w:szCs w:val="24"/>
        </w:rPr>
        <w:t xml:space="preserve">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76526161" w:rsidR="007D6254" w:rsidRPr="00356BD5" w:rsidRDefault="00A61A57" w:rsidP="007D6254">
      <w:pPr>
        <w:spacing w:after="240" w:line="480" w:lineRule="auto"/>
        <w:rPr>
          <w:rFonts w:cs="Times New Roman"/>
          <w:iCs/>
          <w:szCs w:val="24"/>
        </w:rPr>
      </w:pPr>
      <w:ins w:id="1457" w:author="Alex Popescu" w:date="2024-09-26T21:09:00Z" w16du:dateUtc="2024-09-27T01:09:00Z">
        <w:r>
          <w:rPr>
            <w:rFonts w:cs="Times New Roman"/>
            <w:iCs/>
            <w:szCs w:val="24"/>
          </w:rPr>
          <w:t xml:space="preserve">Urban environments could affect the </w:t>
        </w:r>
        <w:r w:rsidR="005851B3">
          <w:rPr>
            <w:rFonts w:cs="Times New Roman"/>
            <w:iCs/>
            <w:szCs w:val="24"/>
          </w:rPr>
          <w:t>reliance of foragers on the sentinel’s coverage.</w:t>
        </w:r>
        <w:r>
          <w:rPr>
            <w:rFonts w:cs="Times New Roman"/>
            <w:iCs/>
            <w:szCs w:val="24"/>
          </w:rPr>
          <w:t xml:space="preserve"> </w:t>
        </w:r>
      </w:ins>
      <w:r w:rsidR="007D6254" w:rsidRPr="00356BD5">
        <w:rPr>
          <w:rFonts w:cs="Times New Roman"/>
          <w:iCs/>
          <w:szCs w:val="24"/>
        </w:rPr>
        <w:t>American crows in urban centres might rely on sentinel behaviour for feeding due to increased human presence and frequent disturbances</w:t>
      </w:r>
      <w:del w:id="1458" w:author="Alex Popescu" w:date="2024-09-26T21:09:00Z" w16du:dateUtc="2024-09-27T01:09:00Z">
        <w:r w:rsidR="007D6254" w:rsidRPr="00356BD5">
          <w:rPr>
            <w:rFonts w:cs="Times New Roman"/>
            <w:iCs/>
            <w:szCs w:val="24"/>
          </w:rPr>
          <w:delText>. Increased</w:delText>
        </w:r>
      </w:del>
      <w:ins w:id="1459" w:author="Alex Popescu" w:date="2024-09-26T21:09:00Z" w16du:dateUtc="2024-09-27T01:09:00Z">
        <w:r>
          <w:rPr>
            <w:rFonts w:cs="Times New Roman"/>
            <w:iCs/>
            <w:szCs w:val="24"/>
          </w:rPr>
          <w:t>, but the</w:t>
        </w:r>
        <w:r w:rsidR="007D6254" w:rsidRPr="00356BD5">
          <w:rPr>
            <w:rFonts w:cs="Times New Roman"/>
            <w:iCs/>
            <w:szCs w:val="24"/>
          </w:rPr>
          <w:t xml:space="preserve"> </w:t>
        </w:r>
        <w:r>
          <w:rPr>
            <w:rFonts w:cs="Times New Roman"/>
            <w:iCs/>
            <w:szCs w:val="24"/>
          </w:rPr>
          <w:t>i</w:t>
        </w:r>
        <w:r w:rsidR="007D6254" w:rsidRPr="00356BD5">
          <w:rPr>
            <w:rFonts w:cs="Times New Roman"/>
            <w:iCs/>
            <w:szCs w:val="24"/>
          </w:rPr>
          <w:t>ncreased</w:t>
        </w:r>
      </w:ins>
      <w:r w:rsidR="007D6254" w:rsidRPr="00356BD5">
        <w:rPr>
          <w:rFonts w:cs="Times New Roman"/>
          <w:iCs/>
          <w:szCs w:val="24"/>
        </w:rPr>
        <w:t xml:space="preserve"> ambient noise levels in cities can interfere with acoustic communication, reducing the effectiveness of sentinel signalling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(Kern and Radford 2016)</w:t>
      </w:r>
      <w:r w:rsidR="007D6254" w:rsidRPr="00356BD5">
        <w:rPr>
          <w:rFonts w:cs="Times New Roman"/>
          <w:iCs/>
          <w:szCs w:val="24"/>
        </w:rPr>
        <w:fldChar w:fldCharType="end"/>
      </w:r>
      <w:r w:rsidR="007D6254" w:rsidRPr="00356BD5">
        <w:rPr>
          <w:rFonts w:cs="Times New Roman"/>
          <w:iCs/>
          <w:szCs w:val="24"/>
        </w:rPr>
        <w:t>. The presence of urban predators such as the red-tailed hawk (</w:t>
      </w:r>
      <w:r w:rsidR="007D6254" w:rsidRPr="00356BD5">
        <w:rPr>
          <w:rFonts w:cs="Times New Roman"/>
          <w:i/>
          <w:szCs w:val="24"/>
        </w:rPr>
        <w:t>Buteo jamaicensis</w:t>
      </w:r>
      <w:r w:rsidR="007D6254" w:rsidRPr="00356BD5">
        <w:rPr>
          <w:rFonts w:cs="Times New Roman"/>
          <w:iCs/>
          <w:szCs w:val="24"/>
        </w:rPr>
        <w:t xml:space="preserve">) could increase the risk of predation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(Morrison et al. 2016)</w:t>
      </w:r>
      <w:r w:rsidR="007D6254" w:rsidRPr="00356BD5">
        <w:rPr>
          <w:rFonts w:cs="Times New Roman"/>
          <w:iCs/>
          <w:szCs w:val="24"/>
        </w:rPr>
        <w:fldChar w:fldCharType="end"/>
      </w:r>
      <w:r w:rsidR="007D6254" w:rsidRPr="00356BD5">
        <w:rPr>
          <w:rFonts w:cs="Times New Roman"/>
          <w:iCs/>
          <w:szCs w:val="24"/>
        </w:rPr>
        <w:t xml:space="preserve">, increasing the need for the added vigilance of a sentinel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(Ridley et al. 2010)</w:t>
      </w:r>
      <w:r w:rsidR="007D6254" w:rsidRPr="00356BD5">
        <w:rPr>
          <w:rFonts w:cs="Times New Roman"/>
          <w:iCs/>
          <w:szCs w:val="24"/>
        </w:rPr>
        <w:fldChar w:fldCharType="end"/>
      </w:r>
      <w:r w:rsidR="007D6254" w:rsidRPr="00356BD5">
        <w:rPr>
          <w:rFonts w:cs="Times New Roman"/>
          <w:iCs/>
          <w:szCs w:val="24"/>
        </w:rPr>
        <w:t xml:space="preserve">. The increased availability and predictability of anthropogenic food sources that are usually concentrated (e.g. trash cans, litter) can lead to changes in foraging strategy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(Lowry et al. 2013)</w:t>
      </w:r>
      <w:r w:rsidR="007D6254" w:rsidRPr="00356BD5">
        <w:rPr>
          <w:rFonts w:cs="Times New Roman"/>
          <w:iCs/>
          <w:szCs w:val="24"/>
        </w:rPr>
        <w:fldChar w:fldCharType="end"/>
      </w:r>
      <w:r w:rsidR="007D6254" w:rsidRPr="00356BD5">
        <w:rPr>
          <w:rFonts w:cs="Times New Roman"/>
          <w:iCs/>
          <w:szCs w:val="24"/>
        </w:rPr>
        <w:t xml:space="preserve">, a reduction in resource competition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xml:space="preserve">, and high energetic levels in urban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(Auman et al. 2008)</w:t>
      </w:r>
      <w:r w:rsidR="007D6254" w:rsidRPr="00356BD5">
        <w:rPr>
          <w:rFonts w:cs="Times New Roman"/>
          <w:iCs/>
          <w:szCs w:val="24"/>
        </w:rPr>
        <w:fldChar w:fldCharType="end"/>
      </w:r>
      <w:r w:rsidR="007D6254" w:rsidRPr="00356BD5">
        <w:rPr>
          <w:rFonts w:cs="Times New Roman"/>
          <w:iCs/>
          <w:szCs w:val="24"/>
        </w:rPr>
        <w:t xml:space="preserve">. </w:t>
      </w:r>
      <w:ins w:id="1460" w:author="Alex Popescu" w:date="2024-09-26T21:09:00Z" w16du:dateUtc="2024-09-27T01:09:00Z">
        <w:r w:rsidR="006725CB">
          <w:rPr>
            <w:rFonts w:cs="Times New Roman"/>
            <w:iCs/>
            <w:szCs w:val="24"/>
          </w:rPr>
          <w:t>As a result, individuals could have more energy to invest in sentinel behaviour.</w:t>
        </w:r>
      </w:ins>
    </w:p>
    <w:p w14:paraId="7F10C97A" w14:textId="2F95CDA0" w:rsidR="007D6254" w:rsidRPr="00356BD5" w:rsidRDefault="006725CB" w:rsidP="007D6254">
      <w:pPr>
        <w:spacing w:after="240" w:line="480" w:lineRule="auto"/>
        <w:rPr>
          <w:rFonts w:cs="Times New Roman"/>
          <w:iCs/>
          <w:szCs w:val="24"/>
        </w:rPr>
      </w:pPr>
      <w:ins w:id="1461" w:author="Alex Popescu" w:date="2024-09-26T21:09:00Z" w16du:dateUtc="2024-09-27T01:09:00Z">
        <w:r>
          <w:rPr>
            <w:rFonts w:cs="Times New Roman"/>
            <w:iCs/>
            <w:szCs w:val="24"/>
          </w:rPr>
          <w:t xml:space="preserve">Urbanized environments can </w:t>
        </w:r>
        <w:r w:rsidR="005851B3">
          <w:rPr>
            <w:rFonts w:cs="Times New Roman"/>
            <w:iCs/>
            <w:szCs w:val="24"/>
          </w:rPr>
          <w:t>also alter</w:t>
        </w:r>
        <w:r>
          <w:rPr>
            <w:rFonts w:cs="Times New Roman"/>
            <w:iCs/>
            <w:szCs w:val="24"/>
          </w:rPr>
          <w:t xml:space="preserve"> the propensity of individuals to participate in social behaviours. </w:t>
        </w:r>
      </w:ins>
      <w:r w:rsidR="007D6254" w:rsidRPr="00356BD5">
        <w:rPr>
          <w:rFonts w:cs="Times New Roman"/>
          <w:iCs/>
          <w:szCs w:val="24"/>
        </w:rPr>
        <w:t>Research on striped field mice (</w:t>
      </w:r>
      <w:proofErr w:type="spellStart"/>
      <w:r w:rsidR="007D6254" w:rsidRPr="00356BD5">
        <w:rPr>
          <w:rFonts w:cs="Times New Roman"/>
          <w:i/>
          <w:szCs w:val="24"/>
        </w:rPr>
        <w:t>Apodemus</w:t>
      </w:r>
      <w:proofErr w:type="spellEnd"/>
      <w:r w:rsidR="007D6254" w:rsidRPr="00356BD5">
        <w:rPr>
          <w:rFonts w:cs="Times New Roman"/>
          <w:i/>
          <w:szCs w:val="24"/>
        </w:rPr>
        <w:t xml:space="preserve"> </w:t>
      </w:r>
      <w:proofErr w:type="spellStart"/>
      <w:r w:rsidR="007D6254" w:rsidRPr="00356BD5">
        <w:rPr>
          <w:rFonts w:cs="Times New Roman"/>
          <w:i/>
          <w:szCs w:val="24"/>
        </w:rPr>
        <w:t>agrarius</w:t>
      </w:r>
      <w:proofErr w:type="spellEnd"/>
      <w:r w:rsidR="007D6254" w:rsidRPr="00356BD5">
        <w:rPr>
          <w:rFonts w:cs="Times New Roman"/>
          <w:iCs/>
          <w:szCs w:val="24"/>
        </w:rPr>
        <w:t xml:space="preserve">) has shown that urban individuals are less likely to avoid contact, </w:t>
      </w:r>
      <w:ins w:id="1462" w:author="Alex Popescu" w:date="2024-09-26T21:09:00Z" w16du:dateUtc="2024-09-27T01:09:00Z">
        <w:r w:rsidR="004F36A3">
          <w:rPr>
            <w:rFonts w:cs="Times New Roman"/>
            <w:iCs/>
            <w:szCs w:val="24"/>
          </w:rPr>
          <w:t xml:space="preserve">are </w:t>
        </w:r>
      </w:ins>
      <w:r w:rsidR="007D6254" w:rsidRPr="00356BD5">
        <w:rPr>
          <w:rFonts w:cs="Times New Roman"/>
          <w:iCs/>
          <w:szCs w:val="24"/>
        </w:rPr>
        <w:t xml:space="preserve">more tolerant of conspecifics, and </w:t>
      </w:r>
      <w:del w:id="1463" w:author="Alex Popescu" w:date="2024-09-26T21:09:00Z" w16du:dateUtc="2024-09-27T01:09:00Z">
        <w:r w:rsidR="007D6254" w:rsidRPr="00356BD5">
          <w:rPr>
            <w:rFonts w:cs="Times New Roman"/>
            <w:iCs/>
            <w:szCs w:val="24"/>
          </w:rPr>
          <w:delText>exhibit a lower tendency</w:delText>
        </w:r>
      </w:del>
      <w:ins w:id="1464" w:author="Alex Popescu" w:date="2024-09-26T21:09:00Z" w16du:dateUtc="2024-09-27T01:09:00Z">
        <w:r w:rsidR="004F36A3">
          <w:rPr>
            <w:rFonts w:cs="Times New Roman"/>
            <w:iCs/>
            <w:szCs w:val="24"/>
          </w:rPr>
          <w:t>are less likely</w:t>
        </w:r>
      </w:ins>
      <w:r w:rsidR="007D6254" w:rsidRPr="00356BD5">
        <w:rPr>
          <w:rFonts w:cs="Times New Roman"/>
          <w:iCs/>
          <w:szCs w:val="24"/>
        </w:rPr>
        <w:t xml:space="preserve"> to monopolize resources compared to rural individuals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(Łopucki et al. 2021)</w:t>
      </w:r>
      <w:r w:rsidR="007D6254" w:rsidRPr="00356BD5">
        <w:rPr>
          <w:rFonts w:cs="Times New Roman"/>
          <w:iCs/>
          <w:szCs w:val="24"/>
        </w:rPr>
        <w:fldChar w:fldCharType="end"/>
      </w:r>
      <w:r w:rsidR="007D6254"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proofErr w:type="spellStart"/>
      <w:r w:rsidR="007D6254" w:rsidRPr="00356BD5">
        <w:rPr>
          <w:rFonts w:cs="Times New Roman"/>
          <w:i/>
          <w:szCs w:val="24"/>
        </w:rPr>
        <w:t>Poecile</w:t>
      </w:r>
      <w:proofErr w:type="spellEnd"/>
      <w:r w:rsidR="007D6254" w:rsidRPr="00356BD5">
        <w:rPr>
          <w:rFonts w:cs="Times New Roman"/>
          <w:i/>
          <w:szCs w:val="24"/>
        </w:rPr>
        <w:t xml:space="preserve"> atricapillus</w:t>
      </w:r>
      <w:r w:rsidR="007D6254"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 xml:space="preserve">. </w:t>
      </w:r>
      <w:del w:id="1465" w:author="Alex Popescu" w:date="2024-09-26T21:09:00Z" w16du:dateUtc="2024-09-27T01:09:00Z">
        <w:r w:rsidR="007D6254" w:rsidRPr="00356BD5">
          <w:rPr>
            <w:rFonts w:cs="Times New Roman"/>
            <w:iCs/>
            <w:szCs w:val="24"/>
          </w:rPr>
          <w:delText>This suggests that urban environments could have more stable</w:delText>
        </w:r>
      </w:del>
      <w:ins w:id="1466" w:author="Alex Popescu" w:date="2024-09-26T21:09:00Z" w16du:dateUtc="2024-09-27T01:09:00Z">
        <w:r w:rsidR="004F36A3">
          <w:rPr>
            <w:rFonts w:cs="Times New Roman"/>
            <w:iCs/>
            <w:szCs w:val="24"/>
          </w:rPr>
          <w:t>The increased stability of</w:t>
        </w:r>
      </w:ins>
      <w:r w:rsidR="004F36A3">
        <w:rPr>
          <w:rFonts w:cs="Times New Roman"/>
          <w:iCs/>
          <w:szCs w:val="24"/>
        </w:rPr>
        <w:t xml:space="preserve"> food resources</w:t>
      </w:r>
      <w:del w:id="1467" w:author="Alex Popescu" w:date="2024-09-26T21:09:00Z" w16du:dateUtc="2024-09-27T01:09:00Z">
        <w:r w:rsidR="007D6254" w:rsidRPr="00356BD5">
          <w:rPr>
            <w:rFonts w:cs="Times New Roman"/>
            <w:iCs/>
            <w:szCs w:val="24"/>
          </w:rPr>
          <w:delText>, leading to less behavioural plasticity</w:delText>
        </w:r>
      </w:del>
      <w:r w:rsidR="004F36A3">
        <w:rPr>
          <w:rFonts w:cs="Times New Roman"/>
          <w:iCs/>
          <w:szCs w:val="24"/>
        </w:rPr>
        <w:t xml:space="preserve"> in </w:t>
      </w:r>
      <w:del w:id="1468" w:author="Alex Popescu" w:date="2024-09-26T21:09:00Z" w16du:dateUtc="2024-09-27T01:09:00Z">
        <w:r w:rsidR="007D6254" w:rsidRPr="00356BD5">
          <w:rPr>
            <w:rFonts w:cs="Times New Roman"/>
            <w:iCs/>
            <w:szCs w:val="24"/>
          </w:rPr>
          <w:delText>response to</w:delText>
        </w:r>
      </w:del>
      <w:ins w:id="1469" w:author="Alex Popescu" w:date="2024-09-26T21:09:00Z" w16du:dateUtc="2024-09-27T01:09:00Z">
        <w:r w:rsidR="004F36A3">
          <w:rPr>
            <w:rFonts w:cs="Times New Roman"/>
            <w:iCs/>
            <w:szCs w:val="24"/>
          </w:rPr>
          <w:t>urban areas could result in fewer</w:t>
        </w:r>
      </w:ins>
      <w:r w:rsidR="004F36A3">
        <w:rPr>
          <w:rFonts w:cs="Times New Roman"/>
          <w:iCs/>
          <w:szCs w:val="24"/>
        </w:rPr>
        <w:t xml:space="preserve"> seasonal changes</w:t>
      </w:r>
      <w:ins w:id="1470" w:author="Alex Popescu" w:date="2024-09-26T21:09:00Z" w16du:dateUtc="2024-09-27T01:09:00Z">
        <w:r w:rsidR="004F36A3">
          <w:rPr>
            <w:rFonts w:cs="Times New Roman"/>
            <w:iCs/>
            <w:szCs w:val="24"/>
          </w:rPr>
          <w:t xml:space="preserve"> in behaviour</w:t>
        </w:r>
      </w:ins>
      <w:r w:rsidR="004F36A3">
        <w:rPr>
          <w:rFonts w:cs="Times New Roman"/>
          <w:iCs/>
          <w:szCs w:val="24"/>
        </w:rPr>
        <w:t xml:space="preserve"> </w:t>
      </w:r>
      <w:r w:rsidR="007D6254" w:rsidRPr="00356BD5">
        <w:rPr>
          <w:rFonts w:cs="Times New Roman"/>
          <w:iCs/>
          <w:szCs w:val="24"/>
        </w:rPr>
        <w:fldChar w:fldCharType="begin"/>
      </w:r>
      <w:r w:rsidR="007D6254"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7D6254" w:rsidRPr="00356BD5">
        <w:rPr>
          <w:rFonts w:cs="Times New Roman"/>
          <w:iCs/>
          <w:szCs w:val="24"/>
        </w:rPr>
        <w:fldChar w:fldCharType="separate"/>
      </w:r>
      <w:r w:rsidR="007D6254" w:rsidRPr="0019114E">
        <w:rPr>
          <w:rFonts w:cs="Times New Roman"/>
        </w:rPr>
        <w:t>(Jones et al. 2019)</w:t>
      </w:r>
      <w:r w:rsidR="007D6254" w:rsidRPr="00356BD5">
        <w:rPr>
          <w:rFonts w:cs="Times New Roman"/>
          <w:iCs/>
          <w:szCs w:val="24"/>
        </w:rPr>
        <w:fldChar w:fldCharType="end"/>
      </w:r>
      <w:r w:rsidR="007D6254" w:rsidRPr="00356BD5">
        <w:rPr>
          <w:rFonts w:cs="Times New Roman"/>
          <w:iCs/>
          <w:szCs w:val="24"/>
        </w:rPr>
        <w:t>.</w:t>
      </w:r>
    </w:p>
    <w:p w14:paraId="420E420F" w14:textId="54D8E88D" w:rsidR="007D6254" w:rsidRPr="00356BD5" w:rsidRDefault="007D6254" w:rsidP="007D6254">
      <w:pPr>
        <w:spacing w:after="240" w:line="480" w:lineRule="auto"/>
        <w:rPr>
          <w:rFonts w:cs="Times New Roman"/>
          <w:iCs/>
          <w:szCs w:val="24"/>
        </w:r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w:t>
      </w:r>
      <w:del w:id="1471" w:author="Alex Popescu" w:date="2024-09-26T21:09:00Z" w16du:dateUtc="2024-09-27T01:09:00Z">
        <w:r w:rsidRPr="00356BD5">
          <w:rPr>
            <w:rFonts w:cs="Times New Roman"/>
            <w:iCs/>
            <w:szCs w:val="24"/>
          </w:rPr>
          <w:delText xml:space="preserve">Sentinel behaviour is a complex social adaptation that can have far-reaching effects on group dynamics and foraging efficiency. </w:delText>
        </w:r>
      </w:del>
      <w:r w:rsidRPr="00356BD5">
        <w:rPr>
          <w:rFonts w:cs="Times New Roman"/>
          <w:iCs/>
          <w:szCs w:val="24"/>
        </w:rPr>
        <w:t xml:space="preserve">By examining the effects of sentinel presence and generalized environment, we seek to </w:t>
      </w:r>
      <w:del w:id="1472" w:author="Alex Popescu" w:date="2024-09-26T21:09:00Z" w16du:dateUtc="2024-09-27T01:09:00Z">
        <w:r w:rsidRPr="00356BD5">
          <w:rPr>
            <w:rFonts w:cs="Times New Roman"/>
            <w:iCs/>
            <w:szCs w:val="24"/>
          </w:rPr>
          <w:delText>gain insights into</w:delText>
        </w:r>
      </w:del>
      <w:ins w:id="1473" w:author="Alex Popescu" w:date="2024-09-26T21:09:00Z" w16du:dateUtc="2024-09-27T01:09:00Z">
        <w:r w:rsidR="004F36A3">
          <w:rPr>
            <w:rFonts w:cs="Times New Roman"/>
            <w:iCs/>
            <w:szCs w:val="24"/>
          </w:rPr>
          <w:t>determine</w:t>
        </w:r>
      </w:ins>
      <w:r w:rsidRPr="00356BD5">
        <w:rPr>
          <w:rFonts w:cs="Times New Roman"/>
          <w:iCs/>
          <w:szCs w:val="24"/>
        </w:rPr>
        <w:t xml:space="preserve"> how adaptive social behaviours contribute to the success of this species in urban environments. With these findings, we could be able to determine how other social species capable of sentinel behaviour could respond to urbanization. </w:t>
      </w:r>
    </w:p>
    <w:p w14:paraId="205E4B62" w14:textId="77777777" w:rsidR="007D6254" w:rsidRPr="00356BD5" w:rsidRDefault="007D6254" w:rsidP="007D6254">
      <w:pPr>
        <w:spacing w:after="240" w:line="480" w:lineRule="auto"/>
        <w:rPr>
          <w:del w:id="1474" w:author="Alex Popescu" w:date="2024-09-26T21:09:00Z" w16du:dateUtc="2024-09-27T01:09:00Z"/>
          <w:rFonts w:cs="Times New Roman"/>
          <w:iCs/>
          <w:szCs w:val="24"/>
        </w:rPr>
        <w:sectPr w:rsidR="007D6254" w:rsidRPr="00356BD5" w:rsidSect="007D6254">
          <w:headerReference w:type="default" r:id="rId29"/>
          <w:pgSz w:w="12240" w:h="15840"/>
          <w:pgMar w:top="1440" w:right="1440" w:bottom="1440" w:left="1440" w:header="720" w:footer="720" w:gutter="0"/>
          <w:cols w:space="720"/>
        </w:sectPr>
      </w:pPr>
      <w:r w:rsidRPr="00356BD5">
        <w:rPr>
          <w:rFonts w:cs="Times New Roman"/>
          <w:iCs/>
          <w:szCs w:val="24"/>
        </w:rPr>
        <w:t xml:space="preserve">In this study, we aimed to determine the effects of sentinel presence and the environment on the social foraging behaviour of urban American crows. We hypothesized that </w:t>
      </w:r>
      <w:ins w:id="1475" w:author="Alex Popescu" w:date="2024-09-26T21:09:00Z" w16du:dateUtc="2024-09-27T01:09:00Z">
        <w:r w:rsidR="006725CB">
          <w:rPr>
            <w:rFonts w:cs="Times New Roman"/>
            <w:iCs/>
            <w:szCs w:val="24"/>
          </w:rPr>
          <w:t xml:space="preserve">the presence of a </w:t>
        </w:r>
      </w:ins>
      <w:r w:rsidR="006725CB">
        <w:rPr>
          <w:rFonts w:cs="Times New Roman"/>
          <w:iCs/>
          <w:szCs w:val="24"/>
        </w:rPr>
        <w:t>sentinel</w:t>
      </w:r>
      <w:r w:rsidRPr="00356BD5">
        <w:rPr>
          <w:rFonts w:cs="Times New Roman"/>
          <w:iCs/>
          <w:szCs w:val="24"/>
        </w:rPr>
        <w:t xml:space="preserve"> </w:t>
      </w:r>
      <w:del w:id="1476" w:author="Alex Popescu" w:date="2024-09-26T21:09:00Z" w16du:dateUtc="2024-09-27T01:09:00Z">
        <w:r w:rsidRPr="00356BD5">
          <w:rPr>
            <w:rFonts w:cs="Times New Roman"/>
            <w:iCs/>
            <w:szCs w:val="24"/>
          </w:rPr>
          <w:delText xml:space="preserve">behaviour </w:delText>
        </w:r>
      </w:del>
    </w:p>
    <w:p w14:paraId="4F35CF8E" w14:textId="1716D8F0" w:rsidR="007D6254" w:rsidRPr="00356BD5" w:rsidRDefault="007D6254" w:rsidP="007D6254">
      <w:pPr>
        <w:spacing w:after="240" w:line="480" w:lineRule="auto"/>
        <w:rPr>
          <w:rFonts w:cs="Times New Roman"/>
          <w:iCs/>
          <w:szCs w:val="24"/>
        </w:rPr>
      </w:pPr>
      <w:r w:rsidRPr="00356BD5">
        <w:rPr>
          <w:rFonts w:cs="Times New Roman"/>
          <w:iCs/>
          <w:szCs w:val="24"/>
        </w:rPr>
        <w:t xml:space="preserve">and the </w:t>
      </w:r>
      <w:del w:id="1477" w:author="Alex Popescu" w:date="2024-09-26T21:09:00Z" w16du:dateUtc="2024-09-27T01:09:00Z">
        <w:r w:rsidRPr="00356BD5">
          <w:rPr>
            <w:rFonts w:cs="Times New Roman"/>
            <w:iCs/>
            <w:szCs w:val="24"/>
          </w:rPr>
          <w:delText>generalized</w:delText>
        </w:r>
      </w:del>
      <w:ins w:id="1478" w:author="Alex Popescu" w:date="2024-09-26T21:09:00Z" w16du:dateUtc="2024-09-27T01:09:00Z">
        <w:r w:rsidR="006725CB">
          <w:rPr>
            <w:rFonts w:cs="Times New Roman"/>
            <w:iCs/>
            <w:szCs w:val="24"/>
          </w:rPr>
          <w:t>foraging</w:t>
        </w:r>
      </w:ins>
      <w:r w:rsidRPr="00356BD5">
        <w:rPr>
          <w:rFonts w:cs="Times New Roman"/>
          <w:iCs/>
          <w:szCs w:val="24"/>
        </w:rPr>
        <w:t xml:space="preserve"> environment would affect</w:t>
      </w:r>
      <w:r w:rsidR="005851B3">
        <w:rPr>
          <w:rFonts w:cs="Times New Roman"/>
          <w:iCs/>
          <w:szCs w:val="24"/>
        </w:rPr>
        <w:t xml:space="preserve"> the </w:t>
      </w:r>
      <w:ins w:id="1479" w:author="Alex Popescu" w:date="2024-09-26T21:09:00Z" w16du:dateUtc="2024-09-27T01:09:00Z">
        <w:r w:rsidR="005851B3">
          <w:rPr>
            <w:rFonts w:cs="Times New Roman"/>
            <w:iCs/>
            <w:szCs w:val="24"/>
          </w:rPr>
          <w:t>reliance of foragers on the sentinel, thereby affecting</w:t>
        </w:r>
        <w:r w:rsidRPr="00356BD5">
          <w:rPr>
            <w:rFonts w:cs="Times New Roman"/>
            <w:iCs/>
            <w:szCs w:val="24"/>
          </w:rPr>
          <w:t xml:space="preserve"> the</w:t>
        </w:r>
        <w:r w:rsidR="005851B3">
          <w:rPr>
            <w:rFonts w:cs="Times New Roman"/>
            <w:iCs/>
            <w:szCs w:val="24"/>
          </w:rPr>
          <w:t>ir</w:t>
        </w:r>
        <w:r w:rsidRPr="00356BD5">
          <w:rPr>
            <w:rFonts w:cs="Times New Roman"/>
            <w:iCs/>
            <w:szCs w:val="24"/>
          </w:rPr>
          <w:t xml:space="preserve"> </w:t>
        </w:r>
      </w:ins>
      <w:r w:rsidRPr="00356BD5">
        <w:rPr>
          <w:rFonts w:cs="Times New Roman"/>
          <w:iCs/>
          <w:szCs w:val="24"/>
        </w:rPr>
        <w:t>alert and foraging behaviour</w:t>
      </w:r>
      <w:del w:id="1480" w:author="Alex Popescu" w:date="2024-09-26T21:09:00Z" w16du:dateUtc="2024-09-27T01:09:00Z">
        <w:r w:rsidRPr="00356BD5">
          <w:rPr>
            <w:rFonts w:cs="Times New Roman"/>
            <w:iCs/>
            <w:szCs w:val="24"/>
          </w:rPr>
          <w:delText xml:space="preserve"> of crows</w:delText>
        </w:r>
      </w:del>
      <w:r w:rsidRPr="00356BD5">
        <w:rPr>
          <w:rFonts w:cs="Times New Roman"/>
          <w:iCs/>
          <w:szCs w:val="24"/>
        </w:rPr>
        <w:t>.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1481" w:name="_Toc162204957"/>
      <w:bookmarkStart w:id="1482" w:name="_Toc162794602"/>
    </w:p>
    <w:p w14:paraId="5E6853F9" w14:textId="77777777" w:rsidR="007D6254" w:rsidRPr="0019114E" w:rsidRDefault="007D6254" w:rsidP="007D6254">
      <w:pPr>
        <w:pStyle w:val="SectionTitle"/>
      </w:pPr>
      <w:bookmarkStart w:id="1483" w:name="_Toc178277233"/>
      <w:bookmarkStart w:id="1484" w:name="_Toc174089127"/>
      <w:r w:rsidRPr="0019114E">
        <w:t>Methods</w:t>
      </w:r>
      <w:bookmarkEnd w:id="1481"/>
      <w:bookmarkEnd w:id="1482"/>
      <w:bookmarkEnd w:id="1483"/>
      <w:bookmarkEnd w:id="1484"/>
    </w:p>
    <w:p w14:paraId="636A6C0B" w14:textId="77777777" w:rsidR="007D6254" w:rsidRPr="0019114E" w:rsidRDefault="007D6254" w:rsidP="007D6254">
      <w:pPr>
        <w:pStyle w:val="SectionSubtitle"/>
        <w:rPr>
          <w:rFonts w:cs="Times New Roman"/>
        </w:rPr>
      </w:pPr>
      <w:bookmarkStart w:id="1485" w:name="_Toc162204958"/>
      <w:bookmarkStart w:id="1486" w:name="_Toc162794603"/>
      <w:bookmarkStart w:id="1487" w:name="_Toc178277234"/>
      <w:bookmarkStart w:id="1488" w:name="_Toc174089128"/>
      <w:r w:rsidRPr="0019114E">
        <w:rPr>
          <w:rFonts w:cs="Times New Roman"/>
        </w:rPr>
        <w:t>Site Selection</w:t>
      </w:r>
      <w:bookmarkEnd w:id="1485"/>
      <w:bookmarkEnd w:id="1486"/>
      <w:bookmarkEnd w:id="1487"/>
      <w:bookmarkEnd w:id="1488"/>
    </w:p>
    <w:p w14:paraId="3EA2987A" w14:textId="5B638655" w:rsidR="007D6254" w:rsidRPr="00356BD5" w:rsidRDefault="007D6254" w:rsidP="007D6254">
      <w:pPr>
        <w:spacing w:after="240" w:line="480" w:lineRule="auto"/>
        <w:rPr>
          <w:ins w:id="1489" w:author="Alex Popescu" w:date="2024-09-26T21:09:00Z" w16du:dateUtc="2024-09-27T01:09:00Z"/>
          <w:rFonts w:cs="Times New Roman"/>
          <w:iCs/>
          <w:szCs w:val="24"/>
        </w:rPr>
        <w:sectPr w:rsidR="007D6254" w:rsidRPr="00356BD5" w:rsidSect="007D6254">
          <w:headerReference w:type="default" r:id="rId30"/>
          <w:pgSz w:w="12240" w:h="15840"/>
          <w:pgMar w:top="1440" w:right="1440" w:bottom="1440" w:left="1440" w:header="720" w:footer="720" w:gutter="0"/>
          <w:cols w:space="720"/>
        </w:sectPr>
      </w:pPr>
      <w:r w:rsidRPr="00356BD5">
        <w:rPr>
          <w:rFonts w:cs="Times New Roman"/>
          <w:iCs/>
          <w:szCs w:val="24"/>
        </w:rPr>
        <w:t xml:space="preserve">To find areas in which crows aggregate, we launched a community science initiative in the greater St. Catharines and Niagara region called </w:t>
      </w:r>
      <w:proofErr w:type="spellStart"/>
      <w:r w:rsidRPr="00356BD5">
        <w:rPr>
          <w:rFonts w:cs="Times New Roman"/>
          <w:iCs/>
          <w:szCs w:val="24"/>
        </w:rPr>
        <w:t>Crowkemon</w:t>
      </w:r>
      <w:proofErr w:type="spellEnd"/>
      <w:r w:rsidRPr="00356BD5">
        <w:rPr>
          <w:rFonts w:cs="Times New Roman"/>
          <w:iCs/>
          <w:szCs w:val="24"/>
        </w:rPr>
        <w:t xml:space="preserve"> Go (www.crowkemon.weebly.com) in spring 2022. Community members were invited to report the location of crow sightings to identify areas with a high likelihood of crow occurrences. In total, the community </w:t>
      </w:r>
      <w:del w:id="1490" w:author="Alex Popescu" w:date="2024-09-26T21:09:00Z" w16du:dateUtc="2024-09-27T01:09:00Z">
        <w:r w:rsidRPr="00356BD5">
          <w:rPr>
            <w:rFonts w:cs="Times New Roman"/>
            <w:iCs/>
            <w:szCs w:val="24"/>
          </w:rPr>
          <w:delText>recorded</w:delText>
        </w:r>
      </w:del>
      <w:ins w:id="1491" w:author="Alex Popescu" w:date="2024-09-26T21:09:00Z" w16du:dateUtc="2024-09-27T01:09:00Z">
        <w:r w:rsidRPr="00356BD5">
          <w:rPr>
            <w:rFonts w:cs="Times New Roman"/>
            <w:iCs/>
            <w:szCs w:val="24"/>
          </w:rPr>
          <w:t>re</w:t>
        </w:r>
        <w:r w:rsidR="00FA23BD">
          <w:rPr>
            <w:rFonts w:cs="Times New Roman"/>
            <w:iCs/>
            <w:szCs w:val="24"/>
          </w:rPr>
          <w:t>p</w:t>
        </w:r>
        <w:r w:rsidRPr="00356BD5">
          <w:rPr>
            <w:rFonts w:cs="Times New Roman"/>
            <w:iCs/>
            <w:szCs w:val="24"/>
          </w:rPr>
          <w:t>or</w:t>
        </w:r>
        <w:r w:rsidR="00FA23BD">
          <w:rPr>
            <w:rFonts w:cs="Times New Roman"/>
            <w:iCs/>
            <w:szCs w:val="24"/>
          </w:rPr>
          <w:t>t</w:t>
        </w:r>
        <w:r w:rsidRPr="00356BD5">
          <w:rPr>
            <w:rFonts w:cs="Times New Roman"/>
            <w:iCs/>
            <w:szCs w:val="24"/>
          </w:rPr>
          <w:t>ed</w:t>
        </w:r>
      </w:ins>
      <w:r w:rsidRPr="00356BD5">
        <w:rPr>
          <w:rFonts w:cs="Times New Roman"/>
          <w:iCs/>
          <w:szCs w:val="24"/>
        </w:rPr>
        <w:t xml:space="preserve"> 221 crow sightings </w:t>
      </w:r>
      <w:del w:id="1492" w:author="Alex Popescu" w:date="2024-09-26T21:09:00Z" w16du:dateUtc="2024-09-27T01:09:00Z">
        <w:r w:rsidRPr="00356BD5">
          <w:rPr>
            <w:rFonts w:cs="Times New Roman"/>
            <w:iCs/>
            <w:szCs w:val="24"/>
          </w:rPr>
          <w:delText xml:space="preserve">using Crowkemon Go </w:delText>
        </w:r>
      </w:del>
      <w:r w:rsidRPr="00356BD5">
        <w:rPr>
          <w:rFonts w:cs="Times New Roman"/>
          <w:iCs/>
          <w:szCs w:val="24"/>
        </w:rPr>
        <w:t xml:space="preserve">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3.1</w:t>
      </w:r>
      <w:r w:rsidRPr="00356BD5">
        <w:rPr>
          <w:rFonts w:cs="Times New Roman"/>
          <w:b/>
          <w:bCs/>
          <w:iCs/>
          <w:szCs w:val="24"/>
        </w:rPr>
        <w:fldChar w:fldCharType="end"/>
      </w:r>
      <w:r w:rsidRPr="00356BD5">
        <w:rPr>
          <w:rFonts w:cs="Times New Roman"/>
          <w:iCs/>
          <w:szCs w:val="24"/>
        </w:rPr>
        <w:t>). We also visited areas with many crow sightings for opportunistic sampling, as the presence of crows was not guaranteed at other 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F803F1" w:rsidRPr="00F803F1">
        <w:rPr>
          <w:rFonts w:cs="Times New Roman"/>
          <w:iCs/>
          <w:szCs w:val="24"/>
        </w:rPr>
        <w:t>Figure 3.1</w:t>
      </w:r>
      <w:r w:rsidRPr="00356BD5">
        <w:rPr>
          <w:rFonts w:cs="Times New Roman"/>
          <w:iCs/>
          <w:szCs w:val="24"/>
        </w:rPr>
        <w:fldChar w:fldCharType="end"/>
      </w:r>
      <w:r w:rsidRPr="00356BD5">
        <w:rPr>
          <w:rFonts w:cs="Times New Roman"/>
          <w:iCs/>
          <w:szCs w:val="24"/>
        </w:rPr>
        <w:t xml:space="preserve">). </w:t>
      </w:r>
      <w:ins w:id="1493" w:author="Alex Popescu" w:date="2024-09-26T21:09:00Z" w16du:dateUtc="2024-09-27T01:09:00Z">
        <w:r w:rsidR="00FA23BD">
          <w:rPr>
            <w:rFonts w:cs="Times New Roman"/>
            <w:iCs/>
            <w:szCs w:val="24"/>
          </w:rPr>
          <w:t>Some opportunistic sampling locations were visited more than once or could be in proximity to previous sampling locations.</w:t>
        </w:r>
      </w:ins>
    </w:p>
    <w:p w14:paraId="7EC055F6" w14:textId="77777777" w:rsidR="007D6254" w:rsidRPr="00356BD5" w:rsidRDefault="007D6254" w:rsidP="007D6254">
      <w:pPr>
        <w:spacing w:after="240"/>
        <w:rPr>
          <w:moveTo w:id="1494" w:author="Alex Popescu" w:date="2024-09-26T21:09:00Z" w16du:dateUtc="2024-09-27T01:09:00Z"/>
          <w:rFonts w:cs="Times New Roman"/>
          <w:iCs/>
          <w:szCs w:val="24"/>
        </w:rPr>
      </w:pPr>
      <w:moveToRangeStart w:id="1495" w:author="Alex Popescu" w:date="2024-09-26T21:09:00Z" w:name="move178277382"/>
      <w:moveTo w:id="1496" w:author="Alex Popescu" w:date="2024-09-26T21:09:00Z" w16du:dateUtc="2024-09-27T01:09:00Z">
        <w:r w:rsidRPr="00356BD5">
          <w:rPr>
            <w:rFonts w:cs="Times New Roman"/>
            <w:iCs/>
            <w:noProof/>
            <w:szCs w:val="24"/>
          </w:rPr>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31"/>
                      <a:stretch>
                        <a:fillRect/>
                      </a:stretch>
                    </pic:blipFill>
                    <pic:spPr>
                      <a:xfrm>
                        <a:off x="0" y="0"/>
                        <a:ext cx="6990937" cy="4994487"/>
                      </a:xfrm>
                      <a:prstGeom prst="rect">
                        <a:avLst/>
                      </a:prstGeom>
                    </pic:spPr>
                  </pic:pic>
                </a:graphicData>
              </a:graphic>
            </wp:inline>
          </w:drawing>
        </w:r>
      </w:moveTo>
    </w:p>
    <w:p w14:paraId="33AEC6D0" w14:textId="0424D4E2" w:rsidR="007D6254" w:rsidRPr="00356BD5" w:rsidRDefault="007D6254" w:rsidP="007D6254">
      <w:pPr>
        <w:rPr>
          <w:moveTo w:id="1497" w:author="Alex Popescu" w:date="2024-09-26T21:09:00Z" w16du:dateUtc="2024-09-27T01:09:00Z"/>
          <w:rFonts w:cs="Times New Roman"/>
          <w:iCs/>
          <w:szCs w:val="24"/>
        </w:rPr>
      </w:pPr>
      <w:bookmarkStart w:id="1498" w:name="_Ref151135363"/>
      <w:bookmarkStart w:id="1499" w:name="_Toc174089078"/>
      <w:moveTo w:id="1500" w:author="Alex Popescu" w:date="2024-09-26T21:09:00Z" w16du:dateUtc="2024-09-27T01:09:00Z">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1498"/>
        <w:r w:rsidRPr="00356BD5">
          <w:rPr>
            <w:rFonts w:cs="Times New Roman"/>
            <w:b/>
            <w:bCs/>
            <w:szCs w:val="24"/>
          </w:rPr>
          <w:t>:</w:t>
        </w:r>
        <w:r w:rsidRPr="00356BD5">
          <w:rPr>
            <w:rFonts w:cs="Times New Roman"/>
            <w:iCs/>
            <w:szCs w:val="24"/>
          </w:rPr>
          <w:t xml:space="preserve"> Map of observations from </w:t>
        </w:r>
        <w:proofErr w:type="spellStart"/>
        <w:r w:rsidRPr="00356BD5">
          <w:rPr>
            <w:rFonts w:cs="Times New Roman"/>
            <w:iCs/>
            <w:szCs w:val="24"/>
          </w:rPr>
          <w:t>Crowkemon</w:t>
        </w:r>
        <w:proofErr w:type="spellEnd"/>
        <w:r w:rsidRPr="00356BD5">
          <w:rPr>
            <w:rFonts w:cs="Times New Roman"/>
            <w:iCs/>
            <w:szCs w:val="24"/>
          </w:rPr>
          <w:t xml:space="preserve"> Go and sampling locations.</w:t>
        </w:r>
        <w:bookmarkEnd w:id="1499"/>
      </w:moveTo>
    </w:p>
    <w:p w14:paraId="530DEA8F" w14:textId="77777777" w:rsidR="007D6254" w:rsidRPr="00356BD5" w:rsidRDefault="007D6254" w:rsidP="007D6254">
      <w:pPr>
        <w:spacing w:after="240"/>
        <w:rPr>
          <w:moveTo w:id="1501" w:author="Alex Popescu" w:date="2024-09-26T21:09:00Z" w16du:dateUtc="2024-09-27T01:09:00Z"/>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moveTo w:id="1502" w:author="Alex Popescu" w:date="2024-09-26T21:09:00Z" w16du:dateUtc="2024-09-27T01:09:00Z">
        <w:r w:rsidRPr="00356BD5">
          <w:rPr>
            <w:rFonts w:cs="Times New Roman"/>
            <w:iCs/>
            <w:szCs w:val="24"/>
          </w:rPr>
          <w:t xml:space="preserve">The black dots represent observations collected from </w:t>
        </w:r>
        <w:proofErr w:type="spellStart"/>
        <w:r w:rsidRPr="00356BD5">
          <w:rPr>
            <w:rFonts w:cs="Times New Roman"/>
            <w:iCs/>
            <w:szCs w:val="24"/>
          </w:rPr>
          <w:t>Crowkemon</w:t>
        </w:r>
        <w:proofErr w:type="spellEnd"/>
        <w:r w:rsidRPr="00356BD5">
          <w:rPr>
            <w:rFonts w:cs="Times New Roman"/>
            <w:iCs/>
            <w:szCs w:val="24"/>
          </w:rPr>
          <w:t xml:space="preserve"> Go, and the circular icons are sampling locations. The single recurrent site used is in green. Opportunistic sampling sites are in yellow. The focal area was limited to the St. Catharines &amp; Niagara region. This map was created using Google My Maps.</w:t>
        </w:r>
      </w:moveTo>
    </w:p>
    <w:moveToRangeEnd w:id="1495"/>
    <w:p w14:paraId="1425611E" w14:textId="77777777" w:rsidR="007D6254" w:rsidRPr="00356BD5" w:rsidRDefault="007D6254" w:rsidP="007D6254">
      <w:pPr>
        <w:spacing w:after="240" w:line="480" w:lineRule="auto"/>
        <w:rPr>
          <w:del w:id="1503" w:author="Alex Popescu" w:date="2024-09-26T21:09:00Z" w16du:dateUtc="2024-09-27T01:09:00Z"/>
          <w:rFonts w:cs="Times New Roman"/>
          <w:iCs/>
          <w:szCs w:val="24"/>
        </w:rPr>
      </w:pPr>
    </w:p>
    <w:p w14:paraId="2D5CBD85" w14:textId="77777777" w:rsidR="00FA23BD" w:rsidRPr="0019114E" w:rsidRDefault="00FA23BD" w:rsidP="00FA23BD">
      <w:pPr>
        <w:pStyle w:val="SectionSubtitle"/>
        <w:rPr>
          <w:rFonts w:cs="Times New Roman"/>
        </w:rPr>
      </w:pPr>
      <w:bookmarkStart w:id="1504" w:name="_Toc178277235"/>
      <w:bookmarkStart w:id="1505" w:name="_Toc162204959"/>
      <w:bookmarkStart w:id="1506" w:name="_Toc162794604"/>
      <w:bookmarkStart w:id="1507" w:name="_Toc174089129"/>
      <w:r w:rsidRPr="0019114E">
        <w:rPr>
          <w:rFonts w:cs="Times New Roman"/>
        </w:rPr>
        <w:t>Field observation</w:t>
      </w:r>
      <w:bookmarkEnd w:id="1505"/>
      <w:bookmarkEnd w:id="1506"/>
      <w:r w:rsidRPr="0019114E">
        <w:rPr>
          <w:rFonts w:cs="Times New Roman"/>
        </w:rPr>
        <w:t>s</w:t>
      </w:r>
      <w:bookmarkEnd w:id="1504"/>
      <w:bookmarkEnd w:id="1507"/>
    </w:p>
    <w:p w14:paraId="59DF6A1C" w14:textId="77777777" w:rsidR="00FA23BD" w:rsidRPr="00356BD5" w:rsidRDefault="00FA23BD" w:rsidP="00FA23BD">
      <w:pPr>
        <w:spacing w:after="240" w:line="480" w:lineRule="auto"/>
        <w:rPr>
          <w:rFonts w:cs="Times New Roman"/>
          <w:iCs/>
          <w:szCs w:val="24"/>
        </w:rPr>
      </w:pPr>
      <w:r w:rsidRPr="00356BD5">
        <w:rPr>
          <w:rFonts w:cs="Times New Roman"/>
          <w:iCs/>
          <w:szCs w:val="24"/>
        </w:rPr>
        <w:t xml:space="preserve">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w:t>
      </w:r>
      <w:proofErr w:type="spellStart"/>
      <w:r w:rsidRPr="00356BD5">
        <w:rPr>
          <w:rFonts w:cs="Times New Roman"/>
          <w:iCs/>
          <w:szCs w:val="24"/>
        </w:rPr>
        <w:t>Crowkemon</w:t>
      </w:r>
      <w:proofErr w:type="spellEnd"/>
      <w:r w:rsidRPr="00356BD5">
        <w:rPr>
          <w:rFonts w:cs="Times New Roman"/>
          <w:iCs/>
          <w:szCs w:val="24"/>
        </w:rPr>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4A5A1DE7" w14:textId="77777777" w:rsidR="007D6254" w:rsidRPr="00356BD5" w:rsidRDefault="00FA23BD" w:rsidP="007D6254">
      <w:pPr>
        <w:spacing w:after="240" w:line="480" w:lineRule="auto"/>
        <w:rPr>
          <w:del w:id="1508" w:author="Alex Popescu" w:date="2024-09-26T21:09:00Z" w16du:dateUtc="2024-09-27T01:09:00Z"/>
          <w:rFonts w:cs="Times New Roman"/>
          <w:iCs/>
          <w:szCs w:val="24"/>
        </w:rPr>
        <w:sectPr w:rsidR="007D6254" w:rsidRPr="00356BD5" w:rsidSect="007D6254">
          <w:headerReference w:type="default" r:id="rId32"/>
          <w:pgSz w:w="12240" w:h="15840"/>
          <w:pgMar w:top="1440" w:right="1440" w:bottom="1440" w:left="1440" w:header="720" w:footer="720" w:gutter="0"/>
          <w:cols w:space="720"/>
        </w:sectPr>
      </w:pPr>
      <w:r w:rsidRPr="00356BD5">
        <w:rPr>
          <w:rFonts w:cs="Times New Roman"/>
          <w:iCs/>
          <w:szCs w:val="24"/>
        </w:rPr>
        <w:t>The presence of a sentinel,</w:t>
      </w:r>
      <w:r>
        <w:rPr>
          <w:rFonts w:cs="Times New Roman"/>
          <w:iCs/>
          <w:szCs w:val="24"/>
        </w:rPr>
        <w:t xml:space="preserve"> </w:t>
      </w:r>
      <w:del w:id="1509" w:author="Alex Popescu" w:date="2024-09-26T21:09:00Z" w16du:dateUtc="2024-09-27T01:09:00Z">
        <w:r w:rsidR="007D6254" w:rsidRPr="00356BD5">
          <w:rPr>
            <w:rFonts w:cs="Times New Roman"/>
            <w:iCs/>
            <w:szCs w:val="24"/>
          </w:rPr>
          <w:delText>whether heard or seen</w:delText>
        </w:r>
      </w:del>
      <w:ins w:id="1510" w:author="Alex Popescu" w:date="2024-09-26T21:09:00Z" w16du:dateUtc="2024-09-27T01:09:00Z">
        <w:r>
          <w:rPr>
            <w:rFonts w:cs="Times New Roman"/>
            <w:iCs/>
            <w:szCs w:val="24"/>
          </w:rPr>
          <w:t>a group-member perched away from the group</w:t>
        </w:r>
      </w:ins>
      <w:r w:rsidRPr="00356BD5">
        <w:rPr>
          <w:rFonts w:cs="Times New Roman"/>
          <w:iCs/>
          <w:szCs w:val="24"/>
        </w:rPr>
        <w:t>,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Pr="00F803F1">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anything passing within 5m of </w:t>
      </w:r>
      <w:r>
        <w:rPr>
          <w:rFonts w:cs="Times New Roman"/>
          <w:iCs/>
          <w:szCs w:val="24"/>
        </w:rPr>
        <w:t xml:space="preserve">the </w:t>
      </w:r>
    </w:p>
    <w:p w14:paraId="4F94D1BE" w14:textId="77777777" w:rsidR="007D6254" w:rsidRPr="00356BD5" w:rsidRDefault="007D6254" w:rsidP="007D6254">
      <w:pPr>
        <w:spacing w:after="240"/>
        <w:rPr>
          <w:moveFrom w:id="1511" w:author="Alex Popescu" w:date="2024-09-26T21:09:00Z" w16du:dateUtc="2024-09-27T01:09:00Z"/>
          <w:rFonts w:cs="Times New Roman"/>
          <w:iCs/>
          <w:szCs w:val="24"/>
        </w:rPr>
      </w:pPr>
      <w:moveFromRangeStart w:id="1512" w:author="Alex Popescu" w:date="2024-09-26T21:09:00Z" w:name="move178277382"/>
      <w:moveFrom w:id="1513" w:author="Alex Popescu" w:date="2024-09-26T21:09:00Z" w16du:dateUtc="2024-09-27T01:09:00Z">
        <w:r w:rsidRPr="00356BD5">
          <w:rPr>
            <w:rFonts w:cs="Times New Roman"/>
            <w:iCs/>
            <w:noProof/>
            <w:szCs w:val="24"/>
          </w:rPr>
          <w:drawing>
            <wp:inline distT="0" distB="0" distL="0" distR="0" wp14:anchorId="73598C70" wp14:editId="4D6D8B6A">
              <wp:extent cx="6906202" cy="4933950"/>
              <wp:effectExtent l="0" t="0" r="9525" b="0"/>
              <wp:docPr id="784117978"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31"/>
                      <a:stretch>
                        <a:fillRect/>
                      </a:stretch>
                    </pic:blipFill>
                    <pic:spPr>
                      <a:xfrm>
                        <a:off x="0" y="0"/>
                        <a:ext cx="6990937" cy="4994487"/>
                      </a:xfrm>
                      <a:prstGeom prst="rect">
                        <a:avLst/>
                      </a:prstGeom>
                    </pic:spPr>
                  </pic:pic>
                </a:graphicData>
              </a:graphic>
            </wp:inline>
          </w:drawing>
        </w:r>
      </w:moveFrom>
    </w:p>
    <w:p w14:paraId="1B3F3D18" w14:textId="77777777" w:rsidR="007D6254" w:rsidRPr="00356BD5" w:rsidRDefault="007D6254" w:rsidP="007D6254">
      <w:pPr>
        <w:rPr>
          <w:moveFrom w:id="1514" w:author="Alex Popescu" w:date="2024-09-26T21:09:00Z" w16du:dateUtc="2024-09-27T01:09:00Z"/>
          <w:rFonts w:cs="Times New Roman"/>
          <w:iCs/>
          <w:szCs w:val="24"/>
        </w:rPr>
      </w:pPr>
      <w:moveFrom w:id="1515" w:author="Alex Popescu" w:date="2024-09-26T21:09:00Z" w16du:dateUtc="2024-09-27T01:09:00Z">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r w:rsidRPr="00356BD5">
          <w:rPr>
            <w:rFonts w:cs="Times New Roman"/>
            <w:b/>
            <w:bCs/>
            <w:szCs w:val="24"/>
          </w:rPr>
          <w:t>:</w:t>
        </w:r>
        <w:r w:rsidRPr="00356BD5">
          <w:rPr>
            <w:rFonts w:cs="Times New Roman"/>
            <w:iCs/>
            <w:szCs w:val="24"/>
          </w:rPr>
          <w:t xml:space="preserve"> Map of observations from Crowkemon Go and sampling locations.</w:t>
        </w:r>
      </w:moveFrom>
    </w:p>
    <w:p w14:paraId="641777BD" w14:textId="77777777" w:rsidR="007D6254" w:rsidRPr="00356BD5" w:rsidRDefault="007D6254" w:rsidP="007D6254">
      <w:pPr>
        <w:spacing w:after="240"/>
        <w:rPr>
          <w:moveFrom w:id="1516" w:author="Alex Popescu" w:date="2024-09-26T21:09:00Z" w16du:dateUtc="2024-09-27T01:09:00Z"/>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moveFrom w:id="1517" w:author="Alex Popescu" w:date="2024-09-26T21:09:00Z" w16du:dateUtc="2024-09-27T01:09:00Z">
        <w:r w:rsidRPr="00356BD5">
          <w:rPr>
            <w:rFonts w:cs="Times New Roman"/>
            <w:iCs/>
            <w:szCs w:val="24"/>
          </w:rPr>
          <w:t>The black dots represent observations collected from Crowkemon Go, and the circular icons are sampling locations. The single recurrent site used is in green. Opportunistic sampling sites are in yellow. The focal area was limited to the St. Catharines &amp; Niagara region. This map was created using Google My Maps.</w:t>
        </w:r>
      </w:moveFrom>
    </w:p>
    <w:p w14:paraId="57EC5759" w14:textId="7E3A100A" w:rsidR="007D6254" w:rsidRPr="00356BD5" w:rsidRDefault="007D6254" w:rsidP="00FA23BD">
      <w:pPr>
        <w:spacing w:after="240" w:line="480" w:lineRule="auto"/>
        <w:rPr>
          <w:rFonts w:cs="Times New Roman"/>
          <w:iCs/>
          <w:szCs w:val="24"/>
        </w:rPr>
      </w:pPr>
      <w:bookmarkStart w:id="1518" w:name="_Toc162204960"/>
      <w:bookmarkStart w:id="1519" w:name="_Toc162794605"/>
      <w:moveFromRangeEnd w:id="1512"/>
      <w:r w:rsidRPr="00356BD5">
        <w:rPr>
          <w:rFonts w:cs="Times New Roman"/>
          <w:iCs/>
          <w:szCs w:val="24"/>
        </w:rPr>
        <w:t>crows’ foraging area, including vehicles, pedestrians, and domestic and wild animals. The group size was binned into two categories: small (</w:t>
      </w:r>
      <m:oMath>
        <m:r>
          <w:rPr>
            <w:rFonts w:ascii="Cambria Math" w:hAnsi="Cambria Math" w:cs="Times New Roman"/>
            <w:szCs w:val="24"/>
          </w:rPr>
          <m:t>≤</m:t>
        </m:r>
      </m:oMath>
      <w:r w:rsidRPr="00356BD5">
        <w:rPr>
          <w:rFonts w:cs="Times New Roman"/>
          <w:iCs/>
          <w:szCs w:val="24"/>
        </w:rPr>
        <w:t>4) and large (</w:t>
      </w:r>
      <m:oMath>
        <m:r>
          <w:rPr>
            <w:rFonts w:ascii="Cambria Math" w:hAnsi="Cambria Math" w:cs="Times New Roman"/>
            <w:szCs w:val="24"/>
          </w:rPr>
          <m:t>&gt;</m:t>
        </m:r>
      </m:oMath>
      <w:r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1520" w:name="_Toc178277236"/>
      <w:bookmarkStart w:id="1521" w:name="_Toc174089130"/>
      <w:r w:rsidRPr="0019114E">
        <w:rPr>
          <w:rFonts w:cs="Times New Roman"/>
        </w:rPr>
        <w:t>Video Analysis</w:t>
      </w:r>
      <w:bookmarkEnd w:id="1518"/>
      <w:bookmarkEnd w:id="1519"/>
      <w:bookmarkEnd w:id="1520"/>
      <w:bookmarkEnd w:id="1521"/>
    </w:p>
    <w:p w14:paraId="48537CAF" w14:textId="7C8F2BEA"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xml:space="preserve">. We recorded </w:t>
      </w:r>
      <w:proofErr w:type="gramStart"/>
      <w:r w:rsidRPr="00356BD5">
        <w:rPr>
          <w:rFonts w:cs="Times New Roman"/>
          <w:iCs/>
          <w:szCs w:val="24"/>
        </w:rPr>
        <w:t>each individual</w:t>
      </w:r>
      <w:proofErr w:type="gramEnd"/>
      <w:r w:rsidRPr="00356BD5">
        <w:rPr>
          <w:rFonts w:cs="Times New Roman"/>
          <w:iCs/>
          <w:szCs w:val="24"/>
        </w:rPr>
        <w:t xml:space="preserve">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F803F1" w:rsidRPr="00F803F1">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1522" w:name="_Toc162204961"/>
      <w:bookmarkStart w:id="1523" w:name="_Toc162794606"/>
      <w:bookmarkStart w:id="1524" w:name="_Toc178277237"/>
      <w:bookmarkStart w:id="1525" w:name="_Toc174089131"/>
      <w:r w:rsidRPr="0019114E">
        <w:rPr>
          <w:rFonts w:cs="Times New Roman"/>
        </w:rPr>
        <w:t>Statistical Analysis</w:t>
      </w:r>
      <w:bookmarkEnd w:id="1522"/>
      <w:bookmarkEnd w:id="1523"/>
      <w:bookmarkEnd w:id="1524"/>
      <w:bookmarkEnd w:id="1525"/>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We first ran separate chi-squared tests to determine if the generalized environment, the group size, or the disturbance frequency affected the likelihood of sentinel presence. To determine the effects of generalized environment and sentinel presence on the proportion of time allocated to each behaviour (alert or foraging), we used the “</w:t>
      </w:r>
      <w:proofErr w:type="spellStart"/>
      <w:proofErr w:type="gramStart"/>
      <w:r w:rsidRPr="00356BD5">
        <w:rPr>
          <w:rFonts w:cs="Times New Roman"/>
          <w:iCs/>
          <w:szCs w:val="24"/>
        </w:rPr>
        <w:t>lm</w:t>
      </w:r>
      <w:proofErr w:type="spellEnd"/>
      <w:r w:rsidRPr="00356BD5">
        <w:rPr>
          <w:rFonts w:cs="Times New Roman"/>
          <w:iCs/>
          <w:szCs w:val="24"/>
        </w:rPr>
        <w:t>(</w:t>
      </w:r>
      <w:proofErr w:type="gramEnd"/>
      <w:r w:rsidRPr="00356BD5">
        <w:rPr>
          <w:rFonts w:cs="Times New Roman"/>
          <w:iCs/>
          <w:szCs w:val="24"/>
        </w:rPr>
        <w:t>)”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generalized environment and the presence of a sentinel on the duration of bouts of all behaviours,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4C2CD435" w14:textId="77777777" w:rsidR="007D6254" w:rsidRPr="00356BD5" w:rsidRDefault="007D6254" w:rsidP="007D6254">
      <w:pPr>
        <w:spacing w:after="240" w:line="480" w:lineRule="auto"/>
        <w:rPr>
          <w:rFonts w:cs="Times New Roman"/>
          <w:iCs/>
          <w:szCs w:val="24"/>
        </w:rPr>
      </w:pPr>
      <w:r w:rsidRPr="00356BD5">
        <w:rPr>
          <w:rFonts w:cs="Times New Roman"/>
          <w:iCs/>
          <w:szCs w:val="24"/>
        </w:rPr>
        <w:t>To determine the effects of sentinel presence and generalized environment on peck rate, we used the “</w:t>
      </w:r>
      <w:proofErr w:type="spellStart"/>
      <w:r w:rsidRPr="00356BD5">
        <w:rPr>
          <w:rFonts w:cs="Times New Roman"/>
          <w:iCs/>
          <w:szCs w:val="24"/>
        </w:rPr>
        <w:t>rlmer</w:t>
      </w:r>
      <w:proofErr w:type="spellEnd"/>
      <w:r w:rsidRPr="00356BD5">
        <w:rPr>
          <w:rFonts w:cs="Times New Roman"/>
          <w:iCs/>
          <w:szCs w:val="24"/>
        </w:rPr>
        <w:t>” function from the “</w:t>
      </w:r>
      <w:proofErr w:type="spellStart"/>
      <w:r w:rsidRPr="00356BD5">
        <w:rPr>
          <w:rFonts w:cs="Times New Roman"/>
          <w:iCs/>
          <w:szCs w:val="24"/>
        </w:rPr>
        <w:t>robustlmm</w:t>
      </w:r>
      <w:proofErr w:type="spellEnd"/>
      <w:r w:rsidRPr="00356BD5">
        <w:rPr>
          <w:rFonts w:cs="Times New Roman"/>
          <w:iCs/>
          <w:szCs w:val="24"/>
        </w:rPr>
        <w:t xml:space="preserve">”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6ED5D59C" w14:textId="77777777"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 xml:space="preserve">Finally, we counted the number of transitions from each behaviour to determine the effects of sentinel presence and generalized environment on the frequency of each transition type. Using </w:t>
      </w:r>
    </w:p>
    <w:p w14:paraId="1C70B224" w14:textId="77777777" w:rsidR="007D6254" w:rsidRPr="00356BD5" w:rsidRDefault="007D6254" w:rsidP="007D6254">
      <w:pPr>
        <w:spacing w:after="240" w:line="480" w:lineRule="auto"/>
        <w:rPr>
          <w:rFonts w:cs="Times New Roman"/>
          <w:iCs/>
          <w:szCs w:val="24"/>
        </w:rPr>
      </w:pPr>
      <w:r w:rsidRPr="00356BD5">
        <w:rPr>
          <w:rFonts w:cs="Times New Roman"/>
          <w:iCs/>
          <w:szCs w:val="24"/>
        </w:rPr>
        <w:t>the “</w:t>
      </w:r>
      <w:proofErr w:type="spellStart"/>
      <w:r w:rsidRPr="00356BD5">
        <w:rPr>
          <w:rFonts w:cs="Times New Roman"/>
          <w:iCs/>
          <w:szCs w:val="24"/>
        </w:rPr>
        <w:t>glmer</w:t>
      </w:r>
      <w:proofErr w:type="spellEnd"/>
      <w:r w:rsidRPr="00356BD5">
        <w:rPr>
          <w:rFonts w:cs="Times New Roman"/>
          <w:iCs/>
          <w:szCs w:val="24"/>
        </w:rPr>
        <w:t xml:space="preserve">”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w:t>
      </w:r>
      <w:proofErr w:type="spellStart"/>
      <w:r w:rsidRPr="00356BD5">
        <w:rPr>
          <w:rFonts w:cs="Times New Roman"/>
          <w:iCs/>
          <w:szCs w:val="24"/>
        </w:rPr>
        <w:t>emmeans</w:t>
      </w:r>
      <w:proofErr w:type="spellEnd"/>
      <w:r w:rsidRPr="00356BD5">
        <w:rPr>
          <w:rFonts w:cs="Times New Roman"/>
          <w:iCs/>
          <w:szCs w:val="24"/>
        </w:rPr>
        <w:t>” function from the “</w:t>
      </w:r>
      <w:proofErr w:type="spellStart"/>
      <w:r w:rsidRPr="00356BD5">
        <w:rPr>
          <w:rFonts w:cs="Times New Roman"/>
          <w:iCs/>
          <w:szCs w:val="24"/>
        </w:rPr>
        <w:t>emmeans</w:t>
      </w:r>
      <w:proofErr w:type="spellEnd"/>
      <w:r w:rsidRPr="00356BD5">
        <w:rPr>
          <w:rFonts w:cs="Times New Roman"/>
          <w:iCs/>
          <w:szCs w:val="24"/>
        </w:rPr>
        <w:t xml:space="preserve">”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1526" w:name="_Toc162204962"/>
      <w:bookmarkStart w:id="1527" w:name="_Toc162794607"/>
    </w:p>
    <w:p w14:paraId="2A6EDB48" w14:textId="77777777" w:rsidR="007D6254" w:rsidRPr="0019114E" w:rsidRDefault="007D6254" w:rsidP="007D6254">
      <w:pPr>
        <w:pStyle w:val="SectionTitle"/>
      </w:pPr>
      <w:bookmarkStart w:id="1528" w:name="_Toc178277238"/>
      <w:bookmarkStart w:id="1529" w:name="_Toc174089132"/>
      <w:r w:rsidRPr="0019114E">
        <w:t>Results</w:t>
      </w:r>
      <w:bookmarkEnd w:id="1526"/>
      <w:bookmarkEnd w:id="1527"/>
      <w:bookmarkEnd w:id="1528"/>
      <w:bookmarkEnd w:id="1529"/>
    </w:p>
    <w:p w14:paraId="79DF2894" w14:textId="247D58D3"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w:t>
      </w:r>
      <w:proofErr w:type="spellStart"/>
      <w:r w:rsidRPr="00356BD5">
        <w:rPr>
          <w:rFonts w:cs="Times New Roman"/>
          <w:iCs/>
          <w:szCs w:val="24"/>
        </w:rPr>
        <w:t>df</w:t>
      </w:r>
      <w:proofErr w:type="spellEnd"/>
      <w:r w:rsidRPr="00356BD5">
        <w:rPr>
          <w:rFonts w:cs="Times New Roman"/>
          <w:iCs/>
          <w:szCs w:val="24"/>
        </w:rPr>
        <w:t xml:space="preserve">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F803F1" w:rsidRPr="00F803F1">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w:t>
      </w:r>
      <w:proofErr w:type="spellStart"/>
      <w:r w:rsidRPr="00356BD5">
        <w:rPr>
          <w:rFonts w:cs="Times New Roman"/>
          <w:iCs/>
          <w:szCs w:val="24"/>
        </w:rPr>
        <w:t>df</w:t>
      </w:r>
      <w:proofErr w:type="spellEnd"/>
      <w:r w:rsidRPr="00356BD5">
        <w:rPr>
          <w:rFonts w:cs="Times New Roman"/>
          <w:iCs/>
          <w:szCs w:val="24"/>
        </w:rPr>
        <w:t xml:space="preserve">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w:t>
      </w:r>
      <w:proofErr w:type="spellStart"/>
      <w:r w:rsidRPr="00356BD5">
        <w:rPr>
          <w:rFonts w:cs="Times New Roman"/>
          <w:iCs/>
          <w:szCs w:val="24"/>
        </w:rPr>
        <w:t>df</w:t>
      </w:r>
      <w:proofErr w:type="spellEnd"/>
      <w:r w:rsidRPr="00356BD5">
        <w:rPr>
          <w:rFonts w:cs="Times New Roman"/>
          <w:iCs/>
          <w:szCs w:val="24"/>
        </w:rPr>
        <w:t xml:space="preserve">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1530" w:name="_Toc162204964"/>
      <w:bookmarkStart w:id="1531" w:name="_Toc162794609"/>
      <w:bookmarkStart w:id="1532" w:name="_Toc178277239"/>
      <w:bookmarkStart w:id="1533" w:name="_Toc174089133"/>
      <w:r w:rsidRPr="0019114E">
        <w:rPr>
          <w:rFonts w:cs="Times New Roman"/>
        </w:rPr>
        <w:t>Proportion of time allocated to each behaviour</w:t>
      </w:r>
      <w:bookmarkEnd w:id="1530"/>
      <w:bookmarkEnd w:id="1531"/>
      <w:bookmarkEnd w:id="1532"/>
      <w:bookmarkEnd w:id="1533"/>
    </w:p>
    <w:p w14:paraId="75BF5B5C" w14:textId="24F73448" w:rsidR="007D6254" w:rsidRPr="00356BD5" w:rsidRDefault="007D6254" w:rsidP="007D6254">
      <w:pPr>
        <w:spacing w:after="240" w:line="480" w:lineRule="auto"/>
        <w:rPr>
          <w:rFonts w:cs="Times New Roman"/>
          <w:iCs/>
          <w:szCs w:val="24"/>
        </w:rPr>
        <w:sectPr w:rsidR="007D6254" w:rsidRPr="00356BD5" w:rsidSect="007D6254">
          <w:headerReference w:type="default" r:id="rId33"/>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1534" w:name="_Ref151134482"/>
      <w:r w:rsidRPr="00356BD5">
        <w:rPr>
          <w:rFonts w:cs="Times New Roman"/>
          <w:iCs/>
          <w:noProof/>
          <w:szCs w:val="24"/>
        </w:rPr>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6F93F52B" w:rsidR="007D6254" w:rsidRPr="00356BD5" w:rsidRDefault="007D6254" w:rsidP="007D6254">
      <w:pPr>
        <w:spacing w:after="240"/>
        <w:rPr>
          <w:rFonts w:cs="Times New Roman"/>
          <w:b/>
          <w:bCs/>
          <w:iCs/>
          <w:szCs w:val="24"/>
        </w:rPr>
        <w:sectPr w:rsidR="007D6254" w:rsidRPr="00356BD5" w:rsidSect="00836644">
          <w:pgSz w:w="12240" w:h="15840"/>
          <w:pgMar w:top="720" w:right="720" w:bottom="720" w:left="720" w:header="720" w:footer="720" w:gutter="0"/>
          <w:cols w:space="720"/>
          <w:docGrid w:linePitch="299"/>
        </w:sectPr>
      </w:pPr>
      <w:bookmarkStart w:id="1535" w:name="_Ref151137384"/>
      <w:bookmarkStart w:id="1536" w:name="_Ref151137379"/>
      <w:bookmarkStart w:id="1537" w:name="_Ref162210126"/>
      <w:bookmarkStart w:id="1538"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1535"/>
      <w:r w:rsidRPr="00356BD5">
        <w:rPr>
          <w:rFonts w:cs="Times New Roman"/>
          <w:b/>
          <w:bCs/>
          <w:szCs w:val="24"/>
        </w:rPr>
        <w:t>:</w:t>
      </w:r>
      <w:r w:rsidRPr="00356BD5">
        <w:rPr>
          <w:rFonts w:cs="Times New Roman"/>
          <w:iCs/>
          <w:szCs w:val="24"/>
        </w:rPr>
        <w:t xml:space="preserve"> Proportion of time allocated to each behaviour</w:t>
      </w:r>
      <w:bookmarkEnd w:id="1536"/>
      <w:r w:rsidRPr="00356BD5">
        <w:rPr>
          <w:rFonts w:cs="Times New Roman"/>
          <w:iCs/>
          <w:szCs w:val="24"/>
        </w:rPr>
        <w:t xml:space="preserve"> by foragers in commercial and green areas</w:t>
      </w:r>
      <w:bookmarkEnd w:id="1537"/>
      <w:bookmarkEnd w:id="1538"/>
    </w:p>
    <w:p w14:paraId="3844175F" w14:textId="24E2FE5E" w:rsidR="007D6254" w:rsidRPr="00356BD5" w:rsidRDefault="007D6254" w:rsidP="007D6254">
      <w:pPr>
        <w:spacing w:after="240"/>
        <w:rPr>
          <w:rFonts w:cs="Times New Roman"/>
          <w:iCs/>
          <w:szCs w:val="24"/>
        </w:rPr>
      </w:pPr>
      <w:bookmarkStart w:id="1539" w:name="_Ref162210184"/>
      <w:bookmarkStart w:id="1540" w:name="_Toc176714959"/>
      <w:r w:rsidRPr="00356BD5">
        <w:rPr>
          <w:rFonts w:cs="Times New Roman"/>
          <w:b/>
          <w:bCs/>
          <w:szCs w:val="24"/>
        </w:rPr>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1534"/>
      <w:bookmarkEnd w:id="1539"/>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1540"/>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19114E" w:rsidRDefault="007D6254" w:rsidP="007D6254">
      <w:pPr>
        <w:pStyle w:val="SectionSubtitle"/>
        <w:rPr>
          <w:rFonts w:cs="Times New Roman"/>
        </w:rPr>
      </w:pPr>
      <w:bookmarkStart w:id="1541" w:name="_Toc162204965"/>
      <w:bookmarkStart w:id="1542" w:name="_Toc162794610"/>
      <w:bookmarkStart w:id="1543" w:name="_Toc178277240"/>
      <w:bookmarkStart w:id="1544" w:name="_Toc174089134"/>
      <w:r w:rsidRPr="0019114E">
        <w:rPr>
          <w:rFonts w:cs="Times New Roman"/>
        </w:rPr>
        <w:t>Duration of bouts of all behaviours</w:t>
      </w:r>
      <w:bookmarkEnd w:id="1541"/>
      <w:bookmarkEnd w:id="1542"/>
      <w:bookmarkEnd w:id="1543"/>
      <w:bookmarkEnd w:id="1544"/>
    </w:p>
    <w:p w14:paraId="6727DCE4" w14:textId="06D7D43C"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w:t>
      </w:r>
      <w:r w:rsidR="00350FC9">
        <w:rPr>
          <w:rFonts w:cs="Times New Roman"/>
          <w:iCs/>
          <w:szCs w:val="24"/>
        </w:rPr>
        <w:t>, or instances of each behaviour,</w:t>
      </w:r>
      <w:r w:rsidRPr="00356BD5">
        <w:rPr>
          <w:rFonts w:cs="Times New Roman"/>
          <w:iCs/>
          <w:szCs w:val="24"/>
        </w:rPr>
        <w:t xml:space="preserve">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F803F1" w:rsidRPr="00F803F1">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1545" w:name="_Toc162204966"/>
      <w:bookmarkStart w:id="1546" w:name="_Toc162794611"/>
      <w:bookmarkStart w:id="1547" w:name="_Toc178277241"/>
      <w:bookmarkStart w:id="1548" w:name="_Toc174089135"/>
      <w:r w:rsidRPr="0019114E">
        <w:rPr>
          <w:rFonts w:cs="Times New Roman"/>
        </w:rPr>
        <w:t>Duration of bouts of “foraging” behaviour</w:t>
      </w:r>
      <w:bookmarkEnd w:id="1545"/>
      <w:bookmarkEnd w:id="1546"/>
      <w:bookmarkEnd w:id="1547"/>
      <w:bookmarkEnd w:id="1548"/>
    </w:p>
    <w:p w14:paraId="08172471" w14:textId="5B909029"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32DE4FFC"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549" w:name="_Ref151137725"/>
      <w:bookmarkStart w:id="1550" w:name="_Ref169246911"/>
      <w:bookmarkStart w:id="1551"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549"/>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1550"/>
      <w:bookmarkEnd w:id="1551"/>
    </w:p>
    <w:p w14:paraId="4BD3F9F5" w14:textId="6223E8CF" w:rsidR="007D6254" w:rsidRPr="00356BD5" w:rsidRDefault="007D6254" w:rsidP="007D6254">
      <w:pPr>
        <w:spacing w:after="240"/>
        <w:rPr>
          <w:rFonts w:cs="Times New Roman"/>
          <w:iCs/>
          <w:szCs w:val="24"/>
        </w:rPr>
      </w:pPr>
      <w:bookmarkStart w:id="1552" w:name="_Ref151137897"/>
      <w:bookmarkStart w:id="1553" w:name="_Ref151143600"/>
      <w:bookmarkStart w:id="1554" w:name="_Toc176714960"/>
      <w:r w:rsidRPr="00356BD5">
        <w:rPr>
          <w:rFonts w:cs="Times New Roman"/>
          <w:b/>
          <w:bCs/>
          <w:szCs w:val="24"/>
        </w:rPr>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1552"/>
      <w:r w:rsidRPr="00356BD5">
        <w:rPr>
          <w:rFonts w:cs="Times New Roman"/>
          <w:b/>
          <w:bCs/>
          <w:szCs w:val="24"/>
        </w:rPr>
        <w:t>:</w:t>
      </w:r>
      <w:r w:rsidRPr="00356BD5">
        <w:rPr>
          <w:rFonts w:cs="Times New Roman"/>
          <w:iCs/>
          <w:szCs w:val="24"/>
        </w:rPr>
        <w:t xml:space="preserve"> Results of the linear mixed models fit to the mean bout duration</w:t>
      </w:r>
      <w:bookmarkEnd w:id="1553"/>
      <w:r w:rsidRPr="00356BD5">
        <w:rPr>
          <w:rFonts w:cs="Times New Roman"/>
          <w:iCs/>
          <w:szCs w:val="24"/>
        </w:rPr>
        <w:t>.</w:t>
      </w:r>
      <w:bookmarkEnd w:id="1554"/>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0862BBE8" w:rsidR="007D6254" w:rsidRPr="00356BD5" w:rsidRDefault="007D6254" w:rsidP="007D6254">
      <w:pPr>
        <w:spacing w:after="240" w:line="480" w:lineRule="auto"/>
        <w:rPr>
          <w:rFonts w:cs="Times New Roman"/>
          <w:iCs/>
          <w:szCs w:val="24"/>
        </w:rPr>
      </w:pPr>
      <w:r w:rsidRPr="00356BD5">
        <w:rPr>
          <w:rFonts w:cs="Times New Roman"/>
          <w:iCs/>
          <w:szCs w:val="24"/>
        </w:rPr>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F803F1" w:rsidRPr="00F803F1">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F803F1" w:rsidRPr="00F803F1">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1555" w:name="_Toc162204967"/>
      <w:bookmarkStart w:id="1556" w:name="_Toc162794612"/>
      <w:bookmarkStart w:id="1557" w:name="_Toc178277242"/>
      <w:bookmarkStart w:id="1558" w:name="_Toc174089136"/>
      <w:r w:rsidRPr="0019114E">
        <w:rPr>
          <w:rFonts w:cs="Times New Roman"/>
        </w:rPr>
        <w:t>Duration of bouts of “alert” behaviour</w:t>
      </w:r>
      <w:bookmarkEnd w:id="1555"/>
      <w:bookmarkEnd w:id="1556"/>
      <w:bookmarkEnd w:id="1557"/>
      <w:bookmarkEnd w:id="1558"/>
    </w:p>
    <w:p w14:paraId="7E8A3C8B" w14:textId="77777777" w:rsidR="00706416" w:rsidRDefault="007D6254" w:rsidP="007D6254">
      <w:pPr>
        <w:spacing w:after="240" w:line="480" w:lineRule="auto"/>
        <w:rPr>
          <w:del w:id="1559" w:author="Alex Popescu" w:date="2024-09-26T21:09:00Z" w16du:dateUtc="2024-09-27T01:09:00Z"/>
          <w:rFonts w:cs="Times New Roman"/>
          <w:iCs/>
          <w:szCs w:val="24"/>
        </w:rPr>
        <w:sectPr w:rsidR="00706416" w:rsidSect="007D6254">
          <w:pgSz w:w="12240" w:h="15840"/>
          <w:pgMar w:top="1440" w:right="1440" w:bottom="1440" w:left="1440" w:header="720" w:footer="720" w:gutter="0"/>
          <w:cols w:space="720"/>
        </w:sect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p>
    <w:p w14:paraId="257ADB9B" w14:textId="184194F0" w:rsidR="00706416" w:rsidRDefault="00700D8A" w:rsidP="007D6254">
      <w:pPr>
        <w:spacing w:after="240" w:line="480" w:lineRule="auto"/>
        <w:rPr>
          <w:ins w:id="1560" w:author="Alex Popescu" w:date="2024-09-26T21:09:00Z" w16du:dateUtc="2024-09-27T01:09:00Z"/>
          <w:rFonts w:cs="Times New Roman"/>
          <w:iCs/>
          <w:szCs w:val="24"/>
        </w:rPr>
      </w:pPr>
      <w:ins w:id="1561" w:author="Alex Popescu" w:date="2024-09-26T21:09:00Z" w16du:dateUtc="2024-09-27T01:09:00Z">
        <w:r>
          <w:rPr>
            <w:rFonts w:cs="Times New Roman"/>
            <w:iCs/>
            <w:szCs w:val="24"/>
          </w:rPr>
          <w:t xml:space="preserve"> The duration of bouts of alert behaviour were not affected by recurrent, baited sampling (</w:t>
        </w:r>
      </w:ins>
      <m:oMath>
        <m:acc>
          <m:accPr>
            <m:ctrlPr>
              <w:ins w:id="1562" w:author="Alex Popescu" w:date="2024-09-26T21:09:00Z" w16du:dateUtc="2024-09-27T01:09:00Z">
                <w:rPr>
                  <w:rFonts w:ascii="Cambria Math" w:hAnsi="Cambria Math" w:cs="Times New Roman"/>
                  <w:iCs/>
                  <w:szCs w:val="24"/>
                </w:rPr>
              </w:ins>
            </m:ctrlPr>
          </m:accPr>
          <m:e>
            <m:r>
              <w:ins w:id="1563" w:author="Alex Popescu" w:date="2024-09-26T21:09:00Z" w16du:dateUtc="2024-09-27T01:09:00Z">
                <w:rPr>
                  <w:rFonts w:ascii="Cambria Math" w:hAnsi="Cambria Math" w:cs="Times New Roman"/>
                  <w:szCs w:val="24"/>
                </w:rPr>
                <m:t>β</m:t>
              </w:ins>
            </m:r>
          </m:e>
        </m:acc>
      </m:oMath>
      <w:ins w:id="1564" w:author="Alex Popescu" w:date="2024-09-26T21:09:00Z" w16du:dateUtc="2024-09-27T01:09:00Z">
        <w:r w:rsidRPr="00356BD5">
          <w:rPr>
            <w:rFonts w:cs="Times New Roman"/>
            <w:iCs/>
            <w:szCs w:val="24"/>
          </w:rPr>
          <w:t xml:space="preserve"> = -0.</w:t>
        </w:r>
        <w:r>
          <w:rPr>
            <w:rFonts w:cs="Times New Roman"/>
            <w:iCs/>
            <w:szCs w:val="24"/>
          </w:rPr>
          <w:t>009</w:t>
        </w:r>
        <w:r w:rsidRPr="00356BD5">
          <w:rPr>
            <w:rFonts w:cs="Times New Roman"/>
            <w:iCs/>
            <w:szCs w:val="24"/>
          </w:rPr>
          <w:t>, SE = 0.</w:t>
        </w:r>
        <w:r>
          <w:rPr>
            <w:rFonts w:cs="Times New Roman"/>
            <w:iCs/>
            <w:szCs w:val="24"/>
          </w:rPr>
          <w:t>007</w:t>
        </w:r>
        <w:r w:rsidRPr="00356BD5">
          <w:rPr>
            <w:rFonts w:cs="Times New Roman"/>
            <w:iCs/>
            <w:szCs w:val="24"/>
          </w:rPr>
          <w:t>, t = -</w:t>
        </w:r>
        <w:r>
          <w:rPr>
            <w:rFonts w:cs="Times New Roman"/>
            <w:iCs/>
            <w:szCs w:val="24"/>
          </w:rPr>
          <w:t>1.230</w:t>
        </w:r>
        <w:r w:rsidRPr="00356BD5">
          <w:rPr>
            <w:rFonts w:cs="Times New Roman"/>
            <w:iCs/>
            <w:szCs w:val="24"/>
          </w:rPr>
          <w:t>, p = 0.</w:t>
        </w:r>
        <w:r>
          <w:rPr>
            <w:rFonts w:cs="Times New Roman"/>
            <w:iCs/>
            <w:szCs w:val="24"/>
          </w:rPr>
          <w:t>198), suggesting little effect of habituation</w:t>
        </w:r>
        <w:r w:rsidR="00FA16B7">
          <w:rPr>
            <w:rFonts w:cs="Times New Roman"/>
            <w:iCs/>
            <w:szCs w:val="24"/>
          </w:rPr>
          <w:t xml:space="preserve"> on the alertness of individuals in the recurrent sampling location.</w:t>
        </w:r>
      </w:ins>
    </w:p>
    <w:p w14:paraId="19758B89" w14:textId="77777777" w:rsidR="007D6254" w:rsidRPr="0019114E" w:rsidRDefault="007D6254" w:rsidP="007D6254">
      <w:pPr>
        <w:pStyle w:val="SectionSubtitle"/>
        <w:rPr>
          <w:rFonts w:cs="Times New Roman"/>
        </w:rPr>
      </w:pPr>
      <w:bookmarkStart w:id="1565" w:name="_Toc162204968"/>
      <w:bookmarkStart w:id="1566" w:name="_Toc162794613"/>
      <w:bookmarkStart w:id="1567" w:name="_Toc178277243"/>
      <w:bookmarkStart w:id="1568" w:name="_Toc174089137"/>
      <w:r w:rsidRPr="0019114E">
        <w:rPr>
          <w:rFonts w:cs="Times New Roman"/>
        </w:rPr>
        <w:t>Foraging rate</w:t>
      </w:r>
      <w:bookmarkEnd w:id="1565"/>
      <w:bookmarkEnd w:id="1566"/>
      <w:bookmarkEnd w:id="1567"/>
      <w:bookmarkEnd w:id="1568"/>
    </w:p>
    <w:p w14:paraId="4D76BCA4" w14:textId="45945195"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F803F1" w:rsidRPr="00F803F1">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Foragers increased their 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F803F1" w:rsidRPr="00F803F1">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1569" w:name="_Toc162204969"/>
      <w:bookmarkStart w:id="1570" w:name="_Toc162794614"/>
      <w:bookmarkStart w:id="1571" w:name="_Toc178277244"/>
      <w:bookmarkStart w:id="1572" w:name="_Toc174089138"/>
      <w:r w:rsidRPr="0019114E">
        <w:rPr>
          <w:rFonts w:cs="Times New Roman"/>
        </w:rPr>
        <w:t>Transition analysis</w:t>
      </w:r>
      <w:bookmarkEnd w:id="1569"/>
      <w:bookmarkEnd w:id="1570"/>
      <w:bookmarkEnd w:id="1571"/>
      <w:bookmarkEnd w:id="1572"/>
    </w:p>
    <w:p w14:paraId="485B87D7" w14:textId="7FFADA04"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6EE9C14C" w:rsidR="007D6254" w:rsidRPr="00356BD5" w:rsidRDefault="007D6254" w:rsidP="007D6254">
      <w:pPr>
        <w:spacing w:after="240"/>
        <w:rPr>
          <w:rFonts w:cs="Times New Roman"/>
          <w:iCs/>
          <w:szCs w:val="24"/>
        </w:rPr>
      </w:pPr>
      <w:bookmarkStart w:id="1573" w:name="_Ref151144753"/>
      <w:bookmarkStart w:id="1574" w:name="_Toc176714961"/>
      <w:r w:rsidRPr="00356BD5">
        <w:rPr>
          <w:rFonts w:cs="Times New Roman"/>
          <w:b/>
          <w:bCs/>
          <w:szCs w:val="24"/>
        </w:rPr>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573"/>
      <w:r w:rsidRPr="00356BD5">
        <w:rPr>
          <w:rFonts w:cs="Times New Roman"/>
          <w:b/>
          <w:bCs/>
          <w:szCs w:val="24"/>
        </w:rPr>
        <w:t>:</w:t>
      </w:r>
      <w:r w:rsidRPr="00356BD5">
        <w:rPr>
          <w:rFonts w:cs="Times New Roman"/>
          <w:iCs/>
          <w:szCs w:val="24"/>
        </w:rPr>
        <w:t xml:space="preserve"> Result of the linear mixed model fit to peck rate.</w:t>
      </w:r>
      <w:bookmarkEnd w:id="1574"/>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3907910A"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bookmarkStart w:id="1575" w:name="_Ref151145969"/>
      <w:bookmarkStart w:id="1576"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575"/>
      <w:r w:rsidRPr="00356BD5">
        <w:rPr>
          <w:rFonts w:cs="Times New Roman"/>
          <w:b/>
          <w:bCs/>
          <w:szCs w:val="24"/>
        </w:rPr>
        <w:t>:</w:t>
      </w:r>
      <w:r w:rsidRPr="00356BD5">
        <w:rPr>
          <w:rFonts w:cs="Times New Roman"/>
          <w:iCs/>
          <w:szCs w:val="24"/>
        </w:rPr>
        <w:t xml:space="preserve"> Peck rate in relation to disturbance frequency.</w:t>
      </w:r>
      <w:bookmarkEnd w:id="1576"/>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4FE28F36" w:rsidR="007D6254" w:rsidRPr="00356BD5" w:rsidRDefault="007D6254" w:rsidP="007D6254">
      <w:pPr>
        <w:spacing w:after="240"/>
        <w:rPr>
          <w:rFonts w:cs="Times New Roman"/>
          <w:b/>
          <w:bCs/>
          <w:iCs/>
          <w:szCs w:val="24"/>
        </w:rPr>
      </w:pPr>
      <w:bookmarkStart w:id="1577" w:name="_Ref151148768"/>
      <w:bookmarkStart w:id="1578"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5</w:t>
      </w:r>
      <w:r w:rsidRPr="00356BD5">
        <w:rPr>
          <w:rFonts w:cs="Times New Roman"/>
          <w:b/>
          <w:bCs/>
          <w:szCs w:val="24"/>
        </w:rPr>
        <w:fldChar w:fldCharType="end"/>
      </w:r>
      <w:bookmarkEnd w:id="1577"/>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1578"/>
    </w:p>
    <w:p w14:paraId="786438EA"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37E87340" w14:textId="22C82664" w:rsidR="007D6254" w:rsidRPr="00356BD5" w:rsidRDefault="007D6254" w:rsidP="007D6254">
      <w:pPr>
        <w:spacing w:after="240"/>
        <w:rPr>
          <w:rFonts w:cs="Times New Roman"/>
          <w:iCs/>
          <w:szCs w:val="24"/>
        </w:rPr>
      </w:pPr>
      <w:bookmarkStart w:id="1579" w:name="_Ref151148773"/>
      <w:bookmarkStart w:id="1580" w:name="_Toc176714962"/>
      <w:r w:rsidRPr="00356BD5">
        <w:rPr>
          <w:rFonts w:cs="Times New Roman"/>
          <w:b/>
          <w:bCs/>
          <w:szCs w:val="24"/>
        </w:rPr>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579"/>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1580"/>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367FFC23"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581" w:name="_Ref151150285"/>
      <w:bookmarkStart w:id="1582"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6</w:t>
      </w:r>
      <w:r w:rsidRPr="00356BD5">
        <w:rPr>
          <w:rFonts w:cs="Times New Roman"/>
          <w:b/>
          <w:bCs/>
          <w:szCs w:val="24"/>
        </w:rPr>
        <w:fldChar w:fldCharType="end"/>
      </w:r>
      <w:bookmarkEnd w:id="1581"/>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1582"/>
      <w:r w:rsidRPr="00356BD5">
        <w:rPr>
          <w:rFonts w:cs="Times New Roman"/>
          <w:iCs/>
          <w:szCs w:val="24"/>
        </w:rPr>
        <w:t xml:space="preserve"> </w:t>
      </w:r>
      <w:bookmarkStart w:id="1583" w:name="_Hlk162792491"/>
    </w:p>
    <w:p w14:paraId="677560CD" w14:textId="6F3DCF35" w:rsidR="007D6254" w:rsidRPr="00356BD5" w:rsidRDefault="007D6254" w:rsidP="007D6254">
      <w:pPr>
        <w:spacing w:after="240" w:line="480" w:lineRule="auto"/>
        <w:rPr>
          <w:rFonts w:cs="Times New Roman"/>
          <w:iCs/>
          <w:szCs w:val="24"/>
        </w:rPr>
      </w:pPr>
      <w:r w:rsidRPr="00356BD5">
        <w:rPr>
          <w:rFonts w:cs="Times New Roman"/>
          <w:iCs/>
          <w:szCs w:val="24"/>
        </w:rPr>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F803F1" w:rsidRPr="00F803F1">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01ACE534"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w:t>
      </w:r>
      <w:bookmarkStart w:id="1584" w:name="_Toc162204970"/>
    </w:p>
    <w:p w14:paraId="753C71BF" w14:textId="77777777" w:rsidR="007D6254" w:rsidRPr="0019114E" w:rsidRDefault="007D6254" w:rsidP="007D6254">
      <w:pPr>
        <w:pStyle w:val="SectionTitle"/>
      </w:pPr>
      <w:bookmarkStart w:id="1585" w:name="_Toc162794615"/>
      <w:bookmarkStart w:id="1586" w:name="_Toc178277245"/>
      <w:bookmarkStart w:id="1587" w:name="_Toc174089139"/>
      <w:r w:rsidRPr="0019114E">
        <w:t>Discussion</w:t>
      </w:r>
      <w:bookmarkEnd w:id="1584"/>
      <w:bookmarkEnd w:id="1585"/>
      <w:bookmarkEnd w:id="1586"/>
      <w:bookmarkEnd w:id="1587"/>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1588" w:name="_Toc162204971"/>
      <w:bookmarkStart w:id="1589" w:name="_Toc162794616"/>
      <w:bookmarkStart w:id="1590" w:name="_Toc178277246"/>
      <w:bookmarkStart w:id="1591" w:name="_Toc174089140"/>
      <w:r w:rsidRPr="0019114E">
        <w:rPr>
          <w:rFonts w:cs="Times New Roman"/>
        </w:rPr>
        <w:t xml:space="preserve">The effects of sentinel </w:t>
      </w:r>
      <w:bookmarkEnd w:id="1588"/>
      <w:bookmarkEnd w:id="1589"/>
      <w:r w:rsidRPr="0019114E">
        <w:rPr>
          <w:rFonts w:cs="Times New Roman"/>
        </w:rPr>
        <w:t>presence on forager behaviour</w:t>
      </w:r>
      <w:bookmarkEnd w:id="1590"/>
      <w:bookmarkEnd w:id="1591"/>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proofErr w:type="spellStart"/>
      <w:r w:rsidRPr="00356BD5">
        <w:rPr>
          <w:rFonts w:cs="Times New Roman"/>
          <w:i/>
          <w:iCs/>
          <w:szCs w:val="24"/>
        </w:rPr>
        <w:t>Turdoides</w:t>
      </w:r>
      <w:proofErr w:type="spellEnd"/>
      <w:r w:rsidRPr="00356BD5">
        <w:rPr>
          <w:rFonts w:cs="Times New Roman"/>
          <w:i/>
          <w:iCs/>
          <w:szCs w:val="24"/>
        </w:rPr>
        <w:t xml:space="preserve">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1592" w:name="_Toc178277247"/>
      <w:bookmarkStart w:id="1593" w:name="_Toc174089141"/>
      <w:r w:rsidRPr="0019114E">
        <w:rPr>
          <w:rFonts w:cs="Times New Roman"/>
        </w:rPr>
        <w:t>Effects of foraging in commercial vs green areas</w:t>
      </w:r>
      <w:bookmarkEnd w:id="1592"/>
      <w:bookmarkEnd w:id="1593"/>
    </w:p>
    <w:p w14:paraId="3F494896" w14:textId="77777777" w:rsidR="007D6254" w:rsidRPr="00356BD5" w:rsidRDefault="007D6254" w:rsidP="007D6254">
      <w:pPr>
        <w:spacing w:after="240" w:line="480" w:lineRule="auto"/>
        <w:rPr>
          <w:del w:id="1594" w:author="Alex Popescu" w:date="2024-09-26T21:09:00Z" w16du:dateUtc="2024-09-27T01:09:00Z"/>
          <w:rFonts w:cs="Times New Roman"/>
          <w:iCs/>
          <w:szCs w:val="24"/>
        </w:rPr>
      </w:pPr>
      <w:r w:rsidRPr="00356BD5">
        <w:rPr>
          <w:rFonts w:cs="Times New Roman"/>
          <w:iCs/>
          <w:szCs w:val="24"/>
        </w:rPr>
        <w:t xml:space="preserve">We found that the generalized environment had significant effects on forager behaviour, </w:t>
      </w:r>
      <w:del w:id="1595" w:author="Alex Popescu" w:date="2024-09-26T21:09:00Z" w16du:dateUtc="2024-09-27T01:09:00Z">
        <w:r w:rsidRPr="00356BD5">
          <w:rPr>
            <w:rFonts w:cs="Times New Roman"/>
            <w:iCs/>
            <w:szCs w:val="24"/>
          </w:rPr>
          <w:delText>particularly in terms of the</w:delText>
        </w:r>
      </w:del>
      <w:ins w:id="1596" w:author="Alex Popescu" w:date="2024-09-26T21:09:00Z" w16du:dateUtc="2024-09-27T01:09:00Z">
        <w:r w:rsidR="009E34B0">
          <w:rPr>
            <w:rFonts w:cs="Times New Roman"/>
            <w:iCs/>
            <w:szCs w:val="24"/>
          </w:rPr>
          <w:t xml:space="preserve">with significantly longer bouts of foraging and an increase in the number of </w:t>
        </w:r>
        <w:r w:rsidRPr="00356BD5">
          <w:rPr>
            <w:rFonts w:cs="Times New Roman"/>
            <w:iCs/>
            <w:szCs w:val="24"/>
          </w:rPr>
          <w:t>transitions from the vulnerable to the alert state</w:t>
        </w:r>
        <w:r w:rsidR="009E34B0">
          <w:rPr>
            <w:rFonts w:cs="Times New Roman"/>
            <w:iCs/>
            <w:szCs w:val="24"/>
          </w:rPr>
          <w:t xml:space="preserve"> observed in green areas</w:t>
        </w:r>
        <w:r w:rsidRPr="00356BD5">
          <w:rPr>
            <w:rFonts w:cs="Times New Roman"/>
            <w:iCs/>
            <w:szCs w:val="24"/>
          </w:rPr>
          <w:t>.</w:t>
        </w:r>
        <w:r w:rsidR="009E34B0">
          <w:rPr>
            <w:rFonts w:cs="Times New Roman"/>
            <w:iCs/>
            <w:szCs w:val="24"/>
          </w:rPr>
          <w:t xml:space="preserve"> The increased</w:t>
        </w:r>
      </w:ins>
      <w:r w:rsidR="009E34B0">
        <w:rPr>
          <w:rFonts w:cs="Times New Roman"/>
          <w:iCs/>
          <w:szCs w:val="24"/>
        </w:rPr>
        <w:t xml:space="preserve"> duration of bouts of foraging behaviour </w:t>
      </w:r>
      <w:del w:id="1597" w:author="Alex Popescu" w:date="2024-09-26T21:09:00Z" w16du:dateUtc="2024-09-27T01:09:00Z">
        <w:r w:rsidRPr="00356BD5">
          <w:rPr>
            <w:rFonts w:cs="Times New Roman"/>
            <w:iCs/>
            <w:szCs w:val="24"/>
          </w:rPr>
          <w:delText>and the number of transitions from the vulnerable to the alert state. In green areas, crows exhibited longer bouts of foraging behaviour, suggesting</w:delText>
        </w:r>
      </w:del>
      <w:ins w:id="1598" w:author="Alex Popescu" w:date="2024-09-26T21:09:00Z" w16du:dateUtc="2024-09-27T01:09:00Z">
        <w:r w:rsidR="009E34B0">
          <w:rPr>
            <w:rFonts w:cs="Times New Roman"/>
            <w:iCs/>
            <w:szCs w:val="24"/>
          </w:rPr>
          <w:t>suggests</w:t>
        </w:r>
      </w:ins>
      <w:r w:rsidR="009E34B0">
        <w:rPr>
          <w:rFonts w:cs="Times New Roman"/>
          <w:iCs/>
          <w:szCs w:val="24"/>
        </w:rPr>
        <w:t xml:space="preserve"> that </w:t>
      </w:r>
      <w:del w:id="1599" w:author="Alex Popescu" w:date="2024-09-26T21:09:00Z" w16du:dateUtc="2024-09-27T01:09:00Z">
        <w:r w:rsidRPr="00356BD5">
          <w:rPr>
            <w:rFonts w:cs="Times New Roman"/>
            <w:iCs/>
            <w:szCs w:val="24"/>
          </w:rPr>
          <w:delText>they spent more time searching for food to forage on.</w:delText>
        </w:r>
      </w:del>
      <w:ins w:id="1600" w:author="Alex Popescu" w:date="2024-09-26T21:09:00Z" w16du:dateUtc="2024-09-27T01:09:00Z">
        <w:r w:rsidR="009E34B0">
          <w:rPr>
            <w:rFonts w:cs="Times New Roman"/>
            <w:iCs/>
            <w:szCs w:val="24"/>
          </w:rPr>
          <w:t>foraging in green areas takes longer</w:t>
        </w:r>
        <w:r w:rsidRPr="00356BD5">
          <w:rPr>
            <w:rFonts w:cs="Times New Roman"/>
            <w:iCs/>
            <w:szCs w:val="24"/>
          </w:rPr>
          <w:t>.</w:t>
        </w:r>
      </w:ins>
      <w:r w:rsidRPr="00356BD5">
        <w:rPr>
          <w:rFonts w:cs="Times New Roman"/>
          <w:iCs/>
          <w:szCs w:val="24"/>
        </w:rPr>
        <w:t xml:space="preserve"> Vegetation </w:t>
      </w:r>
      <w:del w:id="1601" w:author="Alex Popescu" w:date="2024-09-26T21:09:00Z" w16du:dateUtc="2024-09-27T01:09:00Z">
        <w:r w:rsidRPr="00356BD5">
          <w:rPr>
            <w:rFonts w:cs="Times New Roman"/>
            <w:iCs/>
            <w:szCs w:val="24"/>
          </w:rPr>
          <w:delText>might</w:delText>
        </w:r>
      </w:del>
      <w:ins w:id="1602" w:author="Alex Popescu" w:date="2024-09-26T21:09:00Z" w16du:dateUtc="2024-09-27T01:09:00Z">
        <w:r w:rsidR="009E34B0">
          <w:rPr>
            <w:rFonts w:cs="Times New Roman"/>
            <w:iCs/>
            <w:szCs w:val="24"/>
          </w:rPr>
          <w:t>such as grasses and bushes could</w:t>
        </w:r>
      </w:ins>
      <w:r w:rsidRPr="00356BD5">
        <w:rPr>
          <w:rFonts w:cs="Times New Roman"/>
          <w:iCs/>
          <w:szCs w:val="24"/>
        </w:rPr>
        <w:t xml:space="preserve"> obscure food items, making them harder to spot and, in the case of prey, harder to catch.</w:t>
      </w:r>
      <w:r w:rsidR="00480220">
        <w:rPr>
          <w:rFonts w:cs="Times New Roman"/>
          <w:iCs/>
          <w:szCs w:val="24"/>
        </w:rPr>
        <w:t xml:space="preserve"> </w:t>
      </w:r>
      <w:del w:id="1603" w:author="Alex Popescu" w:date="2024-09-26T21:09:00Z" w16du:dateUtc="2024-09-27T01:09:00Z">
        <w:r w:rsidRPr="00356BD5">
          <w:rPr>
            <w:rFonts w:cs="Times New Roman"/>
            <w:iCs/>
            <w:szCs w:val="24"/>
          </w:rPr>
          <w:delText>Likewise, an increase in the</w:delText>
        </w:r>
      </w:del>
      <w:ins w:id="1604" w:author="Alex Popescu" w:date="2024-09-26T21:09:00Z" w16du:dateUtc="2024-09-27T01:09:00Z">
        <w:r w:rsidR="00480220">
          <w:rPr>
            <w:rFonts w:cs="Times New Roman"/>
            <w:iCs/>
            <w:szCs w:val="24"/>
          </w:rPr>
          <w:t>Additionally, food patches could b</w:t>
        </w:r>
        <w:r w:rsidR="009E34B0">
          <w:rPr>
            <w:rFonts w:cs="Times New Roman"/>
            <w:iCs/>
            <w:szCs w:val="24"/>
          </w:rPr>
          <w:t>e</w:t>
        </w:r>
        <w:r w:rsidR="00480220">
          <w:rPr>
            <w:rFonts w:cs="Times New Roman"/>
            <w:iCs/>
            <w:szCs w:val="24"/>
          </w:rPr>
          <w:t xml:space="preserve"> dispersed</w:t>
        </w:r>
        <w:r w:rsidR="009E34B0">
          <w:rPr>
            <w:rFonts w:cs="Times New Roman"/>
            <w:iCs/>
            <w:szCs w:val="24"/>
          </w:rPr>
          <w:t xml:space="preserve"> over a greater area</w:t>
        </w:r>
        <w:r w:rsidR="00480220">
          <w:rPr>
            <w:rFonts w:cs="Times New Roman"/>
            <w:iCs/>
            <w:szCs w:val="24"/>
          </w:rPr>
          <w:t>, requiring more time to search for.</w:t>
        </w:r>
        <w:r w:rsidRPr="00356BD5">
          <w:rPr>
            <w:rFonts w:cs="Times New Roman"/>
            <w:iCs/>
            <w:szCs w:val="24"/>
          </w:rPr>
          <w:t xml:space="preserve"> </w:t>
        </w:r>
        <w:r w:rsidR="009E34B0">
          <w:rPr>
            <w:rFonts w:cs="Times New Roman"/>
            <w:iCs/>
            <w:szCs w:val="24"/>
          </w:rPr>
          <w:t>The increased</w:t>
        </w:r>
      </w:ins>
      <w:r w:rsidR="009E34B0">
        <w:rPr>
          <w:rFonts w:cs="Times New Roman"/>
          <w:iCs/>
          <w:szCs w:val="24"/>
        </w:rPr>
        <w:t xml:space="preserve"> number of transitions from the vulnerable </w:t>
      </w:r>
      <w:del w:id="1605" w:author="Alex Popescu" w:date="2024-09-26T21:09:00Z" w16du:dateUtc="2024-09-27T01:09:00Z">
        <w:r w:rsidRPr="00356BD5">
          <w:rPr>
            <w:rFonts w:cs="Times New Roman"/>
            <w:iCs/>
            <w:szCs w:val="24"/>
          </w:rPr>
          <w:delText xml:space="preserve">state </w:delText>
        </w:r>
      </w:del>
      <w:r w:rsidR="009E34B0">
        <w:rPr>
          <w:rFonts w:cs="Times New Roman"/>
          <w:iCs/>
          <w:szCs w:val="24"/>
        </w:rPr>
        <w:t xml:space="preserve">to the alert state </w:t>
      </w:r>
      <w:del w:id="1606" w:author="Alex Popescu" w:date="2024-09-26T21:09:00Z" w16du:dateUtc="2024-09-27T01:09:00Z">
        <w:r w:rsidRPr="00356BD5">
          <w:rPr>
            <w:rFonts w:cs="Times New Roman"/>
            <w:iCs/>
            <w:szCs w:val="24"/>
          </w:rPr>
          <w:delText>was observed in green areas, suggesting that crows were more vigilant to potential threats</w:delText>
        </w:r>
      </w:del>
      <w:ins w:id="1607" w:author="Alex Popescu" w:date="2024-09-26T21:09:00Z" w16du:dateUtc="2024-09-27T01:09:00Z">
        <w:r w:rsidR="009E34B0">
          <w:rPr>
            <w:rFonts w:cs="Times New Roman"/>
            <w:iCs/>
            <w:szCs w:val="24"/>
          </w:rPr>
          <w:t>could suggest increased vigilance,</w:t>
        </w:r>
      </w:ins>
      <w:r w:rsidRPr="00356BD5">
        <w:rPr>
          <w:rFonts w:cs="Times New Roman"/>
          <w:iCs/>
          <w:szCs w:val="24"/>
        </w:rPr>
        <w:t xml:space="preserve"> possibly indicating a higher perceived predation risk in green areas compared to commercial areas.</w:t>
      </w:r>
      <w:r w:rsidR="004116B0">
        <w:rPr>
          <w:rFonts w:cs="Times New Roman"/>
          <w:iCs/>
          <w:szCs w:val="24"/>
        </w:rPr>
        <w:t xml:space="preserve"> </w:t>
      </w:r>
    </w:p>
    <w:p w14:paraId="4A09B89A" w14:textId="79727908" w:rsidR="004116B0" w:rsidRPr="00356BD5" w:rsidRDefault="004116B0" w:rsidP="004116B0">
      <w:pPr>
        <w:spacing w:after="240" w:line="480" w:lineRule="auto"/>
        <w:rPr>
          <w:rFonts w:cs="Times New Roman"/>
          <w:iCs/>
          <w:szCs w:val="24"/>
        </w:rPr>
      </w:pPr>
      <w:r w:rsidRPr="00356BD5">
        <w:rPr>
          <w:rFonts w:cs="Times New Roman"/>
          <w:iCs/>
          <w:szCs w:val="24"/>
        </w:rPr>
        <w:t xml:space="preserve">Green areas, such as parks, offer longer lines of sight and less ambient noise which makes the sentinel more effective </w:t>
      </w:r>
      <w:r w:rsidRPr="00356BD5">
        <w:rPr>
          <w:rFonts w:cs="Times New Roman"/>
          <w:iCs/>
          <w:szCs w:val="24"/>
        </w:rPr>
        <w:fldChar w:fldCharType="begin"/>
      </w:r>
      <w:r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Pr="00356BD5">
        <w:rPr>
          <w:rFonts w:cs="Times New Roman"/>
          <w:iCs/>
          <w:szCs w:val="24"/>
        </w:rPr>
        <w:fldChar w:fldCharType="separate"/>
      </w:r>
      <w:r w:rsidRPr="0019114E">
        <w:rPr>
          <w:rFonts w:cs="Times New Roman"/>
        </w:rPr>
        <w:t>(Hollén et al. 2011)</w:t>
      </w:r>
      <w:r w:rsidRPr="00356BD5">
        <w:rPr>
          <w:rFonts w:cs="Times New Roman"/>
          <w:iCs/>
          <w:szCs w:val="24"/>
        </w:rPr>
        <w:fldChar w:fldCharType="end"/>
      </w:r>
      <w:r w:rsidRPr="00356BD5">
        <w:rPr>
          <w:rFonts w:cs="Times New Roman"/>
          <w:iCs/>
          <w:szCs w:val="24"/>
        </w:rPr>
        <w:t xml:space="preserve"> but could also benefit urban raptors. Urban red-tailed hawk (</w:t>
      </w:r>
      <w:r w:rsidRPr="00356BD5">
        <w:rPr>
          <w:rFonts w:cs="Times New Roman"/>
          <w:i/>
          <w:szCs w:val="24"/>
        </w:rPr>
        <w:t>Buteo jamaicensis</w:t>
      </w:r>
      <w:r w:rsidRPr="00356BD5">
        <w:rPr>
          <w:rFonts w:cs="Times New Roman"/>
          <w:iCs/>
          <w:szCs w:val="24"/>
        </w:rPr>
        <w:t xml:space="preserve">) populations make large green areas the cores of their home ranges </w:t>
      </w:r>
      <w:r w:rsidRPr="00356BD5">
        <w:rPr>
          <w:rFonts w:cs="Times New Roman"/>
          <w:iCs/>
          <w:szCs w:val="24"/>
        </w:rPr>
        <w:fldChar w:fldCharType="begin"/>
      </w:r>
      <w:r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cs="Times New Roman"/>
          <w:iCs/>
          <w:szCs w:val="24"/>
        </w:rPr>
        <w:fldChar w:fldCharType="separate"/>
      </w:r>
      <w:r w:rsidRPr="0019114E">
        <w:rPr>
          <w:rFonts w:cs="Times New Roman"/>
        </w:rPr>
        <w:t>(Morrison et al. 2016)</w:t>
      </w:r>
      <w:r w:rsidRPr="00356BD5">
        <w:rPr>
          <w:rFonts w:cs="Times New Roman"/>
          <w:iCs/>
          <w:szCs w:val="24"/>
        </w:rPr>
        <w:fldChar w:fldCharType="end"/>
      </w:r>
      <w:r w:rsidRPr="00356BD5">
        <w:rPr>
          <w:rFonts w:cs="Times New Roman"/>
          <w:iCs/>
          <w:szCs w:val="24"/>
        </w:rPr>
        <w:t>. Foraging in green areas could therefore be risky, explaining an individual’s need to maintain vigilance. Though not formally quantified, we did observe foraging crows abandon sites when disturbed by raptors but only temporarily flee when disturbed by vehicles. This suggests that the type of disturbances in each environment could change how risky an environment is to forage on.</w:t>
      </w:r>
    </w:p>
    <w:p w14:paraId="1703E4BB" w14:textId="3CD9D2A3" w:rsidR="007D6254" w:rsidRPr="00356BD5" w:rsidRDefault="002D6645"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w:t>
      </w:r>
      <w:del w:id="1608" w:author="Alex Popescu" w:date="2024-09-26T21:09:00Z" w16du:dateUtc="2024-09-27T01:09:00Z">
        <w:r w:rsidR="007D6254" w:rsidRPr="00356BD5">
          <w:rPr>
            <w:rFonts w:cs="Times New Roman"/>
            <w:iCs/>
            <w:szCs w:val="24"/>
          </w:rPr>
          <w:delText>The increased duration of foraging bouts in green areas could suggest that crows need to spend more time actively searching for and consuming food. In green areas, food can be more dispersed, require more time to locate, and could be obscured by vegetation. Comparatively, food</w:delText>
        </w:r>
      </w:del>
      <w:ins w:id="1609" w:author="Alex Popescu" w:date="2024-09-26T21:09:00Z" w16du:dateUtc="2024-09-27T01:09:00Z">
        <w:r>
          <w:rPr>
            <w:rFonts w:cs="Times New Roman"/>
            <w:iCs/>
            <w:szCs w:val="24"/>
          </w:rPr>
          <w:t>Food</w:t>
        </w:r>
      </w:ins>
      <w:r w:rsidRPr="00356BD5">
        <w:rPr>
          <w:rFonts w:cs="Times New Roman"/>
          <w:iCs/>
          <w:szCs w:val="24"/>
        </w:rPr>
        <w:t xml:space="preserve"> scraps and litter in commercial areas are considerably easier to </w:t>
      </w:r>
      <w:del w:id="1610" w:author="Alex Popescu" w:date="2024-09-26T21:09:00Z" w16du:dateUtc="2024-09-27T01:09:00Z">
        <w:r w:rsidR="007D6254" w:rsidRPr="00356BD5">
          <w:rPr>
            <w:rFonts w:cs="Times New Roman"/>
            <w:iCs/>
            <w:szCs w:val="24"/>
          </w:rPr>
          <w:delText>forage</w:delText>
        </w:r>
      </w:del>
      <w:ins w:id="1611" w:author="Alex Popescu" w:date="2024-09-26T21:09:00Z" w16du:dateUtc="2024-09-27T01:09:00Z">
        <w:r w:rsidRPr="00356BD5">
          <w:rPr>
            <w:rFonts w:cs="Times New Roman"/>
            <w:iCs/>
            <w:szCs w:val="24"/>
          </w:rPr>
          <w:t>f</w:t>
        </w:r>
        <w:r>
          <w:rPr>
            <w:rFonts w:cs="Times New Roman"/>
            <w:iCs/>
            <w:szCs w:val="24"/>
          </w:rPr>
          <w:t>ind</w:t>
        </w:r>
      </w:ins>
      <w:r w:rsidRPr="00356BD5">
        <w:rPr>
          <w:rFonts w:cs="Times New Roman"/>
          <w:iCs/>
          <w:szCs w:val="24"/>
        </w:rPr>
        <w:t xml:space="preserve"> when on impermeable surfaces</w:t>
      </w:r>
      <w:del w:id="1612" w:author="Alex Popescu" w:date="2024-09-26T21:09:00Z" w16du:dateUtc="2024-09-27T01:09:00Z">
        <w:r w:rsidR="007D6254" w:rsidRPr="00356BD5">
          <w:rPr>
            <w:rFonts w:cs="Times New Roman"/>
            <w:iCs/>
            <w:szCs w:val="24"/>
          </w:rPr>
          <w:delText xml:space="preserve">. </w:delText>
        </w:r>
      </w:del>
      <w:ins w:id="1613" w:author="Alex Popescu" w:date="2024-09-26T21:09:00Z" w16du:dateUtc="2024-09-27T01:09:00Z">
        <w:r>
          <w:rPr>
            <w:rFonts w:cs="Times New Roman"/>
            <w:iCs/>
            <w:szCs w:val="24"/>
          </w:rPr>
          <w:t>, reducing the time to find and catch food</w:t>
        </w:r>
        <w:r w:rsidRPr="00356BD5">
          <w:rPr>
            <w:rFonts w:cs="Times New Roman"/>
            <w:iCs/>
            <w:szCs w:val="24"/>
          </w:rPr>
          <w:t xml:space="preserve">. </w:t>
        </w:r>
      </w:ins>
      <w:r w:rsidRPr="00356BD5">
        <w:rPr>
          <w:rFonts w:cs="Times New Roman"/>
          <w:iCs/>
          <w:szCs w:val="24"/>
        </w:rPr>
        <w:t>Moreover, anthropogenic foods</w:t>
      </w:r>
      <w:ins w:id="1614" w:author="Alex Popescu" w:date="2024-09-26T21:09:00Z" w16du:dateUtc="2024-09-27T01:09:00Z">
        <w:r w:rsidRPr="00356BD5">
          <w:rPr>
            <w:rFonts w:cs="Times New Roman"/>
            <w:iCs/>
            <w:szCs w:val="24"/>
          </w:rPr>
          <w:t xml:space="preserve"> </w:t>
        </w:r>
        <w:r>
          <w:rPr>
            <w:rFonts w:cs="Times New Roman"/>
            <w:iCs/>
            <w:szCs w:val="24"/>
          </w:rPr>
          <w:t>can</w:t>
        </w:r>
      </w:ins>
      <w:r>
        <w:rPr>
          <w:rFonts w:cs="Times New Roman"/>
          <w:iCs/>
          <w:szCs w:val="24"/>
        </w:rPr>
        <w:t xml:space="preserve"> </w:t>
      </w:r>
      <w:r w:rsidRPr="00356BD5">
        <w:rPr>
          <w:rFonts w:cs="Times New Roman"/>
          <w:iCs/>
          <w:szCs w:val="24"/>
        </w:rPr>
        <w:t>have a greater caloric content than non-anthropogenic foods, making them more satiating than other food sources</w:t>
      </w:r>
      <w:del w:id="1615" w:author="Alex Popescu" w:date="2024-09-26T21:09:00Z" w16du:dateUtc="2024-09-27T01:09:00Z">
        <w:r w:rsidR="007D6254" w:rsidRPr="00356BD5">
          <w:rPr>
            <w:rFonts w:cs="Times New Roman"/>
            <w:iCs/>
            <w:szCs w:val="24"/>
          </w:rPr>
          <w:delText xml:space="preserve"> and easier to find when on impermeable surfaces</w:delText>
        </w:r>
      </w:del>
      <w:r w:rsidRPr="00356BD5">
        <w:rPr>
          <w:rFonts w:cs="Times New Roman"/>
          <w:iCs/>
          <w:szCs w:val="24"/>
        </w:rPr>
        <w:t xml:space="preserve">,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w:t>
      </w:r>
      <w:r>
        <w:rPr>
          <w:rFonts w:cs="Times New Roman"/>
          <w:iCs/>
          <w:szCs w:val="24"/>
        </w:rPr>
        <w:t xml:space="preserve"> </w:t>
      </w:r>
      <w:ins w:id="1616" w:author="Alex Popescu" w:date="2024-09-26T21:09:00Z" w16du:dateUtc="2024-09-27T01:09:00Z">
        <w:r>
          <w:rPr>
            <w:rFonts w:cs="Times New Roman"/>
            <w:iCs/>
            <w:szCs w:val="24"/>
          </w:rPr>
          <w:t>The higher peck rate in commercial areas could be caused by how concentrated food patches are, with more concentrated patches facilitating quick foraging and a higher peck rate.</w:t>
        </w:r>
      </w:ins>
    </w:p>
    <w:p w14:paraId="6BC6D5D7" w14:textId="0B729C39"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w:t>
      </w:r>
      <w:proofErr w:type="spellStart"/>
      <w:r w:rsidRPr="00356BD5">
        <w:rPr>
          <w:rFonts w:cs="Times New Roman"/>
          <w:iCs/>
          <w:szCs w:val="24"/>
        </w:rPr>
        <w:t>Bedneckoff's</w:t>
      </w:r>
      <w:proofErr w:type="spellEnd"/>
      <w:r w:rsidRPr="00356BD5">
        <w:rPr>
          <w:rFonts w:cs="Times New Roman"/>
          <w:iCs/>
          <w:szCs w:val="24"/>
        </w:rPr>
        <w:t xml:space="preserve">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w:t>
      </w:r>
      <w:r w:rsidR="00064273" w:rsidRPr="00356BD5">
        <w:rPr>
          <w:rFonts w:cs="Times New Roman"/>
          <w:iCs/>
          <w:szCs w:val="24"/>
        </w:rPr>
        <w:t>urban</w:t>
      </w:r>
      <w:del w:id="1617" w:author="Alex Popescu" w:date="2024-09-26T21:09:00Z" w16du:dateUtc="2024-09-27T01:09:00Z">
        <w:r w:rsidRPr="00356BD5">
          <w:rPr>
            <w:rFonts w:cs="Times New Roman"/>
            <w:iCs/>
            <w:szCs w:val="24"/>
          </w:rPr>
          <w:delText>,</w:delText>
        </w:r>
      </w:del>
      <w:r w:rsidR="00064273" w:rsidRPr="00356BD5">
        <w:rPr>
          <w:rFonts w:cs="Times New Roman"/>
          <w:iCs/>
          <w:szCs w:val="24"/>
        </w:rPr>
        <w:t xml:space="preserve"> and</w:t>
      </w:r>
      <w:r w:rsidRPr="00356BD5">
        <w:rPr>
          <w:rFonts w:cs="Times New Roman"/>
          <w:iCs/>
          <w:szCs w:val="24"/>
        </w:rPr>
        <w:t xml:space="preserve"> can move between environments within the urban area. If travel time or time between foraging events is short, individuals could then be able to immediately sentinel upon arriving at a foraging site. Unfortunately, we were unable to track 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1618" w:name="_Toc162204973"/>
      <w:bookmarkStart w:id="1619" w:name="_Toc162794618"/>
      <w:bookmarkStart w:id="1620" w:name="_Toc178277248"/>
      <w:bookmarkStart w:id="1621" w:name="_Toc174089142"/>
      <w:r w:rsidRPr="0019114E">
        <w:rPr>
          <w:rFonts w:cs="Times New Roman"/>
        </w:rPr>
        <w:t>Disturbances</w:t>
      </w:r>
      <w:bookmarkEnd w:id="1618"/>
      <w:bookmarkEnd w:id="1619"/>
      <w:bookmarkEnd w:id="1620"/>
      <w:bookmarkEnd w:id="1621"/>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1622" w:name="_Toc162204974"/>
      <w:bookmarkStart w:id="1623" w:name="_Toc162794619"/>
      <w:bookmarkStart w:id="1624" w:name="_Toc178277249"/>
      <w:bookmarkStart w:id="1625" w:name="_Toc174089143"/>
      <w:r w:rsidRPr="0019114E">
        <w:rPr>
          <w:rFonts w:cs="Times New Roman"/>
        </w:rPr>
        <w:t>Baited sites</w:t>
      </w:r>
      <w:bookmarkEnd w:id="1622"/>
      <w:bookmarkEnd w:id="1623"/>
      <w:bookmarkEnd w:id="1624"/>
      <w:bookmarkEnd w:id="1625"/>
    </w:p>
    <w:p w14:paraId="5BE76F3B" w14:textId="4183E17E" w:rsidR="007D6254" w:rsidRPr="00356BD5" w:rsidRDefault="007D6254" w:rsidP="007D6254">
      <w:pPr>
        <w:spacing w:after="240" w:line="480" w:lineRule="auto"/>
        <w:rPr>
          <w:rFonts w:cs="Times New Roman"/>
          <w:iCs/>
          <w:szCs w:val="24"/>
        </w:rPr>
      </w:pPr>
      <w:del w:id="1626" w:author="Alex Popescu" w:date="2024-09-26T21:09:00Z" w16du:dateUtc="2024-09-27T01:09:00Z">
        <w:r w:rsidRPr="00356BD5">
          <w:rPr>
            <w:rFonts w:cs="Times New Roman"/>
            <w:iCs/>
            <w:szCs w:val="24"/>
          </w:rPr>
          <w:delText xml:space="preserve">The presence of bait, which can be considered a proxy for human-generated litter in the environment, increased the </w:delText>
        </w:r>
      </w:del>
      <w:ins w:id="1627" w:author="Alex Popescu" w:date="2024-09-26T21:09:00Z" w16du:dateUtc="2024-09-27T01:09:00Z">
        <w:r w:rsidR="004116B0">
          <w:rPr>
            <w:rFonts w:cs="Times New Roman"/>
            <w:iCs/>
            <w:szCs w:val="24"/>
          </w:rPr>
          <w:t xml:space="preserve">We observed a significant increase in </w:t>
        </w:r>
      </w:ins>
      <w:r w:rsidR="004116B0">
        <w:rPr>
          <w:rFonts w:cs="Times New Roman"/>
          <w:iCs/>
          <w:szCs w:val="24"/>
        </w:rPr>
        <w:t xml:space="preserve">peck rate and </w:t>
      </w:r>
      <w:del w:id="1628" w:author="Alex Popescu" w:date="2024-09-26T21:09:00Z" w16du:dateUtc="2024-09-27T01:09:00Z">
        <w:r w:rsidRPr="00356BD5">
          <w:rPr>
            <w:rFonts w:cs="Times New Roman"/>
            <w:iCs/>
            <w:szCs w:val="24"/>
          </w:rPr>
          <w:delText>decreased</w:delText>
        </w:r>
      </w:del>
      <w:ins w:id="1629" w:author="Alex Popescu" w:date="2024-09-26T21:09:00Z" w16du:dateUtc="2024-09-27T01:09:00Z">
        <w:r w:rsidR="004116B0">
          <w:rPr>
            <w:rFonts w:cs="Times New Roman"/>
            <w:iCs/>
            <w:szCs w:val="24"/>
          </w:rPr>
          <w:t>a decrease in</w:t>
        </w:r>
      </w:ins>
      <w:r w:rsidR="004116B0">
        <w:rPr>
          <w:rFonts w:cs="Times New Roman"/>
          <w:iCs/>
          <w:szCs w:val="24"/>
        </w:rPr>
        <w:t xml:space="preserve"> the duration of foraging bouts</w:t>
      </w:r>
      <w:del w:id="1630" w:author="Alex Popescu" w:date="2024-09-26T21:09:00Z" w16du:dateUtc="2024-09-27T01:09:00Z">
        <w:r w:rsidRPr="00356BD5">
          <w:rPr>
            <w:rFonts w:cs="Times New Roman"/>
            <w:iCs/>
            <w:szCs w:val="24"/>
          </w:rPr>
          <w:delText>. This suggests</w:delText>
        </w:r>
      </w:del>
      <w:ins w:id="1631" w:author="Alex Popescu" w:date="2024-09-26T21:09:00Z" w16du:dateUtc="2024-09-27T01:09:00Z">
        <w:r w:rsidR="004116B0">
          <w:rPr>
            <w:rFonts w:cs="Times New Roman"/>
            <w:iCs/>
            <w:szCs w:val="24"/>
          </w:rPr>
          <w:t xml:space="preserve"> when the crows were foraging on bait. The bait we used can be a proxy for human-generated litter, and our results suggest</w:t>
        </w:r>
      </w:ins>
      <w:r w:rsidR="004116B0">
        <w:rPr>
          <w:rFonts w:cs="Times New Roman"/>
          <w:iCs/>
          <w:szCs w:val="24"/>
        </w:rPr>
        <w:t xml:space="preserve"> that foraging on </w:t>
      </w:r>
      <w:del w:id="1632" w:author="Alex Popescu" w:date="2024-09-26T21:09:00Z" w16du:dateUtc="2024-09-27T01:09:00Z">
        <w:r w:rsidRPr="00356BD5">
          <w:rPr>
            <w:rFonts w:cs="Times New Roman"/>
            <w:iCs/>
            <w:szCs w:val="24"/>
          </w:rPr>
          <w:delText>bait or litter</w:delText>
        </w:r>
      </w:del>
      <w:ins w:id="1633" w:author="Alex Popescu" w:date="2024-09-26T21:09:00Z" w16du:dateUtc="2024-09-27T01:09:00Z">
        <w:r w:rsidR="004116B0">
          <w:rPr>
            <w:rFonts w:cs="Times New Roman"/>
            <w:iCs/>
            <w:szCs w:val="24"/>
          </w:rPr>
          <w:t>these food patches</w:t>
        </w:r>
      </w:ins>
      <w:r w:rsidR="004116B0">
        <w:rPr>
          <w:rFonts w:cs="Times New Roman"/>
          <w:iCs/>
          <w:szCs w:val="24"/>
        </w:rPr>
        <w:t xml:space="preserve"> could be quicker </w:t>
      </w:r>
      <w:del w:id="1634" w:author="Alex Popescu" w:date="2024-09-26T21:09:00Z" w16du:dateUtc="2024-09-27T01:09:00Z">
        <w:r w:rsidRPr="00356BD5">
          <w:rPr>
            <w:rFonts w:cs="Times New Roman"/>
            <w:iCs/>
            <w:szCs w:val="24"/>
          </w:rPr>
          <w:delText>and decrease time being vulnerable when compared to</w:delText>
        </w:r>
      </w:del>
      <w:ins w:id="1635" w:author="Alex Popescu" w:date="2024-09-26T21:09:00Z" w16du:dateUtc="2024-09-27T01:09:00Z">
        <w:r w:rsidR="004116B0">
          <w:rPr>
            <w:rFonts w:cs="Times New Roman"/>
            <w:iCs/>
            <w:szCs w:val="24"/>
          </w:rPr>
          <w:t>than</w:t>
        </w:r>
      </w:ins>
      <w:r w:rsidR="004116B0">
        <w:rPr>
          <w:rFonts w:cs="Times New Roman"/>
          <w:iCs/>
          <w:szCs w:val="24"/>
        </w:rPr>
        <w:t xml:space="preserve"> foraging on natural food patches. </w:t>
      </w:r>
      <w:del w:id="1636" w:author="Alex Popescu" w:date="2024-09-26T21:09:00Z" w16du:dateUtc="2024-09-27T01:09:00Z">
        <w:r w:rsidRPr="00356BD5">
          <w:rPr>
            <w:rFonts w:cs="Times New Roman"/>
            <w:iCs/>
            <w:szCs w:val="24"/>
          </w:rPr>
          <w:delText>The latter</w:delText>
        </w:r>
      </w:del>
      <w:ins w:id="1637" w:author="Alex Popescu" w:date="2024-09-26T21:09:00Z" w16du:dateUtc="2024-09-27T01:09:00Z">
        <w:r w:rsidR="004116B0">
          <w:rPr>
            <w:rFonts w:cs="Times New Roman"/>
            <w:iCs/>
            <w:szCs w:val="24"/>
          </w:rPr>
          <w:t>This</w:t>
        </w:r>
      </w:ins>
      <w:r w:rsidR="004116B0">
        <w:rPr>
          <w:rFonts w:cs="Times New Roman"/>
          <w:iCs/>
          <w:szCs w:val="24"/>
        </w:rPr>
        <w:t xml:space="preserve"> could </w:t>
      </w:r>
      <w:ins w:id="1638" w:author="Alex Popescu" w:date="2024-09-26T21:09:00Z" w16du:dateUtc="2024-09-27T01:09:00Z">
        <w:r w:rsidR="004116B0">
          <w:rPr>
            <w:rFonts w:cs="Times New Roman"/>
            <w:iCs/>
            <w:szCs w:val="24"/>
          </w:rPr>
          <w:t xml:space="preserve">decrease the time foragers spend being vulnerable and quicken their acquisition of energy. Foraging on natural food patches, while potentially more nutritious, can </w:t>
        </w:r>
      </w:ins>
      <w:r w:rsidR="004116B0">
        <w:rPr>
          <w:rFonts w:cs="Times New Roman"/>
          <w:iCs/>
          <w:szCs w:val="24"/>
        </w:rPr>
        <w:t xml:space="preserve">take more time to </w:t>
      </w:r>
      <w:del w:id="1639" w:author="Alex Popescu" w:date="2024-09-26T21:09:00Z" w16du:dateUtc="2024-09-27T01:09:00Z">
        <w:r w:rsidRPr="00356BD5">
          <w:rPr>
            <w:rFonts w:cs="Times New Roman"/>
            <w:iCs/>
            <w:szCs w:val="24"/>
          </w:rPr>
          <w:delText>forage on since grass and other vegetation can obscure food items, making them harder to identify</w:delText>
        </w:r>
      </w:del>
      <w:ins w:id="1640" w:author="Alex Popescu" w:date="2024-09-26T21:09:00Z" w16du:dateUtc="2024-09-27T01:09:00Z">
        <w:r w:rsidR="004116B0">
          <w:rPr>
            <w:rFonts w:cs="Times New Roman"/>
            <w:iCs/>
            <w:szCs w:val="24"/>
          </w:rPr>
          <w:t>find</w:t>
        </w:r>
      </w:ins>
      <w:r w:rsidR="004116B0">
        <w:rPr>
          <w:rFonts w:cs="Times New Roman"/>
          <w:iCs/>
          <w:szCs w:val="24"/>
        </w:rPr>
        <w:t xml:space="preserve"> and catch</w:t>
      </w:r>
      <w:del w:id="1641" w:author="Alex Popescu" w:date="2024-09-26T21:09:00Z" w16du:dateUtc="2024-09-27T01:09:00Z">
        <w:r w:rsidRPr="00356BD5">
          <w:rPr>
            <w:rFonts w:cs="Times New Roman"/>
            <w:iCs/>
            <w:szCs w:val="24"/>
          </w:rPr>
          <w:delText>.</w:delText>
        </w:r>
      </w:del>
      <w:ins w:id="1642" w:author="Alex Popescu" w:date="2024-09-26T21:09:00Z" w16du:dateUtc="2024-09-27T01:09:00Z">
        <w:r w:rsidR="004116B0">
          <w:rPr>
            <w:rFonts w:cs="Times New Roman"/>
            <w:iCs/>
            <w:szCs w:val="24"/>
          </w:rPr>
          <w:t xml:space="preserve"> than anthropogenic foods.</w:t>
        </w:r>
      </w:ins>
      <w:r w:rsidR="004116B0">
        <w:rPr>
          <w:rFonts w:cs="Times New Roman"/>
          <w:iCs/>
          <w:szCs w:val="24"/>
        </w:rPr>
        <w:t xml:space="preserve"> </w:t>
      </w:r>
      <w:r w:rsidRPr="00356BD5">
        <w:rPr>
          <w:rFonts w:cs="Times New Roman"/>
          <w:iCs/>
          <w:szCs w:val="24"/>
        </w:rPr>
        <w:t>This observation could explain w</w:t>
      </w:r>
      <w:r w:rsidR="004116B0">
        <w:rPr>
          <w:rFonts w:cs="Times New Roman"/>
          <w:iCs/>
          <w:szCs w:val="24"/>
        </w:rPr>
        <w:t xml:space="preserve">hy </w:t>
      </w:r>
      <w:del w:id="1643" w:author="Alex Popescu" w:date="2024-09-26T21:09:00Z" w16du:dateUtc="2024-09-27T01:09:00Z">
        <w:r w:rsidRPr="00356BD5">
          <w:rPr>
            <w:rFonts w:cs="Times New Roman"/>
            <w:iCs/>
            <w:szCs w:val="24"/>
          </w:rPr>
          <w:delText>a shift in</w:delText>
        </w:r>
      </w:del>
      <w:ins w:id="1644" w:author="Alex Popescu" w:date="2024-09-26T21:09:00Z" w16du:dateUtc="2024-09-27T01:09:00Z">
        <w:r w:rsidR="004116B0">
          <w:rPr>
            <w:rFonts w:cs="Times New Roman"/>
            <w:iCs/>
            <w:szCs w:val="24"/>
          </w:rPr>
          <w:t>more urbanized species are showing greater</w:t>
        </w:r>
      </w:ins>
      <w:r w:rsidR="004116B0">
        <w:rPr>
          <w:rFonts w:cs="Times New Roman"/>
          <w:iCs/>
          <w:szCs w:val="24"/>
        </w:rPr>
        <w:t xml:space="preserve"> preference for anthropogenic foods</w:t>
      </w:r>
      <w:del w:id="1645" w:author="Alex Popescu" w:date="2024-09-26T21:09:00Z" w16du:dateUtc="2024-09-27T01:09:00Z">
        <w:r w:rsidRPr="00356BD5">
          <w:rPr>
            <w:rFonts w:cs="Times New Roman"/>
            <w:iCs/>
            <w:szCs w:val="24"/>
          </w:rPr>
          <w:delText xml:space="preserve"> is observed in American crows and potentially other urbanized species</w:delText>
        </w:r>
      </w:del>
      <w:r w:rsidRPr="00356BD5">
        <w:rPr>
          <w:rFonts w:cs="Times New Roman"/>
          <w:iCs/>
          <w:szCs w:val="24"/>
        </w:rPr>
        <w:t xml:space="preserve"> </w:t>
      </w:r>
      <w:r w:rsidRPr="00356BD5">
        <w:rPr>
          <w:rFonts w:cs="Times New Roman"/>
          <w:iCs/>
          <w:szCs w:val="24"/>
        </w:rPr>
        <w:fldChar w:fldCharType="begin"/>
      </w:r>
      <w:r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1646" w:name="_Toc162204975"/>
      <w:bookmarkStart w:id="1647" w:name="_Toc162794620"/>
      <w:bookmarkStart w:id="1648" w:name="_Toc178277250"/>
      <w:bookmarkStart w:id="1649" w:name="_Toc174089144"/>
      <w:r w:rsidRPr="0019114E">
        <w:rPr>
          <w:rFonts w:cs="Times New Roman"/>
        </w:rPr>
        <w:t>Group Size</w:t>
      </w:r>
      <w:bookmarkEnd w:id="1646"/>
      <w:bookmarkEnd w:id="1647"/>
      <w:bookmarkEnd w:id="1648"/>
      <w:bookmarkEnd w:id="1649"/>
    </w:p>
    <w:p w14:paraId="04D2F5F9" w14:textId="5A7D1508"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xml:space="preserve">, yet the effect of group size was only observed in the duration of bouts of foraging behaviour. Bouts of alert behaviour could have a minimal duration to effectively monitor the surrounding environment for sources of threat. Alternatively, </w:t>
      </w:r>
      <w:del w:id="1650" w:author="Alex Popescu" w:date="2024-09-26T21:09:00Z" w16du:dateUtc="2024-09-27T01:09:00Z">
        <w:r w:rsidRPr="00356BD5">
          <w:rPr>
            <w:rFonts w:cs="Times New Roman"/>
            <w:iCs/>
            <w:szCs w:val="24"/>
          </w:rPr>
          <w:delText>foraging crows could</w:delText>
        </w:r>
      </w:del>
      <w:ins w:id="1651" w:author="Alex Popescu" w:date="2024-09-26T21:09:00Z" w16du:dateUtc="2024-09-27T01:09:00Z">
        <w:r w:rsidR="00AE76D6">
          <w:rPr>
            <w:rFonts w:cs="Times New Roman"/>
            <w:iCs/>
            <w:szCs w:val="24"/>
          </w:rPr>
          <w:t>the bouts of alert behaviour</w:t>
        </w:r>
      </w:ins>
      <w:r w:rsidR="00AE76D6">
        <w:rPr>
          <w:rFonts w:cs="Times New Roman"/>
          <w:iCs/>
          <w:szCs w:val="24"/>
        </w:rPr>
        <w:t xml:space="preserve"> be </w:t>
      </w:r>
      <w:del w:id="1652" w:author="Alex Popescu" w:date="2024-09-26T21:09:00Z" w16du:dateUtc="2024-09-27T01:09:00Z">
        <w:r w:rsidRPr="00356BD5">
          <w:rPr>
            <w:rFonts w:cs="Times New Roman"/>
            <w:iCs/>
            <w:szCs w:val="24"/>
          </w:rPr>
          <w:delText>maintaining vigilance</w:delText>
        </w:r>
      </w:del>
      <w:ins w:id="1653" w:author="Alex Popescu" w:date="2024-09-26T21:09:00Z" w16du:dateUtc="2024-09-27T01:09:00Z">
        <w:r w:rsidR="00AE76D6">
          <w:rPr>
            <w:rFonts w:cs="Times New Roman"/>
            <w:iCs/>
            <w:szCs w:val="24"/>
          </w:rPr>
          <w:t>used to also maintain</w:t>
        </w:r>
        <w:r w:rsidRPr="00356BD5">
          <w:rPr>
            <w:rFonts w:cs="Times New Roman"/>
            <w:iCs/>
            <w:szCs w:val="24"/>
          </w:rPr>
          <w:t xml:space="preserve"> </w:t>
        </w:r>
        <w:r w:rsidR="00AE76D6">
          <w:rPr>
            <w:rFonts w:cs="Times New Roman"/>
            <w:iCs/>
            <w:szCs w:val="24"/>
          </w:rPr>
          <w:t>awareness of other group members</w:t>
        </w:r>
      </w:ins>
      <w:r w:rsidR="00AE76D6">
        <w:rPr>
          <w:rFonts w:cs="Times New Roman"/>
          <w:iCs/>
          <w:szCs w:val="24"/>
        </w:rPr>
        <w:t xml:space="preserve"> </w:t>
      </w:r>
      <w:r w:rsidRPr="00356BD5">
        <w:rPr>
          <w:rFonts w:cs="Times New Roman"/>
          <w:iCs/>
          <w:szCs w:val="24"/>
        </w:rPr>
        <w:t xml:space="preserve">due to </w:t>
      </w:r>
      <w:ins w:id="1654" w:author="Alex Popescu" w:date="2024-09-26T21:09:00Z" w16du:dateUtc="2024-09-27T01:09:00Z">
        <w:r w:rsidR="00AE76D6">
          <w:rPr>
            <w:rFonts w:cs="Times New Roman"/>
            <w:iCs/>
            <w:szCs w:val="24"/>
          </w:rPr>
          <w:t xml:space="preserve">the </w:t>
        </w:r>
      </w:ins>
      <w:r w:rsidRPr="00356BD5">
        <w:rPr>
          <w:rFonts w:cs="Times New Roman"/>
          <w:iCs/>
          <w:szCs w:val="24"/>
        </w:rPr>
        <w:t>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1655" w:name="_Toc162204976"/>
      <w:bookmarkStart w:id="1656" w:name="_Toc162794621"/>
      <w:bookmarkStart w:id="1657" w:name="_Toc178277251"/>
      <w:bookmarkStart w:id="1658" w:name="_Toc174089145"/>
      <w:r w:rsidRPr="0019114E">
        <w:rPr>
          <w:rFonts w:cs="Times New Roman"/>
        </w:rPr>
        <w:t>Future directions and improvements</w:t>
      </w:r>
      <w:bookmarkEnd w:id="1655"/>
      <w:bookmarkEnd w:id="1656"/>
      <w:bookmarkEnd w:id="1657"/>
      <w:bookmarkEnd w:id="1658"/>
    </w:p>
    <w:p w14:paraId="396E57BC" w14:textId="248600A2"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w:t>
      </w:r>
      <w:del w:id="1659" w:author="Alex Popescu" w:date="2024-09-26T21:09:00Z" w16du:dateUtc="2024-09-27T01:09:00Z">
        <w:r w:rsidRPr="00356BD5">
          <w:rPr>
            <w:rFonts w:cs="Times New Roman"/>
            <w:iCs/>
            <w:szCs w:val="24"/>
          </w:rPr>
          <w:delText>significant</w:delText>
        </w:r>
      </w:del>
      <w:ins w:id="1660" w:author="Alex Popescu" w:date="2024-09-26T21:09:00Z" w16du:dateUtc="2024-09-27T01:09:00Z">
        <w:r w:rsidR="004116B0">
          <w:rPr>
            <w:rFonts w:cs="Times New Roman"/>
            <w:iCs/>
            <w:szCs w:val="24"/>
          </w:rPr>
          <w:t>more subtle</w:t>
        </w:r>
      </w:ins>
      <w:r w:rsidRPr="00356BD5">
        <w:rPr>
          <w:rFonts w:cs="Times New Roman"/>
          <w:iCs/>
          <w:szCs w:val="24"/>
        </w:rPr>
        <w:t xml:space="preserve"> effects</w:t>
      </w:r>
      <w:del w:id="1661" w:author="Alex Popescu" w:date="2024-09-26T21:09:00Z" w16du:dateUtc="2024-09-27T01:09:00Z">
        <w:r w:rsidRPr="00356BD5">
          <w:rPr>
            <w:rFonts w:cs="Times New Roman"/>
            <w:iCs/>
            <w:szCs w:val="24"/>
          </w:rPr>
          <w:delText>. As such, caution should be exercised when interpreting the results</w:delText>
        </w:r>
      </w:del>
      <w:r w:rsidR="004116B0">
        <w:rPr>
          <w:rFonts w:cs="Times New Roman"/>
          <w:iCs/>
          <w:szCs w:val="24"/>
        </w:rPr>
        <w:t xml:space="preserve">, and </w:t>
      </w:r>
      <w:del w:id="1662" w:author="Alex Popescu" w:date="2024-09-26T21:09:00Z" w16du:dateUtc="2024-09-27T01:09:00Z">
        <w:r w:rsidRPr="00356BD5">
          <w:rPr>
            <w:rFonts w:cs="Times New Roman"/>
            <w:iCs/>
            <w:szCs w:val="24"/>
          </w:rPr>
          <w:delText>further</w:delText>
        </w:r>
      </w:del>
      <w:ins w:id="1663" w:author="Alex Popescu" w:date="2024-09-26T21:09:00Z" w16du:dateUtc="2024-09-27T01:09:00Z">
        <w:r w:rsidR="004116B0">
          <w:rPr>
            <w:rFonts w:cs="Times New Roman"/>
            <w:iCs/>
            <w:szCs w:val="24"/>
          </w:rPr>
          <w:t>future</w:t>
        </w:r>
      </w:ins>
      <w:r w:rsidR="004116B0">
        <w:rPr>
          <w:rFonts w:cs="Times New Roman"/>
          <w:iCs/>
          <w:szCs w:val="24"/>
        </w:rPr>
        <w:t xml:space="preserve"> studies </w:t>
      </w:r>
      <w:del w:id="1664" w:author="Alex Popescu" w:date="2024-09-26T21:09:00Z" w16du:dateUtc="2024-09-27T01:09:00Z">
        <w:r w:rsidRPr="00356BD5">
          <w:rPr>
            <w:rFonts w:cs="Times New Roman"/>
            <w:iCs/>
            <w:szCs w:val="24"/>
          </w:rPr>
          <w:delText>with larger sample sizes are required to make conclusive statements. Future studies should make use of</w:delText>
        </w:r>
      </w:del>
      <w:ins w:id="1665" w:author="Alex Popescu" w:date="2024-09-26T21:09:00Z" w16du:dateUtc="2024-09-27T01:09:00Z">
        <w:r w:rsidR="004116B0">
          <w:rPr>
            <w:rFonts w:cs="Times New Roman"/>
            <w:iCs/>
            <w:szCs w:val="24"/>
          </w:rPr>
          <w:t>should build upon our preliminary findings</w:t>
        </w:r>
        <w:r w:rsidR="00D8253F">
          <w:rPr>
            <w:rFonts w:cs="Times New Roman"/>
            <w:iCs/>
            <w:szCs w:val="24"/>
          </w:rPr>
          <w:t xml:space="preserve"> using</w:t>
        </w:r>
      </w:ins>
      <w:r w:rsidR="004116B0">
        <w:rPr>
          <w:rFonts w:cs="Times New Roman"/>
          <w:iCs/>
          <w:szCs w:val="24"/>
        </w:rPr>
        <w:t xml:space="preserve"> long-term video recorders</w:t>
      </w:r>
      <w:r w:rsidR="00D8253F">
        <w:rPr>
          <w:rFonts w:cs="Times New Roman"/>
          <w:iCs/>
          <w:szCs w:val="24"/>
        </w:rPr>
        <w:t xml:space="preserve"> </w:t>
      </w:r>
      <w:del w:id="1666" w:author="Alex Popescu" w:date="2024-09-26T21:09:00Z" w16du:dateUtc="2024-09-27T01:09:00Z">
        <w:r w:rsidRPr="00356BD5">
          <w:rPr>
            <w:rFonts w:cs="Times New Roman"/>
            <w:iCs/>
            <w:szCs w:val="24"/>
          </w:rPr>
          <w:delText>in areas where crows forage</w:delText>
        </w:r>
      </w:del>
      <w:ins w:id="1667" w:author="Alex Popescu" w:date="2024-09-26T21:09:00Z" w16du:dateUtc="2024-09-27T01:09:00Z">
        <w:r w:rsidR="00D8253F">
          <w:rPr>
            <w:rFonts w:cs="Times New Roman"/>
            <w:iCs/>
            <w:szCs w:val="24"/>
          </w:rPr>
          <w:t>and sampling locations</w:t>
        </w:r>
      </w:ins>
      <w:r w:rsidR="00D8253F">
        <w:rPr>
          <w:rFonts w:cs="Times New Roman"/>
          <w:iCs/>
          <w:szCs w:val="24"/>
        </w:rPr>
        <w:t xml:space="preserve"> across a wider breadth of urbanization</w:t>
      </w:r>
      <w:r w:rsidR="00700D8A">
        <w:rPr>
          <w:rFonts w:cs="Times New Roman"/>
          <w:iCs/>
          <w:szCs w:val="24"/>
        </w:rPr>
        <w:t xml:space="preserve">. </w:t>
      </w:r>
      <w:r w:rsidRPr="00356BD5">
        <w:rPr>
          <w:rFonts w:cs="Times New Roman"/>
          <w:iCs/>
          <w:szCs w:val="24"/>
        </w:rPr>
        <w:t xml:space="preserve">Additionally, the study focused on the population of crows in St. Catharines Ontario, which could limit the generalizability of our results to other populations or environments. Factors such as local food availability, the number and area of green spaces, and predator presence can vary widely between cities, and these factors can affect the behaviour of foraging crows. Therefore, the findings of our study could differ from those of a similar study performed in a different city. </w:t>
      </w:r>
    </w:p>
    <w:p w14:paraId="7694318B" w14:textId="77777777" w:rsidR="007D6254" w:rsidRPr="00356BD5" w:rsidRDefault="007D6254" w:rsidP="007D6254">
      <w:pPr>
        <w:spacing w:after="240" w:line="480" w:lineRule="auto"/>
        <w:rPr>
          <w:del w:id="1668" w:author="Alex Popescu" w:date="2024-09-26T21:09:00Z" w16du:dateUtc="2024-09-27T01:09:00Z"/>
          <w:rFonts w:cs="Times New Roman"/>
          <w:iCs/>
          <w:szCs w:val="24"/>
        </w:rPr>
      </w:pPr>
      <w:r w:rsidRPr="00356BD5">
        <w:rPr>
          <w:rFonts w:cs="Times New Roman"/>
          <w:iCs/>
          <w:szCs w:val="24"/>
        </w:rPr>
        <w:t xml:space="preserve">Our study investigated the effects of sentinel behaviour and the generalized environment on the behaviour of foraging American crows in urban environments. Contrary to expectations, sentinel presence did not have a significant effect on forager behaviour. </w:t>
      </w:r>
      <w:del w:id="1669" w:author="Alex Popescu" w:date="2024-09-26T21:09:00Z" w16du:dateUtc="2024-09-27T01:09:00Z">
        <w:r w:rsidRPr="00356BD5">
          <w:rPr>
            <w:rFonts w:cs="Times New Roman"/>
            <w:iCs/>
            <w:szCs w:val="24"/>
          </w:rPr>
          <w:delText xml:space="preserve">This suggests that sentinel decision-making could be more influenced by individual needs rather than group benefits, aligning with Bednekoff's state-dependent model. </w:delText>
        </w:r>
      </w:del>
      <w:r w:rsidRPr="00356BD5">
        <w:rPr>
          <w:rFonts w:cs="Times New Roman"/>
          <w:iCs/>
          <w:szCs w:val="24"/>
        </w:rPr>
        <w:t xml:space="preserve">The generalized environment, however, had a significant impact on forager behaviour. Crows in green areas exhibited longer bouts of foraging behaviour and more transitions from the vulnerable to the alert state compared to those in commercial areas. </w:t>
      </w:r>
      <w:del w:id="1670" w:author="Alex Popescu" w:date="2024-09-26T21:09:00Z" w16du:dateUtc="2024-09-27T01:09:00Z">
        <w:r w:rsidRPr="00356BD5">
          <w:rPr>
            <w:rFonts w:cs="Times New Roman"/>
            <w:iCs/>
            <w:szCs w:val="24"/>
          </w:rPr>
          <w:delText>This indicates that</w:delText>
        </w:r>
      </w:del>
      <w:ins w:id="1671" w:author="Alex Popescu" w:date="2024-09-26T21:09:00Z" w16du:dateUtc="2024-09-27T01:09:00Z">
        <w:r w:rsidR="00AE76D6">
          <w:rPr>
            <w:rFonts w:cs="Times New Roman"/>
            <w:iCs/>
            <w:szCs w:val="24"/>
          </w:rPr>
          <w:t>Crows therefore alter their foraging behaviour in response to changes in</w:t>
        </w:r>
      </w:ins>
      <w:r w:rsidR="00AE76D6">
        <w:rPr>
          <w:rFonts w:cs="Times New Roman"/>
          <w:iCs/>
          <w:szCs w:val="24"/>
        </w:rPr>
        <w:t xml:space="preserve"> </w:t>
      </w:r>
      <w:r w:rsidRPr="00356BD5">
        <w:rPr>
          <w:rFonts w:cs="Times New Roman"/>
          <w:iCs/>
          <w:szCs w:val="24"/>
        </w:rPr>
        <w:t>environmental factors such as resource distribution and predation risk</w:t>
      </w:r>
      <w:del w:id="1672" w:author="Alex Popescu" w:date="2024-09-26T21:09:00Z" w16du:dateUtc="2024-09-27T01:09:00Z">
        <w:r w:rsidRPr="00356BD5">
          <w:rPr>
            <w:rFonts w:cs="Times New Roman"/>
            <w:iCs/>
            <w:szCs w:val="24"/>
          </w:rPr>
          <w:delText xml:space="preserve"> could play a crucial role in shaping forager behaviour</w:delText>
        </w:r>
      </w:del>
      <w:ins w:id="1673" w:author="Alex Popescu" w:date="2024-09-26T21:09:00Z" w16du:dateUtc="2024-09-27T01:09:00Z">
        <w:r w:rsidR="00AE76D6">
          <w:rPr>
            <w:rFonts w:cs="Times New Roman"/>
            <w:iCs/>
            <w:szCs w:val="24"/>
          </w:rPr>
          <w:t xml:space="preserve">. </w:t>
        </w:r>
        <w:r w:rsidR="00D8253F">
          <w:rPr>
            <w:rFonts w:cs="Times New Roman"/>
            <w:iCs/>
            <w:szCs w:val="24"/>
          </w:rPr>
          <w:t>A significant interaction between sentinel presence and generalized environment was also observed, suggesting that the effectiveness of the sentinel might differ between environments. This is reflected in an increased reliance on the sentinel in foragers in green areas</w:t>
        </w:r>
        <w:r w:rsidR="00064273">
          <w:rPr>
            <w:rFonts w:cs="Times New Roman"/>
            <w:iCs/>
            <w:szCs w:val="24"/>
          </w:rPr>
          <w:t>, where the sentinel’s effectiveness is greatest</w:t>
        </w:r>
      </w:ins>
      <w:r w:rsidR="00D8253F">
        <w:rPr>
          <w:rFonts w:cs="Times New Roman"/>
          <w:iCs/>
          <w:szCs w:val="24"/>
        </w:rPr>
        <w:t xml:space="preserve">. </w:t>
      </w:r>
      <w:r w:rsidRPr="00356BD5">
        <w:rPr>
          <w:rFonts w:cs="Times New Roman"/>
          <w:iCs/>
          <w:szCs w:val="24"/>
        </w:rPr>
        <w:t>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p>
    <w:p w14:paraId="12DF48FD" w14:textId="0B3ADB54" w:rsidR="007D6254" w:rsidRPr="00356BD5" w:rsidRDefault="007D6254" w:rsidP="007D6254">
      <w:pPr>
        <w:spacing w:after="240" w:line="480" w:lineRule="auto"/>
        <w:rPr>
          <w:rFonts w:cs="Times New Roman"/>
          <w:iCs/>
          <w:szCs w:val="24"/>
        </w:rPr>
        <w:sectPr w:rsidR="007D6254" w:rsidRPr="00356BD5" w:rsidSect="007D6254">
          <w:headerReference w:type="default" r:id="rId39"/>
          <w:pgSz w:w="12240" w:h="15840"/>
          <w:pgMar w:top="1440" w:right="1440" w:bottom="1440" w:left="1440" w:header="708" w:footer="708" w:gutter="0"/>
          <w:cols w:space="708"/>
          <w:docGrid w:linePitch="360"/>
        </w:sectPr>
      </w:pPr>
      <w:del w:id="1674" w:author="Alex Popescu" w:date="2024-09-26T21:09:00Z" w16du:dateUtc="2024-09-27T01:09:00Z">
        <w:r w:rsidRPr="00356BD5">
          <w:rPr>
            <w:rFonts w:cs="Times New Roman"/>
            <w:iCs/>
            <w:szCs w:val="24"/>
          </w:rPr>
          <w:delText>These findings have several implications for understanding crow behaviour. They suggest that crows can adapt their behaviour based on environmental conditions and individual needs. The lack of significant effects of sentinel behaviour points towards the complexity of social behaviour in crows and the importance of considering individual variation in decision-making.</w:delText>
        </w:r>
      </w:del>
      <w:r w:rsidR="00064273">
        <w:rPr>
          <w:rFonts w:cs="Times New Roman"/>
          <w:iCs/>
          <w:szCs w:val="24"/>
        </w:rPr>
        <w:t xml:space="preserve"> </w:t>
      </w:r>
      <w:r w:rsidRPr="00356BD5">
        <w:rPr>
          <w:rFonts w:cs="Times New Roman"/>
          <w:iCs/>
          <w:szCs w:val="24"/>
        </w:rPr>
        <w:t xml:space="preserve">Overall, the study provides valuable insights into the factors influencing crow behaviour in urban environments and highlights the need for further research to fully understand </w:t>
      </w:r>
      <w:del w:id="1675" w:author="Alex Popescu" w:date="2024-09-26T21:09:00Z" w16du:dateUtc="2024-09-27T01:09:00Z">
        <w:r w:rsidRPr="00356BD5">
          <w:rPr>
            <w:rFonts w:cs="Times New Roman"/>
            <w:iCs/>
            <w:szCs w:val="24"/>
          </w:rPr>
          <w:delText>these complex</w:delText>
        </w:r>
      </w:del>
      <w:ins w:id="1676" w:author="Alex Popescu" w:date="2024-09-26T21:09:00Z" w16du:dateUtc="2024-09-27T01:09:00Z">
        <w:r w:rsidRPr="00356BD5">
          <w:rPr>
            <w:rFonts w:cs="Times New Roman"/>
            <w:iCs/>
            <w:szCs w:val="24"/>
          </w:rPr>
          <w:t>the</w:t>
        </w:r>
        <w:r w:rsidR="00064273">
          <w:rPr>
            <w:rFonts w:cs="Times New Roman"/>
            <w:iCs/>
            <w:szCs w:val="24"/>
          </w:rPr>
          <w:t>ir</w:t>
        </w:r>
        <w:r w:rsidRPr="00356BD5">
          <w:rPr>
            <w:rFonts w:cs="Times New Roman"/>
            <w:iCs/>
            <w:szCs w:val="24"/>
          </w:rPr>
          <w:t xml:space="preserve"> </w:t>
        </w:r>
        <w:r w:rsidR="00064273">
          <w:rPr>
            <w:rFonts w:cs="Times New Roman"/>
            <w:iCs/>
            <w:szCs w:val="24"/>
          </w:rPr>
          <w:t>social</w:t>
        </w:r>
      </w:ins>
      <w:r w:rsidR="00064273">
        <w:rPr>
          <w:rFonts w:cs="Times New Roman"/>
          <w:iCs/>
          <w:szCs w:val="24"/>
        </w:rPr>
        <w:t xml:space="preserve"> behaviours</w:t>
      </w:r>
      <w:ins w:id="1677" w:author="Alex Popescu" w:date="2024-09-26T21:09:00Z" w16du:dateUtc="2024-09-27T01:09:00Z">
        <w:r w:rsidR="00064273">
          <w:rPr>
            <w:rFonts w:cs="Times New Roman"/>
            <w:iCs/>
            <w:szCs w:val="24"/>
          </w:rPr>
          <w:t xml:space="preserve"> in urban areas</w:t>
        </w:r>
      </w:ins>
      <w:r w:rsidRPr="00356BD5">
        <w:rPr>
          <w:rFonts w:cs="Times New Roman"/>
          <w:iCs/>
          <w:szCs w:val="24"/>
        </w:rPr>
        <w:t>.</w:t>
      </w:r>
      <w:bookmarkEnd w:id="1583"/>
      <w:r w:rsidRPr="00356BD5">
        <w:rPr>
          <w:rFonts w:cs="Times New Roman"/>
          <w:iCs/>
          <w:szCs w:val="24"/>
        </w:rPr>
        <w:t xml:space="preserve"> </w:t>
      </w:r>
    </w:p>
    <w:p w14:paraId="1AFFDF50" w14:textId="77777777" w:rsidR="007D6254" w:rsidRPr="0019114E" w:rsidRDefault="007D6254" w:rsidP="007D6254">
      <w:pPr>
        <w:pStyle w:val="SectionTitle"/>
      </w:pPr>
      <w:bookmarkStart w:id="1678" w:name="_Toc178277252"/>
      <w:bookmarkStart w:id="1679" w:name="_Toc174089146"/>
      <w:r w:rsidRPr="0019114E">
        <w:t>References</w:t>
      </w:r>
      <w:bookmarkEnd w:id="1678"/>
      <w:bookmarkEnd w:id="1679"/>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40"/>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1680" w:name="_Toc162794623"/>
      <w:bookmarkStart w:id="1681" w:name="_Toc162204979"/>
      <w:bookmarkStart w:id="1682" w:name="_Toc178277253"/>
      <w:bookmarkStart w:id="1683" w:name="_Toc174089147"/>
      <w:r w:rsidRPr="0019114E">
        <w:rPr>
          <w:rFonts w:cs="Times New Roman"/>
        </w:rPr>
        <w:t>General Discussion</w:t>
      </w:r>
      <w:bookmarkEnd w:id="1680"/>
      <w:bookmarkEnd w:id="1682"/>
      <w:bookmarkEnd w:id="1683"/>
    </w:p>
    <w:p w14:paraId="5691F85C" w14:textId="77777777" w:rsidR="004865A1" w:rsidRPr="0019114E" w:rsidRDefault="004865A1" w:rsidP="004865A1">
      <w:pPr>
        <w:pStyle w:val="SectionTitle"/>
      </w:pPr>
      <w:bookmarkStart w:id="1684" w:name="_Toc162794624"/>
      <w:bookmarkStart w:id="1685" w:name="_Toc178277254"/>
      <w:bookmarkStart w:id="1686" w:name="_Toc174089148"/>
      <w:r w:rsidRPr="0019114E">
        <w:t>Thesis summary</w:t>
      </w:r>
      <w:bookmarkEnd w:id="1684"/>
      <w:bookmarkEnd w:id="1685"/>
      <w:bookmarkEnd w:id="1686"/>
    </w:p>
    <w:p w14:paraId="38F1B498" w14:textId="611157EE"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xml:space="preserve">. The behaviour could be even more useful in human-altered environments where </w:t>
      </w:r>
      <w:del w:id="1687" w:author="Alex Popescu" w:date="2024-09-26T21:09:00Z" w16du:dateUtc="2024-09-27T01:09:00Z">
        <w:r w:rsidRPr="002B72AC">
          <w:rPr>
            <w:rFonts w:cs="Times New Roman"/>
            <w:iCs/>
            <w:szCs w:val="24"/>
          </w:rPr>
          <w:delText>wildlife must navigate novel challenges</w:delText>
        </w:r>
      </w:del>
      <w:ins w:id="1688" w:author="Alex Popescu" w:date="2024-09-26T21:09:00Z" w16du:dateUtc="2024-09-27T01:09:00Z">
        <w:r w:rsidR="00064273">
          <w:rPr>
            <w:rFonts w:cs="Times New Roman"/>
            <w:iCs/>
            <w:szCs w:val="24"/>
          </w:rPr>
          <w:t>factors such as risk</w:t>
        </w:r>
      </w:ins>
      <w:r w:rsidR="00064273">
        <w:rPr>
          <w:rFonts w:cs="Times New Roman"/>
          <w:iCs/>
          <w:szCs w:val="24"/>
        </w:rPr>
        <w:t xml:space="preserve"> and </w:t>
      </w:r>
      <w:del w:id="1689" w:author="Alex Popescu" w:date="2024-09-26T21:09:00Z" w16du:dateUtc="2024-09-27T01:09:00Z">
        <w:r w:rsidRPr="002B72AC">
          <w:rPr>
            <w:rFonts w:cs="Times New Roman"/>
            <w:iCs/>
            <w:szCs w:val="24"/>
          </w:rPr>
          <w:delText>adapt to their surroundings</w:delText>
        </w:r>
      </w:del>
      <w:ins w:id="1690" w:author="Alex Popescu" w:date="2024-09-26T21:09:00Z" w16du:dateUtc="2024-09-27T01:09:00Z">
        <w:r w:rsidR="00064273">
          <w:rPr>
            <w:rFonts w:cs="Times New Roman"/>
            <w:iCs/>
            <w:szCs w:val="24"/>
          </w:rPr>
          <w:t>food availability could make the behaviour more adaptive</w:t>
        </w:r>
      </w:ins>
      <w:r w:rsidRPr="002B72AC">
        <w:rPr>
          <w:rFonts w:cs="Times New Roman"/>
          <w:iCs/>
          <w:szCs w:val="24"/>
        </w:rPr>
        <w:t>.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71673B9F"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w:t>
      </w:r>
      <w:proofErr w:type="spellStart"/>
      <w:r w:rsidRPr="002B72AC">
        <w:rPr>
          <w:rFonts w:cs="Times New Roman"/>
          <w:iCs/>
          <w:szCs w:val="24"/>
          <w:lang w:val="fr-FR"/>
        </w:rPr>
        <w:t>outgroup</w:t>
      </w:r>
      <w:proofErr w:type="spellEnd"/>
      <w:r w:rsidRPr="002B72AC">
        <w:rPr>
          <w:rFonts w:cs="Times New Roman"/>
          <w:iCs/>
          <w:szCs w:val="24"/>
          <w:lang w:val="fr-FR"/>
        </w:rPr>
        <w:t xml:space="preserve"> </w:t>
      </w:r>
      <w:proofErr w:type="spellStart"/>
      <w:r w:rsidRPr="002B72AC">
        <w:rPr>
          <w:rFonts w:cs="Times New Roman"/>
          <w:iCs/>
          <w:szCs w:val="24"/>
          <w:lang w:val="fr-FR"/>
        </w:rPr>
        <w:t>rivals</w:t>
      </w:r>
      <w:proofErr w:type="spellEnd"/>
      <w:r w:rsidRPr="002B72AC">
        <w:rPr>
          <w:rFonts w:cs="Times New Roman"/>
          <w:iCs/>
          <w:szCs w:val="24"/>
          <w:lang w:val="fr-FR"/>
        </w:rPr>
        <w:t xml:space="preserve">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xml:space="preserve">, also led to increased sentinel behaviour. Overall, the review highlighted the complex interplay of intrinsic and extrinsic factors in shaping sentinel behaviour across </w:t>
      </w:r>
      <w:del w:id="1691" w:author="Alex Popescu" w:date="2024-09-26T21:09:00Z" w16du:dateUtc="2024-09-27T01:09:00Z">
        <w:r w:rsidRPr="002B72AC">
          <w:rPr>
            <w:rFonts w:cs="Times New Roman"/>
            <w:iCs/>
            <w:szCs w:val="24"/>
          </w:rPr>
          <w:delText>terrestrial vertebrate</w:delText>
        </w:r>
      </w:del>
      <w:ins w:id="1692" w:author="Alex Popescu" w:date="2024-09-26T21:09:00Z" w16du:dateUtc="2024-09-27T01:09:00Z">
        <w:r w:rsidR="00064273">
          <w:rPr>
            <w:rFonts w:cs="Times New Roman"/>
            <w:iCs/>
            <w:szCs w:val="24"/>
          </w:rPr>
          <w:t>avian and mammalian</w:t>
        </w:r>
      </w:ins>
      <w:r w:rsidR="00064273">
        <w:rPr>
          <w:rFonts w:cs="Times New Roman"/>
          <w:iCs/>
          <w:szCs w:val="24"/>
        </w:rPr>
        <w:t xml:space="preserve"> species</w:t>
      </w:r>
      <w:r w:rsidRPr="002B72AC">
        <w:rPr>
          <w:rFonts w:cs="Times New Roman"/>
          <w:iCs/>
          <w:szCs w:val="24"/>
        </w:rPr>
        <w:t>.</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My empirical study focused on investigating how the presence of a sentinel and the generalized environment affected the behaviour of foraging American crows. Unexpectedly, I found that 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4F2545EC"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w:t>
      </w:r>
      <w:del w:id="1693" w:author="Alex Popescu" w:date="2024-09-26T21:09:00Z" w16du:dateUtc="2024-09-27T01:09:00Z">
        <w:r w:rsidRPr="002B72AC">
          <w:rPr>
            <w:rFonts w:cs="Times New Roman"/>
            <w:iCs/>
            <w:szCs w:val="24"/>
          </w:rPr>
          <w:delText xml:space="preserve"> and</w:delText>
        </w:r>
      </w:del>
      <w:ins w:id="1694" w:author="Alex Popescu" w:date="2024-09-26T21:09:00Z" w16du:dateUtc="2024-09-27T01:09:00Z">
        <w:r w:rsidR="00156B84">
          <w:rPr>
            <w:rFonts w:cs="Times New Roman"/>
            <w:iCs/>
            <w:szCs w:val="24"/>
          </w:rPr>
          <w:t>. This</w:t>
        </w:r>
      </w:ins>
      <w:r w:rsidR="00156B84">
        <w:rPr>
          <w:rFonts w:cs="Times New Roman"/>
          <w:iCs/>
          <w:szCs w:val="24"/>
        </w:rPr>
        <w:t xml:space="preserve"> can </w:t>
      </w:r>
      <w:del w:id="1695" w:author="Alex Popescu" w:date="2024-09-26T21:09:00Z" w16du:dateUtc="2024-09-27T01:09:00Z">
        <w:r w:rsidRPr="002B72AC">
          <w:rPr>
            <w:rFonts w:cs="Times New Roman"/>
            <w:iCs/>
            <w:szCs w:val="24"/>
          </w:rPr>
          <w:delText>lead to</w:delText>
        </w:r>
      </w:del>
      <w:ins w:id="1696" w:author="Alex Popescu" w:date="2024-09-26T21:09:00Z" w16du:dateUtc="2024-09-27T01:09:00Z">
        <w:r w:rsidR="00156B84">
          <w:rPr>
            <w:rFonts w:cs="Times New Roman"/>
            <w:iCs/>
            <w:szCs w:val="24"/>
          </w:rPr>
          <w:t>result in</w:t>
        </w:r>
      </w:ins>
      <w:r w:rsidR="00156B84">
        <w:rPr>
          <w:rFonts w:cs="Times New Roman"/>
          <w:iCs/>
          <w:szCs w:val="24"/>
        </w:rPr>
        <w:t xml:space="preserve"> a better understanding</w:t>
      </w:r>
      <w:r w:rsidRPr="002B72AC">
        <w:rPr>
          <w:rFonts w:cs="Times New Roman"/>
          <w:iCs/>
          <w:szCs w:val="24"/>
        </w:rPr>
        <w:t xml:space="preserve"> of </w:t>
      </w:r>
      <w:del w:id="1697" w:author="Alex Popescu" w:date="2024-09-26T21:09:00Z" w16du:dateUtc="2024-09-27T01:09:00Z">
        <w:r w:rsidRPr="002B72AC">
          <w:rPr>
            <w:rFonts w:cs="Times New Roman"/>
            <w:iCs/>
            <w:szCs w:val="24"/>
          </w:rPr>
          <w:delText xml:space="preserve">how </w:delText>
        </w:r>
      </w:del>
      <w:ins w:id="1698" w:author="Alex Popescu" w:date="2024-09-26T21:09:00Z" w16du:dateUtc="2024-09-27T01:09:00Z">
        <w:r w:rsidR="00156B84">
          <w:rPr>
            <w:rFonts w:cs="Times New Roman"/>
            <w:iCs/>
            <w:szCs w:val="24"/>
          </w:rPr>
          <w:t xml:space="preserve">the contribution of </w:t>
        </w:r>
      </w:ins>
      <w:r w:rsidR="00156B84">
        <w:rPr>
          <w:rFonts w:cs="Times New Roman"/>
          <w:iCs/>
          <w:szCs w:val="24"/>
        </w:rPr>
        <w:t>sentinel behaviour</w:t>
      </w:r>
      <w:r w:rsidRPr="002B72AC">
        <w:rPr>
          <w:rFonts w:cs="Times New Roman"/>
          <w:iCs/>
          <w:szCs w:val="24"/>
        </w:rPr>
        <w:t xml:space="preserve"> </w:t>
      </w:r>
      <w:del w:id="1699" w:author="Alex Popescu" w:date="2024-09-26T21:09:00Z" w16du:dateUtc="2024-09-27T01:09:00Z">
        <w:r w:rsidRPr="002B72AC">
          <w:rPr>
            <w:rFonts w:cs="Times New Roman"/>
            <w:iCs/>
            <w:szCs w:val="24"/>
          </w:rPr>
          <w:delText xml:space="preserve">contributes </w:delText>
        </w:r>
      </w:del>
      <w:r w:rsidRPr="002B72AC">
        <w:rPr>
          <w:rFonts w:cs="Times New Roman"/>
          <w:iCs/>
          <w:szCs w:val="24"/>
        </w:rPr>
        <w:t xml:space="preserve">to the success of </w:t>
      </w:r>
      <w:del w:id="1700" w:author="Alex Popescu" w:date="2024-09-26T21:09:00Z" w16du:dateUtc="2024-09-27T01:09:00Z">
        <w:r w:rsidRPr="002B72AC">
          <w:rPr>
            <w:rFonts w:cs="Times New Roman"/>
            <w:iCs/>
            <w:szCs w:val="24"/>
          </w:rPr>
          <w:delText xml:space="preserve">these </w:delText>
        </w:r>
      </w:del>
      <w:r w:rsidRPr="002B72AC">
        <w:rPr>
          <w:rFonts w:cs="Times New Roman"/>
          <w:iCs/>
          <w:szCs w:val="24"/>
        </w:rPr>
        <w:t>species</w:t>
      </w:r>
      <w:ins w:id="1701" w:author="Alex Popescu" w:date="2024-09-26T21:09:00Z" w16du:dateUtc="2024-09-27T01:09:00Z">
        <w:r w:rsidR="00156B84">
          <w:rPr>
            <w:rFonts w:cs="Times New Roman"/>
            <w:iCs/>
            <w:szCs w:val="24"/>
          </w:rPr>
          <w:t xml:space="preserve"> in urban areas</w:t>
        </w:r>
      </w:ins>
      <w:r w:rsidRPr="002B72AC">
        <w:rPr>
          <w:rFonts w:cs="Times New Roman"/>
          <w:iCs/>
          <w:szCs w:val="24"/>
        </w:rPr>
        <w:t>.</w:t>
      </w:r>
    </w:p>
    <w:p w14:paraId="73112D8D" w14:textId="4AB3D6A8" w:rsidR="004865A1" w:rsidRPr="002B72AC" w:rsidRDefault="004865A1" w:rsidP="004865A1">
      <w:pPr>
        <w:spacing w:after="240" w:line="480" w:lineRule="auto"/>
        <w:rPr>
          <w:rFonts w:cs="Times New Roman"/>
          <w:iCs/>
          <w:szCs w:val="24"/>
        </w:rPr>
      </w:pPr>
      <w:r w:rsidRPr="002B72AC">
        <w:rPr>
          <w:rFonts w:cs="Times New Roman"/>
          <w:iCs/>
          <w:szCs w:val="24"/>
        </w:rPr>
        <w:t xml:space="preserve">Despite the insights gained from our empirical study, I should acknowledge some of </w:t>
      </w:r>
      <w:del w:id="1702" w:author="Alex Popescu" w:date="2024-09-26T21:09:00Z" w16du:dateUtc="2024-09-27T01:09:00Z">
        <w:r w:rsidRPr="002B72AC">
          <w:rPr>
            <w:rFonts w:cs="Times New Roman"/>
            <w:iCs/>
            <w:szCs w:val="24"/>
          </w:rPr>
          <w:delText>the</w:delText>
        </w:r>
      </w:del>
      <w:ins w:id="1703" w:author="Alex Popescu" w:date="2024-09-26T21:09:00Z" w16du:dateUtc="2024-09-27T01:09:00Z">
        <w:r w:rsidR="00156B84">
          <w:rPr>
            <w:rFonts w:cs="Times New Roman"/>
            <w:iCs/>
            <w:szCs w:val="24"/>
          </w:rPr>
          <w:t>its</w:t>
        </w:r>
      </w:ins>
      <w:r w:rsidR="00156B84">
        <w:rPr>
          <w:rFonts w:cs="Times New Roman"/>
          <w:iCs/>
          <w:szCs w:val="24"/>
        </w:rPr>
        <w:t xml:space="preserve"> </w:t>
      </w:r>
      <w:r w:rsidRPr="002B72AC">
        <w:rPr>
          <w:rFonts w:cs="Times New Roman"/>
          <w:iCs/>
          <w:szCs w:val="24"/>
        </w:rPr>
        <w:t>limitations</w:t>
      </w:r>
      <w:del w:id="1704" w:author="Alex Popescu" w:date="2024-09-26T21:09:00Z" w16du:dateUtc="2024-09-27T01:09:00Z">
        <w:r w:rsidRPr="002B72AC">
          <w:rPr>
            <w:rFonts w:cs="Times New Roman"/>
            <w:iCs/>
            <w:szCs w:val="24"/>
          </w:rPr>
          <w:delText xml:space="preserve"> of the empirical study</w:delText>
        </w:r>
      </w:del>
      <w:r w:rsidRPr="002B72AC">
        <w:rPr>
          <w:rFonts w:cs="Times New Roman"/>
          <w:iCs/>
          <w:szCs w:val="24"/>
        </w:rPr>
        <w:t>. One limitation is the relatively small sample size of crows observed, which could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1705" w:name="_Toc162794626"/>
      <w:bookmarkStart w:id="1706" w:name="_Toc178277255"/>
      <w:bookmarkStart w:id="1707" w:name="_Toc174089149"/>
      <w:r w:rsidRPr="0019114E">
        <w:t>Future Studies</w:t>
      </w:r>
      <w:bookmarkEnd w:id="1705"/>
      <w:bookmarkEnd w:id="1706"/>
      <w:bookmarkEnd w:id="1707"/>
    </w:p>
    <w:p w14:paraId="2077C0D9" w14:textId="06062FFD"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an extended period. This could allow the identification of temporal </w:t>
      </w:r>
      <w:ins w:id="1708" w:author="Alex Popescu" w:date="2024-09-26T21:09:00Z" w16du:dateUtc="2024-09-27T01:09:00Z">
        <w:r w:rsidR="00156B84">
          <w:rPr>
            <w:rFonts w:cs="Times New Roman"/>
            <w:iCs/>
            <w:szCs w:val="24"/>
          </w:rPr>
          <w:t xml:space="preserve">and seasonal </w:t>
        </w:r>
      </w:ins>
      <w:r w:rsidRPr="002B72AC">
        <w:rPr>
          <w:rFonts w:cs="Times New Roman"/>
          <w:iCs/>
          <w:szCs w:val="24"/>
        </w:rPr>
        <w:t>effects on the 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1709" w:name="_Toc162794628"/>
      <w:bookmarkStart w:id="1710" w:name="_Toc178277256"/>
      <w:bookmarkStart w:id="1711" w:name="_Toc174089150"/>
      <w:r w:rsidRPr="0019114E">
        <w:t>Concluding statements</w:t>
      </w:r>
      <w:bookmarkEnd w:id="1709"/>
      <w:bookmarkEnd w:id="1710"/>
      <w:bookmarkEnd w:id="1711"/>
    </w:p>
    <w:p w14:paraId="59EBE5BB" w14:textId="452EA4BD" w:rsidR="004865A1" w:rsidRPr="002B72AC" w:rsidRDefault="004865A1" w:rsidP="004865A1">
      <w:pPr>
        <w:spacing w:after="240" w:line="480" w:lineRule="auto"/>
        <w:rPr>
          <w:rFonts w:cs="Times New Roman"/>
          <w:iCs/>
          <w:szCs w:val="24"/>
        </w:rPr>
      </w:pPr>
      <w:r w:rsidRPr="002B72AC">
        <w:rPr>
          <w:rFonts w:cs="Times New Roman"/>
          <w:iCs/>
          <w:szCs w:val="24"/>
        </w:rPr>
        <w:t>The main findings from the scoping review and empirical study shed light on the factors influencing sentinel behaviour</w:t>
      </w:r>
      <w:ins w:id="1712" w:author="Alex Popescu" w:date="2024-09-26T21:09:00Z" w16du:dateUtc="2024-09-27T01:09:00Z">
        <w:r w:rsidR="002309A0">
          <w:rPr>
            <w:rFonts w:cs="Times New Roman"/>
            <w:iCs/>
            <w:szCs w:val="24"/>
          </w:rPr>
          <w:t>, and forager reliance on sentinels</w:t>
        </w:r>
      </w:ins>
      <w:r w:rsidRPr="002B72AC">
        <w:rPr>
          <w:rFonts w:cs="Times New Roman"/>
          <w:iCs/>
          <w:szCs w:val="24"/>
        </w:rPr>
        <w:t xml:space="preserve"> in urban environments</w:t>
      </w:r>
      <w:del w:id="1713" w:author="Alex Popescu" w:date="2024-09-26T21:09:00Z" w16du:dateUtc="2024-09-27T01:09:00Z">
        <w:r w:rsidRPr="002B72AC">
          <w:rPr>
            <w:rFonts w:cs="Times New Roman"/>
            <w:iCs/>
            <w:szCs w:val="24"/>
          </w:rPr>
          <w:delText>, particularly in American crows.</w:delText>
        </w:r>
      </w:del>
      <w:ins w:id="1714" w:author="Alex Popescu" w:date="2024-09-26T21:09:00Z" w16du:dateUtc="2024-09-27T01:09:00Z">
        <w:r w:rsidRPr="002B72AC">
          <w:rPr>
            <w:rFonts w:cs="Times New Roman"/>
            <w:iCs/>
            <w:szCs w:val="24"/>
          </w:rPr>
          <w:t>.</w:t>
        </w:r>
      </w:ins>
      <w:r w:rsidRPr="002B72AC">
        <w:rPr>
          <w:rFonts w:cs="Times New Roman"/>
          <w:iCs/>
          <w:szCs w:val="24"/>
        </w:rPr>
        <w:t xml:space="preserve"> The scoping review identified a range of intrinsic and extrinsic factors that can affect </w:t>
      </w:r>
      <w:ins w:id="1715" w:author="Alex Popescu" w:date="2024-09-26T21:09:00Z" w16du:dateUtc="2024-09-27T01:09:00Z">
        <w:r w:rsidR="00156B84">
          <w:rPr>
            <w:rFonts w:cs="Times New Roman"/>
            <w:iCs/>
            <w:szCs w:val="24"/>
          </w:rPr>
          <w:t xml:space="preserve">the complex decision-making behind </w:t>
        </w:r>
      </w:ins>
      <w:r w:rsidRPr="002B72AC">
        <w:rPr>
          <w:rFonts w:cs="Times New Roman"/>
          <w:iCs/>
          <w:szCs w:val="24"/>
        </w:rPr>
        <w:t>sentinel behaviour</w:t>
      </w:r>
      <w:del w:id="1716" w:author="Alex Popescu" w:date="2024-09-26T21:09:00Z" w16du:dateUtc="2024-09-27T01:09:00Z">
        <w:r w:rsidRPr="002B72AC">
          <w:rPr>
            <w:rFonts w:cs="Times New Roman"/>
            <w:iCs/>
            <w:szCs w:val="24"/>
          </w:rPr>
          <w:delText>, including group size, predation</w:delText>
        </w:r>
      </w:del>
      <w:ins w:id="1717" w:author="Alex Popescu" w:date="2024-09-26T21:09:00Z" w16du:dateUtc="2024-09-27T01:09:00Z">
        <w:r w:rsidRPr="002B72AC">
          <w:rPr>
            <w:rFonts w:cs="Times New Roman"/>
            <w:iCs/>
            <w:szCs w:val="24"/>
          </w:rPr>
          <w:t xml:space="preserve">. </w:t>
        </w:r>
        <w:r w:rsidR="00156B84">
          <w:rPr>
            <w:rFonts w:cs="Times New Roman"/>
            <w:iCs/>
            <w:szCs w:val="24"/>
          </w:rPr>
          <w:t>Energy and</w:t>
        </w:r>
      </w:ins>
      <w:r w:rsidR="00156B84">
        <w:rPr>
          <w:rFonts w:cs="Times New Roman"/>
          <w:iCs/>
          <w:szCs w:val="24"/>
        </w:rPr>
        <w:t xml:space="preserve"> risk</w:t>
      </w:r>
      <w:del w:id="1718" w:author="Alex Popescu" w:date="2024-09-26T21:09:00Z" w16du:dateUtc="2024-09-27T01:09:00Z">
        <w:r w:rsidRPr="002B72AC">
          <w:rPr>
            <w:rFonts w:cs="Times New Roman"/>
            <w:iCs/>
            <w:szCs w:val="24"/>
          </w:rPr>
          <w:delText xml:space="preserve">, and resource distribution. </w:delText>
        </w:r>
      </w:del>
      <w:ins w:id="1719" w:author="Alex Popescu" w:date="2024-09-26T21:09:00Z" w16du:dateUtc="2024-09-27T01:09:00Z">
        <w:r w:rsidR="00156B84">
          <w:rPr>
            <w:rFonts w:cs="Times New Roman"/>
            <w:iCs/>
            <w:szCs w:val="24"/>
          </w:rPr>
          <w:t>-related factors can greatly increase an individual’s propensity to engage in sentinel behaviour</w:t>
        </w:r>
        <w:r w:rsidR="002309A0">
          <w:rPr>
            <w:rFonts w:cs="Times New Roman"/>
            <w:iCs/>
            <w:szCs w:val="24"/>
          </w:rPr>
          <w:t>, with higher energetic availability and higher risk resulting in greater sentinel behaviour.</w:t>
        </w:r>
        <w:r w:rsidR="002309A0" w:rsidRPr="002309A0">
          <w:rPr>
            <w:rFonts w:cs="Times New Roman"/>
            <w:iCs/>
            <w:szCs w:val="24"/>
          </w:rPr>
          <w:t xml:space="preserve"> </w:t>
        </w:r>
        <w:r w:rsidR="002309A0" w:rsidRPr="002B72AC">
          <w:rPr>
            <w:rFonts w:cs="Times New Roman"/>
            <w:iCs/>
            <w:szCs w:val="24"/>
          </w:rPr>
          <w:t xml:space="preserve">The findings of my empirical study reinforce the importance of considering environmental factors </w:t>
        </w:r>
        <w:r w:rsidR="002309A0">
          <w:rPr>
            <w:rFonts w:cs="Times New Roman"/>
            <w:iCs/>
            <w:szCs w:val="24"/>
          </w:rPr>
          <w:t xml:space="preserve">as well as their interactions with social factors when observing the </w:t>
        </w:r>
        <w:r w:rsidR="002309A0" w:rsidRPr="002B72AC">
          <w:rPr>
            <w:rFonts w:cs="Times New Roman"/>
            <w:iCs/>
            <w:szCs w:val="24"/>
          </w:rPr>
          <w:t>behaviour of urban social species.</w:t>
        </w:r>
        <w:r w:rsidR="002309A0">
          <w:rPr>
            <w:rFonts w:cs="Times New Roman"/>
            <w:iCs/>
            <w:szCs w:val="24"/>
          </w:rPr>
          <w:t xml:space="preserve"> Foragers relied more on the sentinel in green spaces, where the sentinel’s coverage was most effective.</w:t>
        </w:r>
      </w:ins>
    </w:p>
    <w:p w14:paraId="49D90B61" w14:textId="34FEC144" w:rsidR="004865A1" w:rsidRPr="002B72AC" w:rsidRDefault="004865A1" w:rsidP="004865A1">
      <w:pPr>
        <w:spacing w:after="240" w:line="480" w:lineRule="auto"/>
        <w:rPr>
          <w:rFonts w:cs="Times New Roman"/>
          <w:iCs/>
          <w:szCs w:val="24"/>
        </w:rPr>
        <w:sectPr w:rsidR="004865A1" w:rsidRPr="002B72AC" w:rsidSect="004865A1">
          <w:headerReference w:type="default" r:id="rId41"/>
          <w:pgSz w:w="12240" w:h="15840"/>
          <w:pgMar w:top="1440" w:right="1440" w:bottom="1440" w:left="1440" w:header="708" w:footer="708" w:gutter="0"/>
          <w:cols w:space="708"/>
          <w:docGrid w:linePitch="360"/>
        </w:sectPr>
      </w:pPr>
      <w:del w:id="1720" w:author="Alex Popescu" w:date="2024-09-26T21:09:00Z" w16du:dateUtc="2024-09-27T01:09:00Z">
        <w:r w:rsidRPr="002B72AC">
          <w:rPr>
            <w:rFonts w:cs="Times New Roman"/>
            <w:iCs/>
            <w:szCs w:val="24"/>
          </w:rPr>
          <w:delText xml:space="preserve">The findings of this thesis can have several implications for understanding sentinel behaviour and its effect on forager behaviour. The scoping review suggested that sentinel behaviour decision-making is complex and revolves around </w:delText>
        </w:r>
        <w:r w:rsidR="00C872FB" w:rsidRPr="0019114E">
          <w:rPr>
            <w:rFonts w:cs="Times New Roman"/>
            <w:iCs/>
            <w:szCs w:val="24"/>
          </w:rPr>
          <w:delText>an individual’s</w:delText>
        </w:r>
        <w:r w:rsidRPr="002B72AC">
          <w:rPr>
            <w:rFonts w:cs="Times New Roman"/>
            <w:iCs/>
            <w:szCs w:val="24"/>
          </w:rPr>
          <w:delText xml:space="preserve"> energetic reserves and requirements for safety. The findings of my empirical study reinforce the importance of considering environmental factors affecting the behaviour of urban social species. </w:delText>
        </w:r>
      </w:del>
      <w:r w:rsidRPr="002B72AC">
        <w:rPr>
          <w:rFonts w:cs="Times New Roman"/>
          <w:iCs/>
          <w:szCs w:val="24"/>
        </w:rPr>
        <w:t xml:space="preserve">While this study provides valuable insights, it also raises new questions and challenges that warrant further investigation and reemphasizes the need for further research to explore the effects of urbanization on the social behaviour of </w:t>
      </w:r>
      <w:del w:id="1721" w:author="Alex Popescu" w:date="2024-09-26T21:09:00Z" w16du:dateUtc="2024-09-27T01:09:00Z">
        <w:r w:rsidRPr="002B72AC">
          <w:rPr>
            <w:rFonts w:cs="Times New Roman"/>
            <w:iCs/>
            <w:szCs w:val="24"/>
          </w:rPr>
          <w:delText>urban-adapted</w:delText>
        </w:r>
      </w:del>
      <w:ins w:id="1722" w:author="Alex Popescu" w:date="2024-09-26T21:09:00Z" w16du:dateUtc="2024-09-27T01:09:00Z">
        <w:r w:rsidR="002309A0">
          <w:rPr>
            <w:rFonts w:cs="Times New Roman"/>
            <w:iCs/>
            <w:szCs w:val="24"/>
          </w:rPr>
          <w:t>urbanized</w:t>
        </w:r>
      </w:ins>
      <w:r w:rsidRPr="002B72AC">
        <w:rPr>
          <w:rFonts w:cs="Times New Roman"/>
          <w:iCs/>
          <w:szCs w:val="24"/>
        </w:rPr>
        <w:t xml:space="preserve">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1723" w:name="_Toc178277257"/>
      <w:bookmarkStart w:id="1724" w:name="_Toc174089151"/>
      <w:r w:rsidRPr="0019114E">
        <w:t>References</w:t>
      </w:r>
      <w:bookmarkEnd w:id="1723"/>
      <w:bookmarkEnd w:id="1724"/>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42"/>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1725" w:name="_Toc178277258"/>
      <w:bookmarkStart w:id="1726" w:name="_Toc174089152"/>
      <w:r w:rsidRPr="0019114E">
        <w:rPr>
          <w:rFonts w:cs="Times New Roman"/>
        </w:rPr>
        <w:t>Supplemental Material</w:t>
      </w:r>
      <w:bookmarkEnd w:id="1681"/>
      <w:bookmarkEnd w:id="1725"/>
      <w:bookmarkEnd w:id="1726"/>
    </w:p>
    <w:p w14:paraId="342AA2DC" w14:textId="6B1A6F24" w:rsidR="00EB46BA" w:rsidRPr="0019114E" w:rsidRDefault="00EB46BA" w:rsidP="003F457B">
      <w:pPr>
        <w:pStyle w:val="PrefaceTitle"/>
        <w:rPr>
          <w:noProof w:val="0"/>
        </w:rPr>
      </w:pPr>
      <w:bookmarkStart w:id="1727" w:name="_Toc162204980"/>
      <w:bookmarkStart w:id="1728" w:name="_Toc178277259"/>
      <w:bookmarkStart w:id="1729" w:name="_Toc174089153"/>
      <w:r w:rsidRPr="0019114E">
        <w:rPr>
          <w:noProof w:val="0"/>
        </w:rPr>
        <w:t>List of Supplemental Tables</w:t>
      </w:r>
      <w:bookmarkEnd w:id="1727"/>
      <w:bookmarkEnd w:id="1728"/>
      <w:bookmarkEnd w:id="1729"/>
    </w:p>
    <w:bookmarkStart w:id="1730" w:name="_Toc151366371"/>
    <w:p w14:paraId="2C490D3E" w14:textId="77777777" w:rsidR="00C872FB" w:rsidRPr="0019114E" w:rsidRDefault="00EB46BA">
      <w:pPr>
        <w:pStyle w:val="TableofFigures"/>
        <w:tabs>
          <w:tab w:val="right" w:leader="dot" w:pos="9350"/>
        </w:tabs>
        <w:rPr>
          <w:del w:id="1731" w:author="Alex Popescu" w:date="2024-09-26T21:09:00Z" w16du:dateUtc="2024-09-27T01:09:00Z"/>
          <w:rFonts w:eastAsiaTheme="minorEastAsia" w:cs="Times New Roman"/>
          <w:noProof/>
          <w:kern w:val="2"/>
          <w:szCs w:val="24"/>
          <w:lang w:eastAsia="en-CA"/>
          <w14:ligatures w14:val="standardContextual"/>
        </w:rPr>
      </w:pPr>
      <w:del w:id="1732" w:author="Alex Popescu" w:date="2024-09-26T21:09:00Z" w16du:dateUtc="2024-09-27T01:09:00Z">
        <w:r w:rsidRPr="0019114E">
          <w:rPr>
            <w:rFonts w:cs="Times New Roman"/>
            <w:szCs w:val="24"/>
          </w:rPr>
          <w:fldChar w:fldCharType="begin"/>
        </w:r>
        <w:r w:rsidRPr="0019114E">
          <w:rPr>
            <w:rFonts w:cs="Times New Roman"/>
            <w:szCs w:val="24"/>
          </w:rPr>
          <w:delInstrText xml:space="preserve"> TOC \c "Table S" </w:delInstrText>
        </w:r>
        <w:r w:rsidRPr="0019114E">
          <w:rPr>
            <w:rFonts w:cs="Times New Roman"/>
            <w:szCs w:val="24"/>
          </w:rPr>
          <w:fldChar w:fldCharType="separate"/>
        </w:r>
        <w:r w:rsidR="00C872FB" w:rsidRPr="0019114E">
          <w:rPr>
            <w:rFonts w:cs="Times New Roman"/>
            <w:noProof/>
          </w:rPr>
          <w:delText>Table S1: Explanation of generalized environment.</w:delTex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delInstrText xml:space="preserve"> PAGEREF _Toc174088716 \h </w:delInstrText>
        </w:r>
        <w:r w:rsidR="00C872FB" w:rsidRPr="0019114E">
          <w:rPr>
            <w:rFonts w:cs="Times New Roman"/>
            <w:noProof/>
          </w:rPr>
        </w:r>
        <w:r w:rsidR="00C872FB" w:rsidRPr="0019114E">
          <w:rPr>
            <w:rFonts w:cs="Times New Roman"/>
            <w:noProof/>
          </w:rPr>
          <w:fldChar w:fldCharType="separate"/>
        </w:r>
        <w:r w:rsidR="00F803F1">
          <w:rPr>
            <w:rFonts w:cs="Times New Roman"/>
            <w:noProof/>
          </w:rPr>
          <w:delText>91</w:delText>
        </w:r>
        <w:r w:rsidR="00C872FB" w:rsidRPr="0019114E">
          <w:rPr>
            <w:rFonts w:cs="Times New Roman"/>
            <w:noProof/>
          </w:rPr>
          <w:fldChar w:fldCharType="end"/>
        </w:r>
      </w:del>
    </w:p>
    <w:p w14:paraId="098DDE91" w14:textId="77777777" w:rsidR="00C872FB" w:rsidRPr="0019114E" w:rsidRDefault="00C872FB">
      <w:pPr>
        <w:pStyle w:val="TableofFigures"/>
        <w:tabs>
          <w:tab w:val="right" w:leader="dot" w:pos="9350"/>
        </w:tabs>
        <w:rPr>
          <w:del w:id="1733" w:author="Alex Popescu" w:date="2024-09-26T21:09:00Z" w16du:dateUtc="2024-09-27T01:09:00Z"/>
          <w:rFonts w:eastAsiaTheme="minorEastAsia" w:cs="Times New Roman"/>
          <w:noProof/>
          <w:kern w:val="2"/>
          <w:szCs w:val="24"/>
          <w:lang w:eastAsia="en-CA"/>
          <w14:ligatures w14:val="standardContextual"/>
        </w:rPr>
      </w:pPr>
      <w:del w:id="1734" w:author="Alex Popescu" w:date="2024-09-26T21:09:00Z" w16du:dateUtc="2024-09-27T01:09:00Z">
        <w:r w:rsidRPr="0019114E">
          <w:rPr>
            <w:rFonts w:cs="Times New Roman"/>
            <w:noProof/>
          </w:rPr>
          <w:delText>Table S2: Ethogram of behaviours analyzed during foraging events.</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_Toc174088717 \h </w:delInstrText>
        </w:r>
        <w:r w:rsidRPr="0019114E">
          <w:rPr>
            <w:rFonts w:cs="Times New Roman"/>
            <w:noProof/>
          </w:rPr>
        </w:r>
        <w:r w:rsidRPr="0019114E">
          <w:rPr>
            <w:rFonts w:cs="Times New Roman"/>
            <w:noProof/>
          </w:rPr>
          <w:fldChar w:fldCharType="separate"/>
        </w:r>
        <w:r w:rsidR="00F803F1">
          <w:rPr>
            <w:rFonts w:cs="Times New Roman"/>
            <w:noProof/>
          </w:rPr>
          <w:delText>92</w:delText>
        </w:r>
        <w:r w:rsidRPr="0019114E">
          <w:rPr>
            <w:rFonts w:cs="Times New Roman"/>
            <w:noProof/>
          </w:rPr>
          <w:fldChar w:fldCharType="end"/>
        </w:r>
      </w:del>
    </w:p>
    <w:p w14:paraId="22A00864" w14:textId="77777777" w:rsidR="00C872FB" w:rsidRPr="0019114E" w:rsidRDefault="00C872FB">
      <w:pPr>
        <w:pStyle w:val="TableofFigures"/>
        <w:tabs>
          <w:tab w:val="right" w:leader="dot" w:pos="9350"/>
        </w:tabs>
        <w:rPr>
          <w:del w:id="1735" w:author="Alex Popescu" w:date="2024-09-26T21:09:00Z" w16du:dateUtc="2024-09-27T01:09:00Z"/>
          <w:rFonts w:eastAsiaTheme="minorEastAsia" w:cs="Times New Roman"/>
          <w:noProof/>
          <w:kern w:val="2"/>
          <w:szCs w:val="24"/>
          <w:lang w:eastAsia="en-CA"/>
          <w14:ligatures w14:val="standardContextual"/>
        </w:rPr>
      </w:pPr>
      <w:del w:id="1736" w:author="Alex Popescu" w:date="2024-09-26T21:09:00Z" w16du:dateUtc="2024-09-27T01:09:00Z">
        <w:r w:rsidRPr="0019114E">
          <w:rPr>
            <w:rFonts w:cs="Times New Roman"/>
            <w:noProof/>
          </w:rPr>
          <w:delText>Table S3: Results of post hoc tests on foraging bout duration.</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_Toc174088718 \h </w:delInstrText>
        </w:r>
        <w:r w:rsidRPr="0019114E">
          <w:rPr>
            <w:rFonts w:cs="Times New Roman"/>
            <w:noProof/>
          </w:rPr>
        </w:r>
        <w:r w:rsidRPr="0019114E">
          <w:rPr>
            <w:rFonts w:cs="Times New Roman"/>
            <w:noProof/>
          </w:rPr>
          <w:fldChar w:fldCharType="separate"/>
        </w:r>
        <w:r w:rsidR="00F803F1">
          <w:rPr>
            <w:rFonts w:cs="Times New Roman"/>
            <w:noProof/>
          </w:rPr>
          <w:delText>96</w:delText>
        </w:r>
        <w:r w:rsidRPr="0019114E">
          <w:rPr>
            <w:rFonts w:cs="Times New Roman"/>
            <w:noProof/>
          </w:rPr>
          <w:fldChar w:fldCharType="end"/>
        </w:r>
      </w:del>
    </w:p>
    <w:p w14:paraId="706EA224" w14:textId="77777777" w:rsidR="00C872FB" w:rsidRPr="0019114E" w:rsidRDefault="00C872FB">
      <w:pPr>
        <w:pStyle w:val="TableofFigures"/>
        <w:tabs>
          <w:tab w:val="right" w:leader="dot" w:pos="9350"/>
        </w:tabs>
        <w:rPr>
          <w:del w:id="1737" w:author="Alex Popescu" w:date="2024-09-26T21:09:00Z" w16du:dateUtc="2024-09-27T01:09:00Z"/>
          <w:rFonts w:eastAsiaTheme="minorEastAsia" w:cs="Times New Roman"/>
          <w:noProof/>
          <w:kern w:val="2"/>
          <w:szCs w:val="24"/>
          <w:lang w:eastAsia="en-CA"/>
          <w14:ligatures w14:val="standardContextual"/>
        </w:rPr>
      </w:pPr>
      <w:del w:id="1738" w:author="Alex Popescu" w:date="2024-09-26T21:09:00Z" w16du:dateUtc="2024-09-27T01:09:00Z">
        <w:r w:rsidRPr="0019114E">
          <w:rPr>
            <w:rFonts w:cs="Times New Roman"/>
            <w:noProof/>
          </w:rPr>
          <w:delText>Table S4: Result of post hoc test performed on the number of transitions from foraging to alert behaviour.</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_Toc174088719 \h </w:delInstrText>
        </w:r>
        <w:r w:rsidRPr="0019114E">
          <w:rPr>
            <w:rFonts w:cs="Times New Roman"/>
            <w:noProof/>
          </w:rPr>
        </w:r>
        <w:r w:rsidRPr="0019114E">
          <w:rPr>
            <w:rFonts w:cs="Times New Roman"/>
            <w:noProof/>
          </w:rPr>
          <w:fldChar w:fldCharType="separate"/>
        </w:r>
        <w:r w:rsidR="00F803F1">
          <w:rPr>
            <w:rFonts w:cs="Times New Roman"/>
            <w:noProof/>
          </w:rPr>
          <w:delText>102</w:delText>
        </w:r>
        <w:r w:rsidRPr="0019114E">
          <w:rPr>
            <w:rFonts w:cs="Times New Roman"/>
            <w:noProof/>
          </w:rPr>
          <w:fldChar w:fldCharType="end"/>
        </w:r>
      </w:del>
    </w:p>
    <w:p w14:paraId="63AD76E6" w14:textId="5F4F39A9" w:rsidR="00C872FB" w:rsidRPr="0019114E" w:rsidRDefault="00EB46BA">
      <w:pPr>
        <w:pStyle w:val="TableofFigures"/>
        <w:tabs>
          <w:tab w:val="right" w:leader="dot" w:pos="9350"/>
        </w:tabs>
        <w:rPr>
          <w:ins w:id="1739" w:author="Alex Popescu" w:date="2024-09-26T21:09:00Z" w16du:dateUtc="2024-09-27T01:09:00Z"/>
          <w:rFonts w:eastAsiaTheme="minorEastAsia" w:cs="Times New Roman"/>
          <w:noProof/>
          <w:kern w:val="2"/>
          <w:szCs w:val="24"/>
          <w:lang w:eastAsia="en-CA"/>
          <w14:ligatures w14:val="standardContextual"/>
        </w:rPr>
      </w:pPr>
      <w:del w:id="1740" w:author="Alex Popescu" w:date="2024-09-26T21:09:00Z" w16du:dateUtc="2024-09-27T01:09:00Z">
        <w:r w:rsidRPr="0019114E">
          <w:rPr>
            <w:szCs w:val="24"/>
          </w:rPr>
          <w:fldChar w:fldCharType="end"/>
        </w:r>
      </w:del>
      <w:ins w:id="1741" w:author="Alex Popescu" w:date="2024-09-26T21:09:00Z" w16du:dateUtc="2024-09-27T01:09:00Z">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85722C">
          <w:rPr>
            <w:rFonts w:cs="Times New Roman"/>
            <w:noProof/>
          </w:rPr>
          <w:t>89</w:t>
        </w:r>
        <w:r w:rsidR="00C872FB" w:rsidRPr="0019114E">
          <w:rPr>
            <w:rFonts w:cs="Times New Roman"/>
            <w:noProof/>
          </w:rPr>
          <w:fldChar w:fldCharType="end"/>
        </w:r>
      </w:ins>
    </w:p>
    <w:p w14:paraId="10B735B1" w14:textId="79E1D7BD" w:rsidR="00C872FB" w:rsidRPr="0019114E" w:rsidRDefault="00C872FB">
      <w:pPr>
        <w:pStyle w:val="TableofFigures"/>
        <w:tabs>
          <w:tab w:val="right" w:leader="dot" w:pos="9350"/>
        </w:tabs>
        <w:rPr>
          <w:ins w:id="1742" w:author="Alex Popescu" w:date="2024-09-26T21:09:00Z" w16du:dateUtc="2024-09-27T01:09:00Z"/>
          <w:rFonts w:eastAsiaTheme="minorEastAsia" w:cs="Times New Roman"/>
          <w:noProof/>
          <w:kern w:val="2"/>
          <w:szCs w:val="24"/>
          <w:lang w:eastAsia="en-CA"/>
          <w14:ligatures w14:val="standardContextual"/>
        </w:rPr>
      </w:pPr>
      <w:ins w:id="1743" w:author="Alex Popescu" w:date="2024-09-26T21:09:00Z" w16du:dateUtc="2024-09-27T01:09:00Z">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85722C">
          <w:rPr>
            <w:rFonts w:cs="Times New Roman"/>
            <w:noProof/>
          </w:rPr>
          <w:t>90</w:t>
        </w:r>
        <w:r w:rsidRPr="0019114E">
          <w:rPr>
            <w:rFonts w:cs="Times New Roman"/>
            <w:noProof/>
          </w:rPr>
          <w:fldChar w:fldCharType="end"/>
        </w:r>
      </w:ins>
    </w:p>
    <w:p w14:paraId="5F937C80" w14:textId="6FD466C6" w:rsidR="00C872FB" w:rsidRPr="0019114E" w:rsidRDefault="00C872FB">
      <w:pPr>
        <w:pStyle w:val="TableofFigures"/>
        <w:tabs>
          <w:tab w:val="right" w:leader="dot" w:pos="9350"/>
        </w:tabs>
        <w:rPr>
          <w:ins w:id="1744" w:author="Alex Popescu" w:date="2024-09-26T21:09:00Z" w16du:dateUtc="2024-09-27T01:09:00Z"/>
          <w:rFonts w:eastAsiaTheme="minorEastAsia" w:cs="Times New Roman"/>
          <w:noProof/>
          <w:kern w:val="2"/>
          <w:szCs w:val="24"/>
          <w:lang w:eastAsia="en-CA"/>
          <w14:ligatures w14:val="standardContextual"/>
        </w:rPr>
      </w:pPr>
      <w:ins w:id="1745" w:author="Alex Popescu" w:date="2024-09-26T21:09:00Z" w16du:dateUtc="2024-09-27T01:09:00Z">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85722C">
          <w:rPr>
            <w:rFonts w:cs="Times New Roman"/>
            <w:noProof/>
          </w:rPr>
          <w:t>94</w:t>
        </w:r>
        <w:r w:rsidRPr="0019114E">
          <w:rPr>
            <w:rFonts w:cs="Times New Roman"/>
            <w:noProof/>
          </w:rPr>
          <w:fldChar w:fldCharType="end"/>
        </w:r>
      </w:ins>
    </w:p>
    <w:p w14:paraId="381C12FE" w14:textId="0577642D" w:rsidR="00C872FB" w:rsidRPr="0019114E" w:rsidRDefault="00C872FB">
      <w:pPr>
        <w:pStyle w:val="TableofFigures"/>
        <w:tabs>
          <w:tab w:val="right" w:leader="dot" w:pos="9350"/>
        </w:tabs>
        <w:rPr>
          <w:ins w:id="1746" w:author="Alex Popescu" w:date="2024-09-26T21:09:00Z" w16du:dateUtc="2024-09-27T01:09:00Z"/>
          <w:rFonts w:eastAsiaTheme="minorEastAsia" w:cs="Times New Roman"/>
          <w:noProof/>
          <w:kern w:val="2"/>
          <w:szCs w:val="24"/>
          <w:lang w:eastAsia="en-CA"/>
          <w14:ligatures w14:val="standardContextual"/>
        </w:rPr>
      </w:pPr>
      <w:ins w:id="1747" w:author="Alex Popescu" w:date="2024-09-26T21:09:00Z" w16du:dateUtc="2024-09-27T01:09:00Z">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85722C">
          <w:rPr>
            <w:rFonts w:cs="Times New Roman"/>
            <w:noProof/>
          </w:rPr>
          <w:t>100</w:t>
        </w:r>
        <w:r w:rsidRPr="0019114E">
          <w:rPr>
            <w:rFonts w:cs="Times New Roman"/>
            <w:noProof/>
          </w:rPr>
          <w:fldChar w:fldCharType="end"/>
        </w:r>
      </w:ins>
    </w:p>
    <w:p w14:paraId="3C57BD45" w14:textId="2811619B" w:rsidR="00EB46BA" w:rsidRPr="0019114E" w:rsidRDefault="00EB46BA" w:rsidP="005D3A05">
      <w:pPr>
        <w:pStyle w:val="PrefaceTitle"/>
        <w:rPr>
          <w:noProof w:val="0"/>
        </w:rPr>
      </w:pPr>
      <w:ins w:id="1748" w:author="Alex Popescu" w:date="2024-09-26T21:09:00Z" w16du:dateUtc="2024-09-27T01:09:00Z">
        <w:r w:rsidRPr="0019114E">
          <w:rPr>
            <w:noProof w:val="0"/>
            <w:sz w:val="24"/>
            <w:szCs w:val="24"/>
          </w:rPr>
          <w:fldChar w:fldCharType="end"/>
        </w:r>
      </w:ins>
      <w:bookmarkStart w:id="1749" w:name="_Toc162204981"/>
      <w:bookmarkStart w:id="1750" w:name="_Toc178277260"/>
      <w:bookmarkStart w:id="1751" w:name="_Toc174089154"/>
      <w:r w:rsidRPr="0019114E">
        <w:rPr>
          <w:noProof w:val="0"/>
        </w:rPr>
        <w:t>List of Supplemental Figures</w:t>
      </w:r>
      <w:bookmarkEnd w:id="1749"/>
      <w:bookmarkEnd w:id="1750"/>
      <w:bookmarkEnd w:id="1751"/>
    </w:p>
    <w:p w14:paraId="7D63E886" w14:textId="77777777" w:rsidR="00C872FB" w:rsidRPr="0019114E" w:rsidRDefault="00EB46BA">
      <w:pPr>
        <w:pStyle w:val="TableofFigures"/>
        <w:tabs>
          <w:tab w:val="right" w:leader="dot" w:pos="9350"/>
        </w:tabs>
        <w:rPr>
          <w:del w:id="1752" w:author="Alex Popescu" w:date="2024-09-26T21:09:00Z" w16du:dateUtc="2024-09-27T01:09:00Z"/>
          <w:rFonts w:eastAsiaTheme="minorEastAsia" w:cs="Times New Roman"/>
          <w:noProof/>
          <w:kern w:val="2"/>
          <w:szCs w:val="24"/>
          <w:lang w:eastAsia="en-CA"/>
          <w14:ligatures w14:val="standardContextual"/>
        </w:rPr>
      </w:pPr>
      <w:del w:id="1753" w:author="Alex Popescu" w:date="2024-09-26T21:09:00Z" w16du:dateUtc="2024-09-27T01:09:00Z">
        <w:r w:rsidRPr="0019114E">
          <w:rPr>
            <w:rFonts w:cs="Times New Roman"/>
            <w:szCs w:val="24"/>
          </w:rPr>
          <w:fldChar w:fldCharType="begin"/>
        </w:r>
        <w:r w:rsidRPr="0019114E">
          <w:rPr>
            <w:rFonts w:cs="Times New Roman"/>
            <w:szCs w:val="24"/>
          </w:rPr>
          <w:delInstrText xml:space="preserve"> TOC \c "Figure S" </w:delInstrText>
        </w:r>
        <w:r w:rsidRPr="0019114E">
          <w:rPr>
            <w:rFonts w:cs="Times New Roman"/>
            <w:szCs w:val="24"/>
          </w:rPr>
          <w:fldChar w:fldCharType="separate"/>
        </w:r>
        <w:r w:rsidR="00C872FB" w:rsidRPr="0019114E">
          <w:rPr>
            <w:rFonts w:cs="Times New Roman"/>
            <w:noProof/>
          </w:rPr>
          <w:delText>Figure S1: Sentinel presence in commercial and green areas.</w:delTex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delInstrText xml:space="preserve"> PAGEREF _Toc174088726 \h </w:delInstrText>
        </w:r>
        <w:r w:rsidR="00C872FB" w:rsidRPr="0019114E">
          <w:rPr>
            <w:rFonts w:cs="Times New Roman"/>
            <w:noProof/>
          </w:rPr>
        </w:r>
        <w:r w:rsidR="00C872FB" w:rsidRPr="0019114E">
          <w:rPr>
            <w:rFonts w:cs="Times New Roman"/>
            <w:noProof/>
          </w:rPr>
          <w:fldChar w:fldCharType="separate"/>
        </w:r>
        <w:r w:rsidR="00F803F1">
          <w:rPr>
            <w:rFonts w:cs="Times New Roman"/>
            <w:noProof/>
          </w:rPr>
          <w:delText>93</w:delText>
        </w:r>
        <w:r w:rsidR="00C872FB" w:rsidRPr="0019114E">
          <w:rPr>
            <w:rFonts w:cs="Times New Roman"/>
            <w:noProof/>
          </w:rPr>
          <w:fldChar w:fldCharType="end"/>
        </w:r>
      </w:del>
    </w:p>
    <w:p w14:paraId="7CDC5E9A" w14:textId="77777777" w:rsidR="00C872FB" w:rsidRPr="0019114E" w:rsidRDefault="00C872FB">
      <w:pPr>
        <w:pStyle w:val="TableofFigures"/>
        <w:tabs>
          <w:tab w:val="right" w:leader="dot" w:pos="9350"/>
        </w:tabs>
        <w:rPr>
          <w:del w:id="1754" w:author="Alex Popescu" w:date="2024-09-26T21:09:00Z" w16du:dateUtc="2024-09-27T01:09:00Z"/>
          <w:rFonts w:eastAsiaTheme="minorEastAsia" w:cs="Times New Roman"/>
          <w:noProof/>
          <w:kern w:val="2"/>
          <w:szCs w:val="24"/>
          <w:lang w:eastAsia="en-CA"/>
          <w14:ligatures w14:val="standardContextual"/>
        </w:rPr>
      </w:pPr>
      <w:del w:id="1755" w:author="Alex Popescu" w:date="2024-09-26T21:09:00Z" w16du:dateUtc="2024-09-27T01:09:00Z">
        <w:r w:rsidRPr="0019114E">
          <w:rPr>
            <w:rFonts w:cs="Times New Roman"/>
            <w:noProof/>
          </w:rPr>
          <w:delText>Figure S2: Frequency plots of observations in the presence and absence of a sentinel.</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_Toc174088727 \h </w:delInstrText>
        </w:r>
        <w:r w:rsidRPr="0019114E">
          <w:rPr>
            <w:rFonts w:cs="Times New Roman"/>
            <w:noProof/>
          </w:rPr>
        </w:r>
        <w:r w:rsidRPr="0019114E">
          <w:rPr>
            <w:rFonts w:cs="Times New Roman"/>
            <w:noProof/>
          </w:rPr>
          <w:fldChar w:fldCharType="separate"/>
        </w:r>
        <w:r w:rsidR="00F803F1">
          <w:rPr>
            <w:rFonts w:cs="Times New Roman"/>
            <w:noProof/>
          </w:rPr>
          <w:delText>94</w:delText>
        </w:r>
        <w:r w:rsidRPr="0019114E">
          <w:rPr>
            <w:rFonts w:cs="Times New Roman"/>
            <w:noProof/>
          </w:rPr>
          <w:fldChar w:fldCharType="end"/>
        </w:r>
      </w:del>
    </w:p>
    <w:p w14:paraId="2D2638F3" w14:textId="77777777" w:rsidR="00C872FB" w:rsidRPr="0019114E" w:rsidRDefault="00C872FB">
      <w:pPr>
        <w:pStyle w:val="TableofFigures"/>
        <w:tabs>
          <w:tab w:val="right" w:leader="dot" w:pos="9350"/>
        </w:tabs>
        <w:rPr>
          <w:del w:id="1756" w:author="Alex Popescu" w:date="2024-09-26T21:09:00Z" w16du:dateUtc="2024-09-27T01:09:00Z"/>
          <w:rFonts w:eastAsiaTheme="minorEastAsia" w:cs="Times New Roman"/>
          <w:noProof/>
          <w:kern w:val="2"/>
          <w:szCs w:val="24"/>
          <w:lang w:eastAsia="en-CA"/>
          <w14:ligatures w14:val="standardContextual"/>
        </w:rPr>
      </w:pPr>
      <w:del w:id="1757" w:author="Alex Popescu" w:date="2024-09-26T21:09:00Z" w16du:dateUtc="2024-09-27T01:09:00Z">
        <w:r w:rsidRPr="0019114E">
          <w:rPr>
            <w:rFonts w:cs="Times New Roman"/>
            <w:noProof/>
          </w:rPr>
          <w:delText>Figure S3: Decreasing bout duration of all behaviours in response to increasing disturbance frequency.</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_Toc174088728 \h </w:delInstrText>
        </w:r>
        <w:r w:rsidRPr="0019114E">
          <w:rPr>
            <w:rFonts w:cs="Times New Roman"/>
            <w:noProof/>
          </w:rPr>
        </w:r>
        <w:r w:rsidRPr="0019114E">
          <w:rPr>
            <w:rFonts w:cs="Times New Roman"/>
            <w:noProof/>
          </w:rPr>
          <w:fldChar w:fldCharType="separate"/>
        </w:r>
        <w:r w:rsidR="00F803F1">
          <w:rPr>
            <w:rFonts w:cs="Times New Roman"/>
            <w:noProof/>
          </w:rPr>
          <w:delText>95</w:delText>
        </w:r>
        <w:r w:rsidRPr="0019114E">
          <w:rPr>
            <w:rFonts w:cs="Times New Roman"/>
            <w:noProof/>
          </w:rPr>
          <w:fldChar w:fldCharType="end"/>
        </w:r>
      </w:del>
    </w:p>
    <w:p w14:paraId="2E63979F" w14:textId="77777777" w:rsidR="00C872FB" w:rsidRPr="0019114E" w:rsidRDefault="00C872FB">
      <w:pPr>
        <w:pStyle w:val="TableofFigures"/>
        <w:tabs>
          <w:tab w:val="right" w:leader="dot" w:pos="9350"/>
        </w:tabs>
        <w:rPr>
          <w:del w:id="1758" w:author="Alex Popescu" w:date="2024-09-26T21:09:00Z" w16du:dateUtc="2024-09-27T01:09:00Z"/>
          <w:rFonts w:eastAsiaTheme="minorEastAsia" w:cs="Times New Roman"/>
          <w:noProof/>
          <w:kern w:val="2"/>
          <w:szCs w:val="24"/>
          <w:lang w:eastAsia="en-CA"/>
          <w14:ligatures w14:val="standardContextual"/>
        </w:rPr>
      </w:pPr>
      <w:del w:id="1759" w:author="Alex Popescu" w:date="2024-09-26T21:09:00Z" w16du:dateUtc="2024-09-27T01:09:00Z">
        <w:r w:rsidRPr="0019114E">
          <w:rPr>
            <w:rFonts w:cs="Times New Roman"/>
            <w:noProof/>
          </w:rPr>
          <w:delText>Figure S4: Mean bout duration in the presence and absence of bait. The dots represent the mean value, and the error bars represent the standard error.</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_Toc174088729 \h </w:delInstrText>
        </w:r>
        <w:r w:rsidRPr="0019114E">
          <w:rPr>
            <w:rFonts w:cs="Times New Roman"/>
            <w:noProof/>
          </w:rPr>
        </w:r>
        <w:r w:rsidRPr="0019114E">
          <w:rPr>
            <w:rFonts w:cs="Times New Roman"/>
            <w:noProof/>
          </w:rPr>
          <w:fldChar w:fldCharType="separate"/>
        </w:r>
        <w:r w:rsidR="00F803F1">
          <w:rPr>
            <w:rFonts w:cs="Times New Roman"/>
            <w:noProof/>
          </w:rPr>
          <w:delText>97</w:delText>
        </w:r>
        <w:r w:rsidRPr="0019114E">
          <w:rPr>
            <w:rFonts w:cs="Times New Roman"/>
            <w:noProof/>
          </w:rPr>
          <w:fldChar w:fldCharType="end"/>
        </w:r>
      </w:del>
    </w:p>
    <w:p w14:paraId="3DBC8455" w14:textId="77777777" w:rsidR="00C872FB" w:rsidRPr="0019114E" w:rsidRDefault="00C872FB">
      <w:pPr>
        <w:pStyle w:val="TableofFigures"/>
        <w:tabs>
          <w:tab w:val="right" w:leader="dot" w:pos="9350"/>
        </w:tabs>
        <w:rPr>
          <w:del w:id="1760" w:author="Alex Popescu" w:date="2024-09-26T21:09:00Z" w16du:dateUtc="2024-09-27T01:09:00Z"/>
          <w:rFonts w:eastAsiaTheme="minorEastAsia" w:cs="Times New Roman"/>
          <w:noProof/>
          <w:kern w:val="2"/>
          <w:szCs w:val="24"/>
          <w:lang w:eastAsia="en-CA"/>
          <w14:ligatures w14:val="standardContextual"/>
        </w:rPr>
      </w:pPr>
      <w:del w:id="1761" w:author="Alex Popescu" w:date="2024-09-26T21:09:00Z" w16du:dateUtc="2024-09-27T01:09:00Z">
        <w:r w:rsidRPr="0019114E">
          <w:rPr>
            <w:rFonts w:cs="Times New Roman"/>
            <w:noProof/>
          </w:rPr>
          <w:delText>Figure S5: Foraging bout duration decreasing with increasing disturbance frequency.</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_Toc174088730 \h </w:delInstrText>
        </w:r>
        <w:r w:rsidRPr="0019114E">
          <w:rPr>
            <w:rFonts w:cs="Times New Roman"/>
            <w:noProof/>
          </w:rPr>
        </w:r>
        <w:r w:rsidRPr="0019114E">
          <w:rPr>
            <w:rFonts w:cs="Times New Roman"/>
            <w:noProof/>
          </w:rPr>
          <w:fldChar w:fldCharType="separate"/>
        </w:r>
        <w:r w:rsidR="00F803F1">
          <w:rPr>
            <w:rFonts w:cs="Times New Roman"/>
            <w:noProof/>
          </w:rPr>
          <w:delText>98</w:delText>
        </w:r>
        <w:r w:rsidRPr="0019114E">
          <w:rPr>
            <w:rFonts w:cs="Times New Roman"/>
            <w:noProof/>
          </w:rPr>
          <w:fldChar w:fldCharType="end"/>
        </w:r>
      </w:del>
    </w:p>
    <w:p w14:paraId="042D74FE" w14:textId="77777777" w:rsidR="00C872FB" w:rsidRPr="0019114E" w:rsidRDefault="00C872FB">
      <w:pPr>
        <w:pStyle w:val="TableofFigures"/>
        <w:tabs>
          <w:tab w:val="right" w:leader="dot" w:pos="9350"/>
        </w:tabs>
        <w:rPr>
          <w:del w:id="1762" w:author="Alex Popescu" w:date="2024-09-26T21:09:00Z" w16du:dateUtc="2024-09-27T01:09:00Z"/>
          <w:rFonts w:eastAsiaTheme="minorEastAsia" w:cs="Times New Roman"/>
          <w:noProof/>
          <w:kern w:val="2"/>
          <w:szCs w:val="24"/>
          <w:lang w:eastAsia="en-CA"/>
          <w14:ligatures w14:val="standardContextual"/>
        </w:rPr>
      </w:pPr>
      <w:del w:id="1763" w:author="Alex Popescu" w:date="2024-09-26T21:09:00Z" w16du:dateUtc="2024-09-27T01:09:00Z">
        <w:r w:rsidRPr="0019114E">
          <w:rPr>
            <w:rFonts w:cs="Times New Roman"/>
            <w:noProof/>
          </w:rPr>
          <w:delText>Figure S6: Mean peck rate of foragers in commercial and green areas. Error bars represent the standard error.</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_Toc174088731 \h </w:delInstrText>
        </w:r>
        <w:r w:rsidRPr="0019114E">
          <w:rPr>
            <w:rFonts w:cs="Times New Roman"/>
            <w:noProof/>
          </w:rPr>
        </w:r>
        <w:r w:rsidRPr="0019114E">
          <w:rPr>
            <w:rFonts w:cs="Times New Roman"/>
            <w:noProof/>
          </w:rPr>
          <w:fldChar w:fldCharType="separate"/>
        </w:r>
        <w:r w:rsidR="00F803F1">
          <w:rPr>
            <w:rFonts w:cs="Times New Roman"/>
            <w:noProof/>
          </w:rPr>
          <w:delText>99</w:delText>
        </w:r>
        <w:r w:rsidRPr="0019114E">
          <w:rPr>
            <w:rFonts w:cs="Times New Roman"/>
            <w:noProof/>
          </w:rPr>
          <w:fldChar w:fldCharType="end"/>
        </w:r>
      </w:del>
    </w:p>
    <w:p w14:paraId="5EEDEC05" w14:textId="77777777" w:rsidR="00C872FB" w:rsidRPr="0019114E" w:rsidRDefault="00C872FB">
      <w:pPr>
        <w:pStyle w:val="TableofFigures"/>
        <w:tabs>
          <w:tab w:val="right" w:leader="dot" w:pos="9350"/>
        </w:tabs>
        <w:rPr>
          <w:del w:id="1764" w:author="Alex Popescu" w:date="2024-09-26T21:09:00Z" w16du:dateUtc="2024-09-27T01:09:00Z"/>
          <w:rFonts w:eastAsiaTheme="minorEastAsia" w:cs="Times New Roman"/>
          <w:noProof/>
          <w:kern w:val="2"/>
          <w:szCs w:val="24"/>
          <w:lang w:eastAsia="en-CA"/>
          <w14:ligatures w14:val="standardContextual"/>
        </w:rPr>
      </w:pPr>
      <w:del w:id="1765" w:author="Alex Popescu" w:date="2024-09-26T21:09:00Z" w16du:dateUtc="2024-09-27T01:09:00Z">
        <w:r w:rsidRPr="0019114E">
          <w:rPr>
            <w:rFonts w:cs="Times New Roman"/>
            <w:noProof/>
          </w:rPr>
          <w:delText>Figure S7: Mean forager peck rate in the presence and absence of bait. The dots represent the mean value, and the error bars represent the standard error.</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_Toc174088732 \h </w:delInstrText>
        </w:r>
        <w:r w:rsidRPr="0019114E">
          <w:rPr>
            <w:rFonts w:cs="Times New Roman"/>
            <w:noProof/>
          </w:rPr>
        </w:r>
        <w:r w:rsidRPr="0019114E">
          <w:rPr>
            <w:rFonts w:cs="Times New Roman"/>
            <w:noProof/>
          </w:rPr>
          <w:fldChar w:fldCharType="separate"/>
        </w:r>
        <w:r w:rsidR="00F803F1">
          <w:rPr>
            <w:rFonts w:cs="Times New Roman"/>
            <w:noProof/>
          </w:rPr>
          <w:delText>100</w:delText>
        </w:r>
        <w:r w:rsidRPr="0019114E">
          <w:rPr>
            <w:rFonts w:cs="Times New Roman"/>
            <w:noProof/>
          </w:rPr>
          <w:fldChar w:fldCharType="end"/>
        </w:r>
      </w:del>
    </w:p>
    <w:p w14:paraId="68845B0C" w14:textId="77777777" w:rsidR="00C872FB" w:rsidRPr="0019114E" w:rsidRDefault="00C872FB">
      <w:pPr>
        <w:pStyle w:val="TableofFigures"/>
        <w:tabs>
          <w:tab w:val="right" w:leader="dot" w:pos="9350"/>
        </w:tabs>
        <w:rPr>
          <w:del w:id="1766" w:author="Alex Popescu" w:date="2024-09-26T21:09:00Z" w16du:dateUtc="2024-09-27T01:09:00Z"/>
          <w:rFonts w:eastAsiaTheme="minorEastAsia" w:cs="Times New Roman"/>
          <w:noProof/>
          <w:kern w:val="2"/>
          <w:szCs w:val="24"/>
          <w:lang w:eastAsia="en-CA"/>
          <w14:ligatures w14:val="standardContextual"/>
        </w:rPr>
      </w:pPr>
      <w:del w:id="1767" w:author="Alex Popescu" w:date="2024-09-26T21:09:00Z" w16du:dateUtc="2024-09-27T01:09:00Z">
        <w:r w:rsidRPr="0019114E">
          <w:rPr>
            <w:rFonts w:cs="Times New Roman"/>
            <w:noProof/>
          </w:rPr>
          <w:delText>Figure S8: Number of transitions performed by foragers in the presence and absence of bait. The dots represent the mean value, and the error bars represent the standard error.</w:delText>
        </w:r>
        <w:r w:rsidRPr="0019114E">
          <w:rPr>
            <w:rFonts w:cs="Times New Roman"/>
            <w:noProof/>
          </w:rPr>
          <w:tab/>
        </w:r>
        <w:r w:rsidRPr="0019114E">
          <w:rPr>
            <w:rFonts w:cs="Times New Roman"/>
            <w:noProof/>
          </w:rPr>
          <w:fldChar w:fldCharType="begin"/>
        </w:r>
        <w:r w:rsidRPr="0019114E">
          <w:rPr>
            <w:rFonts w:cs="Times New Roman"/>
            <w:noProof/>
          </w:rPr>
          <w:delInstrText xml:space="preserve"> PAGEREF _Toc174088733 \h </w:delInstrText>
        </w:r>
        <w:r w:rsidRPr="0019114E">
          <w:rPr>
            <w:rFonts w:cs="Times New Roman"/>
            <w:noProof/>
          </w:rPr>
        </w:r>
        <w:r w:rsidRPr="0019114E">
          <w:rPr>
            <w:rFonts w:cs="Times New Roman"/>
            <w:noProof/>
          </w:rPr>
          <w:fldChar w:fldCharType="separate"/>
        </w:r>
        <w:r w:rsidR="00F803F1">
          <w:rPr>
            <w:rFonts w:cs="Times New Roman"/>
            <w:noProof/>
          </w:rPr>
          <w:delText>101</w:delText>
        </w:r>
        <w:r w:rsidRPr="0019114E">
          <w:rPr>
            <w:rFonts w:cs="Times New Roman"/>
            <w:noProof/>
          </w:rPr>
          <w:fldChar w:fldCharType="end"/>
        </w:r>
      </w:del>
    </w:p>
    <w:p w14:paraId="7BFDE1A1" w14:textId="38A5D664" w:rsidR="00C872FB" w:rsidRPr="0019114E" w:rsidRDefault="00EB46BA">
      <w:pPr>
        <w:pStyle w:val="TableofFigures"/>
        <w:tabs>
          <w:tab w:val="right" w:leader="dot" w:pos="9350"/>
        </w:tabs>
        <w:rPr>
          <w:ins w:id="1768" w:author="Alex Popescu" w:date="2024-09-26T21:09:00Z" w16du:dateUtc="2024-09-27T01:09:00Z"/>
          <w:rFonts w:eastAsiaTheme="minorEastAsia" w:cs="Times New Roman"/>
          <w:noProof/>
          <w:kern w:val="2"/>
          <w:szCs w:val="24"/>
          <w:lang w:eastAsia="en-CA"/>
          <w14:ligatures w14:val="standardContextual"/>
        </w:rPr>
      </w:pPr>
      <w:del w:id="1769" w:author="Alex Popescu" w:date="2024-09-26T21:09:00Z" w16du:dateUtc="2024-09-27T01:09:00Z">
        <w:r w:rsidRPr="0019114E">
          <w:rPr>
            <w:rFonts w:cs="Times New Roman"/>
          </w:rPr>
          <w:fldChar w:fldCharType="end"/>
        </w:r>
      </w:del>
      <w:ins w:id="1770" w:author="Alex Popescu" w:date="2024-09-26T21:09:00Z" w16du:dateUtc="2024-09-27T01:09:00Z">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85722C">
          <w:rPr>
            <w:rFonts w:cs="Times New Roman"/>
            <w:noProof/>
          </w:rPr>
          <w:t>91</w:t>
        </w:r>
        <w:r w:rsidR="00C872FB" w:rsidRPr="0019114E">
          <w:rPr>
            <w:rFonts w:cs="Times New Roman"/>
            <w:noProof/>
          </w:rPr>
          <w:fldChar w:fldCharType="end"/>
        </w:r>
      </w:ins>
    </w:p>
    <w:p w14:paraId="55C5D2E6" w14:textId="26D5C761" w:rsidR="00C872FB" w:rsidRPr="0019114E" w:rsidRDefault="00C872FB">
      <w:pPr>
        <w:pStyle w:val="TableofFigures"/>
        <w:tabs>
          <w:tab w:val="right" w:leader="dot" w:pos="9350"/>
        </w:tabs>
        <w:rPr>
          <w:ins w:id="1771" w:author="Alex Popescu" w:date="2024-09-26T21:09:00Z" w16du:dateUtc="2024-09-27T01:09:00Z"/>
          <w:rFonts w:eastAsiaTheme="minorEastAsia" w:cs="Times New Roman"/>
          <w:noProof/>
          <w:kern w:val="2"/>
          <w:szCs w:val="24"/>
          <w:lang w:eastAsia="en-CA"/>
          <w14:ligatures w14:val="standardContextual"/>
        </w:rPr>
      </w:pPr>
      <w:ins w:id="1772" w:author="Alex Popescu" w:date="2024-09-26T21:09:00Z" w16du:dateUtc="2024-09-27T01:09:00Z">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85722C">
          <w:rPr>
            <w:rFonts w:cs="Times New Roman"/>
            <w:noProof/>
          </w:rPr>
          <w:t>92</w:t>
        </w:r>
        <w:r w:rsidRPr="0019114E">
          <w:rPr>
            <w:rFonts w:cs="Times New Roman"/>
            <w:noProof/>
          </w:rPr>
          <w:fldChar w:fldCharType="end"/>
        </w:r>
      </w:ins>
    </w:p>
    <w:p w14:paraId="2138B3AC" w14:textId="4A5A41E9" w:rsidR="00C872FB" w:rsidRPr="0019114E" w:rsidRDefault="00C872FB">
      <w:pPr>
        <w:pStyle w:val="TableofFigures"/>
        <w:tabs>
          <w:tab w:val="right" w:leader="dot" w:pos="9350"/>
        </w:tabs>
        <w:rPr>
          <w:ins w:id="1773" w:author="Alex Popescu" w:date="2024-09-26T21:09:00Z" w16du:dateUtc="2024-09-27T01:09:00Z"/>
          <w:rFonts w:eastAsiaTheme="minorEastAsia" w:cs="Times New Roman"/>
          <w:noProof/>
          <w:kern w:val="2"/>
          <w:szCs w:val="24"/>
          <w:lang w:eastAsia="en-CA"/>
          <w14:ligatures w14:val="standardContextual"/>
        </w:rPr>
      </w:pPr>
      <w:ins w:id="1774" w:author="Alex Popescu" w:date="2024-09-26T21:09:00Z" w16du:dateUtc="2024-09-27T01:09:00Z">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85722C">
          <w:rPr>
            <w:rFonts w:cs="Times New Roman"/>
            <w:noProof/>
          </w:rPr>
          <w:t>93</w:t>
        </w:r>
        <w:r w:rsidRPr="0019114E">
          <w:rPr>
            <w:rFonts w:cs="Times New Roman"/>
            <w:noProof/>
          </w:rPr>
          <w:fldChar w:fldCharType="end"/>
        </w:r>
      </w:ins>
    </w:p>
    <w:p w14:paraId="17519977" w14:textId="14492546" w:rsidR="00C872FB" w:rsidRPr="0019114E" w:rsidRDefault="00C872FB">
      <w:pPr>
        <w:pStyle w:val="TableofFigures"/>
        <w:tabs>
          <w:tab w:val="right" w:leader="dot" w:pos="9350"/>
        </w:tabs>
        <w:rPr>
          <w:ins w:id="1775" w:author="Alex Popescu" w:date="2024-09-26T21:09:00Z" w16du:dateUtc="2024-09-27T01:09:00Z"/>
          <w:rFonts w:eastAsiaTheme="minorEastAsia" w:cs="Times New Roman"/>
          <w:noProof/>
          <w:kern w:val="2"/>
          <w:szCs w:val="24"/>
          <w:lang w:eastAsia="en-CA"/>
          <w14:ligatures w14:val="standardContextual"/>
        </w:rPr>
      </w:pPr>
      <w:ins w:id="1776" w:author="Alex Popescu" w:date="2024-09-26T21:09:00Z" w16du:dateUtc="2024-09-27T01:09:00Z">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85722C">
          <w:rPr>
            <w:rFonts w:cs="Times New Roman"/>
            <w:noProof/>
          </w:rPr>
          <w:t>95</w:t>
        </w:r>
        <w:r w:rsidRPr="0019114E">
          <w:rPr>
            <w:rFonts w:cs="Times New Roman"/>
            <w:noProof/>
          </w:rPr>
          <w:fldChar w:fldCharType="end"/>
        </w:r>
      </w:ins>
    </w:p>
    <w:p w14:paraId="307924C0" w14:textId="6E134096" w:rsidR="00C872FB" w:rsidRPr="0019114E" w:rsidRDefault="00C872FB">
      <w:pPr>
        <w:pStyle w:val="TableofFigures"/>
        <w:tabs>
          <w:tab w:val="right" w:leader="dot" w:pos="9350"/>
        </w:tabs>
        <w:rPr>
          <w:ins w:id="1777" w:author="Alex Popescu" w:date="2024-09-26T21:09:00Z" w16du:dateUtc="2024-09-27T01:09:00Z"/>
          <w:rFonts w:eastAsiaTheme="minorEastAsia" w:cs="Times New Roman"/>
          <w:noProof/>
          <w:kern w:val="2"/>
          <w:szCs w:val="24"/>
          <w:lang w:eastAsia="en-CA"/>
          <w14:ligatures w14:val="standardContextual"/>
        </w:rPr>
      </w:pPr>
      <w:ins w:id="1778" w:author="Alex Popescu" w:date="2024-09-26T21:09:00Z" w16du:dateUtc="2024-09-27T01:09:00Z">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85722C">
          <w:rPr>
            <w:rFonts w:cs="Times New Roman"/>
            <w:noProof/>
          </w:rPr>
          <w:t>96</w:t>
        </w:r>
        <w:r w:rsidRPr="0019114E">
          <w:rPr>
            <w:rFonts w:cs="Times New Roman"/>
            <w:noProof/>
          </w:rPr>
          <w:fldChar w:fldCharType="end"/>
        </w:r>
      </w:ins>
    </w:p>
    <w:p w14:paraId="3283AE45" w14:textId="1CFD2200" w:rsidR="00C872FB" w:rsidRPr="0019114E" w:rsidRDefault="00C872FB">
      <w:pPr>
        <w:pStyle w:val="TableofFigures"/>
        <w:tabs>
          <w:tab w:val="right" w:leader="dot" w:pos="9350"/>
        </w:tabs>
        <w:rPr>
          <w:ins w:id="1779" w:author="Alex Popescu" w:date="2024-09-26T21:09:00Z" w16du:dateUtc="2024-09-27T01:09:00Z"/>
          <w:rFonts w:eastAsiaTheme="minorEastAsia" w:cs="Times New Roman"/>
          <w:noProof/>
          <w:kern w:val="2"/>
          <w:szCs w:val="24"/>
          <w:lang w:eastAsia="en-CA"/>
          <w14:ligatures w14:val="standardContextual"/>
        </w:rPr>
      </w:pPr>
      <w:ins w:id="1780" w:author="Alex Popescu" w:date="2024-09-26T21:09:00Z" w16du:dateUtc="2024-09-27T01:09:00Z">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85722C">
          <w:rPr>
            <w:rFonts w:cs="Times New Roman"/>
            <w:noProof/>
          </w:rPr>
          <w:t>97</w:t>
        </w:r>
        <w:r w:rsidRPr="0019114E">
          <w:rPr>
            <w:rFonts w:cs="Times New Roman"/>
            <w:noProof/>
          </w:rPr>
          <w:fldChar w:fldCharType="end"/>
        </w:r>
      </w:ins>
    </w:p>
    <w:p w14:paraId="00C162B7" w14:textId="58A59F43" w:rsidR="00C872FB" w:rsidRPr="0019114E" w:rsidRDefault="00C872FB">
      <w:pPr>
        <w:pStyle w:val="TableofFigures"/>
        <w:tabs>
          <w:tab w:val="right" w:leader="dot" w:pos="9350"/>
        </w:tabs>
        <w:rPr>
          <w:ins w:id="1781" w:author="Alex Popescu" w:date="2024-09-26T21:09:00Z" w16du:dateUtc="2024-09-27T01:09:00Z"/>
          <w:rFonts w:eastAsiaTheme="minorEastAsia" w:cs="Times New Roman"/>
          <w:noProof/>
          <w:kern w:val="2"/>
          <w:szCs w:val="24"/>
          <w:lang w:eastAsia="en-CA"/>
          <w14:ligatures w14:val="standardContextual"/>
        </w:rPr>
      </w:pPr>
      <w:ins w:id="1782" w:author="Alex Popescu" w:date="2024-09-26T21:09:00Z" w16du:dateUtc="2024-09-27T01:09:00Z">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85722C">
          <w:rPr>
            <w:rFonts w:cs="Times New Roman"/>
            <w:noProof/>
          </w:rPr>
          <w:t>98</w:t>
        </w:r>
        <w:r w:rsidRPr="0019114E">
          <w:rPr>
            <w:rFonts w:cs="Times New Roman"/>
            <w:noProof/>
          </w:rPr>
          <w:fldChar w:fldCharType="end"/>
        </w:r>
      </w:ins>
    </w:p>
    <w:p w14:paraId="15F4AB33" w14:textId="59C62017" w:rsidR="00C872FB" w:rsidRPr="0019114E" w:rsidRDefault="00C872FB">
      <w:pPr>
        <w:pStyle w:val="TableofFigures"/>
        <w:tabs>
          <w:tab w:val="right" w:leader="dot" w:pos="9350"/>
        </w:tabs>
        <w:rPr>
          <w:ins w:id="1783" w:author="Alex Popescu" w:date="2024-09-26T21:09:00Z" w16du:dateUtc="2024-09-27T01:09:00Z"/>
          <w:rFonts w:eastAsiaTheme="minorEastAsia" w:cs="Times New Roman"/>
          <w:noProof/>
          <w:kern w:val="2"/>
          <w:szCs w:val="24"/>
          <w:lang w:eastAsia="en-CA"/>
          <w14:ligatures w14:val="standardContextual"/>
        </w:rPr>
      </w:pPr>
      <w:ins w:id="1784" w:author="Alex Popescu" w:date="2024-09-26T21:09:00Z" w16du:dateUtc="2024-09-27T01:09:00Z">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85722C">
          <w:rPr>
            <w:rFonts w:cs="Times New Roman"/>
            <w:noProof/>
          </w:rPr>
          <w:t>99</w:t>
        </w:r>
        <w:r w:rsidRPr="0019114E">
          <w:rPr>
            <w:rFonts w:cs="Times New Roman"/>
            <w:noProof/>
          </w:rPr>
          <w:fldChar w:fldCharType="end"/>
        </w:r>
      </w:ins>
    </w:p>
    <w:p w14:paraId="4D6A3566" w14:textId="66587727" w:rsidR="00EB46BA" w:rsidRPr="0019114E" w:rsidRDefault="00EB46BA" w:rsidP="00517E2C">
      <w:pPr>
        <w:pStyle w:val="Heading3"/>
        <w:rPr>
          <w:rFonts w:cs="Times New Roman"/>
        </w:rPr>
        <w:sectPr w:rsidR="00EB46BA" w:rsidRPr="0019114E" w:rsidSect="009730A0">
          <w:headerReference w:type="default" r:id="rId43"/>
          <w:pgSz w:w="12240" w:h="15840"/>
          <w:pgMar w:top="1440" w:right="1440" w:bottom="1440" w:left="1440" w:header="720" w:footer="720" w:gutter="0"/>
          <w:cols w:space="720"/>
        </w:sectPr>
      </w:pPr>
      <w:ins w:id="1785" w:author="Alex Popescu" w:date="2024-09-26T21:09:00Z" w16du:dateUtc="2024-09-27T01:09:00Z">
        <w:r w:rsidRPr="0019114E">
          <w:rPr>
            <w:rFonts w:cs="Times New Roman"/>
          </w:rPr>
          <w:fldChar w:fldCharType="end"/>
        </w:r>
      </w:ins>
    </w:p>
    <w:p w14:paraId="4EC64DEA" w14:textId="483E2E01" w:rsidR="00B8265B" w:rsidRPr="0019114E" w:rsidRDefault="00B8265B" w:rsidP="00B8265B">
      <w:pPr>
        <w:pStyle w:val="SectionText1"/>
        <w:rPr>
          <w:noProof w:val="0"/>
        </w:rPr>
      </w:pPr>
      <w:bookmarkStart w:id="1786" w:name="_Ref171686659"/>
      <w:bookmarkStart w:id="1787" w:name="_Toc174088716"/>
      <w:bookmarkEnd w:id="1730"/>
      <w:r w:rsidRPr="0019114E">
        <w:rPr>
          <w:rStyle w:val="CaptionBChar"/>
          <w:rFonts w:eastAsia="Arial"/>
          <w:noProof w:val="0"/>
        </w:rPr>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86"/>
      <w:r w:rsidRPr="0019114E">
        <w:rPr>
          <w:rStyle w:val="CaptionBChar"/>
          <w:rFonts w:eastAsia="Arial"/>
          <w:noProof w:val="0"/>
        </w:rPr>
        <w:t>:</w:t>
      </w:r>
      <w:r w:rsidRPr="0019114E">
        <w:rPr>
          <w:noProof w:val="0"/>
        </w:rPr>
        <w:t xml:space="preserve"> Explanation of generalized environment.</w:t>
      </w:r>
      <w:bookmarkEnd w:id="1787"/>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6599F45D" w:rsidR="00B8265B" w:rsidRPr="0019114E" w:rsidRDefault="00B8265B" w:rsidP="00B8265B">
      <w:pPr>
        <w:pStyle w:val="SectionText1"/>
        <w:rPr>
          <w:noProof w:val="0"/>
        </w:rPr>
      </w:pPr>
      <w:bookmarkStart w:id="1788" w:name="_Ref169246794"/>
      <w:bookmarkStart w:id="1789" w:name="_Toc174088717"/>
      <w:r w:rsidRPr="0019114E">
        <w:rPr>
          <w:rStyle w:val="CaptionBChar"/>
          <w:rFonts w:eastAsia="Arial"/>
          <w:noProof w:val="0"/>
        </w:rPr>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88"/>
      <w:r w:rsidRPr="0019114E">
        <w:rPr>
          <w:rStyle w:val="CaptionBChar"/>
          <w:rFonts w:eastAsia="Arial"/>
          <w:noProof w:val="0"/>
        </w:rPr>
        <w:t>:</w:t>
      </w:r>
      <w:r w:rsidRPr="0019114E">
        <w:rPr>
          <w:noProof w:val="0"/>
        </w:rPr>
        <w:t xml:space="preserve"> Ethogram of behaviours analyzed during foraging events.</w:t>
      </w:r>
      <w:bookmarkEnd w:id="1789"/>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44"/>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45">
                            <a:extLst>
                              <a:ext uri="{BEBA8EAE-BF5A-486C-A8C5-ECC9F3942E4B}">
                                <a14:imgProps xmlns:a14="http://schemas.microsoft.com/office/drawing/2010/main">
                                  <a14:imgLayer r:embed="rId46">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7"/>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549F4F25" w:rsidR="00B8265B" w:rsidRPr="0019114E" w:rsidRDefault="00B8265B" w:rsidP="00B8265B">
      <w:pPr>
        <w:pStyle w:val="SectionText1"/>
        <w:rPr>
          <w:rStyle w:val="SectionTextChar"/>
          <w:b/>
          <w:bCs/>
          <w:noProof w:val="0"/>
        </w:rPr>
        <w:sectPr w:rsidR="00B8265B" w:rsidRPr="0019114E" w:rsidSect="00C872FB">
          <w:pgSz w:w="12240" w:h="15840"/>
          <w:pgMar w:top="720" w:right="720" w:bottom="720" w:left="720" w:header="720" w:footer="720" w:gutter="0"/>
          <w:cols w:space="720"/>
          <w:docGrid w:linePitch="299"/>
        </w:sectPr>
      </w:pPr>
      <w:bookmarkStart w:id="1790" w:name="_Ref171686819"/>
      <w:bookmarkStart w:id="1791"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90"/>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1791"/>
    </w:p>
    <w:p w14:paraId="01DC2C0A" w14:textId="1F94623B" w:rsidR="00B8265B" w:rsidRPr="0019114E" w:rsidRDefault="007526E9" w:rsidP="00B8265B">
      <w:pPr>
        <w:pStyle w:val="SectionText1"/>
        <w:rPr>
          <w:noProof w:val="0"/>
        </w:rPr>
      </w:pPr>
      <w:ins w:id="1792" w:author="Alex Popescu" w:date="2024-09-26T21:09:00Z" w16du:dateUtc="2024-09-27T01:09:00Z">
        <w:r>
          <mc:AlternateContent>
            <mc:Choice Requires="wps">
              <w:drawing>
                <wp:anchor distT="0" distB="0" distL="114300" distR="114300" simplePos="0" relativeHeight="251660288" behindDoc="0" locked="0" layoutInCell="1" allowOverlap="1" wp14:anchorId="1A89267C" wp14:editId="574DF987">
                  <wp:simplePos x="0" y="0"/>
                  <wp:positionH relativeFrom="column">
                    <wp:posOffset>609600</wp:posOffset>
                  </wp:positionH>
                  <wp:positionV relativeFrom="paragraph">
                    <wp:posOffset>2540</wp:posOffset>
                  </wp:positionV>
                  <wp:extent cx="5854700" cy="342900"/>
                  <wp:effectExtent l="0" t="0" r="12700" b="19050"/>
                  <wp:wrapNone/>
                  <wp:docPr id="384273473" name="Rectangle 1"/>
                  <wp:cNvGraphicFramePr/>
                  <a:graphic xmlns:a="http://schemas.openxmlformats.org/drawingml/2006/main">
                    <a:graphicData uri="http://schemas.microsoft.com/office/word/2010/wordprocessingShape">
                      <wps:wsp>
                        <wps:cNvSpPr/>
                        <wps:spPr>
                          <a:xfrm>
                            <a:off x="0" y="0"/>
                            <a:ext cx="5854700" cy="3429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0DA02" id="Rectangle 1" o:spid="_x0000_s1026" style="position:absolute;margin-left:48pt;margin-top:.2pt;width:461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" fillcolor="white [3212]" strokecolor="white [3212]"/>
              </w:pict>
            </mc:Fallback>
          </mc:AlternateContent>
        </w:r>
        <w:r w:rsidRPr="007526E9">
          <w:drawing>
            <wp:anchor distT="0" distB="0" distL="114300" distR="114300" simplePos="0" relativeHeight="251659264" behindDoc="0" locked="0" layoutInCell="1" allowOverlap="1" wp14:anchorId="2714FC8F" wp14:editId="0AB817EF">
              <wp:simplePos x="0" y="0"/>
              <wp:positionH relativeFrom="column">
                <wp:posOffset>4521200</wp:posOffset>
              </wp:positionH>
              <wp:positionV relativeFrom="paragraph">
                <wp:posOffset>3971290</wp:posOffset>
              </wp:positionV>
              <wp:extent cx="1371600" cy="158750"/>
              <wp:effectExtent l="0" t="0" r="0" b="0"/>
              <wp:wrapNone/>
              <wp:docPr id="185844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6684" name=""/>
                      <pic:cNvPicPr/>
                    </pic:nvPicPr>
                    <pic:blipFill>
                      <a:blip r:embed="rId49">
                        <a:extLst>
                          <a:ext uri="{28A0092B-C50C-407E-A947-70E740481C1C}">
                            <a14:useLocalDpi xmlns:a14="http://schemas.microsoft.com/office/drawing/2010/main" val="0"/>
                          </a:ext>
                        </a:extLst>
                      </a:blip>
                      <a:stretch>
                        <a:fillRect/>
                      </a:stretch>
                    </pic:blipFill>
                    <pic:spPr>
                      <a:xfrm>
                        <a:off x="0" y="0"/>
                        <a:ext cx="1371600" cy="158750"/>
                      </a:xfrm>
                      <a:prstGeom prst="rect">
                        <a:avLst/>
                      </a:prstGeom>
                    </pic:spPr>
                  </pic:pic>
                </a:graphicData>
              </a:graphic>
              <wp14:sizeRelH relativeFrom="page">
                <wp14:pctWidth>0</wp14:pctWidth>
              </wp14:sizeRelH>
              <wp14:sizeRelV relativeFrom="page">
                <wp14:pctHeight>0</wp14:pctHeight>
              </wp14:sizeRelV>
            </wp:anchor>
          </w:drawing>
        </w:r>
        <w:r w:rsidRPr="007526E9">
          <w:drawing>
            <wp:anchor distT="0" distB="0" distL="114300" distR="114300" simplePos="0" relativeHeight="251658240" behindDoc="0" locked="0" layoutInCell="1" allowOverlap="1" wp14:anchorId="66F398A7" wp14:editId="1278FC9C">
              <wp:simplePos x="0" y="0"/>
              <wp:positionH relativeFrom="column">
                <wp:posOffset>869950</wp:posOffset>
              </wp:positionH>
              <wp:positionV relativeFrom="paragraph">
                <wp:posOffset>3971290</wp:posOffset>
              </wp:positionV>
              <wp:extent cx="2559050" cy="171450"/>
              <wp:effectExtent l="0" t="0" r="0" b="0"/>
              <wp:wrapNone/>
              <wp:docPr id="67032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1914" name=""/>
                      <pic:cNvPicPr/>
                    </pic:nvPicPr>
                    <pic:blipFill>
                      <a:blip r:embed="rId50">
                        <a:extLst>
                          <a:ext uri="{28A0092B-C50C-407E-A947-70E740481C1C}">
                            <a14:useLocalDpi xmlns:a14="http://schemas.microsoft.com/office/drawing/2010/main" val="0"/>
                          </a:ext>
                        </a:extLst>
                      </a:blip>
                      <a:stretch>
                        <a:fillRect/>
                      </a:stretch>
                    </pic:blipFill>
                    <pic:spPr>
                      <a:xfrm>
                        <a:off x="0" y="0"/>
                        <a:ext cx="2559050" cy="171450"/>
                      </a:xfrm>
                      <a:prstGeom prst="rect">
                        <a:avLst/>
                      </a:prstGeom>
                    </pic:spPr>
                  </pic:pic>
                </a:graphicData>
              </a:graphic>
              <wp14:sizeRelH relativeFrom="page">
                <wp14:pctWidth>0</wp14:pctWidth>
              </wp14:sizeRelH>
              <wp14:sizeRelV relativeFrom="page">
                <wp14:pctHeight>0</wp14:pctHeight>
              </wp14:sizeRelV>
            </wp:anchor>
          </w:drawing>
        </w:r>
      </w:ins>
      <w:r w:rsidR="00B8265B" w:rsidRPr="0019114E">
        <w:drawing>
          <wp:inline distT="0" distB="0" distL="0" distR="0" wp14:anchorId="0B18D194" wp14:editId="50A955FE">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4403EA6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93" w:name="_Ref171686836"/>
      <w:bookmarkStart w:id="1794"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93"/>
      <w:r w:rsidRPr="0019114E">
        <w:rPr>
          <w:rStyle w:val="CaptionBChar"/>
          <w:rFonts w:eastAsia="Arial"/>
          <w:noProof w:val="0"/>
        </w:rPr>
        <w:t>:</w:t>
      </w:r>
      <w:r w:rsidRPr="0019114E">
        <w:rPr>
          <w:noProof w:val="0"/>
        </w:rPr>
        <w:t xml:space="preserve"> Frequency plots of observations in the presence and absence of a sentinel.</w:t>
      </w:r>
      <w:bookmarkEnd w:id="1794"/>
    </w:p>
    <w:p w14:paraId="5EADB34C" w14:textId="77777777" w:rsidR="00B8265B" w:rsidRPr="0019114E" w:rsidRDefault="00B8265B" w:rsidP="00B8265B">
      <w:pPr>
        <w:pStyle w:val="SectionText1"/>
        <w:rPr>
          <w:noProof w:val="0"/>
        </w:rPr>
      </w:pPr>
      <w:r w:rsidRPr="0019114E">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345945D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95" w:name="_Ref171687228"/>
      <w:bookmarkStart w:id="1796"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795"/>
      <w:r w:rsidRPr="0019114E">
        <w:rPr>
          <w:rStyle w:val="CaptionBChar"/>
          <w:rFonts w:eastAsia="Arial"/>
          <w:noProof w:val="0"/>
        </w:rPr>
        <w:t>:</w:t>
      </w:r>
      <w:r w:rsidRPr="0019114E">
        <w:rPr>
          <w:noProof w:val="0"/>
        </w:rPr>
        <w:t xml:space="preserve"> Decreasing bout duration of all behaviours in response to increasing disturbance frequency.</w:t>
      </w:r>
      <w:bookmarkEnd w:id="1796"/>
    </w:p>
    <w:p w14:paraId="2DCA72B5" w14:textId="1801E1C2" w:rsidR="00B8265B" w:rsidRPr="0019114E" w:rsidRDefault="00B8265B" w:rsidP="00B8265B">
      <w:pPr>
        <w:pStyle w:val="SectionText1"/>
        <w:rPr>
          <w:noProof w:val="0"/>
        </w:rPr>
      </w:pPr>
      <w:bookmarkStart w:id="1797" w:name="_Ref171687818"/>
      <w:bookmarkStart w:id="1798" w:name="_Toc174088718"/>
      <w:r w:rsidRPr="0019114E">
        <w:rPr>
          <w:rStyle w:val="CaptionBChar"/>
          <w:rFonts w:eastAsia="Arial"/>
          <w:noProof w:val="0"/>
        </w:rPr>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797"/>
      <w:r w:rsidRPr="0019114E">
        <w:rPr>
          <w:rStyle w:val="CaptionBChar"/>
          <w:rFonts w:eastAsia="Arial"/>
          <w:noProof w:val="0"/>
        </w:rPr>
        <w:t>:</w:t>
      </w:r>
      <w:r w:rsidRPr="0019114E">
        <w:rPr>
          <w:noProof w:val="0"/>
        </w:rPr>
        <w:t xml:space="preserve"> Results of post hoc tests on foraging bout duration.</w:t>
      </w:r>
      <w:bookmarkEnd w:id="17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 xml:space="preserve">Sentinel </w:t>
            </w:r>
            <w:proofErr w:type="spellStart"/>
            <w:r w:rsidRPr="0019114E">
              <w:rPr>
                <w:noProof w:val="0"/>
                <w:lang w:val="fr-FR"/>
              </w:rPr>
              <w:t>Present</w:t>
            </w:r>
            <w:proofErr w:type="spellEnd"/>
            <w:r w:rsidRPr="0019114E">
              <w:rPr>
                <w:noProof w:val="0"/>
                <w:lang w:val="fr-FR"/>
              </w:rPr>
              <w:t xml:space="preserve">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 xml:space="preserve">Sentinel Absent Commercial – Sentinel </w:t>
            </w:r>
            <w:proofErr w:type="spellStart"/>
            <w:r w:rsidRPr="0019114E">
              <w:rPr>
                <w:noProof w:val="0"/>
                <w:lang w:val="fr-FR"/>
              </w:rPr>
              <w:t>Present</w:t>
            </w:r>
            <w:proofErr w:type="spellEnd"/>
            <w:r w:rsidRPr="0019114E">
              <w:rPr>
                <w:noProof w:val="0"/>
                <w:lang w:val="fr-FR"/>
              </w:rPr>
              <w:t xml:space="preserve">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23506D74" w:rsidR="00B8265B" w:rsidRPr="0019114E" w:rsidRDefault="00B8265B" w:rsidP="00B8265B">
      <w:pPr>
        <w:pStyle w:val="SectionText1"/>
        <w:rPr>
          <w:noProof w:val="0"/>
        </w:rPr>
        <w:sectPr w:rsidR="00B8265B" w:rsidRPr="0019114E" w:rsidSect="00C872FB">
          <w:pgSz w:w="12240" w:h="15840"/>
          <w:pgMar w:top="720" w:right="720" w:bottom="720" w:left="720" w:header="720" w:footer="720" w:gutter="0"/>
          <w:cols w:space="720"/>
          <w:docGrid w:linePitch="299"/>
        </w:sectPr>
      </w:pPr>
      <w:bookmarkStart w:id="1799" w:name="_Ref171687729"/>
      <w:bookmarkStart w:id="1800" w:name="_Ref169247086"/>
      <w:bookmarkStart w:id="1801"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799"/>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1800"/>
      <w:bookmarkEnd w:id="1801"/>
    </w:p>
    <w:p w14:paraId="74A44912" w14:textId="77777777" w:rsidR="00B8265B" w:rsidRPr="0019114E" w:rsidRDefault="00B8265B" w:rsidP="00B8265B">
      <w:pPr>
        <w:pStyle w:val="SectionText0"/>
      </w:pPr>
      <w:r w:rsidRPr="0019114E">
        <w:rPr>
          <w:noProof/>
        </w:rPr>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02E76A30" w:rsidR="00B8265B" w:rsidRPr="0019114E" w:rsidRDefault="00B8265B" w:rsidP="00B8265B">
      <w:pPr>
        <w:pStyle w:val="SectionText0"/>
        <w:sectPr w:rsidR="00B8265B" w:rsidRPr="0019114E" w:rsidSect="00C872FB">
          <w:pgSz w:w="12240" w:h="15840"/>
          <w:pgMar w:top="720" w:right="720" w:bottom="720" w:left="720" w:header="720" w:footer="720" w:gutter="0"/>
          <w:cols w:space="720"/>
          <w:docGrid w:linePitch="299"/>
        </w:sectPr>
      </w:pPr>
      <w:bookmarkStart w:id="1802" w:name="_Ref169247124"/>
      <w:bookmarkStart w:id="1803"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5</w:t>
      </w:r>
      <w:r w:rsidRPr="0019114E">
        <w:rPr>
          <w:rStyle w:val="CaptionBChar"/>
          <w:rFonts w:eastAsia="Arial"/>
        </w:rPr>
        <w:fldChar w:fldCharType="end"/>
      </w:r>
      <w:bookmarkEnd w:id="1802"/>
      <w:r w:rsidRPr="0019114E">
        <w:rPr>
          <w:rStyle w:val="CaptionBChar"/>
          <w:rFonts w:eastAsia="Arial"/>
        </w:rPr>
        <w:t>:</w:t>
      </w:r>
      <w:r w:rsidRPr="0019114E">
        <w:t xml:space="preserve"> Foraging bout duration decreasing with increasing disturbance frequency.</w:t>
      </w:r>
      <w:bookmarkEnd w:id="1803"/>
      <w:r w:rsidRPr="0019114E">
        <w:t xml:space="preserve"> </w:t>
      </w:r>
    </w:p>
    <w:p w14:paraId="18AA171A" w14:textId="77777777" w:rsidR="00B8265B" w:rsidRPr="0019114E" w:rsidRDefault="00B8265B" w:rsidP="00B8265B">
      <w:pPr>
        <w:pStyle w:val="SectionText0"/>
      </w:pPr>
      <w:r w:rsidRPr="0019114E">
        <w:rPr>
          <w:noProof/>
        </w:rPr>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39D9A424" w:rsidR="00B8265B" w:rsidRPr="0019114E" w:rsidRDefault="00B8265B" w:rsidP="00B8265B">
      <w:pPr>
        <w:pStyle w:val="SectionText0"/>
        <w:rPr>
          <w:b/>
          <w:bCs/>
        </w:rPr>
        <w:sectPr w:rsidR="00B8265B" w:rsidRPr="0019114E" w:rsidSect="00C872FB">
          <w:pgSz w:w="12240" w:h="15840"/>
          <w:pgMar w:top="720" w:right="720" w:bottom="720" w:left="720" w:header="720" w:footer="720" w:gutter="0"/>
          <w:cols w:space="720"/>
          <w:docGrid w:linePitch="299"/>
        </w:sectPr>
      </w:pPr>
      <w:bookmarkStart w:id="1804" w:name="_Ref151143990"/>
      <w:bookmarkStart w:id="1805" w:name="_Ref169247355"/>
      <w:bookmarkStart w:id="1806" w:name="_Ref151143986"/>
      <w:bookmarkStart w:id="1807" w:name="_Toc174088731"/>
      <w:r w:rsidRPr="0019114E">
        <w:rPr>
          <w:rStyle w:val="CaptionBChar"/>
          <w:rFonts w:eastAsia="Arial"/>
        </w:rPr>
        <w:t>Figure S</w:t>
      </w:r>
      <w:bookmarkEnd w:id="1804"/>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6</w:t>
      </w:r>
      <w:r w:rsidRPr="0019114E">
        <w:rPr>
          <w:rStyle w:val="CaptionBChar"/>
          <w:rFonts w:eastAsia="Arial"/>
        </w:rPr>
        <w:fldChar w:fldCharType="end"/>
      </w:r>
      <w:bookmarkEnd w:id="1805"/>
      <w:r w:rsidRPr="0019114E">
        <w:rPr>
          <w:rStyle w:val="CaptionBChar"/>
          <w:rFonts w:eastAsia="Arial"/>
        </w:rPr>
        <w:t>:</w:t>
      </w:r>
      <w:r w:rsidRPr="0019114E">
        <w:t xml:space="preserve"> Mean peck rate of foragers in commercial and green areas</w:t>
      </w:r>
      <w:bookmarkEnd w:id="1806"/>
      <w:r w:rsidRPr="0019114E">
        <w:t>. Error bars represent the standard error.</w:t>
      </w:r>
      <w:bookmarkEnd w:id="1807"/>
      <w:r w:rsidRPr="0019114E">
        <w:t xml:space="preserve"> </w:t>
      </w:r>
    </w:p>
    <w:p w14:paraId="038D3109" w14:textId="77777777" w:rsidR="00B8265B" w:rsidRPr="0019114E" w:rsidRDefault="00B8265B" w:rsidP="00B8265B">
      <w:pPr>
        <w:pStyle w:val="SectionText1"/>
        <w:rPr>
          <w:noProof w:val="0"/>
        </w:rPr>
      </w:pPr>
      <w:r w:rsidRPr="0019114E">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0A256A7C" w:rsidR="00B8265B" w:rsidRPr="0019114E" w:rsidRDefault="00B8265B" w:rsidP="00B8265B">
      <w:pPr>
        <w:pStyle w:val="SectionText0"/>
        <w:sectPr w:rsidR="00B8265B" w:rsidRPr="0019114E" w:rsidSect="00C872FB">
          <w:pgSz w:w="12240" w:h="15840"/>
          <w:pgMar w:top="720" w:right="720" w:bottom="720" w:left="720" w:header="708" w:footer="708" w:gutter="0"/>
          <w:cols w:space="708"/>
          <w:docGrid w:linePitch="360"/>
        </w:sectPr>
      </w:pPr>
      <w:bookmarkStart w:id="1808" w:name="_Ref171688226"/>
      <w:bookmarkStart w:id="1809"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7</w:t>
      </w:r>
      <w:r w:rsidRPr="0019114E">
        <w:rPr>
          <w:rStyle w:val="CaptionBChar"/>
          <w:rFonts w:eastAsia="Arial"/>
        </w:rPr>
        <w:fldChar w:fldCharType="end"/>
      </w:r>
      <w:bookmarkEnd w:id="1808"/>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1809"/>
    </w:p>
    <w:p w14:paraId="1AC0E9D0" w14:textId="77777777" w:rsidR="00B8265B" w:rsidRPr="0019114E" w:rsidRDefault="00B8265B" w:rsidP="00B8265B">
      <w:pPr>
        <w:pStyle w:val="SectionText1"/>
        <w:rPr>
          <w:noProof w:val="0"/>
        </w:rPr>
      </w:pPr>
      <w:r w:rsidRPr="0019114E">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2CF233AF"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810" w:name="_Ref171687935"/>
      <w:bookmarkStart w:id="1811"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8</w:t>
      </w:r>
      <w:r w:rsidRPr="0019114E">
        <w:rPr>
          <w:rStyle w:val="CaptionBChar"/>
          <w:rFonts w:eastAsia="Arial"/>
          <w:noProof w:val="0"/>
        </w:rPr>
        <w:fldChar w:fldCharType="end"/>
      </w:r>
      <w:bookmarkEnd w:id="1810"/>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1811"/>
    </w:p>
    <w:p w14:paraId="35931A6A" w14:textId="0F2B9DDA" w:rsidR="00B8265B" w:rsidRPr="0019114E" w:rsidRDefault="00B8265B" w:rsidP="001E7A47">
      <w:pPr>
        <w:pStyle w:val="SectionText1"/>
        <w:rPr>
          <w:noProof w:val="0"/>
        </w:rPr>
      </w:pPr>
      <w:bookmarkStart w:id="1812" w:name="_Ref171687955"/>
      <w:bookmarkStart w:id="1813" w:name="_Toc174088719"/>
      <w:r w:rsidRPr="0019114E">
        <w:rPr>
          <w:rStyle w:val="CaptionBChar"/>
          <w:rFonts w:eastAsia="Arial"/>
          <w:noProof w:val="0"/>
        </w:rPr>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812"/>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18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 xml:space="preserve">Sentinel </w:t>
            </w:r>
            <w:proofErr w:type="spellStart"/>
            <w:r w:rsidRPr="0019114E">
              <w:rPr>
                <w:lang w:val="fr-FR"/>
              </w:rPr>
              <w:t>Present</w:t>
            </w:r>
            <w:proofErr w:type="spellEnd"/>
            <w:r w:rsidRPr="0019114E">
              <w:rPr>
                <w:lang w:val="fr-FR"/>
              </w:rPr>
              <w:t xml:space="preserve">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 xml:space="preserve">Sentinel Absent Commercial – Sentinel </w:t>
            </w:r>
            <w:proofErr w:type="spellStart"/>
            <w:r w:rsidRPr="0019114E">
              <w:rPr>
                <w:lang w:val="fr-FR"/>
              </w:rPr>
              <w:t>Present</w:t>
            </w:r>
            <w:proofErr w:type="spellEnd"/>
            <w:r w:rsidRPr="0019114E">
              <w:rPr>
                <w:lang w:val="fr-FR"/>
              </w:rPr>
              <w:t xml:space="preserve">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C872FB">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0A80B" w14:textId="77777777" w:rsidR="00657E1F" w:rsidRPr="006843E1" w:rsidRDefault="00657E1F" w:rsidP="00981E30">
      <w:pPr>
        <w:spacing w:line="240" w:lineRule="auto"/>
      </w:pPr>
      <w:r w:rsidRPr="006843E1">
        <w:separator/>
      </w:r>
    </w:p>
  </w:endnote>
  <w:endnote w:type="continuationSeparator" w:id="0">
    <w:p w14:paraId="33EC5723" w14:textId="77777777" w:rsidR="00657E1F" w:rsidRPr="006843E1" w:rsidRDefault="00657E1F" w:rsidP="00981E30">
      <w:pPr>
        <w:spacing w:line="240" w:lineRule="auto"/>
      </w:pPr>
      <w:r w:rsidRPr="006843E1">
        <w:continuationSeparator/>
      </w:r>
    </w:p>
  </w:endnote>
  <w:endnote w:type="continuationNotice" w:id="1">
    <w:p w14:paraId="48107747" w14:textId="77777777" w:rsidR="00657E1F" w:rsidRDefault="00657E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D0B7A" w14:textId="77777777" w:rsidR="006E7F09" w:rsidRDefault="006E7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5F262" w14:textId="77777777" w:rsidR="00657E1F" w:rsidRPr="006843E1" w:rsidRDefault="00657E1F" w:rsidP="00981E30">
      <w:pPr>
        <w:spacing w:line="240" w:lineRule="auto"/>
      </w:pPr>
      <w:r w:rsidRPr="006843E1">
        <w:separator/>
      </w:r>
    </w:p>
  </w:footnote>
  <w:footnote w:type="continuationSeparator" w:id="0">
    <w:p w14:paraId="1112CF3A" w14:textId="77777777" w:rsidR="00657E1F" w:rsidRPr="006843E1" w:rsidRDefault="00657E1F" w:rsidP="00981E30">
      <w:pPr>
        <w:spacing w:line="240" w:lineRule="auto"/>
      </w:pPr>
      <w:r w:rsidRPr="006843E1">
        <w:continuationSeparator/>
      </w:r>
    </w:p>
  </w:footnote>
  <w:footnote w:type="continuationNotice" w:id="1">
    <w:p w14:paraId="5B98990C" w14:textId="77777777" w:rsidR="00657E1F" w:rsidRDefault="00657E1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EB45E"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16289256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A7046"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35099382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06668" w14:textId="77777777" w:rsidR="006E7F09" w:rsidRPr="0060735D" w:rsidRDefault="006E7F09"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946503370"/>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1EE4E"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Introduction</w:t>
    </w:r>
    <w:r w:rsidRPr="0060735D">
      <w:rPr>
        <w:rFonts w:cs="Times New Roman"/>
        <w:szCs w:val="24"/>
      </w:rPr>
      <w:t xml:space="preserve"> – Popescu </w:t>
    </w:r>
    <w:sdt>
      <w:sdtPr>
        <w:rPr>
          <w:rFonts w:cs="Times New Roman"/>
          <w:szCs w:val="24"/>
        </w:rPr>
        <w:id w:val="-69375933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60924585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2787E"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688717200"/>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94F07"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Introduction</w:t>
    </w:r>
    <w:r w:rsidRPr="0060735D">
      <w:rPr>
        <w:rFonts w:cs="Times New Roman"/>
        <w:szCs w:val="24"/>
      </w:rPr>
      <w:t xml:space="preserve"> – Popescu </w:t>
    </w:r>
    <w:sdt>
      <w:sdtPr>
        <w:rPr>
          <w:rFonts w:cs="Times New Roman"/>
          <w:szCs w:val="24"/>
        </w:rPr>
        <w:id w:val="-117440383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43E5A0E9"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del w:id="727" w:author="Alex Popescu" w:date="2024-09-26T21:09:00Z" w16du:dateUtc="2024-09-27T01:09:00Z">
      <w:r>
        <w:rPr>
          <w:rFonts w:cs="Times New Roman"/>
          <w:szCs w:val="24"/>
        </w:rPr>
        <w:delText>Methods</w:delText>
      </w:r>
    </w:del>
    <w:ins w:id="728" w:author="Alex Popescu" w:date="2024-09-26T21:09:00Z" w16du:dateUtc="2024-09-27T01:09:00Z">
      <w:r w:rsidR="001F5AEE">
        <w:rPr>
          <w:rFonts w:cs="Times New Roman"/>
          <w:szCs w:val="24"/>
        </w:rPr>
        <w:t>Introduction</w:t>
      </w:r>
    </w:ins>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2279" w:hanging="360"/>
      </w:pPr>
      <w:rPr>
        <w:rFonts w:ascii="Times New Roman" w:eastAsia="Times New Roman" w:hAnsi="Times New Roman" w:cs="Times New Roman" w:hint="default"/>
      </w:rPr>
    </w:lvl>
    <w:lvl w:ilvl="1" w:tplc="10090003">
      <w:start w:val="1"/>
      <w:numFmt w:val="bullet"/>
      <w:lvlText w:val="o"/>
      <w:lvlJc w:val="left"/>
      <w:pPr>
        <w:ind w:left="2999" w:hanging="360"/>
      </w:pPr>
      <w:rPr>
        <w:rFonts w:ascii="Courier New" w:hAnsi="Courier New" w:cs="Courier New" w:hint="default"/>
      </w:rPr>
    </w:lvl>
    <w:lvl w:ilvl="2" w:tplc="10090005" w:tentative="1">
      <w:start w:val="1"/>
      <w:numFmt w:val="bullet"/>
      <w:lvlText w:val=""/>
      <w:lvlJc w:val="left"/>
      <w:pPr>
        <w:ind w:left="3719" w:hanging="360"/>
      </w:pPr>
      <w:rPr>
        <w:rFonts w:ascii="Wingdings" w:hAnsi="Wingdings" w:hint="default"/>
      </w:rPr>
    </w:lvl>
    <w:lvl w:ilvl="3" w:tplc="10090001" w:tentative="1">
      <w:start w:val="1"/>
      <w:numFmt w:val="bullet"/>
      <w:lvlText w:val=""/>
      <w:lvlJc w:val="left"/>
      <w:pPr>
        <w:ind w:left="4439" w:hanging="360"/>
      </w:pPr>
      <w:rPr>
        <w:rFonts w:ascii="Symbol" w:hAnsi="Symbol" w:hint="default"/>
      </w:rPr>
    </w:lvl>
    <w:lvl w:ilvl="4" w:tplc="10090003" w:tentative="1">
      <w:start w:val="1"/>
      <w:numFmt w:val="bullet"/>
      <w:lvlText w:val="o"/>
      <w:lvlJc w:val="left"/>
      <w:pPr>
        <w:ind w:left="5159" w:hanging="360"/>
      </w:pPr>
      <w:rPr>
        <w:rFonts w:ascii="Courier New" w:hAnsi="Courier New" w:cs="Courier New" w:hint="default"/>
      </w:rPr>
    </w:lvl>
    <w:lvl w:ilvl="5" w:tplc="10090005" w:tentative="1">
      <w:start w:val="1"/>
      <w:numFmt w:val="bullet"/>
      <w:lvlText w:val=""/>
      <w:lvlJc w:val="left"/>
      <w:pPr>
        <w:ind w:left="5879" w:hanging="360"/>
      </w:pPr>
      <w:rPr>
        <w:rFonts w:ascii="Wingdings" w:hAnsi="Wingdings" w:hint="default"/>
      </w:rPr>
    </w:lvl>
    <w:lvl w:ilvl="6" w:tplc="10090001" w:tentative="1">
      <w:start w:val="1"/>
      <w:numFmt w:val="bullet"/>
      <w:lvlText w:val=""/>
      <w:lvlJc w:val="left"/>
      <w:pPr>
        <w:ind w:left="6599" w:hanging="360"/>
      </w:pPr>
      <w:rPr>
        <w:rFonts w:ascii="Symbol" w:hAnsi="Symbol" w:hint="default"/>
      </w:rPr>
    </w:lvl>
    <w:lvl w:ilvl="7" w:tplc="10090003" w:tentative="1">
      <w:start w:val="1"/>
      <w:numFmt w:val="bullet"/>
      <w:lvlText w:val="o"/>
      <w:lvlJc w:val="left"/>
      <w:pPr>
        <w:ind w:left="7319" w:hanging="360"/>
      </w:pPr>
      <w:rPr>
        <w:rFonts w:ascii="Courier New" w:hAnsi="Courier New" w:cs="Courier New" w:hint="default"/>
      </w:rPr>
    </w:lvl>
    <w:lvl w:ilvl="8" w:tplc="10090005" w:tentative="1">
      <w:start w:val="1"/>
      <w:numFmt w:val="bullet"/>
      <w:lvlText w:val=""/>
      <w:lvlJc w:val="left"/>
      <w:pPr>
        <w:ind w:left="8039"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Popescu">
    <w15:presenceInfo w15:providerId="AD" w15:userId="S::ap21pb@brocku.ca::7a9adc01-f2f7-47f7-a62f-43e96080b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62D2"/>
    <w:rsid w:val="000072E2"/>
    <w:rsid w:val="000112E6"/>
    <w:rsid w:val="00013571"/>
    <w:rsid w:val="00016B4D"/>
    <w:rsid w:val="00016BD7"/>
    <w:rsid w:val="00021256"/>
    <w:rsid w:val="00023B05"/>
    <w:rsid w:val="00024D04"/>
    <w:rsid w:val="0002591E"/>
    <w:rsid w:val="000260B4"/>
    <w:rsid w:val="0004059D"/>
    <w:rsid w:val="00044ADC"/>
    <w:rsid w:val="00045C40"/>
    <w:rsid w:val="00046DB9"/>
    <w:rsid w:val="00052A80"/>
    <w:rsid w:val="00056E18"/>
    <w:rsid w:val="000576AC"/>
    <w:rsid w:val="00057ADB"/>
    <w:rsid w:val="00064273"/>
    <w:rsid w:val="000655F7"/>
    <w:rsid w:val="000669EA"/>
    <w:rsid w:val="000720AE"/>
    <w:rsid w:val="00076AE1"/>
    <w:rsid w:val="0007717A"/>
    <w:rsid w:val="00081D99"/>
    <w:rsid w:val="00083109"/>
    <w:rsid w:val="00083392"/>
    <w:rsid w:val="00083606"/>
    <w:rsid w:val="00092C24"/>
    <w:rsid w:val="00094823"/>
    <w:rsid w:val="00094E58"/>
    <w:rsid w:val="00095FE2"/>
    <w:rsid w:val="00096E20"/>
    <w:rsid w:val="00097AB1"/>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16323"/>
    <w:rsid w:val="00116B0D"/>
    <w:rsid w:val="00121109"/>
    <w:rsid w:val="001241DF"/>
    <w:rsid w:val="00124A72"/>
    <w:rsid w:val="00136B00"/>
    <w:rsid w:val="001418CA"/>
    <w:rsid w:val="00142572"/>
    <w:rsid w:val="0014274F"/>
    <w:rsid w:val="00145233"/>
    <w:rsid w:val="00147D23"/>
    <w:rsid w:val="00150703"/>
    <w:rsid w:val="00152D83"/>
    <w:rsid w:val="00156B84"/>
    <w:rsid w:val="001626BF"/>
    <w:rsid w:val="001639B6"/>
    <w:rsid w:val="001668EA"/>
    <w:rsid w:val="00170D8E"/>
    <w:rsid w:val="00173F54"/>
    <w:rsid w:val="00174174"/>
    <w:rsid w:val="0017507D"/>
    <w:rsid w:val="00175638"/>
    <w:rsid w:val="00182054"/>
    <w:rsid w:val="00190748"/>
    <w:rsid w:val="0019114E"/>
    <w:rsid w:val="001914BA"/>
    <w:rsid w:val="001938A7"/>
    <w:rsid w:val="0019549D"/>
    <w:rsid w:val="001B0B9A"/>
    <w:rsid w:val="001B4752"/>
    <w:rsid w:val="001B5A7F"/>
    <w:rsid w:val="001B68A9"/>
    <w:rsid w:val="001C09FE"/>
    <w:rsid w:val="001C1F74"/>
    <w:rsid w:val="001C51A0"/>
    <w:rsid w:val="001D3761"/>
    <w:rsid w:val="001D73C0"/>
    <w:rsid w:val="001E6743"/>
    <w:rsid w:val="001E7A47"/>
    <w:rsid w:val="001F2974"/>
    <w:rsid w:val="001F3EE0"/>
    <w:rsid w:val="001F475D"/>
    <w:rsid w:val="001F5AEE"/>
    <w:rsid w:val="001F6E05"/>
    <w:rsid w:val="002147B9"/>
    <w:rsid w:val="00215354"/>
    <w:rsid w:val="00215D50"/>
    <w:rsid w:val="002200E7"/>
    <w:rsid w:val="002204DE"/>
    <w:rsid w:val="00220616"/>
    <w:rsid w:val="00227CE6"/>
    <w:rsid w:val="002309A0"/>
    <w:rsid w:val="00236CCF"/>
    <w:rsid w:val="00236E14"/>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C5694"/>
    <w:rsid w:val="002D3E8B"/>
    <w:rsid w:val="002D6645"/>
    <w:rsid w:val="002D696B"/>
    <w:rsid w:val="002E09E5"/>
    <w:rsid w:val="002E2E7E"/>
    <w:rsid w:val="002E55A1"/>
    <w:rsid w:val="002E5F6A"/>
    <w:rsid w:val="002E71EA"/>
    <w:rsid w:val="0030699D"/>
    <w:rsid w:val="00312241"/>
    <w:rsid w:val="00312FA0"/>
    <w:rsid w:val="00314451"/>
    <w:rsid w:val="0031473E"/>
    <w:rsid w:val="00314A2A"/>
    <w:rsid w:val="00314C8E"/>
    <w:rsid w:val="00314F66"/>
    <w:rsid w:val="0031791F"/>
    <w:rsid w:val="003241E3"/>
    <w:rsid w:val="00325226"/>
    <w:rsid w:val="0032762F"/>
    <w:rsid w:val="003300DB"/>
    <w:rsid w:val="00332AA6"/>
    <w:rsid w:val="0033429A"/>
    <w:rsid w:val="00334BDE"/>
    <w:rsid w:val="0033549E"/>
    <w:rsid w:val="0033662F"/>
    <w:rsid w:val="00342388"/>
    <w:rsid w:val="00350FC9"/>
    <w:rsid w:val="00355804"/>
    <w:rsid w:val="00364724"/>
    <w:rsid w:val="00365844"/>
    <w:rsid w:val="00367962"/>
    <w:rsid w:val="00370FC6"/>
    <w:rsid w:val="00373742"/>
    <w:rsid w:val="00377D53"/>
    <w:rsid w:val="00382311"/>
    <w:rsid w:val="00382F78"/>
    <w:rsid w:val="003908E3"/>
    <w:rsid w:val="00395A0B"/>
    <w:rsid w:val="003967E6"/>
    <w:rsid w:val="003B29F2"/>
    <w:rsid w:val="003B628D"/>
    <w:rsid w:val="003B70EA"/>
    <w:rsid w:val="003C11DA"/>
    <w:rsid w:val="003C5CEF"/>
    <w:rsid w:val="003C6881"/>
    <w:rsid w:val="003C73D2"/>
    <w:rsid w:val="003D5590"/>
    <w:rsid w:val="003D6E6F"/>
    <w:rsid w:val="003E0496"/>
    <w:rsid w:val="003E1D7E"/>
    <w:rsid w:val="003E7CE4"/>
    <w:rsid w:val="003F0018"/>
    <w:rsid w:val="003F2323"/>
    <w:rsid w:val="003F3319"/>
    <w:rsid w:val="003F457B"/>
    <w:rsid w:val="00400AB0"/>
    <w:rsid w:val="004116B0"/>
    <w:rsid w:val="004162C6"/>
    <w:rsid w:val="00440552"/>
    <w:rsid w:val="0044216B"/>
    <w:rsid w:val="00451743"/>
    <w:rsid w:val="00452983"/>
    <w:rsid w:val="004604DB"/>
    <w:rsid w:val="0046061D"/>
    <w:rsid w:val="00462DFD"/>
    <w:rsid w:val="004671EE"/>
    <w:rsid w:val="004733C0"/>
    <w:rsid w:val="00474E26"/>
    <w:rsid w:val="0047579E"/>
    <w:rsid w:val="00480220"/>
    <w:rsid w:val="00480B68"/>
    <w:rsid w:val="00483C4E"/>
    <w:rsid w:val="004865A1"/>
    <w:rsid w:val="00490B2D"/>
    <w:rsid w:val="004917B7"/>
    <w:rsid w:val="00492CDC"/>
    <w:rsid w:val="00493019"/>
    <w:rsid w:val="004A01B0"/>
    <w:rsid w:val="004A11FD"/>
    <w:rsid w:val="004A290D"/>
    <w:rsid w:val="004A334B"/>
    <w:rsid w:val="004A4D28"/>
    <w:rsid w:val="004B3EB6"/>
    <w:rsid w:val="004C0944"/>
    <w:rsid w:val="004C1F4B"/>
    <w:rsid w:val="004C2189"/>
    <w:rsid w:val="004C71A7"/>
    <w:rsid w:val="004D1547"/>
    <w:rsid w:val="004D1ABE"/>
    <w:rsid w:val="004D7A21"/>
    <w:rsid w:val="004E5137"/>
    <w:rsid w:val="004E66EE"/>
    <w:rsid w:val="004E6AC5"/>
    <w:rsid w:val="004E6AFD"/>
    <w:rsid w:val="004E7B31"/>
    <w:rsid w:val="004F36A3"/>
    <w:rsid w:val="004F603A"/>
    <w:rsid w:val="004F74BA"/>
    <w:rsid w:val="004F7F19"/>
    <w:rsid w:val="0050134E"/>
    <w:rsid w:val="00502A28"/>
    <w:rsid w:val="005042C6"/>
    <w:rsid w:val="00505AC0"/>
    <w:rsid w:val="005065CC"/>
    <w:rsid w:val="00506746"/>
    <w:rsid w:val="005140AE"/>
    <w:rsid w:val="00514A4D"/>
    <w:rsid w:val="00514AFC"/>
    <w:rsid w:val="00517E2C"/>
    <w:rsid w:val="0052181F"/>
    <w:rsid w:val="00526D1F"/>
    <w:rsid w:val="00527A47"/>
    <w:rsid w:val="00527AA8"/>
    <w:rsid w:val="00531327"/>
    <w:rsid w:val="00532C94"/>
    <w:rsid w:val="005351C6"/>
    <w:rsid w:val="00541CE2"/>
    <w:rsid w:val="005468E4"/>
    <w:rsid w:val="00547079"/>
    <w:rsid w:val="005534E1"/>
    <w:rsid w:val="00553BC6"/>
    <w:rsid w:val="00561151"/>
    <w:rsid w:val="0056164E"/>
    <w:rsid w:val="00561D85"/>
    <w:rsid w:val="00561EF6"/>
    <w:rsid w:val="005630C9"/>
    <w:rsid w:val="00563147"/>
    <w:rsid w:val="00571AB3"/>
    <w:rsid w:val="005829A6"/>
    <w:rsid w:val="005851B3"/>
    <w:rsid w:val="00586057"/>
    <w:rsid w:val="00590CB6"/>
    <w:rsid w:val="00595DB1"/>
    <w:rsid w:val="005964BB"/>
    <w:rsid w:val="005A02D7"/>
    <w:rsid w:val="005A226D"/>
    <w:rsid w:val="005A2EE4"/>
    <w:rsid w:val="005A32F1"/>
    <w:rsid w:val="005A4E8F"/>
    <w:rsid w:val="005B239C"/>
    <w:rsid w:val="005B4B42"/>
    <w:rsid w:val="005B5588"/>
    <w:rsid w:val="005D0445"/>
    <w:rsid w:val="005D1810"/>
    <w:rsid w:val="005D3A05"/>
    <w:rsid w:val="005D4087"/>
    <w:rsid w:val="005D6B1B"/>
    <w:rsid w:val="005E2675"/>
    <w:rsid w:val="005E4E31"/>
    <w:rsid w:val="005F77E4"/>
    <w:rsid w:val="0060739A"/>
    <w:rsid w:val="006117C5"/>
    <w:rsid w:val="0061307F"/>
    <w:rsid w:val="00614FF0"/>
    <w:rsid w:val="00616775"/>
    <w:rsid w:val="006265EF"/>
    <w:rsid w:val="0062699E"/>
    <w:rsid w:val="00626A87"/>
    <w:rsid w:val="006304EE"/>
    <w:rsid w:val="00635BA0"/>
    <w:rsid w:val="006378F0"/>
    <w:rsid w:val="0064361E"/>
    <w:rsid w:val="00644327"/>
    <w:rsid w:val="006458CE"/>
    <w:rsid w:val="006541E9"/>
    <w:rsid w:val="00657E1F"/>
    <w:rsid w:val="0066036E"/>
    <w:rsid w:val="00660F5A"/>
    <w:rsid w:val="00664297"/>
    <w:rsid w:val="0066492F"/>
    <w:rsid w:val="006653A5"/>
    <w:rsid w:val="00666DA9"/>
    <w:rsid w:val="006716F1"/>
    <w:rsid w:val="006725CB"/>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E1C84"/>
    <w:rsid w:val="006E3052"/>
    <w:rsid w:val="006E5508"/>
    <w:rsid w:val="006E7F09"/>
    <w:rsid w:val="006F2738"/>
    <w:rsid w:val="006F4D3B"/>
    <w:rsid w:val="006F7FB3"/>
    <w:rsid w:val="00700D8A"/>
    <w:rsid w:val="00706268"/>
    <w:rsid w:val="00706416"/>
    <w:rsid w:val="007146D6"/>
    <w:rsid w:val="00714B56"/>
    <w:rsid w:val="00716C28"/>
    <w:rsid w:val="00722128"/>
    <w:rsid w:val="00724F53"/>
    <w:rsid w:val="0072580B"/>
    <w:rsid w:val="0072649C"/>
    <w:rsid w:val="0073310A"/>
    <w:rsid w:val="007347A5"/>
    <w:rsid w:val="007365B0"/>
    <w:rsid w:val="007440F2"/>
    <w:rsid w:val="00745530"/>
    <w:rsid w:val="00751B99"/>
    <w:rsid w:val="007526E9"/>
    <w:rsid w:val="0075696A"/>
    <w:rsid w:val="00764AF4"/>
    <w:rsid w:val="007709DA"/>
    <w:rsid w:val="0077305A"/>
    <w:rsid w:val="00773B39"/>
    <w:rsid w:val="00774AA5"/>
    <w:rsid w:val="00775ED0"/>
    <w:rsid w:val="00776E78"/>
    <w:rsid w:val="00777071"/>
    <w:rsid w:val="00784B6D"/>
    <w:rsid w:val="0079402E"/>
    <w:rsid w:val="00796A5C"/>
    <w:rsid w:val="007A017A"/>
    <w:rsid w:val="007A5239"/>
    <w:rsid w:val="007A6436"/>
    <w:rsid w:val="007A6608"/>
    <w:rsid w:val="007A775A"/>
    <w:rsid w:val="007B31F4"/>
    <w:rsid w:val="007C24D0"/>
    <w:rsid w:val="007C3CC1"/>
    <w:rsid w:val="007C54E5"/>
    <w:rsid w:val="007D03AB"/>
    <w:rsid w:val="007D1CAE"/>
    <w:rsid w:val="007D2F3F"/>
    <w:rsid w:val="007D30B8"/>
    <w:rsid w:val="007D6254"/>
    <w:rsid w:val="007E5C0A"/>
    <w:rsid w:val="007F6E9F"/>
    <w:rsid w:val="00800235"/>
    <w:rsid w:val="008024E5"/>
    <w:rsid w:val="008077F8"/>
    <w:rsid w:val="0081164B"/>
    <w:rsid w:val="00812168"/>
    <w:rsid w:val="00814727"/>
    <w:rsid w:val="008242B8"/>
    <w:rsid w:val="00827E4B"/>
    <w:rsid w:val="0083114A"/>
    <w:rsid w:val="008313CB"/>
    <w:rsid w:val="00831831"/>
    <w:rsid w:val="0083379E"/>
    <w:rsid w:val="00833A1F"/>
    <w:rsid w:val="008352CD"/>
    <w:rsid w:val="00836644"/>
    <w:rsid w:val="008434EB"/>
    <w:rsid w:val="00850741"/>
    <w:rsid w:val="008527D0"/>
    <w:rsid w:val="0085722C"/>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01FD"/>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1F00"/>
    <w:rsid w:val="0091332F"/>
    <w:rsid w:val="00914006"/>
    <w:rsid w:val="0091432B"/>
    <w:rsid w:val="00916E16"/>
    <w:rsid w:val="009224D7"/>
    <w:rsid w:val="00927F1B"/>
    <w:rsid w:val="009320AD"/>
    <w:rsid w:val="00937F64"/>
    <w:rsid w:val="00940F6D"/>
    <w:rsid w:val="009410A8"/>
    <w:rsid w:val="00942E43"/>
    <w:rsid w:val="00946D0A"/>
    <w:rsid w:val="0094780A"/>
    <w:rsid w:val="00947DF0"/>
    <w:rsid w:val="009547D0"/>
    <w:rsid w:val="0095655F"/>
    <w:rsid w:val="00963394"/>
    <w:rsid w:val="0096348D"/>
    <w:rsid w:val="00964C1D"/>
    <w:rsid w:val="00965D29"/>
    <w:rsid w:val="00967FF7"/>
    <w:rsid w:val="00971FAB"/>
    <w:rsid w:val="00972355"/>
    <w:rsid w:val="00972DBB"/>
    <w:rsid w:val="009730A0"/>
    <w:rsid w:val="00974F9D"/>
    <w:rsid w:val="00976BE6"/>
    <w:rsid w:val="00977893"/>
    <w:rsid w:val="00980EFF"/>
    <w:rsid w:val="00980F5D"/>
    <w:rsid w:val="009812E5"/>
    <w:rsid w:val="00981E30"/>
    <w:rsid w:val="00984573"/>
    <w:rsid w:val="00985957"/>
    <w:rsid w:val="00985A59"/>
    <w:rsid w:val="00992BA3"/>
    <w:rsid w:val="009A254A"/>
    <w:rsid w:val="009A6B47"/>
    <w:rsid w:val="009B1137"/>
    <w:rsid w:val="009B30A6"/>
    <w:rsid w:val="009B70AE"/>
    <w:rsid w:val="009B72DB"/>
    <w:rsid w:val="009C0E22"/>
    <w:rsid w:val="009C298F"/>
    <w:rsid w:val="009C5366"/>
    <w:rsid w:val="009D0874"/>
    <w:rsid w:val="009D170B"/>
    <w:rsid w:val="009D1A86"/>
    <w:rsid w:val="009D2D07"/>
    <w:rsid w:val="009D44B1"/>
    <w:rsid w:val="009D4D3E"/>
    <w:rsid w:val="009E34B0"/>
    <w:rsid w:val="009F0BDF"/>
    <w:rsid w:val="009F230C"/>
    <w:rsid w:val="009F5011"/>
    <w:rsid w:val="009F5FF7"/>
    <w:rsid w:val="009F635C"/>
    <w:rsid w:val="00A01978"/>
    <w:rsid w:val="00A0537A"/>
    <w:rsid w:val="00A05C3C"/>
    <w:rsid w:val="00A11ABE"/>
    <w:rsid w:val="00A12FDD"/>
    <w:rsid w:val="00A20BE7"/>
    <w:rsid w:val="00A20D4C"/>
    <w:rsid w:val="00A21710"/>
    <w:rsid w:val="00A21FC8"/>
    <w:rsid w:val="00A24D3D"/>
    <w:rsid w:val="00A26548"/>
    <w:rsid w:val="00A31659"/>
    <w:rsid w:val="00A31764"/>
    <w:rsid w:val="00A31ACC"/>
    <w:rsid w:val="00A32303"/>
    <w:rsid w:val="00A37ADA"/>
    <w:rsid w:val="00A419AF"/>
    <w:rsid w:val="00A447E4"/>
    <w:rsid w:val="00A44CC2"/>
    <w:rsid w:val="00A50C79"/>
    <w:rsid w:val="00A53D69"/>
    <w:rsid w:val="00A54885"/>
    <w:rsid w:val="00A549C0"/>
    <w:rsid w:val="00A61A57"/>
    <w:rsid w:val="00A61F03"/>
    <w:rsid w:val="00A624C3"/>
    <w:rsid w:val="00A64649"/>
    <w:rsid w:val="00A658CD"/>
    <w:rsid w:val="00A65FAA"/>
    <w:rsid w:val="00A664AC"/>
    <w:rsid w:val="00A71721"/>
    <w:rsid w:val="00A91CFC"/>
    <w:rsid w:val="00A9565F"/>
    <w:rsid w:val="00A9672D"/>
    <w:rsid w:val="00AA24E0"/>
    <w:rsid w:val="00AA414E"/>
    <w:rsid w:val="00AA56BD"/>
    <w:rsid w:val="00AA6809"/>
    <w:rsid w:val="00AB2961"/>
    <w:rsid w:val="00AB3933"/>
    <w:rsid w:val="00AB545F"/>
    <w:rsid w:val="00AC6AD3"/>
    <w:rsid w:val="00AC738D"/>
    <w:rsid w:val="00AD0652"/>
    <w:rsid w:val="00AD2A81"/>
    <w:rsid w:val="00AD4BC2"/>
    <w:rsid w:val="00AE0A32"/>
    <w:rsid w:val="00AE2058"/>
    <w:rsid w:val="00AE76D6"/>
    <w:rsid w:val="00AF1273"/>
    <w:rsid w:val="00AF5346"/>
    <w:rsid w:val="00B05D2A"/>
    <w:rsid w:val="00B06502"/>
    <w:rsid w:val="00B11126"/>
    <w:rsid w:val="00B218DB"/>
    <w:rsid w:val="00B22722"/>
    <w:rsid w:val="00B2382A"/>
    <w:rsid w:val="00B24E9C"/>
    <w:rsid w:val="00B256D6"/>
    <w:rsid w:val="00B2609F"/>
    <w:rsid w:val="00B26360"/>
    <w:rsid w:val="00B27ADB"/>
    <w:rsid w:val="00B362FA"/>
    <w:rsid w:val="00B400B5"/>
    <w:rsid w:val="00B4142A"/>
    <w:rsid w:val="00B43DE2"/>
    <w:rsid w:val="00B5037F"/>
    <w:rsid w:val="00B52135"/>
    <w:rsid w:val="00B52CBD"/>
    <w:rsid w:val="00B615AA"/>
    <w:rsid w:val="00B63DFB"/>
    <w:rsid w:val="00B71A3F"/>
    <w:rsid w:val="00B7277A"/>
    <w:rsid w:val="00B72CE4"/>
    <w:rsid w:val="00B7401F"/>
    <w:rsid w:val="00B75979"/>
    <w:rsid w:val="00B75B9B"/>
    <w:rsid w:val="00B808EF"/>
    <w:rsid w:val="00B8265B"/>
    <w:rsid w:val="00B8527A"/>
    <w:rsid w:val="00B8712B"/>
    <w:rsid w:val="00B90BE0"/>
    <w:rsid w:val="00B90D30"/>
    <w:rsid w:val="00B96E1F"/>
    <w:rsid w:val="00B976DD"/>
    <w:rsid w:val="00BC0090"/>
    <w:rsid w:val="00BC05E2"/>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276C5"/>
    <w:rsid w:val="00C33F98"/>
    <w:rsid w:val="00C35A86"/>
    <w:rsid w:val="00C404DF"/>
    <w:rsid w:val="00C41810"/>
    <w:rsid w:val="00C432BC"/>
    <w:rsid w:val="00C45AD1"/>
    <w:rsid w:val="00C4704A"/>
    <w:rsid w:val="00C50AA4"/>
    <w:rsid w:val="00C513A1"/>
    <w:rsid w:val="00C55384"/>
    <w:rsid w:val="00C56F3F"/>
    <w:rsid w:val="00C6038A"/>
    <w:rsid w:val="00C6190C"/>
    <w:rsid w:val="00C702F9"/>
    <w:rsid w:val="00C74B7F"/>
    <w:rsid w:val="00C76B45"/>
    <w:rsid w:val="00C84DC2"/>
    <w:rsid w:val="00C872FB"/>
    <w:rsid w:val="00C90A61"/>
    <w:rsid w:val="00C958B7"/>
    <w:rsid w:val="00C97D7A"/>
    <w:rsid w:val="00CA23AA"/>
    <w:rsid w:val="00CA4254"/>
    <w:rsid w:val="00CB3EDA"/>
    <w:rsid w:val="00CC2401"/>
    <w:rsid w:val="00CC2865"/>
    <w:rsid w:val="00CC601D"/>
    <w:rsid w:val="00CD35D5"/>
    <w:rsid w:val="00CD4E74"/>
    <w:rsid w:val="00CD6455"/>
    <w:rsid w:val="00CE09BC"/>
    <w:rsid w:val="00CF1FCB"/>
    <w:rsid w:val="00CF78FE"/>
    <w:rsid w:val="00CF7EAA"/>
    <w:rsid w:val="00D05011"/>
    <w:rsid w:val="00D0529A"/>
    <w:rsid w:val="00D134B7"/>
    <w:rsid w:val="00D13C0A"/>
    <w:rsid w:val="00D14EC5"/>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65A2E"/>
    <w:rsid w:val="00D679DC"/>
    <w:rsid w:val="00D807A1"/>
    <w:rsid w:val="00D8253F"/>
    <w:rsid w:val="00D91BA6"/>
    <w:rsid w:val="00D92255"/>
    <w:rsid w:val="00D92C53"/>
    <w:rsid w:val="00D97B06"/>
    <w:rsid w:val="00DA098F"/>
    <w:rsid w:val="00DA2E8F"/>
    <w:rsid w:val="00DB0423"/>
    <w:rsid w:val="00DB5832"/>
    <w:rsid w:val="00DB679E"/>
    <w:rsid w:val="00DB716F"/>
    <w:rsid w:val="00DC2BB9"/>
    <w:rsid w:val="00DC5470"/>
    <w:rsid w:val="00DC6381"/>
    <w:rsid w:val="00DE15E9"/>
    <w:rsid w:val="00DE18C5"/>
    <w:rsid w:val="00DE40FC"/>
    <w:rsid w:val="00DE414B"/>
    <w:rsid w:val="00DF2723"/>
    <w:rsid w:val="00E00DF0"/>
    <w:rsid w:val="00E01592"/>
    <w:rsid w:val="00E05426"/>
    <w:rsid w:val="00E12033"/>
    <w:rsid w:val="00E12428"/>
    <w:rsid w:val="00E13BF9"/>
    <w:rsid w:val="00E15BFB"/>
    <w:rsid w:val="00E221DA"/>
    <w:rsid w:val="00E229F1"/>
    <w:rsid w:val="00E27967"/>
    <w:rsid w:val="00E300D4"/>
    <w:rsid w:val="00E31E9F"/>
    <w:rsid w:val="00E33B56"/>
    <w:rsid w:val="00E33B5A"/>
    <w:rsid w:val="00E36202"/>
    <w:rsid w:val="00E36B05"/>
    <w:rsid w:val="00E371B5"/>
    <w:rsid w:val="00E37AD9"/>
    <w:rsid w:val="00E50596"/>
    <w:rsid w:val="00E518A3"/>
    <w:rsid w:val="00E551A1"/>
    <w:rsid w:val="00E55E98"/>
    <w:rsid w:val="00E62326"/>
    <w:rsid w:val="00E65A5F"/>
    <w:rsid w:val="00E65A88"/>
    <w:rsid w:val="00E674E5"/>
    <w:rsid w:val="00E71D0B"/>
    <w:rsid w:val="00E73038"/>
    <w:rsid w:val="00E772EE"/>
    <w:rsid w:val="00E77B42"/>
    <w:rsid w:val="00E805D4"/>
    <w:rsid w:val="00E80F65"/>
    <w:rsid w:val="00E8348C"/>
    <w:rsid w:val="00E85341"/>
    <w:rsid w:val="00E876E9"/>
    <w:rsid w:val="00E94C23"/>
    <w:rsid w:val="00E97CE7"/>
    <w:rsid w:val="00EA0B42"/>
    <w:rsid w:val="00EA1426"/>
    <w:rsid w:val="00EA5778"/>
    <w:rsid w:val="00EA66DA"/>
    <w:rsid w:val="00EA6CF0"/>
    <w:rsid w:val="00EB21CF"/>
    <w:rsid w:val="00EB30AC"/>
    <w:rsid w:val="00EB46BA"/>
    <w:rsid w:val="00EB6B1F"/>
    <w:rsid w:val="00EC7BB6"/>
    <w:rsid w:val="00ED0F08"/>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320C"/>
    <w:rsid w:val="00F5729A"/>
    <w:rsid w:val="00F60C2A"/>
    <w:rsid w:val="00F61F8A"/>
    <w:rsid w:val="00F632DD"/>
    <w:rsid w:val="00F71CFB"/>
    <w:rsid w:val="00F7205B"/>
    <w:rsid w:val="00F72689"/>
    <w:rsid w:val="00F736B2"/>
    <w:rsid w:val="00F752BC"/>
    <w:rsid w:val="00F752EA"/>
    <w:rsid w:val="00F770C9"/>
    <w:rsid w:val="00F803F1"/>
    <w:rsid w:val="00F8142A"/>
    <w:rsid w:val="00F824A4"/>
    <w:rsid w:val="00F845A3"/>
    <w:rsid w:val="00F879FF"/>
    <w:rsid w:val="00FA16B7"/>
    <w:rsid w:val="00FA23BD"/>
    <w:rsid w:val="00FA3CB3"/>
    <w:rsid w:val="00FA429C"/>
    <w:rsid w:val="00FB30D7"/>
    <w:rsid w:val="00FB4324"/>
    <w:rsid w:val="00FB5FC9"/>
    <w:rsid w:val="00FC2582"/>
    <w:rsid w:val="00FC270F"/>
    <w:rsid w:val="00FC64DF"/>
    <w:rsid w:val="00FC7976"/>
    <w:rsid w:val="00FD172D"/>
    <w:rsid w:val="00FD273E"/>
    <w:rsid w:val="00FE5DF9"/>
    <w:rsid w:val="00FF2415"/>
    <w:rsid w:val="00FF313D"/>
    <w:rsid w:val="00FF3CFB"/>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link w:val="ChapterTitleChar"/>
    <w:qFormat/>
    <w:rsid w:val="006E7F09"/>
    <w:pPr>
      <w:spacing w:after="240"/>
      <w:pPrChange w:id="0" w:author="Alex Popescu" w:date="2024-09-26T21:09:00Z">
        <w:pPr>
          <w:spacing w:after="240" w:line="276" w:lineRule="auto"/>
        </w:pPr>
      </w:pPrChange>
    </w:pPr>
    <w:rPr>
      <w:rFonts w:cs="Times New Roman"/>
      <w:iCs/>
      <w:szCs w:val="24"/>
      <w:rPrChange w:id="0" w:author="Alex Popescu" w:date="2024-09-26T21:09:00Z">
        <w:rPr>
          <w:rFonts w:eastAsia="Arial"/>
          <w:iCs/>
          <w:sz w:val="24"/>
          <w:szCs w:val="24"/>
          <w:lang w:val="en-CA" w:eastAsia="ja-JP" w:bidi="ar-SA"/>
        </w:rPr>
      </w:rPrChange>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iCs/>
      <w:noProof/>
      <w:sz w:val="24"/>
      <w:szCs w:val="24"/>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header" Target="header14.xml"/><Relationship Id="rId39" Type="http://schemas.openxmlformats.org/officeDocument/2006/relationships/header" Target="header21.xml"/><Relationship Id="rId21" Type="http://schemas.openxmlformats.org/officeDocument/2006/relationships/header" Target="header10.xml"/><Relationship Id="rId34" Type="http://schemas.openxmlformats.org/officeDocument/2006/relationships/image" Target="media/image3.png"/><Relationship Id="rId42" Type="http://schemas.openxmlformats.org/officeDocument/2006/relationships/header" Target="header24.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header" Target="header17.xml"/><Relationship Id="rId11" Type="http://schemas.openxmlformats.org/officeDocument/2006/relationships/header" Target="header1.xml"/><Relationship Id="rId24" Type="http://schemas.openxmlformats.org/officeDocument/2006/relationships/image" Target="media/image1.png"/><Relationship Id="rId32" Type="http://schemas.openxmlformats.org/officeDocument/2006/relationships/header" Target="header19.xml"/><Relationship Id="rId37" Type="http://schemas.openxmlformats.org/officeDocument/2006/relationships/image" Target="media/image6.png"/><Relationship Id="rId40" Type="http://schemas.openxmlformats.org/officeDocument/2006/relationships/header" Target="header22.xml"/><Relationship Id="rId45"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11.xml"/><Relationship Id="rId27" Type="http://schemas.openxmlformats.org/officeDocument/2006/relationships/header" Target="header15.xml"/><Relationship Id="rId30" Type="http://schemas.openxmlformats.org/officeDocument/2006/relationships/header" Target="header18.xml"/><Relationship Id="rId35" Type="http://schemas.openxmlformats.org/officeDocument/2006/relationships/image" Target="media/image4.png"/><Relationship Id="rId43" Type="http://schemas.openxmlformats.org/officeDocument/2006/relationships/header" Target="header25.xml"/><Relationship Id="rId48" Type="http://schemas.openxmlformats.org/officeDocument/2006/relationships/image" Target="media/image11.png"/><Relationship Id="rId56"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header" Target="header20.xml"/><Relationship Id="rId38" Type="http://schemas.openxmlformats.org/officeDocument/2006/relationships/image" Target="media/image7.png"/><Relationship Id="rId46" Type="http://schemas.microsoft.com/office/2007/relationships/hdphoto" Target="media/hdphoto1.wdp"/><Relationship Id="rId59" Type="http://schemas.microsoft.com/office/2011/relationships/people" Target="people.xml"/><Relationship Id="rId20" Type="http://schemas.openxmlformats.org/officeDocument/2006/relationships/header" Target="header9.xml"/><Relationship Id="rId41" Type="http://schemas.openxmlformats.org/officeDocument/2006/relationships/header" Target="header23.xm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image" Target="media/image5.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2.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4.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104958</Words>
  <Characters>598262</Characters>
  <Application>Microsoft Office Word</Application>
  <DocSecurity>0</DocSecurity>
  <Lines>4985</Lines>
  <Paragraphs>1403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1</cp:revision>
  <cp:lastPrinted>2024-09-09T02:32:00Z</cp:lastPrinted>
  <dcterms:created xsi:type="dcterms:W3CDTF">2024-09-27T00:49:00Z</dcterms:created>
  <dcterms:modified xsi:type="dcterms:W3CDTF">2024-09-27T01:10:00Z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