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54AF" w14:textId="77777777" w:rsidR="00EA6CF0" w:rsidRPr="006843E1" w:rsidRDefault="00EA6CF0" w:rsidP="00EA6CF0">
      <w:pPr>
        <w:pStyle w:val="SectionTitle"/>
        <w:spacing w:before="0"/>
        <w:rPr>
          <w:noProof w:val="0"/>
        </w:rPr>
      </w:pPr>
      <w:r w:rsidRPr="006843E1">
        <w:rPr>
          <w:noProof w:val="0"/>
        </w:rPr>
        <w:t>List of Tables</w:t>
      </w:r>
    </w:p>
    <w:p w14:paraId="3E471541" w14:textId="6A4F750F" w:rsidR="0019549D"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fldChar w:fldCharType="begin"/>
      </w:r>
      <w:r w:rsidRPr="006843E1">
        <w:instrText xml:space="preserve"> TOC \c "Table" </w:instrText>
      </w:r>
      <w:r w:rsidRPr="006843E1">
        <w:fldChar w:fldCharType="separate"/>
      </w:r>
      <w:r w:rsidR="0019549D" w:rsidRPr="006843E1">
        <w:rPr>
          <w:rFonts w:ascii="Times New Roman" w:hAnsi="Times New Roman" w:cs="Times New Roman"/>
          <w:sz w:val="24"/>
          <w:szCs w:val="24"/>
        </w:rPr>
        <w:t xml:space="preserve">Table 1: Effects of sentinel presence and generalized environment on the </w:t>
      </w:r>
      <w:r w:rsidR="008024E5" w:rsidRPr="006843E1">
        <w:rPr>
          <w:rFonts w:ascii="Times New Roman" w:hAnsi="Times New Roman" w:cs="Times New Roman"/>
          <w:sz w:val="24"/>
          <w:szCs w:val="24"/>
        </w:rPr>
        <w:t xml:space="preserve">proportion of time allocated to </w:t>
      </w:r>
      <w:r w:rsidR="0019549D" w:rsidRPr="006843E1">
        <w:rPr>
          <w:rFonts w:ascii="Times New Roman" w:hAnsi="Times New Roman" w:cs="Times New Roman"/>
          <w:sz w:val="24"/>
          <w:szCs w:val="24"/>
        </w:rPr>
        <w:t>each behavio</w:t>
      </w:r>
      <w:r w:rsidR="00314C8E" w:rsidRPr="006843E1">
        <w:rPr>
          <w:rFonts w:ascii="Times New Roman" w:hAnsi="Times New Roman" w:cs="Times New Roman"/>
          <w:sz w:val="24"/>
          <w:szCs w:val="24"/>
        </w:rPr>
        <w:t>u</w:t>
      </w:r>
      <w:r w:rsidR="0019549D" w:rsidRPr="006843E1">
        <w:rPr>
          <w:rFonts w:ascii="Times New Roman" w:hAnsi="Times New Roman" w:cs="Times New Roman"/>
          <w:sz w:val="24"/>
          <w:szCs w:val="24"/>
        </w:rPr>
        <w:t>r</w:t>
      </w:r>
      <w:r w:rsidR="0019549D" w:rsidRPr="006843E1">
        <w:rPr>
          <w:rFonts w:ascii="Times New Roman" w:hAnsi="Times New Roman" w:cs="Times New Roman"/>
          <w:sz w:val="24"/>
          <w:szCs w:val="24"/>
        </w:rPr>
        <w:tab/>
      </w:r>
      <w:r w:rsidR="0019549D" w:rsidRPr="006843E1">
        <w:rPr>
          <w:rFonts w:ascii="Times New Roman" w:hAnsi="Times New Roman" w:cs="Times New Roman"/>
          <w:sz w:val="24"/>
          <w:szCs w:val="24"/>
        </w:rPr>
        <w:fldChar w:fldCharType="begin"/>
      </w:r>
      <w:r w:rsidR="0019549D" w:rsidRPr="006843E1">
        <w:rPr>
          <w:rFonts w:ascii="Times New Roman" w:hAnsi="Times New Roman" w:cs="Times New Roman"/>
          <w:sz w:val="24"/>
          <w:szCs w:val="24"/>
        </w:rPr>
        <w:instrText xml:space="preserve"> PAGEREF _Toc155316547 \h </w:instrText>
      </w:r>
      <w:r w:rsidR="0019549D" w:rsidRPr="006843E1">
        <w:rPr>
          <w:rFonts w:ascii="Times New Roman" w:hAnsi="Times New Roman" w:cs="Times New Roman"/>
          <w:sz w:val="24"/>
          <w:szCs w:val="24"/>
        </w:rPr>
      </w:r>
      <w:r w:rsidR="0019549D" w:rsidRPr="006843E1">
        <w:rPr>
          <w:rFonts w:ascii="Times New Roman" w:hAnsi="Times New Roman" w:cs="Times New Roman"/>
          <w:sz w:val="24"/>
          <w:szCs w:val="24"/>
        </w:rPr>
        <w:fldChar w:fldCharType="separate"/>
      </w:r>
      <w:r w:rsidR="008024E5" w:rsidRPr="006843E1">
        <w:rPr>
          <w:rFonts w:ascii="Times New Roman" w:hAnsi="Times New Roman" w:cs="Times New Roman"/>
          <w:sz w:val="24"/>
          <w:szCs w:val="24"/>
        </w:rPr>
        <w:t>10</w:t>
      </w:r>
      <w:r w:rsidR="0019549D" w:rsidRPr="006843E1">
        <w:rPr>
          <w:rFonts w:ascii="Times New Roman" w:hAnsi="Times New Roman" w:cs="Times New Roman"/>
          <w:sz w:val="24"/>
          <w:szCs w:val="24"/>
        </w:rPr>
        <w:fldChar w:fldCharType="end"/>
      </w:r>
    </w:p>
    <w:p w14:paraId="48072B7D" w14:textId="3FBC845E"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2: Results of the linear mixed models fit to the mean bout duration</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_Toc155316548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008024E5" w:rsidRPr="006843E1">
        <w:rPr>
          <w:rFonts w:ascii="Times New Roman" w:hAnsi="Times New Roman" w:cs="Times New Roman"/>
          <w:sz w:val="24"/>
          <w:szCs w:val="24"/>
        </w:rPr>
        <w:t>12</w:t>
      </w:r>
      <w:r w:rsidRPr="006843E1">
        <w:rPr>
          <w:rFonts w:ascii="Times New Roman" w:hAnsi="Times New Roman" w:cs="Times New Roman"/>
          <w:sz w:val="24"/>
          <w:szCs w:val="24"/>
        </w:rPr>
        <w:fldChar w:fldCharType="end"/>
      </w:r>
    </w:p>
    <w:p w14:paraId="561C422F" w14:textId="4F41D2B5"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3: Result of the linear mixed model fit to forager peck rate</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_Toc155316549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008024E5" w:rsidRPr="006843E1">
        <w:rPr>
          <w:rFonts w:ascii="Times New Roman" w:hAnsi="Times New Roman" w:cs="Times New Roman"/>
          <w:sz w:val="24"/>
          <w:szCs w:val="24"/>
        </w:rPr>
        <w:t>19</w:t>
      </w:r>
      <w:r w:rsidRPr="006843E1">
        <w:rPr>
          <w:rFonts w:ascii="Times New Roman" w:hAnsi="Times New Roman" w:cs="Times New Roman"/>
          <w:sz w:val="24"/>
          <w:szCs w:val="24"/>
        </w:rPr>
        <w:fldChar w:fldCharType="end"/>
      </w:r>
    </w:p>
    <w:p w14:paraId="1523F4DF" w14:textId="41AB69C3"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4: Results of generalized linear mixed model fit to the number of transitions performed by foragers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_Toc155316550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008024E5" w:rsidRPr="006843E1">
        <w:rPr>
          <w:rFonts w:ascii="Times New Roman" w:hAnsi="Times New Roman" w:cs="Times New Roman"/>
          <w:sz w:val="24"/>
          <w:szCs w:val="24"/>
        </w:rPr>
        <w:t>22</w:t>
      </w:r>
      <w:r w:rsidRPr="006843E1">
        <w:rPr>
          <w:rFonts w:ascii="Times New Roman" w:hAnsi="Times New Roman" w:cs="Times New Roman"/>
          <w:sz w:val="24"/>
          <w:szCs w:val="24"/>
        </w:rPr>
        <w:fldChar w:fldCharType="end"/>
      </w:r>
    </w:p>
    <w:p w14:paraId="6D1621F5" w14:textId="1F75C2CA" w:rsidR="00EA6CF0" w:rsidRPr="006843E1" w:rsidRDefault="00EA6CF0" w:rsidP="00EA6CF0">
      <w:pPr>
        <w:pStyle w:val="SectionTitle"/>
        <w:rPr>
          <w:noProof w:val="0"/>
        </w:rPr>
        <w:sectPr w:rsidR="00EA6CF0" w:rsidRPr="006843E1" w:rsidSect="00D263E5">
          <w:headerReference w:type="default" r:id="rId11"/>
          <w:pgSz w:w="12240" w:h="15840"/>
          <w:pgMar w:top="1440" w:right="1440" w:bottom="1440" w:left="1440" w:header="720" w:footer="720" w:gutter="0"/>
          <w:pgNumType w:start="1"/>
          <w:cols w:space="720"/>
        </w:sectPr>
      </w:pPr>
      <w:r w:rsidRPr="006843E1">
        <w:rPr>
          <w:noProof w:val="0"/>
        </w:rPr>
        <w:fldChar w:fldCharType="end"/>
      </w:r>
    </w:p>
    <w:p w14:paraId="280B3C07" w14:textId="41E467ED" w:rsidR="00EA6CF0" w:rsidRPr="006843E1" w:rsidRDefault="00EA6CF0" w:rsidP="00EA6CF0">
      <w:pPr>
        <w:pStyle w:val="SectionTitle"/>
        <w:spacing w:before="0"/>
        <w:rPr>
          <w:noProof w:val="0"/>
        </w:rPr>
      </w:pPr>
      <w:r w:rsidRPr="006843E1">
        <w:rPr>
          <w:noProof w:val="0"/>
        </w:rPr>
        <w:lastRenderedPageBreak/>
        <w:t>List of Figures</w:t>
      </w:r>
    </w:p>
    <w:p w14:paraId="184CCC3D" w14:textId="5F41297F"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TOC \c "Figure"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Figure 1: Map of observations from Crowkemon Go and sampling locations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_Toc151366583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3</w:t>
      </w:r>
      <w:r w:rsidRPr="006843E1">
        <w:rPr>
          <w:rFonts w:ascii="Times New Roman" w:hAnsi="Times New Roman" w:cs="Times New Roman"/>
          <w:sz w:val="24"/>
          <w:szCs w:val="24"/>
        </w:rPr>
        <w:fldChar w:fldCharType="end"/>
      </w:r>
    </w:p>
    <w:p w14:paraId="5543FA3B" w14:textId="7197E1CD"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2: Proportion of time allocated to each behavio</w:t>
      </w:r>
      <w:r w:rsidR="007347A5" w:rsidRPr="006843E1">
        <w:rPr>
          <w:rFonts w:ascii="Times New Roman" w:hAnsi="Times New Roman" w:cs="Times New Roman"/>
          <w:sz w:val="24"/>
          <w:szCs w:val="24"/>
        </w:rPr>
        <w:t>u</w:t>
      </w:r>
      <w:r w:rsidRPr="006843E1">
        <w:rPr>
          <w:rFonts w:ascii="Times New Roman" w:hAnsi="Times New Roman" w:cs="Times New Roman"/>
          <w:sz w:val="24"/>
          <w:szCs w:val="24"/>
        </w:rPr>
        <w:t>r by foragers in commercial and green areas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_Toc151366584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7</w:t>
      </w:r>
      <w:r w:rsidRPr="006843E1">
        <w:rPr>
          <w:rFonts w:ascii="Times New Roman" w:hAnsi="Times New Roman" w:cs="Times New Roman"/>
          <w:sz w:val="24"/>
          <w:szCs w:val="24"/>
        </w:rPr>
        <w:fldChar w:fldCharType="end"/>
      </w:r>
    </w:p>
    <w:p w14:paraId="2BE37A82" w14:textId="0DE07576"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3: Mean bout duration of foragers in commercial and green areas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_Toc151366585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9</w:t>
      </w:r>
      <w:r w:rsidRPr="006843E1">
        <w:rPr>
          <w:rFonts w:ascii="Times New Roman" w:hAnsi="Times New Roman" w:cs="Times New Roman"/>
          <w:sz w:val="24"/>
          <w:szCs w:val="24"/>
        </w:rPr>
        <w:fldChar w:fldCharType="end"/>
      </w:r>
    </w:p>
    <w:p w14:paraId="50DF953B" w14:textId="4F475971"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4: Mean foraging bout duration of crows in small and large groups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_Toc151366586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12</w:t>
      </w:r>
      <w:r w:rsidRPr="006843E1">
        <w:rPr>
          <w:rFonts w:ascii="Times New Roman" w:hAnsi="Times New Roman" w:cs="Times New Roman"/>
          <w:sz w:val="24"/>
          <w:szCs w:val="24"/>
        </w:rPr>
        <w:fldChar w:fldCharType="end"/>
      </w:r>
    </w:p>
    <w:p w14:paraId="2C6CE7A1" w14:textId="3BCBAE59"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5: Foraging bout duration decreasing with increasing disturbance frequency</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_Toc151366587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13</w:t>
      </w:r>
      <w:r w:rsidRPr="006843E1">
        <w:rPr>
          <w:rFonts w:ascii="Times New Roman" w:hAnsi="Times New Roman" w:cs="Times New Roman"/>
          <w:sz w:val="24"/>
          <w:szCs w:val="24"/>
        </w:rPr>
        <w:fldChar w:fldCharType="end"/>
      </w:r>
    </w:p>
    <w:p w14:paraId="68FED43E" w14:textId="011582AA"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6: Mean peck rate of foragers in commercial and green areas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_Toc151366588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15</w:t>
      </w:r>
      <w:r w:rsidRPr="006843E1">
        <w:rPr>
          <w:rFonts w:ascii="Times New Roman" w:hAnsi="Times New Roman" w:cs="Times New Roman"/>
          <w:sz w:val="24"/>
          <w:szCs w:val="24"/>
        </w:rPr>
        <w:fldChar w:fldCharType="end"/>
      </w:r>
    </w:p>
    <w:p w14:paraId="132136AD" w14:textId="48FDDD93"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7: Peck rate increasing with increasing disturbance frequency</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_Toc151366589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17</w:t>
      </w:r>
      <w:r w:rsidRPr="006843E1">
        <w:rPr>
          <w:rFonts w:ascii="Times New Roman" w:hAnsi="Times New Roman" w:cs="Times New Roman"/>
          <w:sz w:val="24"/>
          <w:szCs w:val="24"/>
        </w:rPr>
        <w:fldChar w:fldCharType="end"/>
      </w:r>
    </w:p>
    <w:p w14:paraId="7C3B50C1" w14:textId="0CB2D289"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8: Number of transitions performed by foragers in commercial and green areas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_Toc151366590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18</w:t>
      </w:r>
      <w:r w:rsidRPr="006843E1">
        <w:rPr>
          <w:rFonts w:ascii="Times New Roman" w:hAnsi="Times New Roman" w:cs="Times New Roman"/>
          <w:sz w:val="24"/>
          <w:szCs w:val="24"/>
        </w:rPr>
        <w:fldChar w:fldCharType="end"/>
      </w:r>
    </w:p>
    <w:p w14:paraId="0A95E803" w14:textId="309C6F40" w:rsidR="00EA6CF0" w:rsidRPr="006843E1" w:rsidRDefault="00EA6CF0">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9: Transitions from foraging to alert behavio</w:t>
      </w:r>
      <w:r w:rsidR="00314C8E" w:rsidRPr="006843E1">
        <w:rPr>
          <w:rFonts w:ascii="Times New Roman" w:hAnsi="Times New Roman" w:cs="Times New Roman"/>
          <w:sz w:val="24"/>
          <w:szCs w:val="24"/>
        </w:rPr>
        <w:t>u</w:t>
      </w:r>
      <w:r w:rsidRPr="006843E1">
        <w:rPr>
          <w:rFonts w:ascii="Times New Roman" w:hAnsi="Times New Roman" w:cs="Times New Roman"/>
          <w:sz w:val="24"/>
          <w:szCs w:val="24"/>
        </w:rPr>
        <w:t>r increases as disturbance frequency increases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_Toc151366591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20</w:t>
      </w:r>
      <w:r w:rsidRPr="006843E1">
        <w:rPr>
          <w:rFonts w:ascii="Times New Roman" w:hAnsi="Times New Roman" w:cs="Times New Roman"/>
          <w:sz w:val="24"/>
          <w:szCs w:val="24"/>
        </w:rPr>
        <w:fldChar w:fldCharType="end"/>
      </w:r>
    </w:p>
    <w:p w14:paraId="0F9FC00A" w14:textId="77777777" w:rsidR="00EA6CF0" w:rsidRPr="006843E1" w:rsidRDefault="00EA6CF0" w:rsidP="0088419E">
      <w:pPr>
        <w:pStyle w:val="SectionTitle"/>
        <w:spacing w:before="0"/>
        <w:rPr>
          <w:noProof w:val="0"/>
        </w:rPr>
        <w:sectPr w:rsidR="00EA6CF0" w:rsidRPr="006843E1" w:rsidSect="00D263E5">
          <w:headerReference w:type="default" r:id="rId12"/>
          <w:pgSz w:w="12240" w:h="15840"/>
          <w:pgMar w:top="1440" w:right="1440" w:bottom="1440" w:left="1440" w:header="720" w:footer="720" w:gutter="0"/>
          <w:cols w:space="720"/>
        </w:sectPr>
      </w:pPr>
      <w:r w:rsidRPr="006843E1">
        <w:rPr>
          <w:noProof w:val="0"/>
          <w:sz w:val="24"/>
          <w:szCs w:val="24"/>
        </w:rPr>
        <w:fldChar w:fldCharType="end"/>
      </w:r>
    </w:p>
    <w:p w14:paraId="4816B8EC" w14:textId="77777777" w:rsidR="00E36B05" w:rsidRDefault="00E36B05" w:rsidP="00E36B05">
      <w:pPr>
        <w:pStyle w:val="SectionTitle"/>
      </w:pPr>
      <w:r>
        <w:lastRenderedPageBreak/>
        <w:t>Introduction</w:t>
      </w:r>
    </w:p>
    <w:p w14:paraId="0CDC86D7" w14:textId="210AD973" w:rsidR="00377D53" w:rsidRDefault="00377D53" w:rsidP="00E94C23">
      <w:pPr>
        <w:pStyle w:val="SectionSubtitle"/>
      </w:pPr>
      <w:r>
        <w:t>Opening Statement</w:t>
      </w:r>
    </w:p>
    <w:p w14:paraId="0BEF6283" w14:textId="3B5BFCD1" w:rsidR="00DB679E" w:rsidRDefault="00DB679E" w:rsidP="00377D53">
      <w:pPr>
        <w:pStyle w:val="SectionText"/>
      </w:pPr>
      <w:r w:rsidRPr="00DB679E">
        <w:t>The American crow (Corvus brachyrhynchos) stands as a quintessential example of urban adaptability, its presence in urban areas emblematic of a species adept at exploiting human-altered landscapes. The escalating abundance of American crows in cities underscores their success in these environments, where behavioral adaptations have allowed them to capitalize on anthropogenic resources and mitigate the challenges of urban living. This adaptation, while advantageous for the crows, raises pertinent questions about its broader ecological implications, particularly regarding its potential impact on urban biodiversity.</w:t>
      </w:r>
    </w:p>
    <w:p w14:paraId="73345C98" w14:textId="279C27C7" w:rsidR="00E94C23" w:rsidRPr="00E94C23" w:rsidRDefault="00377D53" w:rsidP="00E94C23">
      <w:pPr>
        <w:pStyle w:val="SectionText"/>
        <w:numPr>
          <w:ilvl w:val="0"/>
          <w:numId w:val="1"/>
        </w:numPr>
        <w:rPr>
          <w:highlight w:val="yellow"/>
        </w:rPr>
      </w:pPr>
      <w:r w:rsidRPr="00E94C23">
        <w:rPr>
          <w:highlight w:val="yellow"/>
        </w:rPr>
        <w:t>Introduce the American crow (Corvus brachyrhynchos) as a species that has successfully adapted to urban environments, highlighting the importance of understanding their foraging behavior in these settings.</w:t>
      </w:r>
    </w:p>
    <w:p w14:paraId="0566D6BA" w14:textId="08F228CD" w:rsidR="00E94C23" w:rsidRDefault="00E94C23" w:rsidP="00E94C23">
      <w:pPr>
        <w:pStyle w:val="SectionText"/>
      </w:pPr>
      <w:r>
        <w:t>The American crow (Corvus brachyrhynchos) is a remarkable species known for its adaptability to diverse environments, including urban landscapes. With the increasing urbanization of natural habitats, understanding how these intelligent birds navigate and exploit urban environments is of paramount importance.</w:t>
      </w:r>
    </w:p>
    <w:p w14:paraId="54BE4F7C" w14:textId="50F60082" w:rsidR="00E94C23" w:rsidRDefault="00E94C23" w:rsidP="00E94C23">
      <w:pPr>
        <w:pStyle w:val="SectionText"/>
      </w:pPr>
      <w:r>
        <w:t>American crows have demonstrated remarkable behavioral flexibility, allowing them to thrive in urban settings. They have adapted their foraging behaviors to take advantage of anthropogenic food sources, such as discarded food, agricultural crops, and human settlements. This adaptability has led to an increase in crow populations in urban areas, where they play a significant ecological role as scavengers and predators.</w:t>
      </w:r>
    </w:p>
    <w:p w14:paraId="1B4AEC07" w14:textId="087E57FE" w:rsidR="00E94C23" w:rsidRDefault="00E94C23" w:rsidP="00E94C23">
      <w:pPr>
        <w:pStyle w:val="SectionText"/>
      </w:pPr>
      <w:r>
        <w:t>Studying the foraging behavior of American crows in urban environments is crucial for several reasons. Firstly, it provides insights into the ecological processes that drive the success of urban-adapted species. Understanding how crows use their cognitive abilities and social behaviors to navigate urban landscapes can shed light on the broader mechanisms of urban adaptation in wildlife.</w:t>
      </w:r>
    </w:p>
    <w:p w14:paraId="4C11782F" w14:textId="720259CD" w:rsidR="00E94C23" w:rsidRDefault="00E94C23" w:rsidP="00E94C23">
      <w:pPr>
        <w:pStyle w:val="SectionText"/>
      </w:pPr>
      <w:r>
        <w:t>Secondly, studying crow behavior in urban environments can help us understand the impacts of urbanization on wildlife populations. By examining how crows respond to urban challenges such as increased noise, artificial light, and human disturbances, we can gain a better understanding of how urbanization affects animal behavior and ecology.</w:t>
      </w:r>
    </w:p>
    <w:p w14:paraId="0FEC6804" w14:textId="5F3C05F5" w:rsidR="00E94C23" w:rsidRDefault="00E94C23" w:rsidP="00E94C23">
      <w:pPr>
        <w:pStyle w:val="SectionText"/>
      </w:pPr>
      <w:r>
        <w:t xml:space="preserve">Finally, studying American crows in urban environments can have practical implications for urban planning and wildlife management. By understanding how crows interact with their urban environment, we can develop strategies to mitigate potential conflicts between crows and humans, such as crop damage or nuisance behavior. Additionally, insights from studying crow </w:t>
      </w:r>
      <w:r>
        <w:lastRenderedPageBreak/>
        <w:t>behavior can inform the design of urban green spaces to support wildlife and promote biodiversity in cities.</w:t>
      </w:r>
    </w:p>
    <w:p w14:paraId="6068ABFB" w14:textId="7B5F0FE8" w:rsidR="00DB679E" w:rsidRDefault="00E94C23" w:rsidP="00E94C23">
      <w:pPr>
        <w:pStyle w:val="SectionText"/>
      </w:pPr>
      <w:r>
        <w:t>In conclusion, American crows represent a fascinating case study of urban adaptation in wildlife. By studying their foraging behavior in urban environments, we can gain valuable insights into the mechanisms of urban adaptation and the challenges and opportunities that urban environments present for wildlife.</w:t>
      </w:r>
    </w:p>
    <w:p w14:paraId="5285D5DB" w14:textId="3E878D59" w:rsidR="00377D53" w:rsidRDefault="00377D53" w:rsidP="00E94C23">
      <w:pPr>
        <w:pStyle w:val="SectionSubtitle"/>
      </w:pPr>
      <w:r>
        <w:t>Background</w:t>
      </w:r>
    </w:p>
    <w:p w14:paraId="2734C36D" w14:textId="0437C07A" w:rsidR="00DB679E" w:rsidRDefault="00DB679E" w:rsidP="00377D53">
      <w:pPr>
        <w:pStyle w:val="SectionText"/>
      </w:pPr>
      <w:r w:rsidRPr="00DB679E">
        <w:t>Social behavior, a hallmark of the American crow, plays a pivotal role in its urban success story. Of particular interest is sentinel behavior, a coordinated social strategy where certain individuals assume vigilant positions to monitor threats while others forage. Initially perceived as an altruistic act benefiting the group, sentinel behavior is now recognized as a more self-serving strategy, with the sentinel reaping the primary benefits through increased safety and potentially higher food intake. This shift in perspective underscores the complexity of social adaptations in urban environments, where individual behaviors interact with group dynamics to influence species' ecological roles.</w:t>
      </w:r>
    </w:p>
    <w:p w14:paraId="736A0F9B" w14:textId="5C3EBAA5" w:rsidR="00377D53" w:rsidRPr="00E94C23" w:rsidRDefault="00377D53" w:rsidP="00377D53">
      <w:pPr>
        <w:pStyle w:val="SectionText"/>
        <w:numPr>
          <w:ilvl w:val="0"/>
          <w:numId w:val="1"/>
        </w:numPr>
        <w:rPr>
          <w:highlight w:val="yellow"/>
        </w:rPr>
      </w:pPr>
      <w:r w:rsidRPr="00E94C23">
        <w:rPr>
          <w:highlight w:val="yellow"/>
        </w:rPr>
        <w:t>Discuss the concept of sentinel behavior in social animals and its potential benefits for group members.</w:t>
      </w:r>
    </w:p>
    <w:p w14:paraId="2CC4FDAC" w14:textId="42DD7295" w:rsidR="00377D53" w:rsidRPr="00E94C23" w:rsidRDefault="00377D53" w:rsidP="00377D53">
      <w:pPr>
        <w:pStyle w:val="SectionText"/>
        <w:numPr>
          <w:ilvl w:val="1"/>
          <w:numId w:val="1"/>
        </w:numPr>
        <w:rPr>
          <w:highlight w:val="yellow"/>
        </w:rPr>
      </w:pPr>
      <w:r w:rsidRPr="00E94C23">
        <w:rPr>
          <w:highlight w:val="yellow"/>
        </w:rPr>
        <w:t xml:space="preserve">Sentinel behaviour as a coordinated social behaviour, where one individual adopts a prominent, exposed position to perform constant vigilance over other group members and make alarm cries in response to </w:t>
      </w:r>
      <w:proofErr w:type="gramStart"/>
      <w:r w:rsidRPr="00E94C23">
        <w:rPr>
          <w:highlight w:val="yellow"/>
        </w:rPr>
        <w:t>threats</w:t>
      </w:r>
      <w:proofErr w:type="gramEnd"/>
    </w:p>
    <w:p w14:paraId="437666D1" w14:textId="3E39EC10" w:rsidR="00377D53" w:rsidRPr="00E94C23" w:rsidRDefault="00377D53" w:rsidP="00377D53">
      <w:pPr>
        <w:pStyle w:val="SectionText"/>
        <w:numPr>
          <w:ilvl w:val="1"/>
          <w:numId w:val="1"/>
        </w:numPr>
        <w:rPr>
          <w:highlight w:val="yellow"/>
        </w:rPr>
      </w:pPr>
      <w:r w:rsidRPr="00E94C23">
        <w:rPr>
          <w:highlight w:val="yellow"/>
        </w:rPr>
        <w:t xml:space="preserve">Originally believed to be altruistic, but </w:t>
      </w:r>
      <w:proofErr w:type="spellStart"/>
      <w:r w:rsidRPr="00E94C23">
        <w:rPr>
          <w:highlight w:val="yellow"/>
        </w:rPr>
        <w:t>Bedneckoff’s</w:t>
      </w:r>
      <w:proofErr w:type="spellEnd"/>
      <w:r w:rsidRPr="00E94C23">
        <w:rPr>
          <w:highlight w:val="yellow"/>
        </w:rPr>
        <w:t xml:space="preserve"> model suggests a more selfish explanation.</w:t>
      </w:r>
    </w:p>
    <w:p w14:paraId="67B9F094" w14:textId="44E0E529" w:rsidR="00377D53" w:rsidRPr="00E94C23" w:rsidRDefault="00377D53" w:rsidP="00377D53">
      <w:pPr>
        <w:pStyle w:val="SectionText"/>
        <w:numPr>
          <w:ilvl w:val="1"/>
          <w:numId w:val="1"/>
        </w:numPr>
        <w:rPr>
          <w:highlight w:val="yellow"/>
        </w:rPr>
      </w:pPr>
      <w:r w:rsidRPr="00E94C23">
        <w:rPr>
          <w:highlight w:val="yellow"/>
        </w:rPr>
        <w:t>Benefits mainly go to the sentinel, though benefits extend to foragers as increased protection and biomass intake.</w:t>
      </w:r>
    </w:p>
    <w:p w14:paraId="304A016B" w14:textId="258E247A" w:rsidR="00E94C23" w:rsidRPr="00E94C23" w:rsidRDefault="00377D53" w:rsidP="00E94C23">
      <w:pPr>
        <w:pStyle w:val="SectionText"/>
        <w:numPr>
          <w:ilvl w:val="1"/>
          <w:numId w:val="1"/>
        </w:numPr>
        <w:rPr>
          <w:highlight w:val="yellow"/>
        </w:rPr>
      </w:pPr>
      <w:r w:rsidRPr="00E94C23">
        <w:rPr>
          <w:highlight w:val="yellow"/>
        </w:rPr>
        <w:t xml:space="preserve">Greater safety, more biomass intake = more successful, raising the question of how much </w:t>
      </w:r>
      <w:r w:rsidR="00A447E4" w:rsidRPr="00E94C23">
        <w:rPr>
          <w:highlight w:val="yellow"/>
        </w:rPr>
        <w:t>social behaviours affect</w:t>
      </w:r>
      <w:r w:rsidRPr="00E94C23">
        <w:rPr>
          <w:highlight w:val="yellow"/>
        </w:rPr>
        <w:t xml:space="preserve"> and contribute to the success of American crows in urban areas.</w:t>
      </w:r>
    </w:p>
    <w:p w14:paraId="063B86A2" w14:textId="591A248D" w:rsidR="00E94C23" w:rsidRDefault="00E94C23" w:rsidP="00E94C23">
      <w:pPr>
        <w:pStyle w:val="SectionText"/>
      </w:pPr>
      <w:r>
        <w:t>Sentinel behavior is a fascinating aspect of social animal behavior, where one or a few individuals take on the role of sentinels, keeping watch for predators while the rest of the group forages or rests. This behavior is commonly observed in a variety of social animals, including birds, mammals, and insects.</w:t>
      </w:r>
    </w:p>
    <w:p w14:paraId="47A1756B" w14:textId="5AF912F5" w:rsidR="00E94C23" w:rsidRDefault="00E94C23" w:rsidP="00E94C23">
      <w:pPr>
        <w:pStyle w:val="SectionText"/>
      </w:pPr>
      <w:r>
        <w:t xml:space="preserve">The primary benefit of sentinel behavior is increased vigilance and early warning of potential threats. By having individuals dedicated to scanning the environment for predators, the group </w:t>
      </w:r>
      <w:r>
        <w:lastRenderedPageBreak/>
        <w:t>can forage more efficiently and safely. Sentinels often adopt prominent, exposed positions to maximize their field of view, making them more likely to detect approaching predators.</w:t>
      </w:r>
    </w:p>
    <w:p w14:paraId="78EAFF36" w14:textId="205923C3" w:rsidR="00E94C23" w:rsidRDefault="00E94C23" w:rsidP="00E94C23">
      <w:pPr>
        <w:pStyle w:val="SectionText"/>
      </w:pPr>
      <w:r>
        <w:t xml:space="preserve">While sentinel behavior was originally thought to be altruistic, where individuals sacrifice their own foraging time for the safety of the group, more recent studies suggest a more selfish explanation. According to </w:t>
      </w:r>
      <w:proofErr w:type="spellStart"/>
      <w:r>
        <w:t>Bednekoff's</w:t>
      </w:r>
      <w:proofErr w:type="spellEnd"/>
      <w:r>
        <w:t xml:space="preserve"> selfish sentinel model, sentinels benefit from their role by gaining increased safety and access to resources. The benefits of sentinel behavior are not limited to the sentinels themselves; the entire group benefits from the increased protection and early warning, leading to higher overall foraging success and potentially greater biomass intake.</w:t>
      </w:r>
    </w:p>
    <w:p w14:paraId="2AEB6319" w14:textId="6A4DACA8" w:rsidR="00E94C23" w:rsidRDefault="00E94C23" w:rsidP="00E94C23">
      <w:pPr>
        <w:pStyle w:val="SectionText"/>
      </w:pPr>
      <w:r>
        <w:t>Understanding sentinel behavior is crucial for understanding the dynamics of social groups and the ways in which individuals cooperate to enhance group survival. By studying sentinel behavior in different species, researchers can gain insights into the evolution of cooperation, communication, and decision-making in social animals.</w:t>
      </w:r>
    </w:p>
    <w:p w14:paraId="05119074" w14:textId="393C80E0" w:rsidR="00377D53" w:rsidRDefault="00377D53" w:rsidP="00E94C23">
      <w:pPr>
        <w:pStyle w:val="SectionSubtitle"/>
      </w:pPr>
      <w:r>
        <w:t>Effects of Urban Environments on Social Behaviors</w:t>
      </w:r>
    </w:p>
    <w:p w14:paraId="492E3C05" w14:textId="7E4BEE8A" w:rsidR="00DB679E" w:rsidRDefault="00DB679E" w:rsidP="00377D53">
      <w:pPr>
        <w:pStyle w:val="SectionText"/>
      </w:pPr>
      <w:r w:rsidRPr="00DB679E">
        <w:t>Urbanization significantly reshapes social behaviors in wildlife. Urban environments, characterized by increased human presence and altered resource availability, introduce novel challenges and opportunities for species like the American crow. Factors such as reduced neophobia, increased tolerance to disturbances, and altered foraging patterns in response to human activity are observable outcomes of urban adaptation. For example, in striped field mice, urban individuals are less likely to avoid contact, more tolerant, and exhibit a lower tendency to monopolize resources. Similarly, black-capped chickadees in urban environments show decreased effects of seasonality, remaining more consistent in their group foraging, suggesting reduced behavioral plasticity due to the more stable urban environment.</w:t>
      </w:r>
    </w:p>
    <w:p w14:paraId="5D866B48" w14:textId="3666B0A7" w:rsidR="00E94C23" w:rsidRPr="00E94C23" w:rsidRDefault="00377D53" w:rsidP="00E94C23">
      <w:pPr>
        <w:pStyle w:val="SectionText"/>
        <w:numPr>
          <w:ilvl w:val="0"/>
          <w:numId w:val="1"/>
        </w:numPr>
        <w:rPr>
          <w:highlight w:val="yellow"/>
        </w:rPr>
      </w:pPr>
      <w:r w:rsidRPr="00E94C23">
        <w:rPr>
          <w:highlight w:val="yellow"/>
        </w:rPr>
        <w:t>Discuss how urban environments can impact social behaviors in wildlife, including changes in group dynamics, communication patterns, and foraging strategies.</w:t>
      </w:r>
    </w:p>
    <w:p w14:paraId="7919390D" w14:textId="1C93BB88" w:rsidR="00E94C23" w:rsidRDefault="00E94C23" w:rsidP="00E94C23">
      <w:pPr>
        <w:pStyle w:val="SectionText"/>
      </w:pPr>
      <w:r>
        <w:t>Urban environments can have profound effects on the social behaviors of wildlife, influencing everything from group dynamics to communication patterns and foraging strategies. These impacts are often driven by the unique challenges and opportunities presented by urban settings.</w:t>
      </w:r>
    </w:p>
    <w:p w14:paraId="60D1F343" w14:textId="6A8E011B" w:rsidR="00E94C23" w:rsidRDefault="00E94C23" w:rsidP="00E94C23">
      <w:pPr>
        <w:pStyle w:val="SectionText"/>
      </w:pPr>
      <w:r>
        <w:t>One of the key changes in group dynamics observed in urban wildlife is alterations in group size and structure. Urban environments can lead to higher population densities, which can result in larger or more complex social groups. Additionally, urbanization can create fragmented habitats, leading to changes in how groups interact and form.</w:t>
      </w:r>
    </w:p>
    <w:p w14:paraId="2C7DDE3C" w14:textId="64CD6B8E" w:rsidR="00E94C23" w:rsidRDefault="00E94C23" w:rsidP="00E94C23">
      <w:pPr>
        <w:pStyle w:val="SectionText"/>
      </w:pPr>
      <w:r>
        <w:t xml:space="preserve">Communication patterns can also be significantly affected by urban environments. Increased ambient noise levels in cities can interfere with acoustic communication, forcing animals to adjust their vocalizations or rely more heavily on visual or olfactory signals. Furthermore, </w:t>
      </w:r>
      <w:r>
        <w:lastRenderedPageBreak/>
        <w:t>artificial lighting in urban areas can alter daily activity patterns, influencing the timing and frequency of social interactions.</w:t>
      </w:r>
    </w:p>
    <w:p w14:paraId="2C58F7AA" w14:textId="37A4255E" w:rsidR="00E94C23" w:rsidRDefault="00E94C23" w:rsidP="00E94C23">
      <w:pPr>
        <w:pStyle w:val="SectionText"/>
      </w:pPr>
      <w:r>
        <w:t>Foraging strategies are often impacted by the availability and distribution of food resources in urban environments. Wildlife in cities may have access to novel food sources, such as discarded human food, which can lead to changes in foraging behavior. Additionally, urbanization can alter predator-prey dynamics, influencing the strategies animals use to avoid predation while foraging.</w:t>
      </w:r>
    </w:p>
    <w:p w14:paraId="40F6838F" w14:textId="6C221231" w:rsidR="00DB679E" w:rsidRDefault="00E94C23" w:rsidP="00E94C23">
      <w:pPr>
        <w:pStyle w:val="SectionText"/>
      </w:pPr>
      <w:r>
        <w:t>Overall, studying the effects of urban environments on social behaviors in wildlife can provide valuable insights into how animals adapt to human-altered landscapes. By understanding these adaptations, researchers can better inform conservation efforts and urban planning to mitigate the negative impacts of urbanization on wildlife.</w:t>
      </w:r>
    </w:p>
    <w:p w14:paraId="739A1582" w14:textId="06CEE83A" w:rsidR="00E94C23" w:rsidRPr="00E94C23" w:rsidRDefault="00377D53" w:rsidP="00E94C23">
      <w:pPr>
        <w:pStyle w:val="SectionText"/>
        <w:numPr>
          <w:ilvl w:val="0"/>
          <w:numId w:val="1"/>
        </w:numPr>
        <w:rPr>
          <w:highlight w:val="yellow"/>
        </w:rPr>
      </w:pPr>
      <w:r w:rsidRPr="00E94C23">
        <w:rPr>
          <w:highlight w:val="yellow"/>
        </w:rPr>
        <w:t>Mention studies that have documented changes in social behaviors in urban wildlife populations, highlighting the adaptive strategies employed by species in response to urbanization.</w:t>
      </w:r>
    </w:p>
    <w:p w14:paraId="787C5B92" w14:textId="4AAFA714" w:rsidR="00E94C23" w:rsidRDefault="00E94C23" w:rsidP="00E94C23">
      <w:pPr>
        <w:pStyle w:val="SectionText"/>
      </w:pPr>
      <w:r>
        <w:t>Several studies have documented changes in social behaviors in urban wildlife populations, highlighting the adaptive strategies employed by species in response to urbanization. For example, research on striped field mice has shown that individuals in urban areas are less likely to avoid contact, more tolerant of conspecifics, and exhibit a lower tendency to monopolize resources compared to their rural counterparts. These behavioral changes suggest a shift towards more social behaviors, potentially as a response to increased competition and altered environmental conditions in urban settings.</w:t>
      </w:r>
    </w:p>
    <w:p w14:paraId="6FAFE6A6" w14:textId="4FA988F7" w:rsidR="00E94C23" w:rsidRDefault="00E94C23" w:rsidP="00E94C23">
      <w:pPr>
        <w:pStyle w:val="SectionText"/>
      </w:pPr>
      <w:r>
        <w:t>In contrast, studies on black-capped chickadees have found no direct effect of urbanization on their social behaviors. However, urban populations of chickadees have been observed to exhibit decreased effects of seasonality, remaining more consistent in their group foraging behavior throughout the year. This suggests that urban environments may provide more stable food resources, leading to less behavioral plasticity in response to seasonal changes.</w:t>
      </w:r>
    </w:p>
    <w:p w14:paraId="4875B3B0" w14:textId="4A3071BB" w:rsidR="00DB679E" w:rsidRDefault="00E94C23" w:rsidP="00E94C23">
      <w:pPr>
        <w:pStyle w:val="SectionText"/>
      </w:pPr>
      <w:r>
        <w:t>Overall, these studies demonstrate the adaptive nature of social behaviors in urban wildlife populations, highlighting the importance of understanding how species adjust their behaviors in response to human-altered landscapes. By studying these adaptations, researchers can gain insights into the resilience of wildlife in urban environments and inform conservation strategies to support their continued survival.</w:t>
      </w:r>
    </w:p>
    <w:p w14:paraId="10F53CB4" w14:textId="378FFAA4" w:rsidR="00377D53" w:rsidRDefault="00377D53" w:rsidP="00E94C23">
      <w:pPr>
        <w:pStyle w:val="SectionSubtitle"/>
      </w:pPr>
      <w:r>
        <w:t>Research Gap</w:t>
      </w:r>
    </w:p>
    <w:p w14:paraId="20379210" w14:textId="56457EF6" w:rsidR="00DB679E" w:rsidRDefault="00DB679E" w:rsidP="00377D53">
      <w:pPr>
        <w:pStyle w:val="SectionText"/>
      </w:pPr>
      <w:r w:rsidRPr="00DB679E">
        <w:t xml:space="preserve">Despite the wealth of research on individual-level adaptations in urban environments, there remains a notable gap in understanding the role of social behaviors, particularly sentinel behavior, in the urban success of American crows. This study aims to address this gap by </w:t>
      </w:r>
      <w:r w:rsidRPr="00DB679E">
        <w:lastRenderedPageBreak/>
        <w:t>investigating how environmental factors and sentinel presence influence foraging behavior in urban crow populations.</w:t>
      </w:r>
    </w:p>
    <w:p w14:paraId="2B267C77" w14:textId="0F1BA3AC" w:rsidR="00377D53" w:rsidRPr="00E94C23" w:rsidRDefault="00377D53" w:rsidP="00377D53">
      <w:pPr>
        <w:pStyle w:val="SectionText"/>
        <w:numPr>
          <w:ilvl w:val="0"/>
          <w:numId w:val="1"/>
        </w:numPr>
        <w:rPr>
          <w:highlight w:val="yellow"/>
        </w:rPr>
      </w:pPr>
      <w:r w:rsidRPr="00E94C23">
        <w:rPr>
          <w:highlight w:val="yellow"/>
        </w:rPr>
        <w:t>Highlight the lack of comprehensive studies on sentinel behavior in American crows, particularly in urban environments.</w:t>
      </w:r>
    </w:p>
    <w:p w14:paraId="568F5392" w14:textId="498B9678" w:rsidR="00E94C23" w:rsidRDefault="00E94C23" w:rsidP="00E94C23">
      <w:pPr>
        <w:pStyle w:val="SectionText"/>
      </w:pPr>
      <w:r w:rsidRPr="00E94C23">
        <w:t>Despite the growing interest in urban wildlife ecology, there remains a lack of comprehensive studies on sentinel behavior in American crows, particularly in urban environments. While research has documented the general behavior and adaptability of crows in urban settings, there is a notable gap in our understanding of how sentinel behavior specifically influences their foraging strategies and group dynamics in these habitats. Understanding the role of sentinel behavior in urban crow populations is crucial for gaining a more holistic understanding of their social behavior and foraging ecology in human-altered landscapes.</w:t>
      </w:r>
    </w:p>
    <w:p w14:paraId="7E81A81C" w14:textId="67E9E8C7" w:rsidR="00377D53" w:rsidRPr="00E94C23" w:rsidRDefault="00377D53" w:rsidP="00377D53">
      <w:pPr>
        <w:pStyle w:val="SectionText"/>
        <w:numPr>
          <w:ilvl w:val="0"/>
          <w:numId w:val="1"/>
        </w:numPr>
        <w:rPr>
          <w:highlight w:val="yellow"/>
        </w:rPr>
      </w:pPr>
      <w:r w:rsidRPr="00E94C23">
        <w:rPr>
          <w:highlight w:val="yellow"/>
        </w:rPr>
        <w:t>Emphasize the need to understand how environmental factors, such as sentinel presence and the generalized environment, influence foraging behavior in urban crow populations.</w:t>
      </w:r>
    </w:p>
    <w:p w14:paraId="2C657792" w14:textId="5FD77172" w:rsidR="00E94C23" w:rsidRDefault="00E94C23" w:rsidP="00E94C23">
      <w:pPr>
        <w:pStyle w:val="SectionText"/>
      </w:pPr>
      <w:r w:rsidRPr="00E94C23">
        <w:t>Understanding how environmental factors, such as sentinel presence and the generalized environment, influence foraging behavior in urban crow populations is crucial for several reasons. Firstly, as urbanization continues to expand, it is essential to comprehend how these factors shape the behavior of urban wildlife, including crows. Secondly, studying the impact of sentinel behavior and the generalized environment on foraging strategies can provide insights into the adaptive mechanisms that allow crows to thrive in urban settings. This knowledge can inform conservation efforts and urban planning to better manage and coexist with urban wildlife.</w:t>
      </w:r>
    </w:p>
    <w:p w14:paraId="61A411BE" w14:textId="13940418" w:rsidR="00377D53" w:rsidRDefault="00377D53" w:rsidP="00E94C23">
      <w:pPr>
        <w:pStyle w:val="SectionSubtitle"/>
      </w:pPr>
      <w:r>
        <w:t>Research Objectives</w:t>
      </w:r>
    </w:p>
    <w:p w14:paraId="69E42BEC" w14:textId="4E128B03" w:rsidR="00DB679E" w:rsidRDefault="00DB679E" w:rsidP="00377D53">
      <w:pPr>
        <w:pStyle w:val="SectionText"/>
      </w:pPr>
      <w:r w:rsidRPr="00DB679E">
        <w:t>The primary objective of this study is to determine the effects of sentinel presence and the generalized environment on the foraging behavior of American crows in urban settings. Specific hypotheses related to individual vigilance and foraging strategies will be tested to elucidate the mechanisms underlying crow behavior in urban environments.</w:t>
      </w:r>
    </w:p>
    <w:p w14:paraId="6E498F85" w14:textId="5D504B74" w:rsidR="00377D53" w:rsidRPr="00E94C23" w:rsidRDefault="00377D53" w:rsidP="00377D53">
      <w:pPr>
        <w:pStyle w:val="SectionText"/>
        <w:numPr>
          <w:ilvl w:val="0"/>
          <w:numId w:val="1"/>
        </w:numPr>
        <w:rPr>
          <w:highlight w:val="yellow"/>
        </w:rPr>
      </w:pPr>
      <w:r w:rsidRPr="00E94C23">
        <w:rPr>
          <w:highlight w:val="yellow"/>
        </w:rPr>
        <w:t>State the primary objective of the study: to determine the effects of sentinel presence and the generalized environment on the foraging behavior of American crows in urban settings.</w:t>
      </w:r>
    </w:p>
    <w:p w14:paraId="1713D7EE" w14:textId="23B747B6" w:rsidR="00377D53" w:rsidRPr="00E94C23" w:rsidRDefault="00377D53" w:rsidP="00377D53">
      <w:pPr>
        <w:pStyle w:val="SectionText"/>
        <w:numPr>
          <w:ilvl w:val="0"/>
          <w:numId w:val="1"/>
        </w:numPr>
        <w:rPr>
          <w:highlight w:val="yellow"/>
        </w:rPr>
      </w:pPr>
      <w:r w:rsidRPr="00E94C23">
        <w:rPr>
          <w:highlight w:val="yellow"/>
        </w:rPr>
        <w:t>Mention specific hypotheses related to how sentinel presence and environmental factors influence individual vigilance and foraging strategies.</w:t>
      </w:r>
    </w:p>
    <w:p w14:paraId="79CAB9B0" w14:textId="256C9F91" w:rsidR="00E94C23" w:rsidRDefault="00E94C23" w:rsidP="00E94C23">
      <w:pPr>
        <w:pStyle w:val="SectionText"/>
      </w:pPr>
      <w:r>
        <w:t>Specific hypotheses related to how sentinel presence and environmental factors influence individual vigilance and foraging strategies could include:</w:t>
      </w:r>
    </w:p>
    <w:p w14:paraId="203E3066" w14:textId="6E64A075" w:rsidR="00E94C23" w:rsidRDefault="00E94C23" w:rsidP="00E94C23">
      <w:pPr>
        <w:pStyle w:val="SectionText"/>
      </w:pPr>
      <w:r>
        <w:lastRenderedPageBreak/>
        <w:t>Hypothesis 1: In urban environments with high levels of human activity, American crows will exhibit increased individual vigilance and decreased reliance on sentinel behavior compared to urban environments with lower human activity levels.</w:t>
      </w:r>
    </w:p>
    <w:p w14:paraId="2950088A" w14:textId="5F161D08" w:rsidR="00E94C23" w:rsidRDefault="00E94C23" w:rsidP="00E94C23">
      <w:pPr>
        <w:pStyle w:val="SectionText"/>
      </w:pPr>
      <w:r>
        <w:t>Hypothesis 2: Crows in urban green spaces will show decreased individual vigilance and increased reliance on sentinel behavior, leading to more efficient foraging compared to crows in commercial areas with more disturbances.</w:t>
      </w:r>
    </w:p>
    <w:p w14:paraId="6E05F6AE" w14:textId="2A38C624" w:rsidR="00E94C23" w:rsidRDefault="00E94C23" w:rsidP="00E94C23">
      <w:pPr>
        <w:pStyle w:val="SectionText"/>
      </w:pPr>
      <w:r>
        <w:t>Hypothesis 3: Environmental factors such as noise levels and visual obstructions will impact the effectiveness of sentinel behavior, with crows in quieter, less obstructed environments showing more effective sentinel behavior and reduced individual vigilance.</w:t>
      </w:r>
    </w:p>
    <w:p w14:paraId="121339E7" w14:textId="70D4AE8A" w:rsidR="00E94C23" w:rsidRDefault="00E94C23" w:rsidP="00E94C23">
      <w:pPr>
        <w:pStyle w:val="SectionText"/>
      </w:pPr>
      <w:r>
        <w:t>Hypothesis 4: The presence of predators, such as hawks or falcons, will increase individual vigilance and reliance on sentinel behavior in all urban environments, regardless of human activity levels or environmental factors.</w:t>
      </w:r>
    </w:p>
    <w:p w14:paraId="59F8BD2A" w14:textId="4946DDC5" w:rsidR="00377D53" w:rsidRDefault="00377D53" w:rsidP="00E94C23">
      <w:pPr>
        <w:pStyle w:val="SectionSubtitle"/>
      </w:pPr>
      <w:r>
        <w:t>Study Approach</w:t>
      </w:r>
    </w:p>
    <w:p w14:paraId="192DCA23" w14:textId="044E7E68" w:rsidR="00DB679E" w:rsidRDefault="00DB679E" w:rsidP="00377D53">
      <w:pPr>
        <w:pStyle w:val="SectionText"/>
      </w:pPr>
      <w:r w:rsidRPr="00DB679E">
        <w:t>This research will involve systematic observations of American crows in various urban environments to assess their foraging behavior in the presence and absence of sentinels. Data analysis will focus on behavior duration, transition patterns, and foraging efficiency, providing insights into how environmental factors and sentinel presence shape crow behavior.</w:t>
      </w:r>
    </w:p>
    <w:p w14:paraId="367DDB49" w14:textId="0B9716B4" w:rsidR="00377D53" w:rsidRPr="00E94C23" w:rsidRDefault="00377D53" w:rsidP="00377D53">
      <w:pPr>
        <w:pStyle w:val="SectionText"/>
        <w:numPr>
          <w:ilvl w:val="0"/>
          <w:numId w:val="1"/>
        </w:numPr>
        <w:rPr>
          <w:highlight w:val="yellow"/>
        </w:rPr>
      </w:pPr>
      <w:r w:rsidRPr="00E94C23">
        <w:rPr>
          <w:highlight w:val="yellow"/>
        </w:rPr>
        <w:t>Briefly describe the methods used in the study, including observation techniques, study locations, and data analysis.</w:t>
      </w:r>
    </w:p>
    <w:p w14:paraId="6340A311" w14:textId="6EC089F3" w:rsidR="00E94C23" w:rsidRDefault="00E94C23" w:rsidP="00E94C23">
      <w:pPr>
        <w:pStyle w:val="SectionText"/>
      </w:pPr>
      <w:r>
        <w:t>The study employed a combination of observational and recording techniques to analyze the foraging behavior of American crows in urban environments. Observations were conducted in both commercial areas and green spaces within urban settings to capture a range of environmental conditions.</w:t>
      </w:r>
    </w:p>
    <w:p w14:paraId="7D7E6180" w14:textId="6B79200B" w:rsidR="00E94C23" w:rsidRDefault="00E94C23" w:rsidP="00E94C23">
      <w:pPr>
        <w:pStyle w:val="SectionText"/>
      </w:pPr>
      <w:r>
        <w:t>To assess the impact of sentinel presence, the researchers recorded the duration of bouts, the proportion of time spent performing each behavior, peck rate, and the number of transitions between behaviors. These metrics were used to evaluate the foraging efficiency and vigilance levels of crows in different environments.</w:t>
      </w:r>
    </w:p>
    <w:p w14:paraId="5A31204A" w14:textId="746F5944" w:rsidR="00E94C23" w:rsidRDefault="00E94C23" w:rsidP="00E94C23">
      <w:pPr>
        <w:pStyle w:val="SectionText"/>
      </w:pPr>
      <w:r>
        <w:t>Data analysis involved comparing the behaviors of crows in the presence and absence of a sentinel, as well as between different types of urban environments. Statistical tests were used to determine the significance of any differences observed, helping to understand how environmental factors influence crow behavior.</w:t>
      </w:r>
    </w:p>
    <w:p w14:paraId="15524FFF" w14:textId="21ABEEFD" w:rsidR="00377D53" w:rsidRPr="00E94C23" w:rsidRDefault="00377D53" w:rsidP="00377D53">
      <w:pPr>
        <w:pStyle w:val="SectionText"/>
        <w:numPr>
          <w:ilvl w:val="0"/>
          <w:numId w:val="1"/>
        </w:numPr>
        <w:rPr>
          <w:highlight w:val="yellow"/>
        </w:rPr>
      </w:pPr>
      <w:r w:rsidRPr="00E94C23">
        <w:rPr>
          <w:highlight w:val="yellow"/>
        </w:rPr>
        <w:t>Mention the importance of studying foraging behavior in urban environments for understanding species adaptations to human-altered landscapes.</w:t>
      </w:r>
    </w:p>
    <w:p w14:paraId="3C0AC2E4" w14:textId="5956D693" w:rsidR="00E94C23" w:rsidRDefault="00E94C23" w:rsidP="00E94C23">
      <w:pPr>
        <w:pStyle w:val="SectionText"/>
      </w:pPr>
      <w:r>
        <w:lastRenderedPageBreak/>
        <w:t>Studying foraging behavior in urban environments is crucial for understanding how wildlife adapts to human-altered landscapes. Urbanization is a major global trend, with more than half of the world's population now living in cities. As urban areas expand, natural habitats are increasingly fragmented and modified, forcing wildlife to adjust their behavior to survive in these new environments.</w:t>
      </w:r>
    </w:p>
    <w:p w14:paraId="4B15F588" w14:textId="7372B81D" w:rsidR="00E94C23" w:rsidRDefault="00E94C23" w:rsidP="00E94C23">
      <w:pPr>
        <w:pStyle w:val="SectionText"/>
      </w:pPr>
      <w:r>
        <w:t>American crows (Corvus brachyrhynchos) are a prime example of a species that has successfully adapted to urban environments. Their increasing presence in cities highlights their ability to exploit new food sources, tolerate human activities, and navigate urban landscapes. Understanding how crows forage in urban settings can provide valuable insights into the mechanisms driving their success in these environments.</w:t>
      </w:r>
    </w:p>
    <w:p w14:paraId="47274DEB" w14:textId="2479379A" w:rsidR="00E94C23" w:rsidRDefault="00E94C23" w:rsidP="00E94C23">
      <w:pPr>
        <w:pStyle w:val="SectionText"/>
      </w:pPr>
      <w:r>
        <w:t>By studying the foraging behavior of crows in urban areas, researchers can gain insights into the behavioral adaptations that enable them to thrive amidst human development. This knowledge is not only important for understanding the ecological impacts of urbanization on wildlife populations but also for informing conservation strategies aimed at mitigating the negative effects of urban development on biodiversity.</w:t>
      </w:r>
    </w:p>
    <w:p w14:paraId="7EB7EDC6" w14:textId="5BFC2C09" w:rsidR="00377D53" w:rsidRDefault="00377D53" w:rsidP="00E94C23">
      <w:pPr>
        <w:pStyle w:val="SectionSubtitle"/>
      </w:pPr>
      <w:r>
        <w:t>Significance of the Study</w:t>
      </w:r>
    </w:p>
    <w:p w14:paraId="7129B10C" w14:textId="0F877FAB" w:rsidR="00377D53" w:rsidRPr="00E94C23" w:rsidRDefault="00377D53" w:rsidP="00377D53">
      <w:pPr>
        <w:pStyle w:val="SectionText"/>
        <w:numPr>
          <w:ilvl w:val="0"/>
          <w:numId w:val="1"/>
        </w:numPr>
        <w:rPr>
          <w:highlight w:val="yellow"/>
        </w:rPr>
      </w:pPr>
      <w:r w:rsidRPr="00E94C23">
        <w:rPr>
          <w:highlight w:val="yellow"/>
        </w:rPr>
        <w:t>Highlight the potential contributions of the study to the field of urban ecology, particularly in understanding how social behaviors and environmental factors interact to influence foraging strategies in urban wildlife.</w:t>
      </w:r>
    </w:p>
    <w:p w14:paraId="03AE9BB7" w14:textId="2C3CA537" w:rsidR="00E94C23" w:rsidRDefault="00E94C23" w:rsidP="00E94C23">
      <w:pPr>
        <w:pStyle w:val="SectionText"/>
      </w:pPr>
      <w:r>
        <w:t>This study has the potential to make significant contributions to the field of urban ecology by shedding light on how social behaviors and environmental factors interact to influence foraging strategies in urban wildlife. Understanding these interactions is crucial for effectively managing urban wildlife populations and conserving biodiversity in human-altered landscapes.</w:t>
      </w:r>
    </w:p>
    <w:p w14:paraId="5FEDF2C7" w14:textId="2D9AFC62" w:rsidR="00E94C23" w:rsidRDefault="00E94C23" w:rsidP="00E94C23">
      <w:pPr>
        <w:pStyle w:val="SectionText"/>
      </w:pPr>
      <w:r>
        <w:t>By focusing on sentinel behavior in American crows, this study addresses a key gap in our understanding of social behaviors in urban environments. Sentinel behavior is a complex social adaptation that can have far-reaching effects on group dynamics and foraging efficiency. By investigating how sentinel presence influences the foraging behavior of crows in urban settings, this study will provide valuable insights into the mechanisms driving the success of this species in urban environments.</w:t>
      </w:r>
    </w:p>
    <w:p w14:paraId="5B32A10A" w14:textId="2DD1076E" w:rsidR="00E94C23" w:rsidRDefault="00E94C23" w:rsidP="00E94C23">
      <w:pPr>
        <w:pStyle w:val="SectionText"/>
      </w:pPr>
      <w:r>
        <w:t>Moreover, by examining how environmental factors such as habitat type and human disturbance levels affect sentinel behavior, this study will contribute to our understanding of how urbanization shapes social behaviors in wildlife. This knowledge is essential for developing effective conservation strategies that minimize the negative impacts of urban development on wildlife populations.</w:t>
      </w:r>
    </w:p>
    <w:p w14:paraId="69EFAEE6" w14:textId="4058DDAA" w:rsidR="00E94C23" w:rsidRDefault="00E94C23" w:rsidP="00E94C23">
      <w:pPr>
        <w:pStyle w:val="SectionText"/>
      </w:pPr>
      <w:r>
        <w:lastRenderedPageBreak/>
        <w:t>Overall, this study has the potential to advance our understanding of the ecological processes underlying species adaptations to urban environments, ultimately contributing to the conservation of urban wildlife and the maintenance of biodiversity in human-dominated landscapes.</w:t>
      </w:r>
    </w:p>
    <w:p w14:paraId="677A1DC1" w14:textId="1D0D0FC0" w:rsidR="00377D53" w:rsidRPr="00E94C23" w:rsidRDefault="00377D53" w:rsidP="00377D53">
      <w:pPr>
        <w:pStyle w:val="SectionText"/>
        <w:numPr>
          <w:ilvl w:val="0"/>
          <w:numId w:val="1"/>
        </w:numPr>
        <w:rPr>
          <w:highlight w:val="yellow"/>
        </w:rPr>
      </w:pPr>
      <w:r w:rsidRPr="00E94C23">
        <w:rPr>
          <w:highlight w:val="yellow"/>
        </w:rPr>
        <w:t>Discuss the implications of the study for urban wildlife management and conservation.</w:t>
      </w:r>
    </w:p>
    <w:p w14:paraId="7ACB38A7" w14:textId="6865ED35" w:rsidR="00E94C23" w:rsidRDefault="00E94C23" w:rsidP="00E94C23">
      <w:pPr>
        <w:pStyle w:val="SectionText"/>
      </w:pPr>
      <w:r>
        <w:t>The findings of this study could have significant implications for urban wildlife management and conservation. Understanding how environmental factors and social behaviors influence the foraging strategies of American crows in urban settings can inform management practices aimed at mitigating conflicts between wildlife and humans.</w:t>
      </w:r>
    </w:p>
    <w:p w14:paraId="5678E661" w14:textId="2949F8A0" w:rsidR="00E94C23" w:rsidRDefault="00E94C23" w:rsidP="00E94C23">
      <w:pPr>
        <w:pStyle w:val="SectionText"/>
      </w:pPr>
      <w:r>
        <w:t>One key implication relates to the management of human-wildlife conflicts. By identifying factors that influence the foraging behavior of crows, such as the presence of sentinels and habitat characteristics, managers can develop strategies to reduce the likelihood of conflicts. For example, increasing vegetation density in certain areas or managing human activities that disturb crows' foraging behavior could help minimize conflicts.</w:t>
      </w:r>
    </w:p>
    <w:p w14:paraId="4674F22B" w14:textId="15D3DAF5" w:rsidR="00E94C23" w:rsidRDefault="00E94C23" w:rsidP="00E94C23">
      <w:pPr>
        <w:pStyle w:val="SectionText"/>
      </w:pPr>
      <w:r>
        <w:t>Additionally, understanding the role of sentinel behavior in crows' foraging strategies could lead to more effective conservation strategies for this species. If sentinels play a crucial role in reducing predation risk for foragers, conservation efforts could focus on preserving habitat features that facilitate sentinel behavior, such as tall trees or other elevated structures.</w:t>
      </w:r>
    </w:p>
    <w:p w14:paraId="05FAF351" w14:textId="7B83B1C2" w:rsidR="00E94C23" w:rsidRDefault="00E94C23" w:rsidP="00E94C23">
      <w:pPr>
        <w:pStyle w:val="SectionText"/>
      </w:pPr>
      <w:r>
        <w:t>Furthermore, the study's findings could have broader implications for urban wildlife management and conservation. By studying how environmental factors and social behaviors interact in urban wildlife populations, researchers can gain insights into the general principles that govern wildlife responses to urbanization. This knowledge could inform the development of more effective conservation strategies for a wide range of urban-adapted species.</w:t>
      </w:r>
    </w:p>
    <w:p w14:paraId="236758E4" w14:textId="07552480" w:rsidR="00E94C23" w:rsidRDefault="00E94C23" w:rsidP="00E94C23">
      <w:pPr>
        <w:pStyle w:val="SectionText"/>
      </w:pPr>
      <w:r>
        <w:t>Overall, this study has the potential to provide valuable insights that can inform urban wildlife management practices and contribute to the conservation of biodiversity in urban environments.</w:t>
      </w:r>
    </w:p>
    <w:p w14:paraId="7B278B03" w14:textId="74EFFE6C" w:rsidR="00E36B05" w:rsidRPr="00377D53" w:rsidRDefault="00E36B05" w:rsidP="00377D53">
      <w:pPr>
        <w:pStyle w:val="SectionText"/>
        <w:sectPr w:rsidR="00E36B05" w:rsidRPr="00377D53" w:rsidSect="00D263E5">
          <w:headerReference w:type="default" r:id="rId13"/>
          <w:pgSz w:w="12240" w:h="15840"/>
          <w:pgMar w:top="1440" w:right="1440" w:bottom="1440" w:left="1440" w:header="720" w:footer="720" w:gutter="0"/>
          <w:cols w:space="720"/>
        </w:sectPr>
      </w:pPr>
    </w:p>
    <w:p w14:paraId="06666B89" w14:textId="33F28425" w:rsidR="00981E30" w:rsidRPr="006843E1" w:rsidRDefault="004F7F19" w:rsidP="00A447E4">
      <w:pPr>
        <w:pStyle w:val="SectionTitle"/>
        <w:spacing w:before="0" w:after="0" w:line="480" w:lineRule="auto"/>
        <w:rPr>
          <w:noProof w:val="0"/>
        </w:rPr>
      </w:pPr>
      <w:r w:rsidRPr="006843E1">
        <w:rPr>
          <w:noProof w:val="0"/>
        </w:rPr>
        <w:lastRenderedPageBreak/>
        <w:t>Methods</w:t>
      </w:r>
    </w:p>
    <w:p w14:paraId="00000001" w14:textId="77777777" w:rsidR="001F6E05" w:rsidRPr="006843E1" w:rsidRDefault="004E6AC5" w:rsidP="00A447E4">
      <w:pPr>
        <w:pStyle w:val="SectionSubtitle"/>
        <w:spacing w:before="0" w:line="480" w:lineRule="auto"/>
      </w:pPr>
      <w:r w:rsidRPr="006843E1">
        <w:t>Site Selection</w:t>
      </w:r>
    </w:p>
    <w:p w14:paraId="00000003" w14:textId="697167C2" w:rsidR="001F6E05" w:rsidRPr="006843E1" w:rsidRDefault="00B976DD" w:rsidP="00A447E4">
      <w:pPr>
        <w:pStyle w:val="SectionText"/>
        <w:spacing w:line="480" w:lineRule="auto"/>
      </w:pPr>
      <w:r w:rsidRPr="006843E1">
        <w:t>To</w:t>
      </w:r>
      <w:r w:rsidR="0062699E" w:rsidRPr="006843E1">
        <w:t xml:space="preserve"> quickly find areas where crows aggregate in</w:t>
      </w:r>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984573" w:rsidRPr="006843E1">
        <w:instrText xml:space="preserve"> ADDIN ZOTERO_ITEM CSL_CITATION {"citationID":"s2Q5ws7q","properties":{"formattedCitation":"[1]","plainCitation":"[1]","noteIndex":0},"citationItems":[{"id":1784,"uris":["http://zotero.org/users/8430992/items/BSLQ7PMA"],"itemData":{"id":1784,"type":"article-journal","abstract":"Changes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AA414E" w:rsidRPr="006843E1">
        <w:t>[1]</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Figure 1</w:t>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672C4A" w:rsidRPr="006843E1">
        <w:t>Figure 1</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6843E1" w:rsidRDefault="00F25972" w:rsidP="00A447E4">
      <w:pPr>
        <w:pStyle w:val="SectionSubtitle"/>
        <w:spacing w:line="480" w:lineRule="auto"/>
      </w:pPr>
      <w:r w:rsidRPr="006843E1">
        <w:t>Field observation</w:t>
      </w:r>
    </w:p>
    <w:p w14:paraId="50C88E29" w14:textId="0D8C3004" w:rsidR="0077305A" w:rsidRPr="006843E1" w:rsidRDefault="00B72CE4" w:rsidP="001B5A7F">
      <w:pPr>
        <w:pStyle w:val="SectionText"/>
        <w:spacing w:line="480" w:lineRule="auto"/>
        <w:sectPr w:rsidR="0077305A" w:rsidRPr="006843E1" w:rsidSect="00D263E5">
          <w:headerReference w:type="default" r:id="rId14"/>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-9AM)</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thunderstorm</w:t>
      </w:r>
      <w:r w:rsidR="00F752EA" w:rsidRPr="006843E1">
        <w:t xml:space="preserve"> or</w:t>
      </w:r>
      <w:r w:rsidR="00541CE2" w:rsidRPr="006843E1">
        <w:t xml:space="preserve"> heatwave)</w:t>
      </w:r>
      <w:r w:rsidR="7F07B53D" w:rsidRPr="006843E1">
        <w:t>.</w:t>
      </w:r>
      <w:r w:rsidR="00236CCF" w:rsidRPr="006843E1">
        <w:t xml:space="preserve"> </w:t>
      </w:r>
      <w:r w:rsidR="008D4D75" w:rsidRPr="006843E1">
        <w:t xml:space="preserve">Upon arriving at the recurrent sampling location, a Nikon D5300 camera with a 70-300mm Nikkor lens was set up on a tripod </w:t>
      </w:r>
      <w:r w:rsidR="007D03AB" w:rsidRPr="006843E1">
        <w:t xml:space="preserve">at </w:t>
      </w:r>
      <w:r w:rsidR="008D4D75" w:rsidRPr="006843E1">
        <w:t xml:space="preserve">a minimum </w:t>
      </w:r>
      <w:r w:rsidR="00F752EA" w:rsidRPr="006843E1">
        <w:t xml:space="preserve">of </w:t>
      </w:r>
      <w:r w:rsidR="008D4D75" w:rsidRPr="006843E1">
        <w:t>15m away from a concrete pad</w:t>
      </w:r>
      <w:r w:rsidR="0072580B" w:rsidRPr="006843E1">
        <w:t xml:space="preserve"> (predetermined bait location)</w:t>
      </w:r>
      <w:r w:rsidR="008D4D75" w:rsidRPr="006843E1">
        <w:t xml:space="preserve">. </w:t>
      </w:r>
      <w:r w:rsidR="005D4087" w:rsidRPr="006843E1">
        <w:t>If crows were already foraging in the area, we would begin recording immediately and not bait the site</w:t>
      </w:r>
      <w:r w:rsidR="00490B2D" w:rsidRPr="006843E1">
        <w:t xml:space="preserve"> </w:t>
      </w:r>
      <w:r w:rsidR="0062699E" w:rsidRPr="006843E1">
        <w:t>since approaching them would likely cause them to abandon the site</w:t>
      </w:r>
      <w:r w:rsidR="005D4087" w:rsidRPr="006843E1">
        <w:t xml:space="preserve">. If </w:t>
      </w:r>
      <w:r w:rsidR="00490B2D" w:rsidRPr="006843E1">
        <w:t>the crows were not foraging (e.g. perched nearby)</w:t>
      </w:r>
      <w:r w:rsidR="00B976DD" w:rsidRPr="006843E1">
        <w:t xml:space="preserve">, </w:t>
      </w:r>
      <w:r w:rsidR="005D4087" w:rsidRPr="006843E1">
        <w:t>an</w:t>
      </w:r>
      <w:r w:rsidR="008D4D75" w:rsidRPr="006843E1">
        <w:t xml:space="preserve"> observer approached </w:t>
      </w:r>
    </w:p>
    <w:p w14:paraId="60B6E198" w14:textId="47A0F597" w:rsidR="00672C4A" w:rsidRPr="006843E1" w:rsidRDefault="00940F6D" w:rsidP="0077305A">
      <w:pPr>
        <w:pStyle w:val="SectionText"/>
      </w:pPr>
      <w:r w:rsidRPr="006843E1">
        <w:rPr>
          <w:noProof/>
        </w:rPr>
        <w:lastRenderedPageBreak/>
        <w:drawing>
          <wp:inline distT="0" distB="0" distL="0" distR="0" wp14:anchorId="04FA7614" wp14:editId="5E78A91F">
            <wp:extent cx="7235687" cy="5169342"/>
            <wp:effectExtent l="0" t="0" r="3810"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15"/>
                    <a:stretch>
                      <a:fillRect/>
                    </a:stretch>
                  </pic:blipFill>
                  <pic:spPr>
                    <a:xfrm>
                      <a:off x="0" y="0"/>
                      <a:ext cx="7278815" cy="5200154"/>
                    </a:xfrm>
                    <a:prstGeom prst="rect">
                      <a:avLst/>
                    </a:prstGeom>
                  </pic:spPr>
                </pic:pic>
              </a:graphicData>
            </a:graphic>
          </wp:inline>
        </w:drawing>
      </w:r>
    </w:p>
    <w:p w14:paraId="58248644" w14:textId="7C1C4B0F" w:rsidR="00E33B5A" w:rsidRPr="006843E1" w:rsidRDefault="00672C4A" w:rsidP="00A91CFC">
      <w:pPr>
        <w:pStyle w:val="BetterCaption"/>
        <w:spacing w:before="0"/>
        <w:rPr>
          <w:b w:val="0"/>
          <w:bCs w:val="0"/>
        </w:rPr>
      </w:pPr>
      <w:bookmarkStart w:id="0" w:name="_Ref151135363"/>
      <w:bookmarkStart w:id="1" w:name="_Toc151366583"/>
      <w:r w:rsidRPr="006843E1">
        <w:t xml:space="preserve">Figure </w:t>
      </w:r>
      <w:r w:rsidRPr="006843E1">
        <w:rPr>
          <w:b w:val="0"/>
          <w:bCs w:val="0"/>
        </w:rPr>
        <w:fldChar w:fldCharType="begin"/>
      </w:r>
      <w:r w:rsidRPr="006843E1">
        <w:rPr>
          <w:b w:val="0"/>
          <w:bCs w:val="0"/>
        </w:rPr>
        <w:instrText xml:space="preserve"> SEQ Figure \* ARABIC </w:instrText>
      </w:r>
      <w:r w:rsidRPr="006843E1">
        <w:rPr>
          <w:b w:val="0"/>
          <w:bCs w:val="0"/>
        </w:rPr>
        <w:fldChar w:fldCharType="separate"/>
      </w:r>
      <w:r w:rsidR="008D58DC" w:rsidRPr="006843E1">
        <w:t>1</w:t>
      </w:r>
      <w:r w:rsidRPr="006843E1">
        <w:rPr>
          <w:rFonts w:ascii="Arial" w:eastAsia="Arial" w:hAnsi="Arial" w:cs="Arial"/>
          <w:b w:val="0"/>
          <w:bCs w:val="0"/>
          <w:sz w:val="22"/>
          <w:szCs w:val="22"/>
        </w:rPr>
        <w:fldChar w:fldCharType="end"/>
      </w:r>
      <w:bookmarkEnd w:id="0"/>
      <w:r w:rsidRPr="006843E1">
        <w:t xml:space="preserve">: </w:t>
      </w:r>
      <w:r w:rsidRPr="006843E1">
        <w:rPr>
          <w:b w:val="0"/>
          <w:bCs w:val="0"/>
        </w:rPr>
        <w:t xml:space="preserve">Map of observations from </w:t>
      </w:r>
      <w:proofErr w:type="spellStart"/>
      <w:r w:rsidRPr="006843E1">
        <w:rPr>
          <w:b w:val="0"/>
          <w:bCs w:val="0"/>
        </w:rPr>
        <w:t>Crowkemon</w:t>
      </w:r>
      <w:proofErr w:type="spellEnd"/>
      <w:r w:rsidRPr="006843E1">
        <w:rPr>
          <w:b w:val="0"/>
          <w:bCs w:val="0"/>
        </w:rPr>
        <w:t xml:space="preserve"> Go and sampling locations</w:t>
      </w:r>
      <w:bookmarkEnd w:id="1"/>
      <w:r w:rsidR="007D03AB" w:rsidRPr="006843E1">
        <w:rPr>
          <w:b w:val="0"/>
          <w:bCs w:val="0"/>
        </w:rPr>
        <w:t xml:space="preserve">. </w:t>
      </w:r>
      <w:r w:rsidRPr="006843E1">
        <w:rPr>
          <w:b w:val="0"/>
          <w:bCs w:val="0"/>
        </w:rPr>
        <w:t xml:space="preserve">The black dots represent observations collected from </w:t>
      </w:r>
      <w:proofErr w:type="spellStart"/>
      <w:r w:rsidRPr="006843E1">
        <w:rPr>
          <w:b w:val="0"/>
          <w:bCs w:val="0"/>
        </w:rPr>
        <w:t>Crowkemon</w:t>
      </w:r>
      <w:proofErr w:type="spellEnd"/>
      <w:r w:rsidRPr="006843E1">
        <w:rPr>
          <w:b w:val="0"/>
          <w:bCs w:val="0"/>
        </w:rPr>
        <w:t xml:space="preserve"> Go, and the circular icons are sampling locations. The single recurrent site used is in green</w:t>
      </w:r>
      <w:r w:rsidR="008024E5" w:rsidRPr="006843E1">
        <w:rPr>
          <w:b w:val="0"/>
          <w:bCs w:val="0"/>
        </w:rPr>
        <w:t>.</w:t>
      </w:r>
      <w:r w:rsidRPr="006843E1">
        <w:rPr>
          <w:b w:val="0"/>
          <w:bCs w:val="0"/>
        </w:rPr>
        <w:t xml:space="preserve"> Opportunistic sampling sites are in yellow. Focal area was limited to the St. Catharines</w:t>
      </w:r>
      <w:r w:rsidR="00626A87" w:rsidRPr="006843E1">
        <w:rPr>
          <w:b w:val="0"/>
          <w:bCs w:val="0"/>
        </w:rPr>
        <w:t xml:space="preserve"> &amp; Niagara</w:t>
      </w:r>
      <w:r w:rsidRPr="006843E1">
        <w:rPr>
          <w:b w:val="0"/>
          <w:bCs w:val="0"/>
        </w:rPr>
        <w:t xml:space="preserve"> region.</w:t>
      </w:r>
    </w:p>
    <w:p w14:paraId="162007DA" w14:textId="3AE69D20" w:rsidR="00672C4A" w:rsidRPr="006843E1" w:rsidRDefault="00672C4A" w:rsidP="00672C4A">
      <w:pPr>
        <w:pStyle w:val="BetterCaption"/>
        <w:sectPr w:rsidR="00672C4A" w:rsidRPr="006843E1" w:rsidSect="00D263E5">
          <w:headerReference w:type="default" r:id="rId16"/>
          <w:pgSz w:w="15840" w:h="12240" w:orient="landscape"/>
          <w:pgMar w:top="1440" w:right="1440" w:bottom="1440" w:left="1440" w:header="720" w:footer="720" w:gutter="0"/>
          <w:cols w:space="720"/>
          <w:docGrid w:linePitch="299"/>
        </w:sectPr>
      </w:pPr>
    </w:p>
    <w:p w14:paraId="47823E8D" w14:textId="77777777" w:rsidR="001B5A7F" w:rsidRPr="006843E1" w:rsidRDefault="001B5A7F" w:rsidP="001B5A7F">
      <w:pPr>
        <w:pStyle w:val="SectionText"/>
        <w:spacing w:line="480" w:lineRule="auto"/>
      </w:pPr>
      <w:r w:rsidRPr="006843E1">
        <w:lastRenderedPageBreak/>
        <w:t xml:space="preserve">and visibly dropped 30g of Cheez-Its, then returned to the camera. If crows were on-site, recording would start immediately, whereas if the crows were absent, a crow-caller would be used for 20 minutes (5s. call per min,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w:t>
      </w:r>
      <w:proofErr w:type="spellStart"/>
      <w:r w:rsidRPr="006843E1">
        <w:t>Crowkemon</w:t>
      </w:r>
      <w:proofErr w:type="spellEnd"/>
      <w:r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44EC4491" w:rsidR="001B5A7F" w:rsidRPr="006843E1" w:rsidRDefault="001B5A7F" w:rsidP="001B5A7F">
      <w:pPr>
        <w:pStyle w:val="SectionText"/>
        <w:spacing w:line="480" w:lineRule="auto"/>
        <w:sectPr w:rsidR="001B5A7F" w:rsidRPr="006843E1" w:rsidSect="00D263E5">
          <w:headerReference w:type="default" r:id="rId17"/>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Pr="006843E1">
        <w:t>(</w:t>
      </w:r>
      <w:r w:rsidRPr="006843E1">
        <w:fldChar w:fldCharType="begin"/>
      </w:r>
      <w:r w:rsidRPr="006843E1">
        <w:instrText xml:space="preserve"> REF _Ref151136665 </w:instrText>
      </w:r>
      <w:r>
        <w:instrText xml:space="preserve"> \* MERGEFORMAT </w:instrText>
      </w:r>
      <w:r w:rsidRPr="006843E1">
        <w:fldChar w:fldCharType="separate"/>
      </w:r>
      <w:r w:rsidRPr="006843E1">
        <w:t>Table S1</w:t>
      </w:r>
      <w:r w:rsidRPr="006843E1">
        <w:fldChar w:fldCharType="end"/>
      </w:r>
      <w:r w:rsidRPr="006843E1">
        <w:t>). Disturbance frequency was calculated by dividing the number of disturbances by the duration of the recording. We identified disturbances as anything passing within 5m of the crows’ foraging area, including vehicles, pedestrians, domestic and wild animals. Group size was binned into two categories: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6843E1" w:rsidRDefault="00E8348C" w:rsidP="00A447E4">
      <w:pPr>
        <w:pStyle w:val="SectionSubtitle"/>
        <w:spacing w:line="480" w:lineRule="auto"/>
      </w:pPr>
      <w:r w:rsidRPr="006843E1">
        <w:lastRenderedPageBreak/>
        <w:t xml:space="preserve">Video </w:t>
      </w:r>
      <w:r w:rsidR="004E6AC5" w:rsidRPr="006843E1">
        <w:t>Analysis</w:t>
      </w:r>
    </w:p>
    <w:p w14:paraId="6B0E8154" w14:textId="54FDADD9" w:rsidR="00827E4B" w:rsidRPr="006843E1" w:rsidRDefault="00967FF7" w:rsidP="00A447E4">
      <w:pPr>
        <w:pStyle w:val="SectionText"/>
        <w:spacing w:line="480" w:lineRule="auto"/>
      </w:pPr>
      <w:r w:rsidRPr="006843E1">
        <w:t xml:space="preserve">For video analyses, we used the Behavioral Observation Research Interactive Software (BORIS v.8.9.4) </w:t>
      </w:r>
      <w:r w:rsidRPr="006843E1">
        <w:fldChar w:fldCharType="begin"/>
      </w:r>
      <w:r w:rsidR="00984573" w:rsidRPr="006843E1">
        <w:instrText xml:space="preserve"> ADDIN ZOTERO_ITEM CSL_CITATION {"citationID":"n2iakx8T","properties":{"formattedCitation":"[2]","plainCitation":"[2]","noteIndex":0},"citationItems":[{"id":776,"uris":["http://zotero.org/users/8430992/items/357P2497"],"itemData":{"id":776,"type":"article-journal","abstract":"Quantitative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AA414E" w:rsidRPr="006843E1">
        <w:t>[2]</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its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Pr="006843E1">
        <w:fldChar w:fldCharType="begin"/>
      </w:r>
      <w:r w:rsidRPr="006843E1">
        <w:instrText xml:space="preserve"> REF _Ref151136928 </w:instrText>
      </w:r>
      <w:r w:rsidR="00A447E4">
        <w:instrText xml:space="preserve"> \* MERGEFORMAT </w:instrText>
      </w:r>
      <w:r w:rsidRPr="006843E1">
        <w:fldChar w:fldCharType="separate"/>
      </w:r>
      <w:r w:rsidR="00E12428" w:rsidRPr="006843E1">
        <w:t>Table S2</w:t>
      </w:r>
      <w:r w:rsidRPr="006843E1">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recorded separately for if a sentinel was present or not.</w:t>
      </w:r>
    </w:p>
    <w:p w14:paraId="0000000F" w14:textId="5EE31594" w:rsidR="001F6E05" w:rsidRPr="006843E1" w:rsidRDefault="001418CA" w:rsidP="00A447E4">
      <w:pPr>
        <w:pStyle w:val="SectionText"/>
        <w:spacing w:line="480" w:lineRule="auto"/>
      </w:pPr>
      <w:r w:rsidRPr="006843E1">
        <w:t>We</w:t>
      </w:r>
      <w:r w:rsidR="00827E4B" w:rsidRPr="006843E1">
        <w:t xml:space="preserve"> also recorded the number of pecks (handling food with their beaks for the purpose of eating it) to quantify foraging effort. The peck rate (per min)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The peck rate of individuals that spent no time foraging could not be calculated and were therefore excluded from peck rate analysis.</w:t>
      </w:r>
    </w:p>
    <w:p w14:paraId="54542A5C" w14:textId="1C9D0B8A" w:rsidR="00E8348C" w:rsidRPr="006843E1" w:rsidRDefault="00E8348C" w:rsidP="00A447E4">
      <w:pPr>
        <w:pStyle w:val="SectionSubtitle"/>
        <w:spacing w:line="480" w:lineRule="auto"/>
      </w:pPr>
      <w:r w:rsidRPr="006843E1">
        <w:t>Statistical Analysis</w:t>
      </w:r>
    </w:p>
    <w:p w14:paraId="458D3718" w14:textId="59C7F695" w:rsidR="00D92C53" w:rsidRPr="006843E1" w:rsidRDefault="006E3052" w:rsidP="00A447E4">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984573" w:rsidRPr="006843E1">
        <w:instrText xml:space="preserve"> ADDIN ZOTERO_ITEM CSL_CITATION {"citationID":"SkUCfrPr","properties":{"formattedCitation":"[3]","plainCitation":"[3]","noteIndex":0},"citationItems":[{"id":772,"uris":["http://zotero.org/users/8430992/items/RLHZHFTZ"],"itemData":{"id":772,"type":"software","event-place":"Vienna,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AA414E" w:rsidRPr="006843E1">
        <w:t>[3]</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984573" w:rsidRPr="006843E1">
        <w:instrText xml:space="preserve"> ADDIN ZOTERO_ITEM CSL_CITATION {"citationID":"OMoDUIQZ","properties":{"formattedCitation":"[3]","plainCitation":"[3]","noteIndex":0},"citationItems":[{"id":772,"uris":["http://zotero.org/users/8430992/items/RLHZHFTZ"],"itemData":{"id":772,"type":"software","event-place":"Vienna,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AA414E" w:rsidRPr="006843E1">
        <w:t>[3]</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5C499F39" w:rsidR="00EF30A9" w:rsidRPr="006843E1" w:rsidRDefault="00DE18C5" w:rsidP="00A447E4">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984573" w:rsidRPr="006843E1">
        <w:instrText xml:space="preserve"> ADDIN ZOTERO_ITEM CSL_CITATION {"citationID":"OYFFeQQU","properties":{"formattedCitation":"[4]","plainCitation":"[4]","noteIndex":0},"citationItems":[{"id":775,"uris":["http://zotero.org/users/8430992/items/YJD3X9EP"],"itemData":{"id":775,"type":"article-journal","abstract":"As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AA414E" w:rsidRPr="006843E1">
        <w:t>[4]</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63FDF034" w:rsidR="000F42DC" w:rsidRPr="006843E1" w:rsidRDefault="00EF30A9" w:rsidP="00A447E4">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984573" w:rsidRPr="006843E1">
        <w:instrText xml:space="preserve"> ADDIN ZOTERO_ITEM CSL_CITATION {"citationID":"YoEbI6m4","properties":{"formattedCitation":"[4]","plainCitation":"[4]","noteIndex":0},"citationItems":[{"id":775,"uris":["http://zotero.org/users/8430992/items/YJD3X9EP"],"itemData":{"id":775,"type":"article-journal","abstract":"As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AA414E" w:rsidRPr="006843E1">
        <w:t>[4]</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576BDD74" w:rsidR="00EF30A9" w:rsidRPr="006843E1" w:rsidRDefault="00045C40" w:rsidP="00A447E4">
      <w:pPr>
        <w:pStyle w:val="SectionText"/>
        <w:spacing w:line="480" w:lineRule="auto"/>
      </w:pPr>
      <w:r w:rsidRPr="006843E1">
        <w:t xml:space="preserve">Finally, </w:t>
      </w:r>
      <w:commentRangeStart w:id="3"/>
      <w:r w:rsidRPr="006843E1">
        <w:t>we counted the number of transitions from each behavio</w:t>
      </w:r>
      <w:r w:rsidR="003B628D" w:rsidRPr="006843E1">
        <w:t>u</w:t>
      </w:r>
      <w:r w:rsidRPr="006843E1">
        <w:t xml:space="preserve">r to </w:t>
      </w:r>
      <w:commentRangeEnd w:id="3"/>
      <w:r w:rsidR="00B615AA" w:rsidRPr="006843E1">
        <w:rPr>
          <w:rStyle w:val="CommentReference"/>
          <w:rFonts w:ascii="Arial" w:eastAsia="Arial" w:hAnsi="Arial" w:cs="Arial"/>
        </w:rPr>
        <w:commentReference w:id="3"/>
      </w:r>
      <w:r w:rsidRPr="006843E1">
        <w:t xml:space="preserve">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984573" w:rsidRPr="006843E1">
        <w:instrText xml:space="preserve"> ADDIN ZOTERO_ITEM CSL_CITATION {"citationID":"oyxeSSXE","properties":{"formattedCitation":"[5]","plainCitation":"[5]","noteIndex":0},"citationItems":[{"id":1703,"uris":["http://zotero.org/users/8430992/items/VRQ4MT69"],"itemData":{"id":1703,"type":"article-journal","abstract":"Maximum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AA414E" w:rsidRPr="006843E1">
        <w:t>[5]</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6A7E1BBF" w14:textId="77777777" w:rsidR="00A447E4" w:rsidRDefault="00E50596" w:rsidP="00A447E4">
      <w:pPr>
        <w:pStyle w:val="SectionText"/>
        <w:spacing w:line="480" w:lineRule="auto"/>
      </w:pPr>
      <w:r w:rsidRPr="006843E1">
        <w:lastRenderedPageBreak/>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984573" w:rsidRPr="006843E1">
        <w:instrText xml:space="preserve"> ADDIN ZOTERO_ITEM CSL_CITATION {"citationID":"YgBNOkKp","properties":{"formattedCitation":"[6]","plainCitation":"[6]","noteIndex":0},"citationItems":[{"id":1705,"uris":["http://zotero.org/users/8430992/items/SF2IW2JJ"],"itemData":{"id":1705,"type":"software","title":"Emmeans: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AA414E" w:rsidRPr="006843E1">
        <w:t>[6]</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6F9F6993" w14:textId="75FC48B4" w:rsidR="00964C1D" w:rsidRPr="006843E1" w:rsidRDefault="00964C1D" w:rsidP="00A447E4">
      <w:pPr>
        <w:pStyle w:val="SectionTitle"/>
      </w:pPr>
      <w:r w:rsidRPr="006843E1">
        <w:t>R</w:t>
      </w:r>
      <w:r w:rsidR="004F7F19" w:rsidRPr="006843E1">
        <w:t>esults</w:t>
      </w:r>
    </w:p>
    <w:p w14:paraId="5C11BF96" w14:textId="0B05A9A3" w:rsidR="0091432B" w:rsidRPr="006843E1" w:rsidRDefault="0091432B" w:rsidP="00A447E4">
      <w:pPr>
        <w:pStyle w:val="SectionSubtitle"/>
        <w:spacing w:line="480" w:lineRule="auto"/>
      </w:pPr>
      <w:r w:rsidRPr="006843E1">
        <w:t xml:space="preserve">Sentinel </w:t>
      </w:r>
      <w:proofErr w:type="gramStart"/>
      <w:r w:rsidRPr="006843E1">
        <w:t>presence</w:t>
      </w:r>
      <w:proofErr w:type="gramEnd"/>
    </w:p>
    <w:p w14:paraId="04AB5FC9" w14:textId="5C5A628B" w:rsidR="0091432B" w:rsidRPr="006843E1" w:rsidRDefault="00A31764" w:rsidP="00A447E4">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foraging</w:t>
      </w:r>
      <w:r w:rsidR="00971FAB" w:rsidRPr="006843E1">
        <w:t xml:space="preserve"> and made</w:t>
      </w:r>
      <w:r w:rsidR="004C71A7" w:rsidRPr="006843E1">
        <w:t xml:space="preserve"> 13</w:t>
      </w:r>
      <w:r w:rsidR="007A775A" w:rsidRPr="006843E1">
        <w:t xml:space="preserve"> </w:t>
      </w:r>
      <w:r w:rsidR="00971FAB" w:rsidRPr="006843E1">
        <w:t xml:space="preserve">observations </w:t>
      </w:r>
      <w:r w:rsidR="007A775A" w:rsidRPr="006843E1">
        <w:t xml:space="preserve">in commercial and </w:t>
      </w:r>
      <w:r w:rsidR="004C71A7" w:rsidRPr="006843E1">
        <w:t xml:space="preserve">20 </w:t>
      </w:r>
      <w:r w:rsidR="00971FAB" w:rsidRPr="006843E1">
        <w:t xml:space="preserve">observations </w:t>
      </w:r>
      <w:r w:rsidR="004C71A7" w:rsidRPr="006843E1">
        <w:t xml:space="preserve">in </w:t>
      </w:r>
      <w:r w:rsidR="007A775A" w:rsidRPr="006843E1">
        <w:t>green area</w:t>
      </w:r>
      <w:r w:rsidRPr="006843E1">
        <w:t>s</w:t>
      </w:r>
      <w:r w:rsidR="007A775A" w:rsidRPr="006843E1">
        <w:t xml:space="preserve">. </w:t>
      </w:r>
      <w:r w:rsidR="00971FAB" w:rsidRPr="006843E1">
        <w:t xml:space="preserve">Since </w:t>
      </w:r>
      <w:r w:rsidR="001418CA" w:rsidRPr="006843E1">
        <w:t xml:space="preserve">sentinel presence </w:t>
      </w:r>
      <w:r w:rsidR="00971FAB" w:rsidRPr="006843E1">
        <w:t>changed in 8 videos, we made 19 observations with a sentinel present and 14 observations without a sentinel for a total of 33 observations.</w:t>
      </w:r>
      <w:r w:rsidR="004C71A7" w:rsidRPr="006843E1">
        <w:t xml:space="preserve"> </w:t>
      </w:r>
      <w:r w:rsidR="000072E2" w:rsidRPr="006843E1">
        <w:t>The</w:t>
      </w:r>
      <w:r w:rsidR="0091432B" w:rsidRPr="006843E1">
        <w:t xml:space="preserve"> generalized environment (χ</w:t>
      </w:r>
      <w:r w:rsidR="0091432B" w:rsidRPr="006843E1">
        <w:rPr>
          <w:vertAlign w:val="superscript"/>
        </w:rPr>
        <w:t>2</w:t>
      </w:r>
      <w:r w:rsidR="0091432B" w:rsidRPr="006843E1">
        <w:t xml:space="preserve"> = 0.122, </w:t>
      </w:r>
      <w:proofErr w:type="spellStart"/>
      <w:r w:rsidR="0091432B" w:rsidRPr="006843E1">
        <w:t>df</w:t>
      </w:r>
      <w:proofErr w:type="spellEnd"/>
      <w:r w:rsidR="0091432B" w:rsidRPr="006843E1">
        <w:t xml:space="preserve"> = 1, p = 0.727</w:t>
      </w:r>
      <w:r w:rsidR="00A664AC" w:rsidRPr="006843E1">
        <w:t xml:space="preserve">; </w:t>
      </w:r>
      <w:fldSimple w:instr=" REF _Ref151133071  \* MERGEFORMAT ">
        <w:r w:rsidR="00963394" w:rsidRPr="006843E1">
          <w:t>Figure S1</w:t>
        </w:r>
      </w:fldSimple>
      <w:r w:rsidR="0091432B" w:rsidRPr="006843E1">
        <w:t>), group size (χ</w:t>
      </w:r>
      <w:r w:rsidR="0091432B" w:rsidRPr="006843E1">
        <w:rPr>
          <w:vertAlign w:val="superscript"/>
        </w:rPr>
        <w:t>2</w:t>
      </w:r>
      <w:r w:rsidR="0091432B" w:rsidRPr="006843E1">
        <w:t xml:space="preserve"> = 0.248, </w:t>
      </w:r>
      <w:proofErr w:type="spellStart"/>
      <w:r w:rsidR="0091432B" w:rsidRPr="006843E1">
        <w:t>df</w:t>
      </w:r>
      <w:proofErr w:type="spellEnd"/>
      <w:r w:rsidR="0091432B" w:rsidRPr="006843E1">
        <w:t xml:space="preserve"> = 1, p = 0.618</w:t>
      </w:r>
      <w:r w:rsidR="00DB0423" w:rsidRPr="006843E1">
        <w:t xml:space="preserve">; </w:t>
      </w:r>
      <w:r w:rsidR="00E12428" w:rsidRPr="006843E1">
        <w:fldChar w:fldCharType="begin"/>
      </w:r>
      <w:r w:rsidR="00E12428" w:rsidRPr="006843E1">
        <w:instrText xml:space="preserve"> REF _Ref151137328 </w:instrText>
      </w:r>
      <w:r w:rsidR="00A447E4">
        <w:instrText xml:space="preserve"> \* MERGEFORMAT </w:instrText>
      </w:r>
      <w:r w:rsidR="00E12428" w:rsidRPr="006843E1">
        <w:fldChar w:fldCharType="separate"/>
      </w:r>
      <w:r w:rsidR="00E12428" w:rsidRPr="006843E1">
        <w:t>Figure S2</w:t>
      </w:r>
      <w:r w:rsidR="00E12428" w:rsidRPr="006843E1">
        <w:fldChar w:fldCharType="end"/>
      </w:r>
      <w:r w:rsidR="0091432B" w:rsidRPr="006843E1">
        <w:t xml:space="preserve">), </w:t>
      </w:r>
      <w:r w:rsidR="000072E2" w:rsidRPr="006843E1">
        <w:t>and</w:t>
      </w:r>
      <w:r w:rsidR="0091432B" w:rsidRPr="006843E1">
        <w:t xml:space="preserve"> the disturbance frequency (χ</w:t>
      </w:r>
      <w:r w:rsidR="0091432B" w:rsidRPr="006843E1">
        <w:rPr>
          <w:vertAlign w:val="superscript"/>
        </w:rPr>
        <w:t>2</w:t>
      </w:r>
      <w:r w:rsidR="0091432B" w:rsidRPr="006843E1">
        <w:t xml:space="preserve"> = 2.03</w:t>
      </w:r>
      <w:r w:rsidR="00626A87" w:rsidRPr="006843E1">
        <w:t>3</w:t>
      </w:r>
      <w:r w:rsidR="0091432B" w:rsidRPr="006843E1">
        <w:t xml:space="preserve">, </w:t>
      </w:r>
      <w:proofErr w:type="spellStart"/>
      <w:r w:rsidR="0091432B" w:rsidRPr="006843E1">
        <w:t>df</w:t>
      </w:r>
      <w:proofErr w:type="spellEnd"/>
      <w:r w:rsidR="0091432B" w:rsidRPr="006843E1">
        <w:t xml:space="preserve"> = 2, p = 0.362</w:t>
      </w:r>
      <w:r w:rsidR="00A664AC" w:rsidRPr="006843E1">
        <w:t xml:space="preserve">; </w:t>
      </w:r>
      <w:r w:rsidR="00E12428" w:rsidRPr="006843E1">
        <w:fldChar w:fldCharType="begin"/>
      </w:r>
      <w:r w:rsidR="00E12428" w:rsidRPr="006843E1">
        <w:instrText xml:space="preserve"> REF _Ref151137328 </w:instrText>
      </w:r>
      <w:r w:rsidR="00A447E4">
        <w:instrText xml:space="preserve"> \* MERGEFORMAT </w:instrText>
      </w:r>
      <w:r w:rsidR="00E12428" w:rsidRPr="006843E1">
        <w:fldChar w:fldCharType="separate"/>
      </w:r>
      <w:r w:rsidR="00E12428" w:rsidRPr="006843E1">
        <w:t>Figure S2</w:t>
      </w:r>
      <w:r w:rsidR="00E12428" w:rsidRPr="006843E1">
        <w:fldChar w:fldCharType="end"/>
      </w:r>
      <w:r w:rsidR="0091432B" w:rsidRPr="006843E1">
        <w:t xml:space="preserve">) </w:t>
      </w:r>
      <w:r w:rsidR="000072E2" w:rsidRPr="006843E1">
        <w:t xml:space="preserve">did not </w:t>
      </w:r>
      <w:r w:rsidR="0091432B" w:rsidRPr="006843E1">
        <w:t>significantly affect</w:t>
      </w:r>
      <w:r w:rsidRPr="006843E1">
        <w:t xml:space="preserve"> if</w:t>
      </w:r>
      <w:r w:rsidR="0091432B" w:rsidRPr="006843E1">
        <w:t xml:space="preserve"> </w:t>
      </w:r>
      <w:r w:rsidRPr="006843E1">
        <w:t xml:space="preserve">a </w:t>
      </w:r>
      <w:r w:rsidR="000072E2" w:rsidRPr="006843E1">
        <w:t xml:space="preserve">sentinel </w:t>
      </w:r>
      <w:r w:rsidRPr="006843E1">
        <w:t>was present or not</w:t>
      </w:r>
      <w:r w:rsidR="000072E2" w:rsidRPr="006843E1">
        <w:t xml:space="preserve"> in our observations.</w:t>
      </w:r>
    </w:p>
    <w:p w14:paraId="6B12A3F7" w14:textId="2117E653" w:rsidR="00E50596" w:rsidRPr="006843E1" w:rsidRDefault="00F770C9" w:rsidP="00A447E4">
      <w:pPr>
        <w:pStyle w:val="SectionSubtitle"/>
        <w:spacing w:line="480" w:lineRule="auto"/>
      </w:pPr>
      <w:r w:rsidRPr="006843E1">
        <w:t xml:space="preserve">Proportion of time allocated to each </w:t>
      </w:r>
      <w:proofErr w:type="gramStart"/>
      <w:r w:rsidRPr="006843E1">
        <w:t>behaviour</w:t>
      </w:r>
      <w:proofErr w:type="gramEnd"/>
    </w:p>
    <w:p w14:paraId="34185C7E" w14:textId="5B37C984" w:rsidR="000C3A28" w:rsidRPr="006843E1" w:rsidRDefault="00B06502" w:rsidP="00A447E4">
      <w:pPr>
        <w:pStyle w:val="SectionText"/>
        <w:spacing w:line="480" w:lineRule="auto"/>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6843E1">
        <w:t>;</w:t>
      </w:r>
      <w:r w:rsidR="00E12428" w:rsidRPr="006843E1">
        <w:t xml:space="preserve"> </w:t>
      </w:r>
      <w:r w:rsidRPr="006843E1">
        <w:fldChar w:fldCharType="begin"/>
      </w:r>
      <w:r w:rsidRPr="006843E1">
        <w:instrText xml:space="preserve"> REF _Ref151137384 </w:instrText>
      </w:r>
      <w:r w:rsidR="00A447E4">
        <w:instrText xml:space="preserve"> \* MERGEFORMAT </w:instrText>
      </w:r>
      <w:r w:rsidRPr="006843E1">
        <w:fldChar w:fldCharType="separate"/>
      </w:r>
      <w:r w:rsidR="00E12428" w:rsidRPr="006843E1">
        <w:t>Figure 2</w:t>
      </w:r>
      <w:r w:rsidRPr="006843E1">
        <w:fldChar w:fldCharType="end"/>
      </w:r>
      <w:r w:rsidR="00E33B5A" w:rsidRPr="006843E1">
        <w:t xml:space="preserve">, </w:t>
      </w:r>
      <w:fldSimple w:instr=" REF _Ref151134482  \* MERGEFORMAT ">
        <w:r w:rsidR="00E33B5A" w:rsidRPr="006843E1">
          <w:t>Table 1</w:t>
        </w:r>
      </w:fldSimple>
      <w:r w:rsidR="00964C1D" w:rsidRPr="006843E1">
        <w:t>), and neither the</w:t>
      </w:r>
      <w:r w:rsidR="00021256" w:rsidRPr="006843E1">
        <w:t xml:space="preserve"> </w:t>
      </w:r>
      <w:r w:rsidR="00964C1D" w:rsidRPr="006843E1">
        <w:t>presence of a sentinel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 xml:space="preserve">, SE = 0.023, </w:t>
      </w:r>
      <w:r w:rsidR="008E1015" w:rsidRPr="006843E1">
        <w:t>t</w:t>
      </w:r>
      <w:r w:rsidR="00964C1D" w:rsidRPr="006843E1">
        <w:t xml:space="preserve"> =</w:t>
      </w:r>
      <w:r w:rsidR="00021256" w:rsidRPr="006843E1">
        <w:t xml:space="preserve"> </w:t>
      </w:r>
      <w:r w:rsidR="00964C1D" w:rsidRPr="006843E1">
        <w:t>-1.431, p = 0.154</w:t>
      </w:r>
      <w:r w:rsidR="00A664AC" w:rsidRPr="006843E1">
        <w:t>;</w:t>
      </w:r>
      <w:r w:rsidR="00E12428" w:rsidRPr="006843E1">
        <w:t xml:space="preserve"> </w:t>
      </w:r>
      <w:r w:rsidR="00E12428" w:rsidRPr="006843E1">
        <w:fldChar w:fldCharType="begin"/>
      </w:r>
      <w:r w:rsidR="00E12428" w:rsidRPr="006843E1">
        <w:instrText xml:space="preserve"> REF _Ref151137384 </w:instrText>
      </w:r>
      <w:r w:rsidR="00A447E4">
        <w:instrText xml:space="preserve"> \* MERGEFORMAT </w:instrText>
      </w:r>
      <w:r w:rsidR="00E12428" w:rsidRPr="006843E1">
        <w:fldChar w:fldCharType="separate"/>
      </w:r>
      <w:r w:rsidR="00E12428" w:rsidRPr="006843E1">
        <w:t>Figure 2</w:t>
      </w:r>
      <w:r w:rsidR="00E12428" w:rsidRPr="006843E1">
        <w:fldChar w:fldCharType="end"/>
      </w:r>
      <w:r w:rsidR="00E33B5A" w:rsidRPr="006843E1">
        <w:t xml:space="preserve">, </w:t>
      </w:r>
      <w:fldSimple w:instr=" REF _Ref151134482  \* MERGEFORMAT ">
        <w:r w:rsidR="00E33B5A" w:rsidRPr="006843E1">
          <w:t>Table 1</w:t>
        </w:r>
      </w:fldSimple>
      <w:r w:rsidR="00964C1D" w:rsidRPr="006843E1">
        <w:t>) or the generalized environment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w:t>
      </w:r>
      <w:r w:rsidR="00021256" w:rsidRPr="006843E1">
        <w:t xml:space="preserve"> </w:t>
      </w:r>
      <w:r w:rsidR="00964C1D" w:rsidRPr="006843E1">
        <w:t xml:space="preserve">SE = 0.023, </w:t>
      </w:r>
      <w:r w:rsidR="008E1015" w:rsidRPr="006843E1">
        <w:t>t</w:t>
      </w:r>
      <w:r w:rsidR="00964C1D" w:rsidRPr="006843E1">
        <w:t xml:space="preserve"> =</w:t>
      </w:r>
      <w:r w:rsidR="00021256" w:rsidRPr="006843E1">
        <w:t xml:space="preserve"> </w:t>
      </w:r>
      <w:r w:rsidR="00964C1D" w:rsidRPr="006843E1">
        <w:t>1.46</w:t>
      </w:r>
      <w:r w:rsidR="00626A87" w:rsidRPr="006843E1">
        <w:t>3</w:t>
      </w:r>
      <w:r w:rsidR="00964C1D" w:rsidRPr="006843E1">
        <w:t>, p = 0.146</w:t>
      </w:r>
      <w:r w:rsidR="00A664AC" w:rsidRPr="006843E1">
        <w:t>;</w:t>
      </w:r>
      <w:r w:rsidR="00E12428" w:rsidRPr="006843E1">
        <w:t xml:space="preserve"> </w:t>
      </w:r>
      <w:r w:rsidRPr="006843E1">
        <w:fldChar w:fldCharType="begin"/>
      </w:r>
      <w:r w:rsidRPr="006843E1">
        <w:instrText xml:space="preserve"> REF _Ref151137384 </w:instrText>
      </w:r>
      <w:r w:rsidR="00A447E4">
        <w:instrText xml:space="preserve"> \* MERGEFORMAT </w:instrText>
      </w:r>
      <w:r w:rsidRPr="006843E1">
        <w:fldChar w:fldCharType="separate"/>
      </w:r>
      <w:r w:rsidR="00E12428" w:rsidRPr="006843E1">
        <w:t>Figure 2</w:t>
      </w:r>
      <w:r w:rsidRPr="006843E1">
        <w:fldChar w:fldCharType="end"/>
      </w:r>
      <w:r w:rsidR="00E33B5A" w:rsidRPr="006843E1">
        <w:t xml:space="preserve">, </w:t>
      </w:r>
      <w:fldSimple w:instr=" REF _Ref151134482  \* MERGEFORMAT ">
        <w:r w:rsidR="00E12428" w:rsidRPr="006843E1">
          <w:t>Table 1</w:t>
        </w:r>
      </w:fldSimple>
      <w:r w:rsidR="00F35BBA" w:rsidRPr="006843E1">
        <w:t>)</w:t>
      </w:r>
      <w:r w:rsidR="00964C1D" w:rsidRPr="006843E1">
        <w:t xml:space="preserve"> ha</w:t>
      </w:r>
      <w:r w:rsidR="00F35BBA" w:rsidRPr="006843E1">
        <w:t>d</w:t>
      </w:r>
      <w:r w:rsidR="00964C1D" w:rsidRPr="006843E1">
        <w:t xml:space="preserve"> an effect on the</w:t>
      </w:r>
      <w:r w:rsidR="00021256" w:rsidRPr="006843E1">
        <w:t xml:space="preserve"> </w:t>
      </w:r>
      <w:r w:rsidR="00964C1D" w:rsidRPr="006843E1">
        <w:t>proportion of time allocated to either alert or foraging behavio</w:t>
      </w:r>
      <w:r w:rsidR="003B628D" w:rsidRPr="006843E1">
        <w:t>u</w:t>
      </w:r>
      <w:r w:rsidR="00964C1D" w:rsidRPr="006843E1">
        <w:t>r</w:t>
      </w:r>
      <w:r w:rsidR="00DB0423" w:rsidRPr="006843E1">
        <w:t>.</w:t>
      </w:r>
    </w:p>
    <w:p w14:paraId="7C3CE4AC" w14:textId="68DFE819" w:rsidR="008024E5" w:rsidRPr="006843E1" w:rsidRDefault="000072E2" w:rsidP="00A447E4">
      <w:pPr>
        <w:pStyle w:val="SectionText"/>
        <w:spacing w:line="480" w:lineRule="auto"/>
        <w:rPr>
          <w:ins w:id="4" w:author="Author"/>
        </w:rPr>
        <w:sectPr w:rsidR="008024E5" w:rsidRPr="006843E1" w:rsidSect="00D263E5">
          <w:headerReference w:type="default" r:id="rId21"/>
          <w:pgSz w:w="12240" w:h="15840"/>
          <w:pgMar w:top="1440" w:right="1440" w:bottom="1440" w:left="1440" w:header="720" w:footer="720" w:gutter="0"/>
          <w:cols w:space="720"/>
          <w:docGrid w:linePitch="299"/>
        </w:sectPr>
      </w:pPr>
      <w:r w:rsidRPr="006843E1">
        <w:t>.</w:t>
      </w:r>
    </w:p>
    <w:p w14:paraId="5A31B13B" w14:textId="77777777" w:rsidR="00E12428" w:rsidRPr="006843E1" w:rsidRDefault="00E12428" w:rsidP="00F770C9">
      <w:pPr>
        <w:pStyle w:val="SectionText"/>
      </w:pPr>
      <w:bookmarkStart w:id="5" w:name="_Ref151134482"/>
      <w:r w:rsidRPr="006843E1">
        <w:rPr>
          <w:noProof/>
          <w:sz w:val="28"/>
          <w:szCs w:val="28"/>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39FEDD78" w:rsidR="00E12428" w:rsidRPr="006843E1" w:rsidRDefault="00E12428" w:rsidP="0088419E">
      <w:pPr>
        <w:pStyle w:val="BetterCaption"/>
        <w:spacing w:before="0"/>
        <w:rPr>
          <w:b w:val="0"/>
          <w:bCs w:val="0"/>
        </w:rPr>
        <w:sectPr w:rsidR="00E12428" w:rsidRPr="006843E1" w:rsidSect="00D263E5">
          <w:headerReference w:type="default" r:id="rId23"/>
          <w:pgSz w:w="15840" w:h="12240" w:orient="landscape"/>
          <w:pgMar w:top="720" w:right="720" w:bottom="720" w:left="720" w:header="720" w:footer="720" w:gutter="0"/>
          <w:cols w:space="720"/>
          <w:docGrid w:linePitch="299"/>
        </w:sectPr>
      </w:pPr>
      <w:bookmarkStart w:id="6" w:name="_Ref151137384"/>
      <w:bookmarkStart w:id="7" w:name="_Ref151137379"/>
      <w:bookmarkStart w:id="8" w:name="_Toc151366584"/>
      <w:r w:rsidRPr="006843E1">
        <w:t xml:space="preserve">Figure </w:t>
      </w:r>
      <w:r w:rsidRPr="006843E1">
        <w:fldChar w:fldCharType="begin"/>
      </w:r>
      <w:r w:rsidRPr="006843E1">
        <w:instrText xml:space="preserve"> SEQ Figure \* ARABIC </w:instrText>
      </w:r>
      <w:r w:rsidRPr="006843E1">
        <w:fldChar w:fldCharType="separate"/>
      </w:r>
      <w:r w:rsidR="008D58DC" w:rsidRPr="006843E1">
        <w:t>2</w:t>
      </w:r>
      <w:r w:rsidRPr="006843E1">
        <w:fldChar w:fldCharType="end"/>
      </w:r>
      <w:bookmarkEnd w:id="6"/>
      <w:r w:rsidRPr="006843E1">
        <w:t xml:space="preserve">: </w:t>
      </w:r>
      <w:r w:rsidRPr="006843E1">
        <w:rPr>
          <w:b w:val="0"/>
          <w:bCs w:val="0"/>
        </w:rPr>
        <w:t>Proportion of time allocated to each behavio</w:t>
      </w:r>
      <w:r w:rsidR="007347A5" w:rsidRPr="006843E1">
        <w:rPr>
          <w:b w:val="0"/>
          <w:bCs w:val="0"/>
        </w:rPr>
        <w:t>u</w:t>
      </w:r>
      <w:r w:rsidRPr="006843E1">
        <w:rPr>
          <w:b w:val="0"/>
          <w:bCs w:val="0"/>
        </w:rPr>
        <w:t>r</w:t>
      </w:r>
      <w:bookmarkEnd w:id="7"/>
      <w:r w:rsidR="00EA6CF0" w:rsidRPr="006843E1">
        <w:rPr>
          <w:b w:val="0"/>
          <w:bCs w:val="0"/>
        </w:rPr>
        <w:t xml:space="preserve"> by foragers in commercial and green areas</w:t>
      </w:r>
      <w:bookmarkEnd w:id="8"/>
    </w:p>
    <w:p w14:paraId="1A78C5B7" w14:textId="327D8217" w:rsidR="006C1CE7" w:rsidRPr="006843E1" w:rsidRDefault="006C1CE7" w:rsidP="0088419E">
      <w:pPr>
        <w:pStyle w:val="BetterCaption"/>
        <w:spacing w:after="0"/>
      </w:pPr>
      <w:bookmarkStart w:id="9" w:name="_Toc155316547"/>
      <w:r w:rsidRPr="006843E1">
        <w:lastRenderedPageBreak/>
        <w:t xml:space="preserve">Table </w:t>
      </w:r>
      <w:r w:rsidRPr="006843E1">
        <w:fldChar w:fldCharType="begin"/>
      </w:r>
      <w:r w:rsidRPr="006843E1">
        <w:instrText xml:space="preserve"> SEQ Table \* ARABIC </w:instrText>
      </w:r>
      <w:r w:rsidRPr="006843E1">
        <w:fldChar w:fldCharType="separate"/>
      </w:r>
      <w:r w:rsidR="009B72DB" w:rsidRPr="006843E1">
        <w:t>1</w:t>
      </w:r>
      <w:r w:rsidRPr="006843E1">
        <w:fldChar w:fldCharType="end"/>
      </w:r>
      <w:bookmarkEnd w:id="5"/>
      <w:r w:rsidRPr="006843E1">
        <w:t xml:space="preserve">: </w:t>
      </w:r>
      <w:r w:rsidRPr="006843E1">
        <w:rPr>
          <w:b w:val="0"/>
          <w:bCs w:val="0"/>
        </w:rPr>
        <w:t xml:space="preserve">Effects of sentinel presence and generalized environment on the </w:t>
      </w:r>
      <w:r w:rsidR="008024E5" w:rsidRPr="006843E1">
        <w:rPr>
          <w:b w:val="0"/>
          <w:bCs w:val="0"/>
        </w:rPr>
        <w:t xml:space="preserve">proportion of time allocated to </w:t>
      </w:r>
      <w:r w:rsidRPr="006843E1">
        <w:rPr>
          <w:b w:val="0"/>
          <w:bCs w:val="0"/>
        </w:rPr>
        <w:t xml:space="preserve">each </w:t>
      </w:r>
      <w:proofErr w:type="gramStart"/>
      <w:r w:rsidRPr="006843E1">
        <w:rPr>
          <w:b w:val="0"/>
          <w:bCs w:val="0"/>
        </w:rPr>
        <w:t>behavio</w:t>
      </w:r>
      <w:r w:rsidR="007347A5" w:rsidRPr="006843E1">
        <w:rPr>
          <w:b w:val="0"/>
          <w:bCs w:val="0"/>
        </w:rPr>
        <w:t>u</w:t>
      </w:r>
      <w:r w:rsidRPr="006843E1">
        <w:rPr>
          <w:b w:val="0"/>
          <w:bCs w:val="0"/>
        </w:rPr>
        <w:t>r</w:t>
      </w:r>
      <w:bookmarkEnd w:id="9"/>
      <w:proofErr w:type="gramEnd"/>
    </w:p>
    <w:p w14:paraId="60C68F29" w14:textId="77777777" w:rsidR="00E36202" w:rsidRPr="006843E1" w:rsidRDefault="006C1CE7" w:rsidP="00400AB0">
      <w:pPr>
        <w:pStyle w:val="SectionText"/>
        <w:sectPr w:rsidR="00E36202" w:rsidRPr="006843E1" w:rsidSect="00D263E5">
          <w:headerReference w:type="default" r:id="rId24"/>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6843E1" w:rsidRDefault="001B5A7F" w:rsidP="001B5A7F">
      <w:pPr>
        <w:pStyle w:val="SectionSubtitle"/>
        <w:spacing w:line="480" w:lineRule="auto"/>
      </w:pPr>
      <w:r w:rsidRPr="006843E1">
        <w:lastRenderedPageBreak/>
        <w:t>Duration of bouts of all behaviours</w:t>
      </w:r>
    </w:p>
    <w:p w14:paraId="5E5E78C5" w14:textId="77777777" w:rsidR="001B5A7F" w:rsidRDefault="001B5A7F" w:rsidP="001B5A7F">
      <w:pPr>
        <w:pStyle w:val="SectionText"/>
        <w:spacing w:line="480" w:lineRule="auto"/>
      </w:pPr>
      <w:r w:rsidRPr="006843E1">
        <w:t>In total, 3897 bouts were recorded, of which 2110 bouts were of “alert” behaviour, 1787 bouts were of “foraging” behaviour. The average duration of bouts was of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Pr="006843E1">
        <w:t>Figure S3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w:t>
      </w:r>
      <w:r>
        <w:t>.</w:t>
      </w:r>
    </w:p>
    <w:p w14:paraId="6D31AA63" w14:textId="77777777" w:rsidR="001B5A7F" w:rsidRPr="006843E1" w:rsidRDefault="001B5A7F" w:rsidP="001B5A7F">
      <w:pPr>
        <w:pStyle w:val="SectionSubtitle"/>
        <w:spacing w:before="0" w:line="480" w:lineRule="auto"/>
      </w:pPr>
      <w:r w:rsidRPr="006843E1">
        <w:t>Duration of bouts of “foraging” behaviour</w:t>
      </w:r>
    </w:p>
    <w:p w14:paraId="24F6D69E" w14:textId="77777777" w:rsidR="001B5A7F" w:rsidRDefault="001B5A7F" w:rsidP="001B5A7F">
      <w:pPr>
        <w:pStyle w:val="SectionText"/>
        <w:spacing w:line="480" w:lineRule="auto"/>
        <w:sectPr w:rsidR="001B5A7F" w:rsidSect="00D263E5">
          <w:headerReference w:type="default" r:id="rId26"/>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1B5A7F">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3C35A7E9" w:rsidR="00BD4363" w:rsidRPr="006843E1" w:rsidRDefault="00E36202" w:rsidP="0088419E">
      <w:pPr>
        <w:pStyle w:val="BetterCaption"/>
        <w:spacing w:before="0"/>
        <w:rPr>
          <w:b w:val="0"/>
          <w:bCs w:val="0"/>
        </w:rPr>
        <w:sectPr w:rsidR="00BD4363" w:rsidRPr="006843E1" w:rsidSect="00D263E5">
          <w:headerReference w:type="default" r:id="rId28"/>
          <w:pgSz w:w="15840" w:h="12240" w:orient="landscape"/>
          <w:pgMar w:top="720" w:right="720" w:bottom="720" w:left="720" w:header="720" w:footer="720" w:gutter="0"/>
          <w:cols w:space="720"/>
          <w:docGrid w:linePitch="299"/>
        </w:sectPr>
      </w:pPr>
      <w:bookmarkStart w:id="10" w:name="_Ref151137725"/>
      <w:bookmarkStart w:id="11" w:name="_Toc151366585"/>
      <w:r w:rsidRPr="006843E1">
        <w:t xml:space="preserve">Figure </w:t>
      </w:r>
      <w:r w:rsidRPr="006843E1">
        <w:rPr>
          <w:b w:val="0"/>
          <w:bCs w:val="0"/>
        </w:rPr>
        <w:fldChar w:fldCharType="begin"/>
      </w:r>
      <w:r w:rsidRPr="006843E1">
        <w:rPr>
          <w:b w:val="0"/>
          <w:bCs w:val="0"/>
        </w:rPr>
        <w:instrText xml:space="preserve"> SEQ Figure \* ARABIC </w:instrText>
      </w:r>
      <w:r w:rsidRPr="006843E1">
        <w:rPr>
          <w:b w:val="0"/>
          <w:bCs w:val="0"/>
        </w:rPr>
        <w:fldChar w:fldCharType="separate"/>
      </w:r>
      <w:r w:rsidR="008D58DC" w:rsidRPr="006843E1">
        <w:t>3</w:t>
      </w:r>
      <w:r w:rsidRPr="006843E1">
        <w:rPr>
          <w:rFonts w:ascii="Arial" w:eastAsia="Arial" w:hAnsi="Arial" w:cs="Arial"/>
          <w:b w:val="0"/>
          <w:bCs w:val="0"/>
          <w:sz w:val="22"/>
          <w:szCs w:val="22"/>
        </w:rPr>
        <w:fldChar w:fldCharType="end"/>
      </w:r>
      <w:bookmarkEnd w:id="10"/>
      <w:r w:rsidRPr="006843E1">
        <w:t xml:space="preserve">: </w:t>
      </w:r>
      <w:r w:rsidRPr="006843E1">
        <w:rPr>
          <w:b w:val="0"/>
          <w:bCs w:val="0"/>
        </w:rPr>
        <w:t>Mean bout duration</w:t>
      </w:r>
      <w:r w:rsidR="00EA6CF0" w:rsidRPr="006843E1">
        <w:rPr>
          <w:b w:val="0"/>
          <w:bCs w:val="0"/>
        </w:rPr>
        <w:t xml:space="preserve"> of foragers</w:t>
      </w:r>
      <w:r w:rsidRPr="006843E1">
        <w:rPr>
          <w:b w:val="0"/>
          <w:bCs w:val="0"/>
        </w:rPr>
        <w:t xml:space="preserve"> in commercial and green areas</w:t>
      </w:r>
      <w:bookmarkEnd w:id="11"/>
      <w:r w:rsidR="00334BDE" w:rsidRPr="006843E1">
        <w:rPr>
          <w:b w:val="0"/>
          <w:bCs w:val="0"/>
        </w:rPr>
        <w:t xml:space="preserve">. </w:t>
      </w:r>
      <w:r w:rsidR="00083606" w:rsidRPr="006843E1">
        <w:rPr>
          <w:b w:val="0"/>
          <w:bCs w:val="0"/>
        </w:rPr>
        <w:t>T</w:t>
      </w:r>
      <w:r w:rsidR="00BD4363" w:rsidRPr="006843E1">
        <w:rPr>
          <w:b w:val="0"/>
          <w:bCs w:val="0"/>
        </w:rPr>
        <w:t>he error bars represent the standard error.</w:t>
      </w:r>
    </w:p>
    <w:p w14:paraId="436B6DC6" w14:textId="1D3916F7" w:rsidR="00E36202" w:rsidRPr="006843E1" w:rsidRDefault="00E36202" w:rsidP="0088419E">
      <w:pPr>
        <w:pStyle w:val="BetterCaption"/>
        <w:spacing w:before="0" w:after="0"/>
      </w:pPr>
      <w:bookmarkStart w:id="12" w:name="_Ref151137897"/>
      <w:bookmarkStart w:id="13" w:name="_Ref151143600"/>
      <w:bookmarkStart w:id="14" w:name="_Toc155316548"/>
      <w:r w:rsidRPr="006843E1">
        <w:lastRenderedPageBreak/>
        <w:t xml:space="preserve">Table </w:t>
      </w:r>
      <w:r w:rsidRPr="006843E1">
        <w:fldChar w:fldCharType="begin"/>
      </w:r>
      <w:r w:rsidRPr="006843E1">
        <w:instrText xml:space="preserve"> SEQ Table \* ARABIC </w:instrText>
      </w:r>
      <w:r w:rsidRPr="006843E1">
        <w:fldChar w:fldCharType="separate"/>
      </w:r>
      <w:r w:rsidR="009B72DB" w:rsidRPr="006843E1">
        <w:t>2</w:t>
      </w:r>
      <w:r w:rsidRPr="006843E1">
        <w:fldChar w:fldCharType="end"/>
      </w:r>
      <w:bookmarkEnd w:id="12"/>
      <w:r w:rsidRPr="006843E1">
        <w:t xml:space="preserve">: </w:t>
      </w:r>
      <w:r w:rsidRPr="006843E1">
        <w:rPr>
          <w:b w:val="0"/>
          <w:bCs w:val="0"/>
        </w:rPr>
        <w:t xml:space="preserve">Results of the linear mixed models fit to the mean bout </w:t>
      </w:r>
      <w:proofErr w:type="gramStart"/>
      <w:r w:rsidRPr="006843E1">
        <w:rPr>
          <w:b w:val="0"/>
          <w:bCs w:val="0"/>
        </w:rPr>
        <w:t>duration</w:t>
      </w:r>
      <w:bookmarkEnd w:id="13"/>
      <w:bookmarkEnd w:id="14"/>
      <w:proofErr w:type="gramEnd"/>
    </w:p>
    <w:p w14:paraId="0FFAE0B8" w14:textId="46A7EFB9" w:rsidR="00963394" w:rsidRPr="006843E1" w:rsidRDefault="006B6414" w:rsidP="0088419E">
      <w:pPr>
        <w:pStyle w:val="BetterCaption"/>
        <w:spacing w:before="0"/>
        <w:sectPr w:rsidR="00963394" w:rsidRPr="006843E1" w:rsidSect="00D263E5">
          <w:headerReference w:type="default" r:id="rId29"/>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02BF24BE" w:rsidR="001B5A7F" w:rsidRDefault="001B5A7F" w:rsidP="001B5A7F">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Pr="006843E1">
        <w:t>Figure 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Pr="006843E1">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Pr="006843E1">
        <w:t>Figure 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Pr="006843E1">
        <w:t>Figure 3</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Pr="006843E1">
        <w:t>Table 2</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Pr="006843E1">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Pr="006843E1">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Pr="006843E1">
        <w:t>Table S3</w:t>
      </w:r>
      <w:r w:rsidRPr="006843E1">
        <w:fldChar w:fldCharType="end"/>
      </w:r>
      <w:r w:rsidRPr="006843E1">
        <w:t>).</w:t>
      </w:r>
    </w:p>
    <w:p w14:paraId="6117FC3B" w14:textId="127DE76A" w:rsidR="00590CB6" w:rsidRPr="006843E1" w:rsidRDefault="00590CB6" w:rsidP="00A447E4">
      <w:pPr>
        <w:pStyle w:val="SectionSubtitle"/>
        <w:spacing w:line="480" w:lineRule="auto"/>
      </w:pPr>
      <w:r w:rsidRPr="006843E1">
        <w:t>Duration of bouts of “alert” behavio</w:t>
      </w:r>
      <w:r w:rsidR="00334BDE" w:rsidRPr="006843E1">
        <w:t>u</w:t>
      </w:r>
      <w:r w:rsidRPr="006843E1">
        <w:t>r</w:t>
      </w:r>
    </w:p>
    <w:p w14:paraId="46B05857" w14:textId="4EBA33C4" w:rsidR="0088419E" w:rsidRPr="006843E1" w:rsidRDefault="00CC2401" w:rsidP="00A447E4">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5A226D" w:rsidRPr="006843E1">
        <w:t>Table 2</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5A226D" w:rsidRPr="006843E1">
        <w:t>Figure 3</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5A226D" w:rsidRPr="006843E1">
        <w:t>Table 2</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400AB0">
      <w:pPr>
        <w:pStyle w:val="SectionText"/>
        <w:sectPr w:rsidR="0077305A" w:rsidRPr="006843E1" w:rsidSect="00D263E5">
          <w:headerReference w:type="default" r:id="rId31"/>
          <w:pgSz w:w="12240" w:h="15840"/>
          <w:pgMar w:top="1440" w:right="1440" w:bottom="1440" w:left="1440" w:header="720" w:footer="720" w:gutter="0"/>
          <w:cols w:space="720"/>
        </w:sectPr>
      </w:pPr>
    </w:p>
    <w:p w14:paraId="59585B48" w14:textId="77777777" w:rsidR="0088419E" w:rsidRPr="006843E1" w:rsidRDefault="0088419E" w:rsidP="00F770C9">
      <w:pPr>
        <w:pStyle w:val="BetterCaption"/>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0EDB120E" w:rsidR="00E77B42" w:rsidRPr="006843E1" w:rsidRDefault="0088419E" w:rsidP="0088419E">
      <w:pPr>
        <w:pStyle w:val="BetterCaption"/>
        <w:spacing w:before="0"/>
        <w:rPr>
          <w:b w:val="0"/>
          <w:bCs w:val="0"/>
        </w:rPr>
        <w:sectPr w:rsidR="00E77B42" w:rsidRPr="006843E1" w:rsidSect="00D263E5">
          <w:headerReference w:type="default" r:id="rId33"/>
          <w:pgSz w:w="15840" w:h="12240" w:orient="landscape"/>
          <w:pgMar w:top="720" w:right="720" w:bottom="720" w:left="720" w:header="720" w:footer="720" w:gutter="0"/>
          <w:cols w:space="720"/>
          <w:docGrid w:linePitch="299"/>
        </w:sectPr>
      </w:pPr>
      <w:bookmarkStart w:id="15" w:name="_Ref151142101"/>
      <w:bookmarkStart w:id="16" w:name="_Toc151366586"/>
      <w:r w:rsidRPr="006843E1">
        <w:t xml:space="preserve">Figure </w:t>
      </w:r>
      <w:r w:rsidRPr="006843E1">
        <w:rPr>
          <w:b w:val="0"/>
          <w:bCs w:val="0"/>
        </w:rPr>
        <w:fldChar w:fldCharType="begin"/>
      </w:r>
      <w:r w:rsidRPr="006843E1">
        <w:rPr>
          <w:b w:val="0"/>
          <w:bCs w:val="0"/>
        </w:rPr>
        <w:instrText xml:space="preserve"> SEQ Figure \* ARABIC </w:instrText>
      </w:r>
      <w:r w:rsidRPr="006843E1">
        <w:rPr>
          <w:b w:val="0"/>
          <w:bCs w:val="0"/>
        </w:rPr>
        <w:fldChar w:fldCharType="separate"/>
      </w:r>
      <w:r w:rsidR="008D58DC" w:rsidRPr="006843E1">
        <w:t>4</w:t>
      </w:r>
      <w:r w:rsidRPr="006843E1">
        <w:rPr>
          <w:rFonts w:ascii="Arial" w:eastAsia="Arial" w:hAnsi="Arial" w:cs="Arial"/>
          <w:b w:val="0"/>
          <w:bCs w:val="0"/>
          <w:sz w:val="22"/>
          <w:szCs w:val="22"/>
        </w:rPr>
        <w:fldChar w:fldCharType="end"/>
      </w:r>
      <w:bookmarkEnd w:id="15"/>
      <w:r w:rsidRPr="006843E1">
        <w:t xml:space="preserve">: </w:t>
      </w:r>
      <w:r w:rsidRPr="006843E1">
        <w:rPr>
          <w:b w:val="0"/>
          <w:bCs w:val="0"/>
        </w:rPr>
        <w:t>Mean foraging bout duration of crows in small and large groups</w:t>
      </w:r>
      <w:bookmarkEnd w:id="16"/>
      <w:r w:rsidR="00334BDE" w:rsidRPr="006843E1">
        <w:rPr>
          <w:b w:val="0"/>
          <w:bCs w:val="0"/>
        </w:rPr>
        <w:t xml:space="preserve">. </w:t>
      </w:r>
      <w:r w:rsidR="00CF7EAA" w:rsidRPr="006843E1">
        <w:rPr>
          <w:b w:val="0"/>
          <w:bCs w:val="0"/>
        </w:rPr>
        <w:t>E</w:t>
      </w:r>
      <w:r w:rsidR="00E77B42" w:rsidRPr="006843E1">
        <w:rPr>
          <w:b w:val="0"/>
          <w:bCs w:val="0"/>
        </w:rPr>
        <w:t>rror bars represent the standard error.</w:t>
      </w:r>
    </w:p>
    <w:p w14:paraId="472B7F54" w14:textId="77777777" w:rsidR="0056164E" w:rsidRPr="006843E1" w:rsidRDefault="0056164E" w:rsidP="00F770C9">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65BA28C9" w:rsidR="0088419E" w:rsidRPr="006843E1" w:rsidRDefault="0056164E" w:rsidP="0056164E">
      <w:pPr>
        <w:pStyle w:val="BetterCaption"/>
        <w:spacing w:before="0"/>
        <w:sectPr w:rsidR="0088419E" w:rsidRPr="006843E1" w:rsidSect="00D263E5">
          <w:headerReference w:type="default" r:id="rId35"/>
          <w:pgSz w:w="15840" w:h="12240" w:orient="landscape"/>
          <w:pgMar w:top="720" w:right="720" w:bottom="720" w:left="720" w:header="720" w:footer="720" w:gutter="0"/>
          <w:cols w:space="720"/>
          <w:docGrid w:linePitch="299"/>
        </w:sectPr>
      </w:pPr>
      <w:bookmarkStart w:id="17" w:name="_Ref151142715"/>
      <w:bookmarkStart w:id="18" w:name="_Toc151366587"/>
      <w:r w:rsidRPr="006843E1">
        <w:t xml:space="preserve">Figure </w:t>
      </w:r>
      <w:r w:rsidRPr="006843E1">
        <w:fldChar w:fldCharType="begin"/>
      </w:r>
      <w:r w:rsidRPr="006843E1">
        <w:instrText xml:space="preserve"> SEQ Figure \* ARABIC </w:instrText>
      </w:r>
      <w:r w:rsidRPr="006843E1">
        <w:fldChar w:fldCharType="separate"/>
      </w:r>
      <w:r w:rsidR="008D58DC" w:rsidRPr="006843E1">
        <w:t>5</w:t>
      </w:r>
      <w:r w:rsidRPr="006843E1">
        <w:fldChar w:fldCharType="end"/>
      </w:r>
      <w:bookmarkEnd w:id="17"/>
      <w:r w:rsidRPr="006843E1">
        <w:t xml:space="preserve">: </w:t>
      </w:r>
      <w:r w:rsidRPr="006843E1">
        <w:rPr>
          <w:b w:val="0"/>
          <w:bCs w:val="0"/>
        </w:rPr>
        <w:t xml:space="preserve">Foraging bout duration decreasing </w:t>
      </w:r>
      <w:r w:rsidR="00EA6CF0" w:rsidRPr="006843E1">
        <w:rPr>
          <w:b w:val="0"/>
          <w:bCs w:val="0"/>
        </w:rPr>
        <w:t>with</w:t>
      </w:r>
      <w:r w:rsidRPr="006843E1">
        <w:rPr>
          <w:b w:val="0"/>
          <w:bCs w:val="0"/>
        </w:rPr>
        <w:t xml:space="preserve"> increasing disturbance frequency</w:t>
      </w:r>
      <w:bookmarkEnd w:id="18"/>
      <w:r w:rsidR="00334BDE" w:rsidRPr="006843E1">
        <w:rPr>
          <w:b w:val="0"/>
          <w:bCs w:val="0"/>
        </w:rPr>
        <w:t xml:space="preserve">. </w:t>
      </w:r>
    </w:p>
    <w:p w14:paraId="11E4F5BC" w14:textId="462025F8" w:rsidR="00E50596" w:rsidRPr="006843E1" w:rsidRDefault="00E50596" w:rsidP="00A447E4">
      <w:pPr>
        <w:pStyle w:val="SectionSubtitle"/>
        <w:spacing w:before="0" w:line="480" w:lineRule="auto"/>
      </w:pPr>
      <w:r w:rsidRPr="006843E1">
        <w:lastRenderedPageBreak/>
        <w:t xml:space="preserve">Foraging </w:t>
      </w:r>
      <w:r w:rsidR="00883605" w:rsidRPr="006843E1">
        <w:t>rate</w:t>
      </w:r>
    </w:p>
    <w:p w14:paraId="65E31226" w14:textId="13FF93FB" w:rsidR="0077305A" w:rsidRPr="006843E1" w:rsidRDefault="00EF30A9" w:rsidP="00A447E4">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or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5A226D" w:rsidRPr="006843E1">
        <w:t>Figure 6</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980EFF" w:rsidRPr="006843E1">
        <w:t>Table 3</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8434EB" w:rsidRPr="006843E1">
        <w:t>Figure S5</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8434EB" w:rsidRPr="006843E1">
        <w:t>Table 3</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4C0944" w:rsidRPr="006843E1">
        <w:t>Figure 7</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4C0944" w:rsidRPr="006843E1">
        <w:t>Table 3</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4C0944" w:rsidRPr="006843E1">
        <w:t>Figure 7</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4C0944" w:rsidRPr="006843E1">
        <w:t>Table 3</w:t>
      </w:r>
      <w:r w:rsidR="004C0944" w:rsidRPr="006843E1">
        <w:fldChar w:fldCharType="end"/>
      </w:r>
      <w:r w:rsidR="00045C40" w:rsidRPr="006843E1">
        <w:t>).</w:t>
      </w:r>
    </w:p>
    <w:p w14:paraId="09B18AF8" w14:textId="12E920A2" w:rsidR="0091432B" w:rsidRPr="006843E1" w:rsidRDefault="006E5508" w:rsidP="00A447E4">
      <w:pPr>
        <w:pStyle w:val="SectionSubtitle"/>
        <w:spacing w:line="480" w:lineRule="auto"/>
      </w:pPr>
      <w:r w:rsidRPr="006843E1">
        <w:t>Transition</w:t>
      </w:r>
      <w:r w:rsidR="0091432B" w:rsidRPr="006843E1">
        <w:t xml:space="preserve"> </w:t>
      </w:r>
      <w:proofErr w:type="gramStart"/>
      <w:r w:rsidR="0091432B" w:rsidRPr="006843E1">
        <w:t>analysis</w:t>
      </w:r>
      <w:proofErr w:type="gramEnd"/>
    </w:p>
    <w:p w14:paraId="77A74443" w14:textId="77777777" w:rsidR="00FF2415" w:rsidRDefault="00905902" w:rsidP="00A447E4">
      <w:pPr>
        <w:pStyle w:val="SectionText"/>
        <w:spacing w:line="480" w:lineRule="auto"/>
        <w:sectPr w:rsidR="00FF2415" w:rsidSect="00D263E5">
          <w:headerReference w:type="default" r:id="rId36"/>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9B72DB" w:rsidRPr="006843E1">
        <w:t>Figure 8</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9B72DB" w:rsidRPr="006843E1">
        <w:t>Table 4</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474E26" w:rsidRPr="006843E1">
        <w:t>Figure 9</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474E26" w:rsidRPr="006843E1">
        <w:t>Table 4</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775ED0" w:rsidRPr="006843E1">
        <w:t>Figure 8</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775ED0" w:rsidRPr="006843E1">
        <w:t>Table 4</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170D8E" w:rsidRPr="006843E1">
        <w:t>Figure S6</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170D8E" w:rsidRPr="006843E1">
        <w:t>Table 4</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170D8E" w:rsidRPr="006843E1">
        <w:t>Table 4</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170D8E" w:rsidRPr="006843E1">
        <w:t>Figure S6</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170D8E" w:rsidRPr="006843E1">
        <w:t>Table 4</w:t>
      </w:r>
      <w:r w:rsidR="00170D8E" w:rsidRPr="006843E1">
        <w:fldChar w:fldCharType="end"/>
      </w:r>
      <w:r w:rsidR="00616775" w:rsidRPr="006843E1">
        <w:t>).</w:t>
      </w:r>
      <w:r w:rsidR="0091432B" w:rsidRPr="006843E1">
        <w:t xml:space="preserve"> </w:t>
      </w:r>
      <w:r w:rsidR="00A549C0" w:rsidRPr="006843E1">
        <w:t xml:space="preserve">Sentinel presence, generalized environment, disturbance frequency, or the interaction between sentinel presence and generalized environment </w:t>
      </w:r>
      <w:r w:rsidR="0091432B" w:rsidRPr="006843E1">
        <w:t>did not affect th</w:t>
      </w:r>
      <w:r w:rsidR="00A549C0" w:rsidRPr="006843E1">
        <w:t>e number of transitions from pecking to alert behaviour</w:t>
      </w:r>
      <w:r w:rsidR="0091432B" w:rsidRPr="006843E1">
        <w:t xml:space="preserve"> </w:t>
      </w:r>
    </w:p>
    <w:p w14:paraId="4AB8DBA8" w14:textId="77777777" w:rsidR="005A226D" w:rsidRPr="006843E1" w:rsidRDefault="005A226D" w:rsidP="00F770C9">
      <w:pPr>
        <w:pStyle w:val="SectionText"/>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73811ADF" w:rsidR="00E77B42" w:rsidRPr="006843E1" w:rsidRDefault="005A226D" w:rsidP="005A226D">
      <w:pPr>
        <w:pStyle w:val="BetterCaption"/>
        <w:spacing w:before="0"/>
        <w:rPr>
          <w:b w:val="0"/>
          <w:bCs w:val="0"/>
        </w:rPr>
        <w:sectPr w:rsidR="00E77B42" w:rsidRPr="006843E1" w:rsidSect="00D263E5">
          <w:headerReference w:type="default" r:id="rId38"/>
          <w:pgSz w:w="15840" w:h="12240" w:orient="landscape"/>
          <w:pgMar w:top="720" w:right="720" w:bottom="720" w:left="720" w:header="720" w:footer="720" w:gutter="0"/>
          <w:cols w:space="720"/>
          <w:docGrid w:linePitch="299"/>
        </w:sectPr>
      </w:pPr>
      <w:bookmarkStart w:id="19" w:name="_Ref151143990"/>
      <w:bookmarkStart w:id="20" w:name="_Ref151143986"/>
      <w:bookmarkStart w:id="21" w:name="_Toc151366588"/>
      <w:r w:rsidRPr="006843E1">
        <w:t xml:space="preserve">Figure </w:t>
      </w:r>
      <w:r w:rsidRPr="006843E1">
        <w:rPr>
          <w:b w:val="0"/>
          <w:bCs w:val="0"/>
        </w:rPr>
        <w:fldChar w:fldCharType="begin"/>
      </w:r>
      <w:r w:rsidRPr="006843E1">
        <w:rPr>
          <w:b w:val="0"/>
          <w:bCs w:val="0"/>
        </w:rPr>
        <w:instrText xml:space="preserve"> SEQ Figure \* ARABIC </w:instrText>
      </w:r>
      <w:r w:rsidRPr="006843E1">
        <w:rPr>
          <w:b w:val="0"/>
          <w:bCs w:val="0"/>
        </w:rPr>
        <w:fldChar w:fldCharType="separate"/>
      </w:r>
      <w:r w:rsidR="008D58DC" w:rsidRPr="006843E1">
        <w:t>6</w:t>
      </w:r>
      <w:r w:rsidRPr="006843E1">
        <w:rPr>
          <w:rFonts w:ascii="Arial" w:eastAsia="Arial" w:hAnsi="Arial" w:cs="Arial"/>
          <w:b w:val="0"/>
          <w:bCs w:val="0"/>
          <w:sz w:val="22"/>
          <w:szCs w:val="22"/>
        </w:rPr>
        <w:fldChar w:fldCharType="end"/>
      </w:r>
      <w:bookmarkEnd w:id="19"/>
      <w:r w:rsidRPr="006843E1">
        <w:t xml:space="preserve">: </w:t>
      </w:r>
      <w:r w:rsidRPr="006843E1">
        <w:rPr>
          <w:b w:val="0"/>
          <w:bCs w:val="0"/>
        </w:rPr>
        <w:t>Mean peck rate of foragers in commercial and green areas</w:t>
      </w:r>
      <w:bookmarkEnd w:id="20"/>
      <w:bookmarkEnd w:id="21"/>
      <w:r w:rsidR="009D2D07" w:rsidRPr="006843E1">
        <w:rPr>
          <w:b w:val="0"/>
          <w:bCs w:val="0"/>
        </w:rPr>
        <w:t xml:space="preserve">. </w:t>
      </w:r>
      <w:r w:rsidR="006B38EF" w:rsidRPr="006843E1">
        <w:rPr>
          <w:b w:val="0"/>
          <w:bCs w:val="0"/>
        </w:rPr>
        <w:t>E</w:t>
      </w:r>
      <w:r w:rsidR="00E77B42" w:rsidRPr="006843E1">
        <w:rPr>
          <w:b w:val="0"/>
          <w:bCs w:val="0"/>
        </w:rPr>
        <w:t>rror bars represent the standard error.</w:t>
      </w:r>
    </w:p>
    <w:p w14:paraId="03325475" w14:textId="2DF8ADF8" w:rsidR="00980EFF" w:rsidRPr="006843E1" w:rsidRDefault="00980EFF" w:rsidP="00980EFF">
      <w:pPr>
        <w:pStyle w:val="BetterCaption"/>
        <w:spacing w:after="0"/>
      </w:pPr>
      <w:bookmarkStart w:id="22" w:name="_Ref151144753"/>
      <w:bookmarkStart w:id="23" w:name="_Toc155316549"/>
      <w:r w:rsidRPr="006843E1">
        <w:lastRenderedPageBreak/>
        <w:t xml:space="preserve">Table </w:t>
      </w:r>
      <w:r w:rsidRPr="006843E1">
        <w:fldChar w:fldCharType="begin"/>
      </w:r>
      <w:r w:rsidRPr="006843E1">
        <w:instrText xml:space="preserve"> SEQ Table \* ARABIC </w:instrText>
      </w:r>
      <w:r w:rsidRPr="006843E1">
        <w:fldChar w:fldCharType="separate"/>
      </w:r>
      <w:r w:rsidR="009B72DB" w:rsidRPr="006843E1">
        <w:t>3</w:t>
      </w:r>
      <w:r w:rsidRPr="006843E1">
        <w:fldChar w:fldCharType="end"/>
      </w:r>
      <w:bookmarkEnd w:id="22"/>
      <w:r w:rsidRPr="006843E1">
        <w:t xml:space="preserve">: </w:t>
      </w:r>
      <w:r w:rsidRPr="006843E1">
        <w:rPr>
          <w:b w:val="0"/>
          <w:bCs w:val="0"/>
        </w:rPr>
        <w:t xml:space="preserve">Result of the linear mixed model fit to peck </w:t>
      </w:r>
      <w:proofErr w:type="gramStart"/>
      <w:r w:rsidRPr="006843E1">
        <w:rPr>
          <w:b w:val="0"/>
          <w:bCs w:val="0"/>
        </w:rPr>
        <w:t>rate</w:t>
      </w:r>
      <w:bookmarkEnd w:id="23"/>
      <w:proofErr w:type="gramEnd"/>
    </w:p>
    <w:p w14:paraId="5D91F10B" w14:textId="2924F948" w:rsidR="006A07D6" w:rsidRPr="006843E1" w:rsidRDefault="00980EFF" w:rsidP="005A226D">
      <w:pPr>
        <w:pStyle w:val="SectionText"/>
        <w:spacing w:after="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D263E5">
          <w:headerReference w:type="default" r:id="rId40"/>
          <w:pgSz w:w="15840" w:h="12240" w:orient="landscape"/>
          <w:pgMar w:top="720" w:right="720" w:bottom="720" w:left="720" w:header="720" w:footer="720" w:gutter="0"/>
          <w:cols w:space="720"/>
          <w:docGrid w:linePitch="299"/>
        </w:sectPr>
      </w:pPr>
    </w:p>
    <w:p w14:paraId="03D321BA" w14:textId="77777777" w:rsidR="004C0944" w:rsidRPr="006843E1" w:rsidRDefault="008434EB" w:rsidP="00F770C9">
      <w:pPr>
        <w:pStyle w:val="SectionText"/>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51C5C8C4" w:rsidR="008434EB" w:rsidRPr="006843E1" w:rsidRDefault="004C0944" w:rsidP="004C0944">
      <w:pPr>
        <w:pStyle w:val="BetterCaption"/>
        <w:spacing w:before="0"/>
        <w:sectPr w:rsidR="008434EB" w:rsidRPr="006843E1" w:rsidSect="00D263E5">
          <w:headerReference w:type="default" r:id="rId42"/>
          <w:pgSz w:w="15840" w:h="12240" w:orient="landscape"/>
          <w:pgMar w:top="720" w:right="720" w:bottom="720" w:left="720" w:header="720" w:footer="720" w:gutter="0"/>
          <w:cols w:space="720"/>
          <w:docGrid w:linePitch="299"/>
        </w:sectPr>
      </w:pPr>
      <w:bookmarkStart w:id="24" w:name="_Ref151145969"/>
      <w:bookmarkStart w:id="25" w:name="_Toc151366589"/>
      <w:r w:rsidRPr="006843E1">
        <w:t xml:space="preserve">Figure </w:t>
      </w:r>
      <w:r w:rsidRPr="006843E1">
        <w:fldChar w:fldCharType="begin"/>
      </w:r>
      <w:r w:rsidRPr="006843E1">
        <w:instrText xml:space="preserve"> SEQ Figure \* ARABIC </w:instrText>
      </w:r>
      <w:r w:rsidRPr="006843E1">
        <w:fldChar w:fldCharType="separate"/>
      </w:r>
      <w:r w:rsidR="008D58DC" w:rsidRPr="006843E1">
        <w:t>7</w:t>
      </w:r>
      <w:r w:rsidRPr="006843E1">
        <w:fldChar w:fldCharType="end"/>
      </w:r>
      <w:bookmarkEnd w:id="24"/>
      <w:r w:rsidRPr="006843E1">
        <w:t xml:space="preserve">: </w:t>
      </w:r>
      <w:r w:rsidRPr="006843E1">
        <w:rPr>
          <w:b w:val="0"/>
          <w:bCs w:val="0"/>
        </w:rPr>
        <w:t xml:space="preserve">Peck rate </w:t>
      </w:r>
      <w:bookmarkEnd w:id="25"/>
      <w:r w:rsidR="00261274" w:rsidRPr="006843E1">
        <w:rPr>
          <w:b w:val="0"/>
          <w:bCs w:val="0"/>
        </w:rPr>
        <w:t>i</w:t>
      </w:r>
      <w:r w:rsidR="007A775A" w:rsidRPr="006843E1">
        <w:rPr>
          <w:b w:val="0"/>
          <w:bCs w:val="0"/>
        </w:rPr>
        <w:t>n relation to disturbance frequency.</w:t>
      </w:r>
      <w:r w:rsidR="009D2D07" w:rsidRPr="006843E1">
        <w:rPr>
          <w:b w:val="0"/>
          <w:bCs w:val="0"/>
        </w:rPr>
        <w:t xml:space="preserve"> </w:t>
      </w:r>
    </w:p>
    <w:p w14:paraId="25B46083" w14:textId="412DAD63" w:rsidR="00FF68DA" w:rsidRPr="006843E1" w:rsidRDefault="00A624C3" w:rsidP="00F770C9">
      <w:pPr>
        <w:pStyle w:val="SectionText"/>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12A3BDE1" w:rsidR="00492CDC" w:rsidRPr="006843E1" w:rsidRDefault="00FF68DA" w:rsidP="00FF68DA">
      <w:pPr>
        <w:pStyle w:val="BetterCaption"/>
        <w:spacing w:before="0" w:after="0"/>
        <w:rPr>
          <w:b w:val="0"/>
          <w:bCs w:val="0"/>
        </w:rPr>
      </w:pPr>
      <w:bookmarkStart w:id="26" w:name="_Ref151148768"/>
      <w:bookmarkStart w:id="27" w:name="_Toc151366590"/>
      <w:r w:rsidRPr="006843E1">
        <w:t xml:space="preserve">Figure </w:t>
      </w:r>
      <w:r w:rsidRPr="006843E1">
        <w:rPr>
          <w:b w:val="0"/>
          <w:bCs w:val="0"/>
        </w:rPr>
        <w:fldChar w:fldCharType="begin"/>
      </w:r>
      <w:r w:rsidRPr="006843E1">
        <w:rPr>
          <w:b w:val="0"/>
          <w:bCs w:val="0"/>
        </w:rPr>
        <w:instrText xml:space="preserve"> SEQ Figure \* ARABIC </w:instrText>
      </w:r>
      <w:r w:rsidRPr="006843E1">
        <w:rPr>
          <w:b w:val="0"/>
          <w:bCs w:val="0"/>
        </w:rPr>
        <w:fldChar w:fldCharType="separate"/>
      </w:r>
      <w:r w:rsidR="008D58DC" w:rsidRPr="006843E1">
        <w:t>8</w:t>
      </w:r>
      <w:r w:rsidRPr="006843E1">
        <w:rPr>
          <w:rFonts w:ascii="Arial" w:eastAsia="Arial" w:hAnsi="Arial" w:cs="Arial"/>
          <w:b w:val="0"/>
          <w:bCs w:val="0"/>
          <w:sz w:val="22"/>
          <w:szCs w:val="22"/>
        </w:rPr>
        <w:fldChar w:fldCharType="end"/>
      </w:r>
      <w:bookmarkEnd w:id="26"/>
      <w:r w:rsidRPr="006843E1">
        <w:t xml:space="preserve">: </w:t>
      </w:r>
      <w:r w:rsidRPr="006843E1">
        <w:rPr>
          <w:b w:val="0"/>
          <w:bCs w:val="0"/>
        </w:rPr>
        <w:t>Number of transitions performed by foragers in commercial and green areas</w:t>
      </w:r>
      <w:bookmarkEnd w:id="27"/>
      <w:r w:rsidR="009D2D07" w:rsidRPr="006843E1">
        <w:rPr>
          <w:b w:val="0"/>
          <w:bCs w:val="0"/>
        </w:rPr>
        <w:t xml:space="preserve">. </w:t>
      </w:r>
      <w:r w:rsidR="006B38EF" w:rsidRPr="006843E1">
        <w:rPr>
          <w:b w:val="0"/>
          <w:bCs w:val="0"/>
        </w:rPr>
        <w:t>E</w:t>
      </w:r>
      <w:r w:rsidR="00492CDC" w:rsidRPr="006843E1">
        <w:rPr>
          <w:b w:val="0"/>
          <w:bCs w:val="0"/>
        </w:rPr>
        <w:t>rror bars represent the standard error.</w:t>
      </w:r>
      <w:r w:rsidR="00706268" w:rsidRPr="006843E1">
        <w:rPr>
          <w:b w:val="0"/>
          <w:bCs w:val="0"/>
        </w:rPr>
        <w:t xml:space="preserve"> Three outliers (Nb.&gt;100) omitted from figure.</w:t>
      </w:r>
    </w:p>
    <w:p w14:paraId="64430393" w14:textId="2E0FAF97" w:rsidR="00492CDC" w:rsidRPr="006843E1" w:rsidRDefault="00492CDC" w:rsidP="00FF68DA">
      <w:pPr>
        <w:pStyle w:val="BetterCaption"/>
        <w:spacing w:before="0" w:after="0"/>
        <w:sectPr w:rsidR="00492CDC" w:rsidRPr="006843E1" w:rsidSect="00D263E5">
          <w:headerReference w:type="default" r:id="rId44"/>
          <w:pgSz w:w="15840" w:h="12240" w:orient="landscape"/>
          <w:pgMar w:top="720" w:right="720" w:bottom="720" w:left="720" w:header="720" w:footer="720" w:gutter="0"/>
          <w:cols w:space="720"/>
          <w:docGrid w:linePitch="299"/>
        </w:sectPr>
      </w:pPr>
    </w:p>
    <w:p w14:paraId="51429F33" w14:textId="5FB327E9" w:rsidR="009B72DB" w:rsidRPr="006843E1" w:rsidRDefault="009B72DB" w:rsidP="009B72DB">
      <w:pPr>
        <w:pStyle w:val="BetterCaption"/>
        <w:spacing w:before="0" w:after="0"/>
        <w:rPr>
          <w:b w:val="0"/>
          <w:bCs w:val="0"/>
        </w:rPr>
      </w:pPr>
      <w:bookmarkStart w:id="28" w:name="_Ref151148773"/>
      <w:bookmarkStart w:id="29" w:name="_Toc155316550"/>
      <w:r w:rsidRPr="006843E1">
        <w:lastRenderedPageBreak/>
        <w:t xml:space="preserve">Table </w:t>
      </w:r>
      <w:r w:rsidRPr="006843E1">
        <w:fldChar w:fldCharType="begin"/>
      </w:r>
      <w:r w:rsidRPr="006843E1">
        <w:instrText xml:space="preserve"> SEQ Table \* ARABIC </w:instrText>
      </w:r>
      <w:r w:rsidRPr="006843E1">
        <w:fldChar w:fldCharType="separate"/>
      </w:r>
      <w:r w:rsidRPr="006843E1">
        <w:t>4</w:t>
      </w:r>
      <w:r w:rsidRPr="006843E1">
        <w:fldChar w:fldCharType="end"/>
      </w:r>
      <w:bookmarkEnd w:id="28"/>
      <w:r w:rsidRPr="006843E1">
        <w:t xml:space="preserve">: </w:t>
      </w:r>
      <w:r w:rsidRPr="006843E1">
        <w:rPr>
          <w:b w:val="0"/>
          <w:bCs w:val="0"/>
        </w:rPr>
        <w:t>Results of generalized linear mixed model fit to the number of transitions performed by foragers</w:t>
      </w:r>
      <w:bookmarkEnd w:id="29"/>
      <w:r w:rsidR="00292889" w:rsidRPr="006843E1">
        <w:rPr>
          <w:b w:val="0"/>
          <w:bCs w:val="0"/>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F770C9">
      <w:pPr>
        <w:pStyle w:val="SectionText"/>
        <w:sectPr w:rsidR="00FF68DA" w:rsidRPr="006843E1" w:rsidSect="00D263E5">
          <w:headerReference w:type="default" r:id="rId46"/>
          <w:pgSz w:w="15840" w:h="12240" w:orient="landscape"/>
          <w:pgMar w:top="720" w:right="720" w:bottom="720" w:left="720" w:header="720" w:footer="720" w:gutter="0"/>
          <w:cols w:space="720"/>
          <w:docGrid w:linePitch="299"/>
        </w:sectPr>
      </w:pPr>
    </w:p>
    <w:p w14:paraId="7562B9E7" w14:textId="77777777" w:rsidR="008D58DC" w:rsidRPr="006843E1" w:rsidRDefault="008D58DC" w:rsidP="00F770C9">
      <w:pPr>
        <w:pStyle w:val="SectionText"/>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21EFFCB8" w:rsidR="00FF2415" w:rsidRPr="006843E1" w:rsidRDefault="008D58DC" w:rsidP="008D58DC">
      <w:pPr>
        <w:pStyle w:val="BetterCaption"/>
        <w:spacing w:before="0" w:after="0"/>
        <w:rPr>
          <w:b w:val="0"/>
          <w:bCs w:val="0"/>
        </w:rPr>
        <w:sectPr w:rsidR="00FF2415" w:rsidRPr="006843E1" w:rsidSect="00D263E5">
          <w:headerReference w:type="default" r:id="rId48"/>
          <w:pgSz w:w="15840" w:h="12240" w:orient="landscape"/>
          <w:pgMar w:top="720" w:right="720" w:bottom="720" w:left="720" w:header="720" w:footer="720" w:gutter="0"/>
          <w:cols w:space="720"/>
          <w:docGrid w:linePitch="299"/>
        </w:sectPr>
      </w:pPr>
      <w:bookmarkStart w:id="30" w:name="_Ref151150285"/>
      <w:bookmarkStart w:id="31" w:name="_Toc151366591"/>
      <w:r w:rsidRPr="006843E1">
        <w:t xml:space="preserve">Figure </w:t>
      </w:r>
      <w:r w:rsidRPr="006843E1">
        <w:fldChar w:fldCharType="begin"/>
      </w:r>
      <w:r w:rsidRPr="006843E1">
        <w:instrText xml:space="preserve"> SEQ Figure \* ARABIC </w:instrText>
      </w:r>
      <w:r w:rsidRPr="006843E1">
        <w:fldChar w:fldCharType="separate"/>
      </w:r>
      <w:r w:rsidRPr="006843E1">
        <w:t>9</w:t>
      </w:r>
      <w:r w:rsidRPr="006843E1">
        <w:fldChar w:fldCharType="end"/>
      </w:r>
      <w:bookmarkEnd w:id="30"/>
      <w:r w:rsidRPr="006843E1">
        <w:t>:</w:t>
      </w:r>
      <w:r w:rsidR="007A775A" w:rsidRPr="006843E1">
        <w:rPr>
          <w:b w:val="0"/>
          <w:bCs w:val="0"/>
        </w:rPr>
        <w:t xml:space="preserve"> The number of t</w:t>
      </w:r>
      <w:r w:rsidRPr="006843E1">
        <w:rPr>
          <w:b w:val="0"/>
          <w:bCs w:val="0"/>
        </w:rPr>
        <w:t>ransitions from foraging to alert behavio</w:t>
      </w:r>
      <w:r w:rsidR="007347A5" w:rsidRPr="006843E1">
        <w:rPr>
          <w:b w:val="0"/>
          <w:bCs w:val="0"/>
        </w:rPr>
        <w:t>u</w:t>
      </w:r>
      <w:r w:rsidRPr="006843E1">
        <w:rPr>
          <w:b w:val="0"/>
          <w:bCs w:val="0"/>
        </w:rPr>
        <w:t xml:space="preserve">r </w:t>
      </w:r>
      <w:r w:rsidR="007A775A" w:rsidRPr="006843E1">
        <w:rPr>
          <w:b w:val="0"/>
          <w:bCs w:val="0"/>
        </w:rPr>
        <w:t>decreases</w:t>
      </w:r>
      <w:r w:rsidRPr="006843E1">
        <w:rPr>
          <w:b w:val="0"/>
          <w:bCs w:val="0"/>
        </w:rPr>
        <w:t xml:space="preserve"> as disturbance frequency increases</w:t>
      </w:r>
      <w:bookmarkEnd w:id="31"/>
      <w:r w:rsidR="007A775A" w:rsidRPr="006843E1">
        <w:rPr>
          <w:b w:val="0"/>
          <w:bCs w:val="0"/>
        </w:rPr>
        <w:t xml:space="preserve">. </w:t>
      </w:r>
      <w:r w:rsidR="00492CDC" w:rsidRPr="006843E1">
        <w:rPr>
          <w:b w:val="0"/>
          <w:bCs w:val="0"/>
        </w:rPr>
        <w:t>The grey shadow represents the standard error of the curve.</w:t>
      </w:r>
      <w:r w:rsidR="007A775A" w:rsidRPr="006843E1">
        <w:rPr>
          <w:b w:val="0"/>
          <w:bCs w:val="0"/>
        </w:rPr>
        <w:t xml:space="preserve"> </w:t>
      </w:r>
    </w:p>
    <w:p w14:paraId="3320C9C6" w14:textId="77777777" w:rsidR="00FF2415" w:rsidRPr="006843E1" w:rsidRDefault="00FF2415" w:rsidP="00FF2415">
      <w:pPr>
        <w:pStyle w:val="SectionText"/>
        <w:spacing w:line="480" w:lineRule="auto"/>
      </w:pPr>
      <w:r w:rsidRPr="006843E1">
        <w:lastRenderedPageBreak/>
        <w:t xml:space="preserve">(p-value &gt; 0.235; </w:t>
      </w:r>
      <w:r w:rsidRPr="006843E1">
        <w:fldChar w:fldCharType="begin"/>
      </w:r>
      <w:r w:rsidRPr="006843E1">
        <w:instrText xml:space="preserve"> REF _Ref151148773 </w:instrText>
      </w:r>
      <w:r>
        <w:instrText xml:space="preserve"> \* MERGEFORMAT </w:instrText>
      </w:r>
      <w:r w:rsidRPr="006843E1">
        <w:fldChar w:fldCharType="separate"/>
      </w:r>
      <w:r w:rsidRPr="006843E1">
        <w:t>Table 4</w:t>
      </w:r>
      <w:r w:rsidRPr="006843E1">
        <w:fldChar w:fldCharType="end"/>
      </w:r>
      <w:r w:rsidRPr="006843E1">
        <w:t xml:space="preserve">). The number of transitions from alert to foraging behaviour were not significantly affected by any factors, however, bait presence had a marginally insignificant effect (IRR = 1.513, SE = 0.351, z = 1.789, p = 0.074; </w:t>
      </w:r>
      <w:r w:rsidRPr="006843E1">
        <w:fldChar w:fldCharType="begin"/>
      </w:r>
      <w:r w:rsidRPr="006843E1">
        <w:instrText xml:space="preserve"> REF _Ref151151285 </w:instrText>
      </w:r>
      <w:r>
        <w:instrText xml:space="preserve"> \* MERGEFORMAT </w:instrText>
      </w:r>
      <w:r w:rsidRPr="006843E1">
        <w:fldChar w:fldCharType="separate"/>
      </w:r>
      <w:r w:rsidRPr="006843E1">
        <w:t>Figure S6</w:t>
      </w:r>
      <w:r w:rsidRPr="006843E1">
        <w:fldChar w:fldCharType="end"/>
      </w:r>
      <w:r w:rsidRPr="006843E1">
        <w:t xml:space="preserve">, </w:t>
      </w:r>
      <w:r w:rsidRPr="006843E1">
        <w:fldChar w:fldCharType="begin"/>
      </w:r>
      <w:r w:rsidRPr="006843E1">
        <w:instrText xml:space="preserve"> REF _Ref151148773 </w:instrText>
      </w:r>
      <w:r>
        <w:instrText xml:space="preserve"> \* MERGEFORMAT </w:instrText>
      </w:r>
      <w:r w:rsidRPr="006843E1">
        <w:fldChar w:fldCharType="separate"/>
      </w:r>
      <w:r w:rsidRPr="006843E1">
        <w:t>Table 4</w:t>
      </w:r>
      <w:r w:rsidRPr="006843E1">
        <w:fldChar w:fldCharType="end"/>
      </w:r>
      <w:r w:rsidRPr="006843E1">
        <w:t>).</w:t>
      </w:r>
    </w:p>
    <w:p w14:paraId="0BE97904" w14:textId="77777777" w:rsidR="00FF2415" w:rsidRPr="006843E1" w:rsidRDefault="00FF2415" w:rsidP="00FF2415">
      <w:pPr>
        <w:pStyle w:val="SectionText"/>
        <w:spacing w:line="480" w:lineRule="auto"/>
        <w:sectPr w:rsidR="00FF2415" w:rsidRPr="006843E1" w:rsidSect="00D263E5">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Pr="006843E1">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Pr="006843E1">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Pr="006843E1">
        <w:t>Table S4</w:t>
      </w:r>
      <w:r w:rsidRPr="006843E1">
        <w:fldChar w:fldCharType="end"/>
      </w:r>
      <w:r w:rsidRPr="006843E1">
        <w:t>).</w:t>
      </w:r>
    </w:p>
    <w:p w14:paraId="5BA48CEE" w14:textId="77777777" w:rsidR="00972DBB" w:rsidRPr="006843E1" w:rsidRDefault="00972DBB" w:rsidP="001B5A7F">
      <w:pPr>
        <w:pStyle w:val="SectionTitle"/>
        <w:spacing w:line="480" w:lineRule="auto"/>
        <w:rPr>
          <w:noProof w:val="0"/>
        </w:rPr>
      </w:pPr>
      <w:r w:rsidRPr="006843E1">
        <w:rPr>
          <w:noProof w:val="0"/>
        </w:rPr>
        <w:lastRenderedPageBreak/>
        <w:t>Discussion</w:t>
      </w:r>
    </w:p>
    <w:p w14:paraId="52BF8012" w14:textId="376EF2C5" w:rsidR="00972DBB" w:rsidRPr="006843E1" w:rsidRDefault="00972DBB" w:rsidP="001B5A7F">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behavior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behavior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behavior, with green areas leading to longer bouts of foraging behavior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spend more time being vulnerable. Overall, the study's findings do not fully support the initial hypotheses and suggest that sentinel behavior and forager behavior in crows could be influenced by complex interactions between individual factors and forager’s perception of the safety of their environment.</w:t>
      </w:r>
    </w:p>
    <w:p w14:paraId="04BD274D" w14:textId="648F6557" w:rsidR="00AA24E0" w:rsidRPr="006843E1" w:rsidRDefault="006C0061" w:rsidP="001B5A7F">
      <w:pPr>
        <w:pStyle w:val="SectionSubtitle"/>
        <w:spacing w:line="480" w:lineRule="auto"/>
      </w:pPr>
      <w:r w:rsidRPr="006843E1">
        <w:t xml:space="preserve">Sentinel </w:t>
      </w:r>
      <w:proofErr w:type="gramStart"/>
      <w:r w:rsidRPr="006843E1">
        <w:t>behaviour</w:t>
      </w:r>
      <w:proofErr w:type="gramEnd"/>
    </w:p>
    <w:p w14:paraId="174263FA" w14:textId="3DE7DAE6" w:rsidR="00972DBB" w:rsidRPr="006843E1" w:rsidRDefault="00AA24E0" w:rsidP="001B5A7F">
      <w:pPr>
        <w:pStyle w:val="SectionText"/>
        <w:spacing w:line="480" w:lineRule="auto"/>
      </w:pPr>
      <w:r w:rsidRPr="006843E1">
        <w:t xml:space="preserve">Our results </w:t>
      </w:r>
      <w:r w:rsidR="00972DBB" w:rsidRPr="006843E1">
        <w:t>contrast with previous studies that found that the presence of a sentinel led to a decrease in alert behavior</w:t>
      </w:r>
      <w:r w:rsidR="002E55A1" w:rsidRPr="006843E1">
        <w:t xml:space="preserve"> </w:t>
      </w:r>
      <w:r w:rsidR="002E55A1" w:rsidRPr="006843E1">
        <w:fldChar w:fldCharType="begin"/>
      </w:r>
      <w:r w:rsidR="00984573" w:rsidRPr="006843E1">
        <w:instrText xml:space="preserve"> ADDIN ZOTERO_ITEM CSL_CITATION {"citationID":"yrwlaKz4","properties":{"formattedCitation":"[7,8]","plainCitation":"[7,8]","noteIndex":0},"citationItems":[{"id":240,"uris":["http://zotero.org/users/8430992/items/MPPQIDNU"],"itemData":{"id":240,"type":"article-journal","container-title":"Current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984573" w:rsidRPr="006843E1">
        <w:t>[7,8]</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iCs/>
        </w:rPr>
        <w:t>Turdoides</w:t>
      </w:r>
      <w:proofErr w:type="spellEnd"/>
      <w:r w:rsidR="005065CC" w:rsidRPr="006843E1">
        <w:rPr>
          <w:i/>
          <w:iCs/>
        </w:rPr>
        <w:t xml:space="preserve">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entinel behavior</w:t>
      </w:r>
      <w:r w:rsidR="00F7205B">
        <w:t xml:space="preserve"> can be</w:t>
      </w:r>
      <w:r w:rsidRPr="006843E1">
        <w:t xml:space="preserve"> more selfish</w:t>
      </w:r>
      <w:r w:rsidR="00F7205B">
        <w:t xml:space="preserve"> in nature</w:t>
      </w:r>
      <w:r w:rsidRPr="006843E1">
        <w:t xml:space="preserve">, primarily benefiting the sentinel itself rather </w:t>
      </w:r>
      <w:r w:rsidR="00F7205B">
        <w:t xml:space="preserve">than </w:t>
      </w:r>
      <w:r w:rsidR="00F632DD" w:rsidRPr="006843E1">
        <w:t>being an altruistic strategy benefiting the group at the expense of the sentinel</w:t>
      </w:r>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984573" w:rsidRPr="006843E1">
        <w:instrText xml:space="preserve"> ADDIN ZOTERO_ITEM CSL_CITATION {"citationID":"AyMXBJ0y","properties":{"formattedCitation":"[9]","plainCitation":"[9]","noteIndex":0},"citationItems":[{"id":1726,"uris":["http://zotero.org/users/8430992/items/5Y2MYXKI"],"itemData":{"id":1726,"type":"article-journal","container-title":"The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2E55A1" w:rsidRPr="006843E1">
        <w:t>[9]</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group-members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5065CC" w:rsidRPr="006843E1">
        <w:instrText xml:space="preserve"> ADDIN ZOTERO_ITEM CSL_CITATION {"citationID":"V9AgG5Yz","properties":{"formattedCitation":"[9,10]","plainCitation":"[9,10]","noteIndex":0},"citationItems":[{"id":1726,"uris":["http://zotero.org/users/8430992/items/5Y2MYXKI"],"itemData":{"id":1726,"type":"article-journal","container-title":"The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5065CC" w:rsidRPr="006843E1">
        <w:t>[9,10]</w:t>
      </w:r>
      <w:r w:rsidR="005065CC" w:rsidRPr="006843E1">
        <w:fldChar w:fldCharType="end"/>
      </w:r>
      <w:r w:rsidR="00972DBB" w:rsidRPr="006843E1">
        <w:t xml:space="preserve">. </w:t>
      </w:r>
      <w:r w:rsidR="005065CC" w:rsidRPr="006843E1">
        <w:t>T</w:t>
      </w:r>
      <w:r w:rsidR="00972DBB" w:rsidRPr="006843E1">
        <w:t xml:space="preserve">he benefits of sentinel behavior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be benefitting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91332F" w:rsidRPr="006843E1">
        <w:instrText xml:space="preserve"> ADDIN ZOTERO_ITEM CSL_CITATION {"citationID":"Rigcu9n1","properties":{"formattedCitation":"[7]","plainCitation":"[7]","noteIndex":0},"citationItems":[{"id":240,"uris":["http://zotero.org/users/8430992/items/MPPQIDNU"],"itemData":{"id":240,"type":"article-journal","container-title":"Current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91332F" w:rsidRPr="006843E1">
        <w:t>[7]</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behavior</w:t>
      </w:r>
      <w:r w:rsidR="00F632DD" w:rsidRPr="006843E1">
        <w:t>s</w:t>
      </w:r>
      <w:r w:rsidR="00972DBB" w:rsidRPr="006843E1">
        <w:t>.</w:t>
      </w:r>
    </w:p>
    <w:p w14:paraId="336D644E" w14:textId="54A84C56" w:rsidR="00D212DA" w:rsidRPr="006843E1" w:rsidRDefault="00F632DD" w:rsidP="001B5A7F">
      <w:pPr>
        <w:pStyle w:val="SectionSubtitle"/>
        <w:spacing w:line="480" w:lineRule="auto"/>
      </w:pPr>
      <w:r w:rsidRPr="006843E1">
        <w:lastRenderedPageBreak/>
        <w:t>Generalized Environment</w:t>
      </w:r>
    </w:p>
    <w:p w14:paraId="69021B13" w14:textId="0358A4CC" w:rsidR="00972DBB" w:rsidRPr="006843E1" w:rsidRDefault="00972DBB" w:rsidP="001B5A7F">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behavior and the number of transitions from the vulnerable to the alert state. In green areas, crows exhibited longer bouts of foraging behavior,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vigilant and alert to potential threats</w:t>
      </w:r>
      <w:r w:rsidR="00F879FF">
        <w:t>,</w:t>
      </w:r>
      <w:r w:rsidRPr="006843E1">
        <w:t xml:space="preserve"> possibly due to the perceived higher predation risk compared to commercial areas. </w:t>
      </w:r>
    </w:p>
    <w:p w14:paraId="3489BE20" w14:textId="3310B1C9" w:rsidR="009547D0" w:rsidRPr="006843E1" w:rsidRDefault="00972DBB" w:rsidP="001B5A7F">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B256D6">
        <w:instrText xml:space="preserve"> ADDIN ZOTERO_ITEM CSL_CITATION {"citationID":"Rsk0q6YD","properties":{"formattedCitation":"[11]","plainCitation":"[11]","noteIndex":0},"citationItems":[{"id":1724,"uris":["http://zotero.org/users/8430992/items/9YP83AVX"],"itemData":{"id":1724,"type":"article-journal","container-title":"Animal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B256D6" w:rsidRPr="00B256D6">
        <w:t>[11]</w:t>
      </w:r>
      <w:r w:rsidR="009547D0">
        <w:fldChar w:fldCharType="end"/>
      </w:r>
      <w:r w:rsidRPr="006843E1">
        <w:t xml:space="preserve"> but </w:t>
      </w:r>
      <w:r w:rsidR="009547D0" w:rsidRPr="006843E1">
        <w:t xml:space="preserve">could also be benefitting urban </w:t>
      </w:r>
      <w:r w:rsidR="009547D0">
        <w:t>raptors</w:t>
      </w:r>
      <w:r w:rsidR="009547D0" w:rsidRPr="006843E1">
        <w:t xml:space="preserve">. </w:t>
      </w:r>
      <w:r w:rsidR="009547D0">
        <w:t xml:space="preserve">Urban red-tailed hawk populations are on the rise and the core of their home ranges were associated with large green areas </w:t>
      </w:r>
      <w:r w:rsidR="009547D0">
        <w:fldChar w:fldCharType="begin"/>
      </w:r>
      <w:r w:rsidR="00B256D6">
        <w:instrText xml:space="preserve"> ADDIN ZOTERO_ITEM CSL_CITATION {"citationID":"05OtysYk","properties":{"formattedCitation":"[12]","plainCitation":"[12]","noteIndex":0},"citationItems":[{"id":1786,"uris":["http://zotero.org/users/8430992/items/I7ZMZB27"],"itemData":{"id":1786,"type":"article-journal","abstract":"Raptors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B256D6" w:rsidRPr="00B256D6">
        <w:t>[12]</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7D2F3F">
        <w:instrText xml:space="preserve"> ADDIN ZOTERO_ITEM CSL_CITATION {"citationID":"21KU40aX","properties":{"formattedCitation":"[13]","plainCitation":"[13]","noteIndex":0},"citationItems":[{"id":1788,"uris":["http://zotero.org/users/8430992/items/KUKT9VKG"],"itemData":{"id":1788,"type":"article-journal","abstract":"A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7D2F3F" w:rsidRPr="007D2F3F">
        <w:t>[13]</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18F16680" w:rsidR="00972DBB" w:rsidRPr="006843E1" w:rsidRDefault="00972DBB" w:rsidP="001B5A7F">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behavior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w:t>
      </w:r>
      <w:r w:rsidR="00AD0652" w:rsidRPr="006A4437">
        <w:t xml:space="preserve">which </w:t>
      </w:r>
      <w:r w:rsidR="007D2F3F" w:rsidRPr="006A4437">
        <w:t xml:space="preserve">are </w:t>
      </w:r>
      <w:r w:rsidR="00AD0652" w:rsidRPr="006A4437">
        <w:t>considerably easier to forage on</w:t>
      </w:r>
      <w:r w:rsidR="007D2F3F" w:rsidRPr="006A4437">
        <w:t xml:space="preserve"> 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w:t>
      </w:r>
      <w:r w:rsidR="007D2F3F" w:rsidRPr="006843E1">
        <w:lastRenderedPageBreak/>
        <w:t>foods</w:t>
      </w:r>
      <w:r w:rsidR="007D2F3F">
        <w:t>, making them easier to find and more satiating than other food sources</w:t>
      </w:r>
      <w:r w:rsidR="00FB4324">
        <w:t xml:space="preserve">, likely playing a role in  the </w:t>
      </w:r>
      <w:r w:rsidRPr="006843E1">
        <w:t>shift</w:t>
      </w:r>
      <w:r w:rsidR="00FB4324">
        <w:t xml:space="preserve"> in </w:t>
      </w:r>
      <w:r w:rsidRPr="006843E1">
        <w:t xml:space="preserve"> their foraging preferences for anthropogenic foods</w:t>
      </w:r>
      <w:r w:rsidR="002E55A1" w:rsidRPr="006843E1">
        <w:t xml:space="preserve"> </w:t>
      </w:r>
      <w:r w:rsidR="002E55A1" w:rsidRPr="006843E1">
        <w:fldChar w:fldCharType="begin"/>
      </w:r>
      <w:r w:rsidR="007D2F3F">
        <w:instrText xml:space="preserve"> ADDIN ZOTERO_ITEM CSL_CITATION {"citationID":"rkTfrvXv","properties":{"formattedCitation":"[14,15]","plainCitation":"[14,15]","noteIndex":0},"citationItems":[{"id":27,"uris":["http://zotero.org/users/8430992/items/AHRLEAVU"],"itemData":{"id":27,"type":"article-journal","abstract":"Human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7D2F3F" w:rsidRPr="007D2F3F">
        <w:t>[14,15]</w:t>
      </w:r>
      <w:r w:rsidR="002E55A1" w:rsidRPr="006843E1">
        <w:fldChar w:fldCharType="end"/>
      </w:r>
      <w:r w:rsidRPr="006843E1">
        <w:t xml:space="preserve">. </w:t>
      </w:r>
    </w:p>
    <w:p w14:paraId="0B8EDD2E" w14:textId="6DE7BB7D" w:rsidR="00FB30D7" w:rsidRDefault="00AD0652" w:rsidP="001B5A7F">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A26548" w:rsidRPr="006843E1">
        <w:t>Fi</w:t>
      </w:r>
      <w:r w:rsidR="00A26548" w:rsidRPr="006843E1">
        <w:t>g</w:t>
      </w:r>
      <w:r w:rsidR="00A26548" w:rsidRPr="006843E1">
        <w:t>ure 8</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in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A26548" w:rsidRPr="006843E1">
        <w:t>Figure 3</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group-members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1B5A7F">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w:t>
      </w:r>
      <w:proofErr w:type="gramStart"/>
      <w:r>
        <w:t>similar to</w:t>
      </w:r>
      <w:proofErr w:type="gramEnd"/>
      <w:r>
        <w:t xml:space="preserve">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w:t>
      </w:r>
      <w:r w:rsidR="006A4437">
        <w:t xml:space="preserve"> to best take advantage of the benefits provided by the sentinel, crows maximize their foraging success and minimize the risk of predation in different foraging environments.</w:t>
      </w:r>
      <w:r w:rsidR="006A4437">
        <w:t xml:space="preserve">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Default="0010194D" w:rsidP="001B5A7F">
      <w:pPr>
        <w:pStyle w:val="SectionSubtitle"/>
        <w:spacing w:line="480" w:lineRule="auto"/>
      </w:pPr>
      <w:r w:rsidRPr="006843E1">
        <w:t>Disturbances</w:t>
      </w:r>
    </w:p>
    <w:p w14:paraId="0B2105B0" w14:textId="21D2B07D" w:rsidR="00972DBB" w:rsidRPr="006843E1" w:rsidRDefault="00972DBB" w:rsidP="001B5A7F">
      <w:pPr>
        <w:pStyle w:val="SectionText"/>
        <w:spacing w:line="480" w:lineRule="auto"/>
      </w:pPr>
      <w:r w:rsidRPr="006843E1">
        <w:t xml:space="preserve">Higher disturbance frequency led to a decrease in the duration of bouts of all behaviors,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to</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E300D4">
        <w:instrText xml:space="preserve"> ADDIN ZOTERO_ITEM CSL_CITATION {"citationID":"yz8IfZ78","properties":{"formattedCitation":"[16]","plainCitation":"[16]","noteIndex":0},"citationItems":[{"id":1795,"uris":["http://zotero.org/users/8430992/items/UPCN8I6X"],"itemData":{"id":1795,"type":"article-journal","abstract":"The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E300D4" w:rsidRPr="00E300D4">
        <w:t>[16]</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Default="0010194D" w:rsidP="001B5A7F">
      <w:pPr>
        <w:pStyle w:val="SectionSubtitle"/>
        <w:spacing w:line="480" w:lineRule="auto"/>
      </w:pPr>
      <w:r w:rsidRPr="006843E1">
        <w:t>Baited site</w:t>
      </w:r>
      <w:r w:rsidR="00FB4324">
        <w:t>s</w:t>
      </w:r>
    </w:p>
    <w:p w14:paraId="0CE3E5FD" w14:textId="64685302" w:rsidR="00972DBB" w:rsidRPr="006843E1" w:rsidRDefault="00972DBB" w:rsidP="001B5A7F">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7D2F3F">
        <w:instrText xml:space="preserve"> ADDIN ZOTERO_ITEM CSL_CITATION {"citationID":"h59QH5Zu","properties":{"formattedCitation":"[14,15]","plainCitation":"[14,15]","noteIndex":0},"citationItems":[{"id":27,"uris":["http://zotero.org/users/8430992/items/AHRLEAVU"],"itemData":{"id":27,"type":"article-journal","abstract":"Human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7D2F3F" w:rsidRPr="007D2F3F">
        <w:t>[14,15]</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364724">
        <w:instrText xml:space="preserve"> ADDIN ZOTERO_ITEM CSL_CITATION {"citationID":"PWabH5a9","properties":{"formattedCitation":"[15]","plainCitation":"[15]","noteIndex":0},"citationItems":[{"id":218,"uris":["http://zotero.org/users/8430992/items/WBMUKQWR"],"itemData":{"id":218,"type":"chapter","container-title":"Avian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364724" w:rsidRPr="00364724">
        <w:t>[15]</w:t>
      </w:r>
      <w:r w:rsidR="00364724">
        <w:fldChar w:fldCharType="end"/>
      </w:r>
      <w:r w:rsidR="00364724">
        <w:t xml:space="preserve">. </w:t>
      </w:r>
    </w:p>
    <w:p w14:paraId="282BD771" w14:textId="73F4E832" w:rsidR="00364724" w:rsidRDefault="0010194D" w:rsidP="001B5A7F">
      <w:pPr>
        <w:pStyle w:val="SectionSubtitle"/>
        <w:spacing w:line="480" w:lineRule="auto"/>
      </w:pPr>
      <w:r w:rsidRPr="006843E1">
        <w:t>Group Size</w:t>
      </w:r>
    </w:p>
    <w:p w14:paraId="1DFAE577" w14:textId="30B51213" w:rsidR="00972DBB" w:rsidRPr="006843E1" w:rsidRDefault="00972DBB" w:rsidP="001B5A7F">
      <w:pPr>
        <w:pStyle w:val="SectionText"/>
        <w:spacing w:line="480" w:lineRule="auto"/>
      </w:pPr>
      <w:r w:rsidRPr="006843E1">
        <w:t>As group size increased, the duration of bouts of foraging behaviour increased but was not associated with a decrease in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E300D4">
        <w:instrText xml:space="preserve"> ADDIN ZOTERO_ITEM CSL_CITATION {"citationID":"gXWiUHEO","properties":{"formattedCitation":"[17\\uc0\\u8211{}20]","plainCitation":"[17–20]","noteIndex":0},"citationItems":[{"id":300,"uris":["http://zotero.org/users/8430992/items/TNR2EYZJ"],"itemData":{"id":300,"type":"book","abstract":"The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E300D4" w:rsidRPr="00E300D4">
        <w:t>[17–20]</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forager could be looking at the behaviour of other group-members in case they found a better patch to forage on.</w:t>
      </w:r>
    </w:p>
    <w:p w14:paraId="559FC065" w14:textId="6633EA8A" w:rsidR="0010194D" w:rsidRPr="006843E1" w:rsidRDefault="001F2974" w:rsidP="001B5A7F">
      <w:pPr>
        <w:pStyle w:val="SectionSubtitle"/>
        <w:spacing w:line="480" w:lineRule="auto"/>
      </w:pPr>
      <w:r w:rsidRPr="006843E1">
        <w:lastRenderedPageBreak/>
        <w:t>Future directions and improvements</w:t>
      </w:r>
    </w:p>
    <w:p w14:paraId="3D41D5CE" w14:textId="4C21332D" w:rsidR="00972DBB" w:rsidRPr="006843E1" w:rsidRDefault="00972DBB" w:rsidP="001B5A7F">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1C820FCD" w14:textId="532BFC57" w:rsidR="001F2974" w:rsidRPr="006843E1" w:rsidRDefault="001F2974" w:rsidP="001B5A7F">
      <w:pPr>
        <w:pStyle w:val="SectionSubtitle"/>
        <w:spacing w:line="480" w:lineRule="auto"/>
      </w:pPr>
      <w:r w:rsidRPr="006843E1">
        <w:t>Conclusion</w:t>
      </w:r>
    </w:p>
    <w:p w14:paraId="537039D7" w14:textId="4ACB1762" w:rsidR="00972DBB" w:rsidRPr="006843E1" w:rsidRDefault="00972DBB" w:rsidP="001B5A7F">
      <w:pPr>
        <w:pStyle w:val="SectionText"/>
        <w:spacing w:line="480" w:lineRule="auto"/>
      </w:pPr>
      <w:r w:rsidRPr="006843E1">
        <w:t xml:space="preserve">Our study investigated the effects of sentinel behavior and the generalized environment on the behavior of foraging crows in urban environments. Contrary to expectations, sentinel </w:t>
      </w:r>
      <w:r w:rsidR="0011611F" w:rsidRPr="006843E1">
        <w:t xml:space="preserve">presence </w:t>
      </w:r>
      <w:r w:rsidRPr="006843E1">
        <w:t xml:space="preserve">did not have a significant effect on forager behavior.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behavior. Crows in green areas exhibited longer bouts of foraging behavior and more transitions from the vulnerable to the alert state compared to those in commercial areas. This indicates that environmental factors such as resource distribution and predation risk play a crucial role in shaping forager behavior. Disturbance frequency, bait presence, and group </w:t>
      </w:r>
      <w:r w:rsidRPr="006843E1">
        <w:lastRenderedPageBreak/>
        <w:t xml:space="preserve">size also influenced forager behavior. Higher disturbance frequency led to shorter bouts of behavior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1367CF7D" w14:textId="4BED0070" w:rsidR="00972DBB" w:rsidRPr="006843E1" w:rsidRDefault="00972DBB" w:rsidP="001B5A7F">
      <w:pPr>
        <w:pStyle w:val="SectionText"/>
        <w:spacing w:line="480" w:lineRule="auto"/>
      </w:pPr>
      <w:r w:rsidRPr="006843E1">
        <w:t xml:space="preserve">These findings have several implications for understanding crow behavior. They suggest that crows </w:t>
      </w:r>
      <w:r w:rsidR="00FF2415" w:rsidRPr="006843E1">
        <w:t>can</w:t>
      </w:r>
      <w:r w:rsidRPr="006843E1">
        <w:t xml:space="preserve"> adapt their behavior based on environmental conditions and individual needs. The lack of significant effects of sentinel behavior points towards the complexity of social behavior in crows and the importance of considering individual variation in decision-making. Overall, the study provides valuable insights into the factors influencing crow behavior in urban environments and highlights the need for further research to fully understand these complex behaviors.</w:t>
      </w:r>
    </w:p>
    <w:p w14:paraId="74D45DEF" w14:textId="77777777" w:rsidR="00972DBB" w:rsidRPr="006843E1" w:rsidRDefault="00972DBB" w:rsidP="00FF68DA">
      <w:pPr>
        <w:pStyle w:val="SectionTitle"/>
        <w:spacing w:before="0"/>
        <w:rPr>
          <w:noProof w:val="0"/>
        </w:rPr>
        <w:sectPr w:rsidR="00972DBB" w:rsidRPr="006843E1" w:rsidSect="00D263E5">
          <w:headerReference w:type="default" r:id="rId49"/>
          <w:pgSz w:w="12240" w:h="15840"/>
          <w:pgMar w:top="1440" w:right="1440" w:bottom="1440" w:left="1440" w:header="720" w:footer="720" w:gutter="0"/>
          <w:cols w:space="720"/>
        </w:sectPr>
      </w:pPr>
    </w:p>
    <w:p w14:paraId="0AF37AE9" w14:textId="33B2CBD7" w:rsidR="006A07D6" w:rsidRPr="006843E1" w:rsidRDefault="006A07D6" w:rsidP="00FF68DA">
      <w:pPr>
        <w:pStyle w:val="SectionTitle"/>
        <w:spacing w:before="0"/>
        <w:rPr>
          <w:noProof w:val="0"/>
        </w:rPr>
      </w:pPr>
      <w:r w:rsidRPr="006843E1">
        <w:rPr>
          <w:noProof w:val="0"/>
        </w:rPr>
        <w:lastRenderedPageBreak/>
        <w:t>References</w:t>
      </w:r>
    </w:p>
    <w:p w14:paraId="6EB673DD" w14:textId="77777777" w:rsidR="00E300D4" w:rsidRPr="00E300D4" w:rsidRDefault="00A71721" w:rsidP="00E300D4">
      <w:pPr>
        <w:pStyle w:val="Bibliography"/>
        <w:rPr>
          <w:rFonts w:ascii="Times New Roman" w:hAnsi="Times New Roman" w:cs="Times New Roman"/>
          <w:sz w:val="24"/>
        </w:rPr>
      </w:pPr>
      <w:r w:rsidRPr="006843E1">
        <w:fldChar w:fldCharType="begin"/>
      </w:r>
      <w:r w:rsidR="00891BD8" w:rsidRPr="006843E1">
        <w:instrText xml:space="preserve"> ADDIN ZOTERO_BIBL {"uncited":[],"omitted":[],"custom":[]} CSL_BIBLIOGRAPHY </w:instrText>
      </w:r>
      <w:r w:rsidRPr="006843E1">
        <w:fldChar w:fldCharType="separate"/>
      </w:r>
      <w:r w:rsidR="00E300D4" w:rsidRPr="00E300D4">
        <w:rPr>
          <w:rFonts w:ascii="Times New Roman" w:hAnsi="Times New Roman" w:cs="Times New Roman"/>
          <w:sz w:val="24"/>
        </w:rPr>
        <w:t>1.</w:t>
      </w:r>
      <w:r w:rsidR="00E300D4" w:rsidRPr="00E300D4">
        <w:rPr>
          <w:rFonts w:ascii="Times New Roman" w:hAnsi="Times New Roman" w:cs="Times New Roman"/>
          <w:sz w:val="24"/>
        </w:rPr>
        <w:tab/>
        <w:t xml:space="preserve">Møller AP. 1990 Changes in the size of avian breeding territories in relation to the nesting cycle. </w:t>
      </w:r>
      <w:r w:rsidR="00E300D4" w:rsidRPr="00E300D4">
        <w:rPr>
          <w:rFonts w:ascii="Times New Roman" w:hAnsi="Times New Roman" w:cs="Times New Roman"/>
          <w:i/>
          <w:iCs/>
          <w:sz w:val="24"/>
        </w:rPr>
        <w:t>Anim. Behav.</w:t>
      </w:r>
      <w:r w:rsidR="00E300D4" w:rsidRPr="00E300D4">
        <w:rPr>
          <w:rFonts w:ascii="Times New Roman" w:hAnsi="Times New Roman" w:cs="Times New Roman"/>
          <w:sz w:val="24"/>
        </w:rPr>
        <w:t xml:space="preserve"> </w:t>
      </w:r>
      <w:r w:rsidR="00E300D4" w:rsidRPr="00E300D4">
        <w:rPr>
          <w:rFonts w:ascii="Times New Roman" w:hAnsi="Times New Roman" w:cs="Times New Roman"/>
          <w:b/>
          <w:bCs/>
          <w:sz w:val="24"/>
        </w:rPr>
        <w:t>40</w:t>
      </w:r>
      <w:r w:rsidR="00E300D4" w:rsidRPr="00E300D4">
        <w:rPr>
          <w:rFonts w:ascii="Times New Roman" w:hAnsi="Times New Roman" w:cs="Times New Roman"/>
          <w:sz w:val="24"/>
        </w:rPr>
        <w:t>, 1070–1079. (doi:10.1016/S0003-3472(05)80173-3)</w:t>
      </w:r>
    </w:p>
    <w:p w14:paraId="6887D5AD"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2.</w:t>
      </w:r>
      <w:r w:rsidRPr="00E300D4">
        <w:rPr>
          <w:rFonts w:ascii="Times New Roman" w:hAnsi="Times New Roman" w:cs="Times New Roman"/>
          <w:sz w:val="24"/>
        </w:rPr>
        <w:tab/>
        <w:t xml:space="preserve">Friard O, Gamba M. 2016 BORIS: a free, versatile open-source event-logging software for video/audio coding and live observations. </w:t>
      </w:r>
      <w:r w:rsidRPr="00E300D4">
        <w:rPr>
          <w:rFonts w:ascii="Times New Roman" w:hAnsi="Times New Roman" w:cs="Times New Roman"/>
          <w:i/>
          <w:iCs/>
          <w:sz w:val="24"/>
        </w:rPr>
        <w:t>Methods Ecol. Evol.</w:t>
      </w:r>
      <w:r w:rsidRPr="00E300D4">
        <w:rPr>
          <w:rFonts w:ascii="Times New Roman" w:hAnsi="Times New Roman" w:cs="Times New Roman"/>
          <w:sz w:val="24"/>
        </w:rPr>
        <w:t xml:space="preserve"> </w:t>
      </w:r>
      <w:r w:rsidRPr="00E300D4">
        <w:rPr>
          <w:rFonts w:ascii="Times New Roman" w:hAnsi="Times New Roman" w:cs="Times New Roman"/>
          <w:b/>
          <w:bCs/>
          <w:sz w:val="24"/>
        </w:rPr>
        <w:t>7</w:t>
      </w:r>
      <w:r w:rsidRPr="00E300D4">
        <w:rPr>
          <w:rFonts w:ascii="Times New Roman" w:hAnsi="Times New Roman" w:cs="Times New Roman"/>
          <w:sz w:val="24"/>
        </w:rPr>
        <w:t>, 1325–1330. (doi:10.1111/2041-210X.12584)</w:t>
      </w:r>
    </w:p>
    <w:p w14:paraId="3E1D395F"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3.</w:t>
      </w:r>
      <w:r w:rsidRPr="00E300D4">
        <w:rPr>
          <w:rFonts w:ascii="Times New Roman" w:hAnsi="Times New Roman" w:cs="Times New Roman"/>
          <w:sz w:val="24"/>
        </w:rPr>
        <w:tab/>
        <w:t xml:space="preserve">R Core Team. 2022 R: the R project for statistical computing. </w:t>
      </w:r>
    </w:p>
    <w:p w14:paraId="022EBE18"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4.</w:t>
      </w:r>
      <w:r w:rsidRPr="00E300D4">
        <w:rPr>
          <w:rFonts w:ascii="Times New Roman" w:hAnsi="Times New Roman" w:cs="Times New Roman"/>
          <w:sz w:val="24"/>
        </w:rPr>
        <w:tab/>
        <w:t xml:space="preserve">Koller M. 2016 Robustlmm: an R package for robust estimation of linear mixed-effects models. </w:t>
      </w:r>
      <w:r w:rsidRPr="00E300D4">
        <w:rPr>
          <w:rFonts w:ascii="Times New Roman" w:hAnsi="Times New Roman" w:cs="Times New Roman"/>
          <w:i/>
          <w:iCs/>
          <w:sz w:val="24"/>
        </w:rPr>
        <w:t>J. Stat. Softw.</w:t>
      </w:r>
      <w:r w:rsidRPr="00E300D4">
        <w:rPr>
          <w:rFonts w:ascii="Times New Roman" w:hAnsi="Times New Roman" w:cs="Times New Roman"/>
          <w:sz w:val="24"/>
        </w:rPr>
        <w:t xml:space="preserve"> </w:t>
      </w:r>
      <w:r w:rsidRPr="00E300D4">
        <w:rPr>
          <w:rFonts w:ascii="Times New Roman" w:hAnsi="Times New Roman" w:cs="Times New Roman"/>
          <w:b/>
          <w:bCs/>
          <w:sz w:val="24"/>
        </w:rPr>
        <w:t>75</w:t>
      </w:r>
      <w:r w:rsidRPr="00E300D4">
        <w:rPr>
          <w:rFonts w:ascii="Times New Roman" w:hAnsi="Times New Roman" w:cs="Times New Roman"/>
          <w:sz w:val="24"/>
        </w:rPr>
        <w:t>, 1–24. (doi:10.18637/jss.v075.i06)</w:t>
      </w:r>
    </w:p>
    <w:p w14:paraId="563F4442"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5.</w:t>
      </w:r>
      <w:r w:rsidRPr="00E300D4">
        <w:rPr>
          <w:rFonts w:ascii="Times New Roman" w:hAnsi="Times New Roman" w:cs="Times New Roman"/>
          <w:sz w:val="24"/>
        </w:rPr>
        <w:tab/>
        <w:t xml:space="preserve">Bates D, Mächler M, Bolker B, Walker S. 2015 Fitting linear mixed-effects models using lme4. </w:t>
      </w:r>
      <w:r w:rsidRPr="00E300D4">
        <w:rPr>
          <w:rFonts w:ascii="Times New Roman" w:hAnsi="Times New Roman" w:cs="Times New Roman"/>
          <w:i/>
          <w:iCs/>
          <w:sz w:val="24"/>
        </w:rPr>
        <w:t>J. Stat. Softw.</w:t>
      </w:r>
      <w:r w:rsidRPr="00E300D4">
        <w:rPr>
          <w:rFonts w:ascii="Times New Roman" w:hAnsi="Times New Roman" w:cs="Times New Roman"/>
          <w:sz w:val="24"/>
        </w:rPr>
        <w:t xml:space="preserve"> </w:t>
      </w:r>
      <w:r w:rsidRPr="00E300D4">
        <w:rPr>
          <w:rFonts w:ascii="Times New Roman" w:hAnsi="Times New Roman" w:cs="Times New Roman"/>
          <w:b/>
          <w:bCs/>
          <w:sz w:val="24"/>
        </w:rPr>
        <w:t>67</w:t>
      </w:r>
      <w:r w:rsidRPr="00E300D4">
        <w:rPr>
          <w:rFonts w:ascii="Times New Roman" w:hAnsi="Times New Roman" w:cs="Times New Roman"/>
          <w:sz w:val="24"/>
        </w:rPr>
        <w:t>, 1–48. (doi:10.18637/jss.v067.i01)</w:t>
      </w:r>
    </w:p>
    <w:p w14:paraId="542A71E4"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6.</w:t>
      </w:r>
      <w:r w:rsidRPr="00E300D4">
        <w:rPr>
          <w:rFonts w:ascii="Times New Roman" w:hAnsi="Times New Roman" w:cs="Times New Roman"/>
          <w:sz w:val="24"/>
        </w:rPr>
        <w:tab/>
        <w:t xml:space="preserve">Lenth RW. 2023 Emmeans: estimated marginal means, aka least-squares means. </w:t>
      </w:r>
    </w:p>
    <w:p w14:paraId="7B602778"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7.</w:t>
      </w:r>
      <w:r w:rsidRPr="00E300D4">
        <w:rPr>
          <w:rFonts w:ascii="Times New Roman" w:hAnsi="Times New Roman" w:cs="Times New Roman"/>
          <w:sz w:val="24"/>
        </w:rPr>
        <w:tab/>
        <w:t xml:space="preserve">Hollén LI, Bell MBV, Radford AN. 2008 Cooperative sentinel calling? Foragers gain increased biomass intake. </w:t>
      </w:r>
      <w:r w:rsidRPr="00E300D4">
        <w:rPr>
          <w:rFonts w:ascii="Times New Roman" w:hAnsi="Times New Roman" w:cs="Times New Roman"/>
          <w:i/>
          <w:iCs/>
          <w:sz w:val="24"/>
        </w:rPr>
        <w:t>Curr. Biol.</w:t>
      </w:r>
      <w:r w:rsidRPr="00E300D4">
        <w:rPr>
          <w:rFonts w:ascii="Times New Roman" w:hAnsi="Times New Roman" w:cs="Times New Roman"/>
          <w:sz w:val="24"/>
        </w:rPr>
        <w:t xml:space="preserve"> </w:t>
      </w:r>
      <w:r w:rsidRPr="00E300D4">
        <w:rPr>
          <w:rFonts w:ascii="Times New Roman" w:hAnsi="Times New Roman" w:cs="Times New Roman"/>
          <w:b/>
          <w:bCs/>
          <w:sz w:val="24"/>
        </w:rPr>
        <w:t>18</w:t>
      </w:r>
      <w:r w:rsidRPr="00E300D4">
        <w:rPr>
          <w:rFonts w:ascii="Times New Roman" w:hAnsi="Times New Roman" w:cs="Times New Roman"/>
          <w:sz w:val="24"/>
        </w:rPr>
        <w:t>, 576–579. (doi:10.1016/j.cub.2008.02.078)</w:t>
      </w:r>
    </w:p>
    <w:p w14:paraId="32D71929"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8.</w:t>
      </w:r>
      <w:r w:rsidRPr="00E300D4">
        <w:rPr>
          <w:rFonts w:ascii="Times New Roman" w:hAnsi="Times New Roman" w:cs="Times New Roman"/>
          <w:sz w:val="24"/>
        </w:rPr>
        <w:tab/>
        <w:t xml:space="preserve">Ridley AR, Wiley EM, Thompson AM. 2014 The ecological benefits of interceptive eavesdropping. </w:t>
      </w:r>
      <w:r w:rsidRPr="00E300D4">
        <w:rPr>
          <w:rFonts w:ascii="Times New Roman" w:hAnsi="Times New Roman" w:cs="Times New Roman"/>
          <w:i/>
          <w:iCs/>
          <w:sz w:val="24"/>
        </w:rPr>
        <w:t>Funct. Ecol.</w:t>
      </w:r>
      <w:r w:rsidRPr="00E300D4">
        <w:rPr>
          <w:rFonts w:ascii="Times New Roman" w:hAnsi="Times New Roman" w:cs="Times New Roman"/>
          <w:sz w:val="24"/>
        </w:rPr>
        <w:t xml:space="preserve"> </w:t>
      </w:r>
      <w:r w:rsidRPr="00E300D4">
        <w:rPr>
          <w:rFonts w:ascii="Times New Roman" w:hAnsi="Times New Roman" w:cs="Times New Roman"/>
          <w:b/>
          <w:bCs/>
          <w:sz w:val="24"/>
        </w:rPr>
        <w:t>28</w:t>
      </w:r>
      <w:r w:rsidRPr="00E300D4">
        <w:rPr>
          <w:rFonts w:ascii="Times New Roman" w:hAnsi="Times New Roman" w:cs="Times New Roman"/>
          <w:sz w:val="24"/>
        </w:rPr>
        <w:t>, 197–205. (doi:10.1111/1365-2435.12153)</w:t>
      </w:r>
    </w:p>
    <w:p w14:paraId="00ED0966"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9.</w:t>
      </w:r>
      <w:r w:rsidRPr="00E300D4">
        <w:rPr>
          <w:rFonts w:ascii="Times New Roman" w:hAnsi="Times New Roman" w:cs="Times New Roman"/>
          <w:sz w:val="24"/>
        </w:rPr>
        <w:tab/>
        <w:t xml:space="preserve">Bednekoff PA. 1997 Mutualism among safe, selfish sentinels: a dynamic game. </w:t>
      </w:r>
      <w:r w:rsidRPr="00E300D4">
        <w:rPr>
          <w:rFonts w:ascii="Times New Roman" w:hAnsi="Times New Roman" w:cs="Times New Roman"/>
          <w:i/>
          <w:iCs/>
          <w:sz w:val="24"/>
        </w:rPr>
        <w:t>Am. Nat.</w:t>
      </w:r>
      <w:r w:rsidRPr="00E300D4">
        <w:rPr>
          <w:rFonts w:ascii="Times New Roman" w:hAnsi="Times New Roman" w:cs="Times New Roman"/>
          <w:sz w:val="24"/>
        </w:rPr>
        <w:t xml:space="preserve"> </w:t>
      </w:r>
      <w:r w:rsidRPr="00E300D4">
        <w:rPr>
          <w:rFonts w:ascii="Times New Roman" w:hAnsi="Times New Roman" w:cs="Times New Roman"/>
          <w:b/>
          <w:bCs/>
          <w:sz w:val="24"/>
        </w:rPr>
        <w:t>150</w:t>
      </w:r>
      <w:r w:rsidRPr="00E300D4">
        <w:rPr>
          <w:rFonts w:ascii="Times New Roman" w:hAnsi="Times New Roman" w:cs="Times New Roman"/>
          <w:sz w:val="24"/>
        </w:rPr>
        <w:t>, 373–392. (doi:10.1086/286070)</w:t>
      </w:r>
    </w:p>
    <w:p w14:paraId="208E36D1"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10.</w:t>
      </w:r>
      <w:r w:rsidRPr="00E300D4">
        <w:rPr>
          <w:rFonts w:ascii="Times New Roman" w:hAnsi="Times New Roman" w:cs="Times New Roman"/>
          <w:sz w:val="24"/>
        </w:rPr>
        <w:tab/>
        <w:t xml:space="preserve">Bednekoff PA. 2001 Coordination of safe, selfish sentinels based on mutual benefits. </w:t>
      </w:r>
      <w:r w:rsidRPr="00E300D4">
        <w:rPr>
          <w:rFonts w:ascii="Times New Roman" w:hAnsi="Times New Roman" w:cs="Times New Roman"/>
          <w:i/>
          <w:iCs/>
          <w:sz w:val="24"/>
        </w:rPr>
        <w:t>Ann. Zool. Fenn.</w:t>
      </w:r>
      <w:r w:rsidRPr="00E300D4">
        <w:rPr>
          <w:rFonts w:ascii="Times New Roman" w:hAnsi="Times New Roman" w:cs="Times New Roman"/>
          <w:sz w:val="24"/>
        </w:rPr>
        <w:t xml:space="preserve"> </w:t>
      </w:r>
      <w:r w:rsidRPr="00E300D4">
        <w:rPr>
          <w:rFonts w:ascii="Times New Roman" w:hAnsi="Times New Roman" w:cs="Times New Roman"/>
          <w:b/>
          <w:bCs/>
          <w:sz w:val="24"/>
        </w:rPr>
        <w:t>38</w:t>
      </w:r>
      <w:r w:rsidRPr="00E300D4">
        <w:rPr>
          <w:rFonts w:ascii="Times New Roman" w:hAnsi="Times New Roman" w:cs="Times New Roman"/>
          <w:sz w:val="24"/>
        </w:rPr>
        <w:t>, 5–14.</w:t>
      </w:r>
    </w:p>
    <w:p w14:paraId="0AD9C294"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11.</w:t>
      </w:r>
      <w:r w:rsidRPr="00E300D4">
        <w:rPr>
          <w:rFonts w:ascii="Times New Roman" w:hAnsi="Times New Roman" w:cs="Times New Roman"/>
          <w:sz w:val="24"/>
        </w:rPr>
        <w:tab/>
        <w:t xml:space="preserve">Hollén LI, Bell MBV, Wade HM, Rose R, Russell A, Niven F, Ridley AR, Radford AN. 2011 Ecological conditions influence sentinel decisions. </w:t>
      </w:r>
      <w:r w:rsidRPr="00E300D4">
        <w:rPr>
          <w:rFonts w:ascii="Times New Roman" w:hAnsi="Times New Roman" w:cs="Times New Roman"/>
          <w:i/>
          <w:iCs/>
          <w:sz w:val="24"/>
        </w:rPr>
        <w:t>Anim. Behav.</w:t>
      </w:r>
      <w:r w:rsidRPr="00E300D4">
        <w:rPr>
          <w:rFonts w:ascii="Times New Roman" w:hAnsi="Times New Roman" w:cs="Times New Roman"/>
          <w:sz w:val="24"/>
        </w:rPr>
        <w:t xml:space="preserve"> </w:t>
      </w:r>
      <w:r w:rsidRPr="00E300D4">
        <w:rPr>
          <w:rFonts w:ascii="Times New Roman" w:hAnsi="Times New Roman" w:cs="Times New Roman"/>
          <w:b/>
          <w:bCs/>
          <w:sz w:val="24"/>
        </w:rPr>
        <w:t>82</w:t>
      </w:r>
      <w:r w:rsidRPr="00E300D4">
        <w:rPr>
          <w:rFonts w:ascii="Times New Roman" w:hAnsi="Times New Roman" w:cs="Times New Roman"/>
          <w:sz w:val="24"/>
        </w:rPr>
        <w:t>, 1435–1441. (doi:10.1016/j.anbehav.2011.09.028)</w:t>
      </w:r>
    </w:p>
    <w:p w14:paraId="5F0A4DCA"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12.</w:t>
      </w:r>
      <w:r w:rsidRPr="00E300D4">
        <w:rPr>
          <w:rFonts w:ascii="Times New Roman" w:hAnsi="Times New Roman" w:cs="Times New Roman"/>
          <w:sz w:val="24"/>
        </w:rPr>
        <w:tab/>
        <w:t xml:space="preserve">Morrison JL, Gottlieb IGW, Pias KE. 2016 Spatial distribution and the value of green spaces for urban red-tailed hawks. </w:t>
      </w:r>
      <w:r w:rsidRPr="00E300D4">
        <w:rPr>
          <w:rFonts w:ascii="Times New Roman" w:hAnsi="Times New Roman" w:cs="Times New Roman"/>
          <w:i/>
          <w:iCs/>
          <w:sz w:val="24"/>
        </w:rPr>
        <w:t>Urban Ecosyst.</w:t>
      </w:r>
      <w:r w:rsidRPr="00E300D4">
        <w:rPr>
          <w:rFonts w:ascii="Times New Roman" w:hAnsi="Times New Roman" w:cs="Times New Roman"/>
          <w:sz w:val="24"/>
        </w:rPr>
        <w:t xml:space="preserve"> </w:t>
      </w:r>
      <w:r w:rsidRPr="00E300D4">
        <w:rPr>
          <w:rFonts w:ascii="Times New Roman" w:hAnsi="Times New Roman" w:cs="Times New Roman"/>
          <w:b/>
          <w:bCs/>
          <w:sz w:val="24"/>
        </w:rPr>
        <w:t>19</w:t>
      </w:r>
      <w:r w:rsidRPr="00E300D4">
        <w:rPr>
          <w:rFonts w:ascii="Times New Roman" w:hAnsi="Times New Roman" w:cs="Times New Roman"/>
          <w:sz w:val="24"/>
        </w:rPr>
        <w:t>, 1373–1388. (doi:10.1007/s11252-016-0554-0)</w:t>
      </w:r>
    </w:p>
    <w:p w14:paraId="29573269"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13.</w:t>
      </w:r>
      <w:r w:rsidRPr="00E300D4">
        <w:rPr>
          <w:rFonts w:ascii="Times New Roman" w:hAnsi="Times New Roman" w:cs="Times New Roman"/>
          <w:sz w:val="24"/>
        </w:rPr>
        <w:tab/>
        <w:t xml:space="preserve">Mukherjee S, Ray-Mukherjee J, Sarabia R. 2013 Behaviour of American Crows (Corvus brachyrhynchos) when encountering an oncoming vehicle. </w:t>
      </w:r>
      <w:r w:rsidRPr="00E300D4">
        <w:rPr>
          <w:rFonts w:ascii="Times New Roman" w:hAnsi="Times New Roman" w:cs="Times New Roman"/>
          <w:i/>
          <w:iCs/>
          <w:sz w:val="24"/>
        </w:rPr>
        <w:t>Can. Field-Nat.</w:t>
      </w:r>
      <w:r w:rsidRPr="00E300D4">
        <w:rPr>
          <w:rFonts w:ascii="Times New Roman" w:hAnsi="Times New Roman" w:cs="Times New Roman"/>
          <w:sz w:val="24"/>
        </w:rPr>
        <w:t xml:space="preserve"> </w:t>
      </w:r>
      <w:r w:rsidRPr="00E300D4">
        <w:rPr>
          <w:rFonts w:ascii="Times New Roman" w:hAnsi="Times New Roman" w:cs="Times New Roman"/>
          <w:b/>
          <w:bCs/>
          <w:sz w:val="24"/>
        </w:rPr>
        <w:t>127</w:t>
      </w:r>
      <w:r w:rsidRPr="00E300D4">
        <w:rPr>
          <w:rFonts w:ascii="Times New Roman" w:hAnsi="Times New Roman" w:cs="Times New Roman"/>
          <w:sz w:val="24"/>
        </w:rPr>
        <w:t>, 229. (doi:10.22621/cfn.v127i3.1488)</w:t>
      </w:r>
    </w:p>
    <w:p w14:paraId="1135B738"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14.</w:t>
      </w:r>
      <w:r w:rsidRPr="00E300D4">
        <w:rPr>
          <w:rFonts w:ascii="Times New Roman" w:hAnsi="Times New Roman" w:cs="Times New Roman"/>
          <w:sz w:val="24"/>
        </w:rPr>
        <w:tab/>
        <w:t xml:space="preserve">Marzluff JM, Neatherlin E. 2006 Corvid response to human settlements and campgrounds: Causes, consequences, and challenges for conservation. </w:t>
      </w:r>
      <w:r w:rsidRPr="00E300D4">
        <w:rPr>
          <w:rFonts w:ascii="Times New Roman" w:hAnsi="Times New Roman" w:cs="Times New Roman"/>
          <w:i/>
          <w:iCs/>
          <w:sz w:val="24"/>
        </w:rPr>
        <w:t>Biol. Conserv.</w:t>
      </w:r>
      <w:r w:rsidRPr="00E300D4">
        <w:rPr>
          <w:rFonts w:ascii="Times New Roman" w:hAnsi="Times New Roman" w:cs="Times New Roman"/>
          <w:sz w:val="24"/>
        </w:rPr>
        <w:t xml:space="preserve"> </w:t>
      </w:r>
      <w:r w:rsidRPr="00E300D4">
        <w:rPr>
          <w:rFonts w:ascii="Times New Roman" w:hAnsi="Times New Roman" w:cs="Times New Roman"/>
          <w:b/>
          <w:bCs/>
          <w:sz w:val="24"/>
        </w:rPr>
        <w:t>130</w:t>
      </w:r>
      <w:r w:rsidRPr="00E300D4">
        <w:rPr>
          <w:rFonts w:ascii="Times New Roman" w:hAnsi="Times New Roman" w:cs="Times New Roman"/>
          <w:sz w:val="24"/>
        </w:rPr>
        <w:t>, 301–314. (doi:10.1016/j.biocon.2005.12.026)</w:t>
      </w:r>
    </w:p>
    <w:p w14:paraId="54C2A759"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15.</w:t>
      </w:r>
      <w:r w:rsidRPr="00E300D4">
        <w:rPr>
          <w:rFonts w:ascii="Times New Roman" w:hAnsi="Times New Roman" w:cs="Times New Roman"/>
          <w:sz w:val="24"/>
        </w:rPr>
        <w:tab/>
        <w:t xml:space="preserve">Marzluff JM, McGowan KJ, Donnelly R, Knight RL. 2001 Causes and consequences of expanding American Crow populations. In </w:t>
      </w:r>
      <w:r w:rsidRPr="00E300D4">
        <w:rPr>
          <w:rFonts w:ascii="Times New Roman" w:hAnsi="Times New Roman" w:cs="Times New Roman"/>
          <w:i/>
          <w:iCs/>
          <w:sz w:val="24"/>
        </w:rPr>
        <w:t>Avian Ecology and Conservation in an Urbanizing World</w:t>
      </w:r>
      <w:r w:rsidRPr="00E300D4">
        <w:rPr>
          <w:rFonts w:ascii="Times New Roman" w:hAnsi="Times New Roman" w:cs="Times New Roman"/>
          <w:sz w:val="24"/>
        </w:rPr>
        <w:t xml:space="preserve"> (eds JM Marzluff, R Bowman, R Donnelly), pp. 331–363. Boston, MA: Springer US. (doi:10.1007/978-1-4615-1531-9_16)</w:t>
      </w:r>
    </w:p>
    <w:p w14:paraId="4A9AF086"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16.</w:t>
      </w:r>
      <w:r w:rsidRPr="00E300D4">
        <w:rPr>
          <w:rFonts w:ascii="Times New Roman" w:hAnsi="Times New Roman" w:cs="Times New Roman"/>
          <w:sz w:val="24"/>
        </w:rPr>
        <w:tab/>
        <w:t xml:space="preserve">Lima SL, Bednekoff PA. 1999 Temporal Variation in Danger Drives Antipredator Behavior: The Predation Risk Allocation Hypothesis. </w:t>
      </w:r>
      <w:r w:rsidRPr="00E300D4">
        <w:rPr>
          <w:rFonts w:ascii="Times New Roman" w:hAnsi="Times New Roman" w:cs="Times New Roman"/>
          <w:i/>
          <w:iCs/>
          <w:sz w:val="24"/>
        </w:rPr>
        <w:t>Am. Nat.</w:t>
      </w:r>
      <w:r w:rsidRPr="00E300D4">
        <w:rPr>
          <w:rFonts w:ascii="Times New Roman" w:hAnsi="Times New Roman" w:cs="Times New Roman"/>
          <w:sz w:val="24"/>
        </w:rPr>
        <w:t xml:space="preserve"> </w:t>
      </w:r>
      <w:r w:rsidRPr="00E300D4">
        <w:rPr>
          <w:rFonts w:ascii="Times New Roman" w:hAnsi="Times New Roman" w:cs="Times New Roman"/>
          <w:b/>
          <w:bCs/>
          <w:sz w:val="24"/>
        </w:rPr>
        <w:t>153</w:t>
      </w:r>
      <w:r w:rsidRPr="00E300D4">
        <w:rPr>
          <w:rFonts w:ascii="Times New Roman" w:hAnsi="Times New Roman" w:cs="Times New Roman"/>
          <w:sz w:val="24"/>
        </w:rPr>
        <w:t>, 649–659. (doi:10.1086/303202)</w:t>
      </w:r>
    </w:p>
    <w:p w14:paraId="350A33CD"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lastRenderedPageBreak/>
        <w:t>17.</w:t>
      </w:r>
      <w:r w:rsidRPr="00E300D4">
        <w:rPr>
          <w:rFonts w:ascii="Times New Roman" w:hAnsi="Times New Roman" w:cs="Times New Roman"/>
          <w:sz w:val="24"/>
        </w:rPr>
        <w:tab/>
        <w:t xml:space="preserve">Beauchamp G. 2013 </w:t>
      </w:r>
      <w:r w:rsidRPr="00E300D4">
        <w:rPr>
          <w:rFonts w:ascii="Times New Roman" w:hAnsi="Times New Roman" w:cs="Times New Roman"/>
          <w:i/>
          <w:iCs/>
          <w:sz w:val="24"/>
        </w:rPr>
        <w:t>Social predation: how group living benefits predators and prey</w:t>
      </w:r>
      <w:r w:rsidRPr="00E300D4">
        <w:rPr>
          <w:rFonts w:ascii="Times New Roman" w:hAnsi="Times New Roman" w:cs="Times New Roman"/>
          <w:sz w:val="24"/>
        </w:rPr>
        <w:t xml:space="preserve">. Elsevier. </w:t>
      </w:r>
    </w:p>
    <w:p w14:paraId="63720142"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18.</w:t>
      </w:r>
      <w:r w:rsidRPr="00E300D4">
        <w:rPr>
          <w:rFonts w:ascii="Times New Roman" w:hAnsi="Times New Roman" w:cs="Times New Roman"/>
          <w:sz w:val="24"/>
        </w:rPr>
        <w:tab/>
        <w:t xml:space="preserve">Beauchamp G. 2008 What is the magnitude of the group-size effect on vigilance? </w:t>
      </w:r>
      <w:r w:rsidRPr="00E300D4">
        <w:rPr>
          <w:rFonts w:ascii="Times New Roman" w:hAnsi="Times New Roman" w:cs="Times New Roman"/>
          <w:i/>
          <w:iCs/>
          <w:sz w:val="24"/>
        </w:rPr>
        <w:t>Behav. Ecol.</w:t>
      </w:r>
      <w:r w:rsidRPr="00E300D4">
        <w:rPr>
          <w:rFonts w:ascii="Times New Roman" w:hAnsi="Times New Roman" w:cs="Times New Roman"/>
          <w:sz w:val="24"/>
        </w:rPr>
        <w:t xml:space="preserve"> </w:t>
      </w:r>
      <w:r w:rsidRPr="00E300D4">
        <w:rPr>
          <w:rFonts w:ascii="Times New Roman" w:hAnsi="Times New Roman" w:cs="Times New Roman"/>
          <w:b/>
          <w:bCs/>
          <w:sz w:val="24"/>
        </w:rPr>
        <w:t>19</w:t>
      </w:r>
      <w:r w:rsidRPr="00E300D4">
        <w:rPr>
          <w:rFonts w:ascii="Times New Roman" w:hAnsi="Times New Roman" w:cs="Times New Roman"/>
          <w:sz w:val="24"/>
        </w:rPr>
        <w:t>, 1361–1368. (doi:10.1093/beheco/arn096)</w:t>
      </w:r>
    </w:p>
    <w:p w14:paraId="27A72D40"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19.</w:t>
      </w:r>
      <w:r w:rsidRPr="00E300D4">
        <w:rPr>
          <w:rFonts w:ascii="Times New Roman" w:hAnsi="Times New Roman" w:cs="Times New Roman"/>
          <w:sz w:val="24"/>
        </w:rPr>
        <w:tab/>
        <w:t xml:space="preserve">Lima SL. 1995 Back to the basics of anti-predatory vigilance: the group-size effect. </w:t>
      </w:r>
      <w:r w:rsidRPr="00E300D4">
        <w:rPr>
          <w:rFonts w:ascii="Times New Roman" w:hAnsi="Times New Roman" w:cs="Times New Roman"/>
          <w:i/>
          <w:iCs/>
          <w:sz w:val="24"/>
        </w:rPr>
        <w:t>Anim. Behav.</w:t>
      </w:r>
      <w:r w:rsidRPr="00E300D4">
        <w:rPr>
          <w:rFonts w:ascii="Times New Roman" w:hAnsi="Times New Roman" w:cs="Times New Roman"/>
          <w:sz w:val="24"/>
        </w:rPr>
        <w:t xml:space="preserve"> </w:t>
      </w:r>
      <w:r w:rsidRPr="00E300D4">
        <w:rPr>
          <w:rFonts w:ascii="Times New Roman" w:hAnsi="Times New Roman" w:cs="Times New Roman"/>
          <w:b/>
          <w:bCs/>
          <w:sz w:val="24"/>
        </w:rPr>
        <w:t>49</w:t>
      </w:r>
      <w:r w:rsidRPr="00E300D4">
        <w:rPr>
          <w:rFonts w:ascii="Times New Roman" w:hAnsi="Times New Roman" w:cs="Times New Roman"/>
          <w:sz w:val="24"/>
        </w:rPr>
        <w:t>, 11–20. (doi:10.1016/0003-3472(95)80149-9)</w:t>
      </w:r>
    </w:p>
    <w:p w14:paraId="537FB5C8" w14:textId="77777777" w:rsidR="00E300D4" w:rsidRPr="00E300D4" w:rsidRDefault="00E300D4" w:rsidP="00E300D4">
      <w:pPr>
        <w:pStyle w:val="Bibliography"/>
        <w:rPr>
          <w:rFonts w:ascii="Times New Roman" w:hAnsi="Times New Roman" w:cs="Times New Roman"/>
          <w:sz w:val="24"/>
        </w:rPr>
      </w:pPr>
      <w:r w:rsidRPr="00E300D4">
        <w:rPr>
          <w:rFonts w:ascii="Times New Roman" w:hAnsi="Times New Roman" w:cs="Times New Roman"/>
          <w:sz w:val="24"/>
        </w:rPr>
        <w:t>20.</w:t>
      </w:r>
      <w:r w:rsidRPr="00E300D4">
        <w:rPr>
          <w:rFonts w:ascii="Times New Roman" w:hAnsi="Times New Roman" w:cs="Times New Roman"/>
          <w:sz w:val="24"/>
        </w:rPr>
        <w:tab/>
        <w:t xml:space="preserve">Ward C, Low BS. 1997 Predictors of Vigilance for American Crows Foraging in an Urban Environment. </w:t>
      </w:r>
      <w:r w:rsidRPr="00E300D4">
        <w:rPr>
          <w:rFonts w:ascii="Times New Roman" w:hAnsi="Times New Roman" w:cs="Times New Roman"/>
          <w:i/>
          <w:iCs/>
          <w:sz w:val="24"/>
        </w:rPr>
        <w:t>Wilson Bull.</w:t>
      </w:r>
      <w:r w:rsidRPr="00E300D4">
        <w:rPr>
          <w:rFonts w:ascii="Times New Roman" w:hAnsi="Times New Roman" w:cs="Times New Roman"/>
          <w:sz w:val="24"/>
        </w:rPr>
        <w:t xml:space="preserve"> </w:t>
      </w:r>
      <w:r w:rsidRPr="00E300D4">
        <w:rPr>
          <w:rFonts w:ascii="Times New Roman" w:hAnsi="Times New Roman" w:cs="Times New Roman"/>
          <w:b/>
          <w:bCs/>
          <w:sz w:val="24"/>
        </w:rPr>
        <w:t>109</w:t>
      </w:r>
      <w:r w:rsidRPr="00E300D4">
        <w:rPr>
          <w:rFonts w:ascii="Times New Roman" w:hAnsi="Times New Roman" w:cs="Times New Roman"/>
          <w:sz w:val="24"/>
        </w:rPr>
        <w:t>, 481–489.</w:t>
      </w:r>
    </w:p>
    <w:p w14:paraId="6740B2F8" w14:textId="3AFC1B90" w:rsidR="004F7F19" w:rsidRPr="006843E1" w:rsidRDefault="00A71721" w:rsidP="00891BD8">
      <w:pPr>
        <w:pStyle w:val="SectionText"/>
        <w:rPr>
          <w:b/>
          <w:bCs/>
          <w:sz w:val="28"/>
          <w:szCs w:val="28"/>
          <w:u w:val="single"/>
        </w:rPr>
        <w:sectPr w:rsidR="004F7F19" w:rsidRPr="006843E1" w:rsidSect="00D263E5">
          <w:pgSz w:w="12240" w:h="15840"/>
          <w:pgMar w:top="1440" w:right="1440" w:bottom="1440" w:left="1440" w:header="720" w:footer="720" w:gutter="0"/>
          <w:cols w:space="720"/>
        </w:sectPr>
      </w:pPr>
      <w:r w:rsidRPr="006843E1">
        <w:fldChar w:fldCharType="end"/>
      </w:r>
    </w:p>
    <w:p w14:paraId="216FD865" w14:textId="5ADCE487" w:rsidR="00A20D4C" w:rsidRPr="006843E1" w:rsidRDefault="00A20D4C" w:rsidP="00A20D4C">
      <w:pPr>
        <w:pStyle w:val="SectionTitle"/>
        <w:spacing w:before="0"/>
        <w:rPr>
          <w:noProof w:val="0"/>
        </w:rPr>
      </w:pPr>
      <w:r w:rsidRPr="006843E1">
        <w:rPr>
          <w:noProof w:val="0"/>
        </w:rPr>
        <w:lastRenderedPageBreak/>
        <w:t>Supplemental Material</w:t>
      </w:r>
    </w:p>
    <w:p w14:paraId="342AA2DC" w14:textId="6B1A6F24" w:rsidR="00EB46BA" w:rsidRPr="006843E1" w:rsidRDefault="00EB46BA" w:rsidP="00EB46BA">
      <w:pPr>
        <w:pStyle w:val="SectionSubtitle"/>
      </w:pPr>
      <w:r w:rsidRPr="006843E1">
        <w:t>List of Supplemental Tables</w:t>
      </w:r>
    </w:p>
    <w:bookmarkStart w:id="32" w:name="_Toc151366371"/>
    <w:p w14:paraId="595DD77D" w14:textId="64F25159" w:rsidR="0019549D"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rPr>
        <w:fldChar w:fldCharType="begin"/>
      </w:r>
      <w:r w:rsidRPr="006843E1">
        <w:rPr>
          <w:rFonts w:ascii="Times New Roman" w:hAnsi="Times New Roman" w:cs="Times New Roman"/>
        </w:rPr>
        <w:instrText xml:space="preserve"> TOC \c "Table S" </w:instrText>
      </w:r>
      <w:r w:rsidRPr="006843E1">
        <w:rPr>
          <w:rFonts w:ascii="Times New Roman" w:hAnsi="Times New Roman" w:cs="Times New Roman"/>
        </w:rPr>
        <w:fldChar w:fldCharType="separate"/>
      </w:r>
      <w:r w:rsidR="0019549D" w:rsidRPr="006843E1">
        <w:rPr>
          <w:rFonts w:ascii="Times New Roman" w:hAnsi="Times New Roman" w:cs="Times New Roman"/>
          <w:sz w:val="24"/>
          <w:szCs w:val="24"/>
        </w:rPr>
        <w:t xml:space="preserve">Table S1: </w:t>
      </w:r>
      <w:r w:rsidR="0019549D" w:rsidRPr="006843E1">
        <w:rPr>
          <w:rFonts w:ascii="Times New Roman" w:hAnsi="Times New Roman" w:cs="Times New Roman"/>
          <w:iCs/>
          <w:sz w:val="24"/>
          <w:szCs w:val="24"/>
        </w:rPr>
        <w:t>Explanation of generalized environment</w:t>
      </w:r>
      <w:r w:rsidR="0019549D" w:rsidRPr="006843E1">
        <w:rPr>
          <w:rFonts w:ascii="Times New Roman" w:hAnsi="Times New Roman" w:cs="Times New Roman"/>
          <w:sz w:val="24"/>
          <w:szCs w:val="24"/>
        </w:rPr>
        <w:tab/>
      </w:r>
      <w:r w:rsidR="0019549D" w:rsidRPr="006843E1">
        <w:rPr>
          <w:rFonts w:ascii="Times New Roman" w:hAnsi="Times New Roman" w:cs="Times New Roman"/>
          <w:sz w:val="24"/>
          <w:szCs w:val="24"/>
        </w:rPr>
        <w:fldChar w:fldCharType="begin"/>
      </w:r>
      <w:r w:rsidR="0019549D" w:rsidRPr="006843E1">
        <w:rPr>
          <w:rFonts w:ascii="Times New Roman" w:hAnsi="Times New Roman" w:cs="Times New Roman"/>
          <w:sz w:val="24"/>
          <w:szCs w:val="24"/>
        </w:rPr>
        <w:instrText xml:space="preserve"> PAGEREF _Toc155316566 \h </w:instrText>
      </w:r>
      <w:r w:rsidR="0019549D" w:rsidRPr="006843E1">
        <w:rPr>
          <w:rFonts w:ascii="Times New Roman" w:hAnsi="Times New Roman" w:cs="Times New Roman"/>
          <w:sz w:val="24"/>
          <w:szCs w:val="24"/>
        </w:rPr>
      </w:r>
      <w:r w:rsidR="0019549D" w:rsidRPr="006843E1">
        <w:rPr>
          <w:rFonts w:ascii="Times New Roman" w:hAnsi="Times New Roman" w:cs="Times New Roman"/>
          <w:sz w:val="24"/>
          <w:szCs w:val="24"/>
        </w:rPr>
        <w:fldChar w:fldCharType="separate"/>
      </w:r>
      <w:r w:rsidR="0019549D" w:rsidRPr="006843E1">
        <w:rPr>
          <w:rFonts w:ascii="Times New Roman" w:hAnsi="Times New Roman" w:cs="Times New Roman"/>
          <w:sz w:val="24"/>
          <w:szCs w:val="24"/>
        </w:rPr>
        <w:t>22</w:t>
      </w:r>
      <w:r w:rsidR="0019549D" w:rsidRPr="006843E1">
        <w:rPr>
          <w:rFonts w:ascii="Times New Roman" w:hAnsi="Times New Roman" w:cs="Times New Roman"/>
          <w:sz w:val="24"/>
          <w:szCs w:val="24"/>
        </w:rPr>
        <w:fldChar w:fldCharType="end"/>
      </w:r>
    </w:p>
    <w:p w14:paraId="0020C4A2" w14:textId="6ACF0C20"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S2: Ethogram of behavio</w:t>
      </w:r>
      <w:r w:rsidR="007347A5" w:rsidRPr="006843E1">
        <w:rPr>
          <w:rFonts w:ascii="Times New Roman" w:hAnsi="Times New Roman" w:cs="Times New Roman"/>
          <w:sz w:val="24"/>
          <w:szCs w:val="24"/>
        </w:rPr>
        <w:t>u</w:t>
      </w:r>
      <w:r w:rsidRPr="006843E1">
        <w:rPr>
          <w:rFonts w:ascii="Times New Roman" w:hAnsi="Times New Roman" w:cs="Times New Roman"/>
          <w:sz w:val="24"/>
          <w:szCs w:val="24"/>
        </w:rPr>
        <w:t>rs analyzed during foraging events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_Toc155316567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23</w:t>
      </w:r>
      <w:r w:rsidRPr="006843E1">
        <w:rPr>
          <w:rFonts w:ascii="Times New Roman" w:hAnsi="Times New Roman" w:cs="Times New Roman"/>
          <w:sz w:val="24"/>
          <w:szCs w:val="24"/>
        </w:rPr>
        <w:fldChar w:fldCharType="end"/>
      </w:r>
    </w:p>
    <w:p w14:paraId="042435C0" w14:textId="712F4B57"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S3: Results of post hoc tests on foraging bout duration</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_Toc155316568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27</w:t>
      </w:r>
      <w:r w:rsidRPr="006843E1">
        <w:rPr>
          <w:rFonts w:ascii="Times New Roman" w:hAnsi="Times New Roman" w:cs="Times New Roman"/>
          <w:sz w:val="24"/>
          <w:szCs w:val="24"/>
        </w:rPr>
        <w:fldChar w:fldCharType="end"/>
      </w:r>
    </w:p>
    <w:p w14:paraId="7C2EB162" w14:textId="24112641" w:rsidR="0019549D" w:rsidRPr="006843E1" w:rsidRDefault="0019549D">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Table S4: Result of post hoc test performed on the number of transitions from foraging to alert behavio</w:t>
      </w:r>
      <w:r w:rsidR="007347A5" w:rsidRPr="006843E1">
        <w:rPr>
          <w:rFonts w:ascii="Times New Roman" w:hAnsi="Times New Roman" w:cs="Times New Roman"/>
          <w:sz w:val="24"/>
          <w:szCs w:val="24"/>
        </w:rPr>
        <w:t>u</w:t>
      </w:r>
      <w:r w:rsidRPr="006843E1">
        <w:rPr>
          <w:rFonts w:ascii="Times New Roman" w:hAnsi="Times New Roman" w:cs="Times New Roman"/>
          <w:sz w:val="24"/>
          <w:szCs w:val="24"/>
        </w:rPr>
        <w:t>r</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_Toc155316569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31</w:t>
      </w:r>
      <w:r w:rsidRPr="006843E1">
        <w:rPr>
          <w:rFonts w:ascii="Times New Roman" w:hAnsi="Times New Roman" w:cs="Times New Roman"/>
          <w:sz w:val="24"/>
          <w:szCs w:val="24"/>
        </w:rPr>
        <w:fldChar w:fldCharType="end"/>
      </w:r>
    </w:p>
    <w:p w14:paraId="3C57BD45" w14:textId="2657F260" w:rsidR="00EB46BA" w:rsidRPr="006843E1" w:rsidRDefault="00EB46BA" w:rsidP="00EB46BA">
      <w:pPr>
        <w:pStyle w:val="SectionSubtitle"/>
        <w:rPr>
          <w:rFonts w:cs="Times New Roman"/>
        </w:rPr>
      </w:pPr>
      <w:r w:rsidRPr="006843E1">
        <w:rPr>
          <w:rFonts w:cs="Times New Roman"/>
        </w:rPr>
        <w:fldChar w:fldCharType="end"/>
      </w:r>
      <w:r w:rsidRPr="006843E1">
        <w:rPr>
          <w:rFonts w:cs="Times New Roman"/>
        </w:rPr>
        <w:t>List of Supplemental Figures</w:t>
      </w:r>
    </w:p>
    <w:p w14:paraId="650411B8" w14:textId="1AE6C8BC"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TOC \c "Figure S"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Figure S1: Sentinel presence in commercial and green areas</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_Toc151386032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24</w:t>
      </w:r>
      <w:r w:rsidRPr="006843E1">
        <w:rPr>
          <w:rFonts w:ascii="Times New Roman" w:hAnsi="Times New Roman" w:cs="Times New Roman"/>
          <w:sz w:val="24"/>
          <w:szCs w:val="24"/>
        </w:rPr>
        <w:fldChar w:fldCharType="end"/>
      </w:r>
    </w:p>
    <w:p w14:paraId="68289B67" w14:textId="3AD240D3"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S2: Frequency plots of observations in the presence and absence of a sentinel</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_Toc151386033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25</w:t>
      </w:r>
      <w:r w:rsidRPr="006843E1">
        <w:rPr>
          <w:rFonts w:ascii="Times New Roman" w:hAnsi="Times New Roman" w:cs="Times New Roman"/>
          <w:sz w:val="24"/>
          <w:szCs w:val="24"/>
        </w:rPr>
        <w:fldChar w:fldCharType="end"/>
      </w:r>
    </w:p>
    <w:p w14:paraId="78DEBD45" w14:textId="40F5648E"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S3: Decreasing bout duration of all behavio</w:t>
      </w:r>
      <w:r w:rsidR="007347A5" w:rsidRPr="006843E1">
        <w:rPr>
          <w:rFonts w:ascii="Times New Roman" w:hAnsi="Times New Roman" w:cs="Times New Roman"/>
          <w:sz w:val="24"/>
          <w:szCs w:val="24"/>
        </w:rPr>
        <w:t>u</w:t>
      </w:r>
      <w:r w:rsidRPr="006843E1">
        <w:rPr>
          <w:rFonts w:ascii="Times New Roman" w:hAnsi="Times New Roman" w:cs="Times New Roman"/>
          <w:sz w:val="24"/>
          <w:szCs w:val="24"/>
        </w:rPr>
        <w:t>rs in response to increasing disturbance frequency</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_Toc151386034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26</w:t>
      </w:r>
      <w:r w:rsidRPr="006843E1">
        <w:rPr>
          <w:rFonts w:ascii="Times New Roman" w:hAnsi="Times New Roman" w:cs="Times New Roman"/>
          <w:sz w:val="24"/>
          <w:szCs w:val="24"/>
        </w:rPr>
        <w:fldChar w:fldCharType="end"/>
      </w:r>
    </w:p>
    <w:p w14:paraId="140FEDC4" w14:textId="5CC83481"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S4: Mean bout duration in the presence and absence of bait</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_Toc151386035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28</w:t>
      </w:r>
      <w:r w:rsidRPr="006843E1">
        <w:rPr>
          <w:rFonts w:ascii="Times New Roman" w:hAnsi="Times New Roman" w:cs="Times New Roman"/>
          <w:sz w:val="24"/>
          <w:szCs w:val="24"/>
        </w:rPr>
        <w:fldChar w:fldCharType="end"/>
      </w:r>
    </w:p>
    <w:p w14:paraId="422128AF" w14:textId="106FAFE8"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S5: Mean forager peck rate in the presence and absence of bait</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_Toc151386036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29</w:t>
      </w:r>
      <w:r w:rsidRPr="006843E1">
        <w:rPr>
          <w:rFonts w:ascii="Times New Roman" w:hAnsi="Times New Roman" w:cs="Times New Roman"/>
          <w:sz w:val="24"/>
          <w:szCs w:val="24"/>
        </w:rPr>
        <w:fldChar w:fldCharType="end"/>
      </w:r>
    </w:p>
    <w:p w14:paraId="0D22890F" w14:textId="1DBE047C" w:rsidR="00EB46BA" w:rsidRPr="006843E1" w:rsidRDefault="00EB46BA">
      <w:pPr>
        <w:pStyle w:val="TableofFigures"/>
        <w:tabs>
          <w:tab w:val="right" w:leader="dot" w:pos="9350"/>
        </w:tabs>
        <w:rPr>
          <w:rFonts w:ascii="Times New Roman" w:eastAsiaTheme="minorEastAsia" w:hAnsi="Times New Roman" w:cs="Times New Roman"/>
          <w:kern w:val="2"/>
          <w:sz w:val="24"/>
          <w:szCs w:val="24"/>
          <w:lang w:eastAsia="en-CA"/>
          <w14:ligatures w14:val="standardContextual"/>
        </w:rPr>
      </w:pPr>
      <w:r w:rsidRPr="006843E1">
        <w:rPr>
          <w:rFonts w:ascii="Times New Roman" w:hAnsi="Times New Roman" w:cs="Times New Roman"/>
          <w:sz w:val="24"/>
          <w:szCs w:val="24"/>
        </w:rPr>
        <w:t>Figure S6: Number of transitions performed by foragers in the presence and absence of bait</w:t>
      </w:r>
      <w:r w:rsidRPr="006843E1">
        <w:rPr>
          <w:rFonts w:ascii="Times New Roman" w:hAnsi="Times New Roman" w:cs="Times New Roman"/>
          <w:sz w:val="24"/>
          <w:szCs w:val="24"/>
        </w:rPr>
        <w:tab/>
      </w:r>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PAGEREF _Toc151386037 \h </w:instrText>
      </w:r>
      <w:r w:rsidRPr="006843E1">
        <w:rPr>
          <w:rFonts w:ascii="Times New Roman" w:hAnsi="Times New Roman" w:cs="Times New Roman"/>
          <w:sz w:val="24"/>
          <w:szCs w:val="24"/>
        </w:rPr>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30</w:t>
      </w:r>
      <w:r w:rsidRPr="006843E1">
        <w:rPr>
          <w:rFonts w:ascii="Times New Roman" w:hAnsi="Times New Roman" w:cs="Times New Roman"/>
          <w:sz w:val="24"/>
          <w:szCs w:val="24"/>
        </w:rPr>
        <w:fldChar w:fldCharType="end"/>
      </w:r>
    </w:p>
    <w:p w14:paraId="4D6A3566" w14:textId="00F0C2DE" w:rsidR="00EB46BA" w:rsidRPr="006843E1" w:rsidRDefault="00EB46BA" w:rsidP="00EB46BA">
      <w:pPr>
        <w:pStyle w:val="SectionSubtitle"/>
        <w:sectPr w:rsidR="00EB46BA" w:rsidRPr="006843E1" w:rsidSect="00D263E5">
          <w:headerReference w:type="default" r:id="rId50"/>
          <w:pgSz w:w="12240" w:h="15840"/>
          <w:pgMar w:top="1440" w:right="1440" w:bottom="1440" w:left="1440" w:header="720" w:footer="720" w:gutter="0"/>
          <w:cols w:space="720"/>
        </w:sectPr>
      </w:pPr>
      <w:r w:rsidRPr="006843E1">
        <w:rPr>
          <w:rFonts w:cs="Times New Roman"/>
          <w:sz w:val="24"/>
          <w:szCs w:val="24"/>
        </w:rPr>
        <w:fldChar w:fldCharType="end"/>
      </w:r>
    </w:p>
    <w:p w14:paraId="218E0202" w14:textId="45B9B8E2" w:rsidR="00672C4A" w:rsidRPr="006843E1" w:rsidRDefault="00672C4A" w:rsidP="00672C4A">
      <w:pPr>
        <w:pStyle w:val="BetterCaption"/>
      </w:pPr>
      <w:bookmarkStart w:id="33" w:name="_Toc151366450"/>
      <w:bookmarkStart w:id="34" w:name="_Toc155316566"/>
      <w:r w:rsidRPr="006843E1">
        <w:lastRenderedPageBreak/>
        <w:t>Table S</w:t>
      </w:r>
      <w:r w:rsidRPr="006843E1">
        <w:fldChar w:fldCharType="begin"/>
      </w:r>
      <w:r w:rsidRPr="006843E1">
        <w:instrText xml:space="preserve"> SEQ Table_S \* ARABIC </w:instrText>
      </w:r>
      <w:r w:rsidRPr="006843E1">
        <w:fldChar w:fldCharType="separate"/>
      </w:r>
      <w:r w:rsidR="00BD4363" w:rsidRPr="006843E1">
        <w:t>1</w:t>
      </w:r>
      <w:r w:rsidRPr="006843E1">
        <w:fldChar w:fldCharType="end"/>
      </w:r>
      <w:r w:rsidRPr="006843E1">
        <w:t xml:space="preserve">: </w:t>
      </w:r>
      <w:r w:rsidRPr="006843E1">
        <w:rPr>
          <w:b w:val="0"/>
          <w:bCs w:val="0"/>
          <w:iCs/>
        </w:rPr>
        <w:t>Explanation of generalized environment</w:t>
      </w:r>
      <w:bookmarkEnd w:id="32"/>
      <w:bookmarkEnd w:id="33"/>
      <w:bookmarkEnd w:id="34"/>
      <w:r w:rsidR="00547079" w:rsidRPr="006843E1">
        <w:rPr>
          <w:b w:val="0"/>
          <w:bCs w:val="0"/>
          <w:iCs/>
        </w:rPr>
        <w:t>.</w:t>
      </w:r>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Green Area</w:t>
            </w:r>
          </w:p>
        </w:tc>
        <w:tc>
          <w:tcPr>
            <w:tcW w:w="6383" w:type="dxa"/>
            <w:shd w:val="clear" w:color="auto" w:fill="auto"/>
            <w:tcMar>
              <w:top w:w="100" w:type="dxa"/>
              <w:left w:w="100" w:type="dxa"/>
              <w:bottom w:w="100" w:type="dxa"/>
              <w:right w:w="100" w:type="dxa"/>
            </w:tcMar>
          </w:tcPr>
          <w:p w14:paraId="00ED7AD0"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Major Green Space, Minor Green Space</w:t>
            </w:r>
          </w:p>
        </w:tc>
      </w:tr>
    </w:tbl>
    <w:p w14:paraId="306A7317" w14:textId="77777777" w:rsidR="00716C28" w:rsidRPr="006843E1" w:rsidRDefault="00C35A86" w:rsidP="00142572">
      <w:pPr>
        <w:keepNext/>
        <w:rPr>
          <w:rFonts w:ascii="Times New Roman" w:eastAsia="Times New Roman" w:hAnsi="Times New Roman" w:cs="Times New Roman"/>
          <w:iCs/>
          <w:sz w:val="24"/>
          <w:szCs w:val="24"/>
        </w:rPr>
        <w:sectPr w:rsidR="00716C28" w:rsidRPr="006843E1" w:rsidSect="00D263E5">
          <w:headerReference w:type="default" r:id="rId51"/>
          <w:pgSz w:w="12240" w:h="15840"/>
          <w:pgMar w:top="1440" w:right="1440" w:bottom="1440" w:left="1440" w:header="720" w:footer="720" w:gutter="0"/>
          <w:cols w:space="720"/>
        </w:sectPr>
      </w:pPr>
      <w:r w:rsidRPr="006843E1">
        <w:rPr>
          <w:rStyle w:val="SectionTextChar"/>
          <w:rFonts w:eastAsia="Arial"/>
        </w:rPr>
        <w:t>Each zone type was identified using the St. Catharines and Niagara zoning maps for each sampling location</w:t>
      </w:r>
      <w:r w:rsidRPr="006843E1">
        <w:rPr>
          <w:rFonts w:ascii="Times New Roman" w:eastAsia="Times New Roman" w:hAnsi="Times New Roman" w:cs="Times New Roman"/>
          <w:iCs/>
          <w:sz w:val="24"/>
          <w:szCs w:val="24"/>
        </w:rPr>
        <w:t>.</w:t>
      </w:r>
    </w:p>
    <w:p w14:paraId="42788596" w14:textId="68B01244" w:rsidR="00716C28" w:rsidRPr="006843E1" w:rsidRDefault="00716C28" w:rsidP="00716C28">
      <w:pPr>
        <w:pStyle w:val="BetterCaption"/>
      </w:pPr>
      <w:bookmarkStart w:id="35" w:name="_Ref151136928"/>
      <w:bookmarkStart w:id="36" w:name="_Ref151136924"/>
      <w:bookmarkStart w:id="37" w:name="_Toc151366372"/>
      <w:bookmarkStart w:id="38" w:name="_Toc151366451"/>
      <w:bookmarkStart w:id="39" w:name="_Toc155316567"/>
      <w:r w:rsidRPr="006843E1">
        <w:lastRenderedPageBreak/>
        <w:t>Table S</w:t>
      </w:r>
      <w:r w:rsidRPr="006843E1">
        <w:fldChar w:fldCharType="begin"/>
      </w:r>
      <w:r w:rsidRPr="006843E1">
        <w:instrText xml:space="preserve"> SEQ Table_S \* ARABIC </w:instrText>
      </w:r>
      <w:r w:rsidRPr="006843E1">
        <w:fldChar w:fldCharType="separate"/>
      </w:r>
      <w:r w:rsidR="00BD4363" w:rsidRPr="006843E1">
        <w:t>2</w:t>
      </w:r>
      <w:r w:rsidRPr="006843E1">
        <w:fldChar w:fldCharType="end"/>
      </w:r>
      <w:bookmarkEnd w:id="35"/>
      <w:r w:rsidRPr="006843E1">
        <w:t xml:space="preserve">: </w:t>
      </w:r>
      <w:r w:rsidRPr="006843E1">
        <w:rPr>
          <w:b w:val="0"/>
          <w:bCs w:val="0"/>
        </w:rPr>
        <w:t>Ethogram of behavio</w:t>
      </w:r>
      <w:r w:rsidR="007347A5" w:rsidRPr="006843E1">
        <w:rPr>
          <w:b w:val="0"/>
          <w:bCs w:val="0"/>
        </w:rPr>
        <w:t>u</w:t>
      </w:r>
      <w:r w:rsidRPr="006843E1">
        <w:rPr>
          <w:b w:val="0"/>
          <w:bCs w:val="0"/>
        </w:rPr>
        <w:t>rs analyzed during foraging events</w:t>
      </w:r>
      <w:bookmarkEnd w:id="36"/>
      <w:bookmarkEnd w:id="37"/>
      <w:bookmarkEnd w:id="38"/>
      <w:bookmarkEnd w:id="39"/>
      <w:r w:rsidR="00547079" w:rsidRPr="006843E1">
        <w:rPr>
          <w:b w:val="0"/>
          <w:bCs w:val="0"/>
        </w:rPr>
        <w:t>.</w:t>
      </w:r>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52"/>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53">
                            <a:extLst>
                              <a:ext uri="{BEBA8EAE-BF5A-486C-A8C5-ECC9F3942E4B}">
                                <a14:imgProps xmlns:a14="http://schemas.microsoft.com/office/drawing/2010/main">
                                  <a14:imgLayer r:embed="rId54">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55"/>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D263E5">
          <w:headerReference w:type="default" r:id="rId56"/>
          <w:pgSz w:w="15840" w:h="12240" w:orient="landscape"/>
          <w:pgMar w:top="1440" w:right="1440" w:bottom="1440" w:left="1440" w:header="720" w:footer="720" w:gutter="0"/>
          <w:cols w:space="720"/>
          <w:docGrid w:linePitch="299"/>
        </w:sectPr>
      </w:pPr>
    </w:p>
    <w:p w14:paraId="79247880" w14:textId="77777777" w:rsidR="00716C28" w:rsidRPr="006843E1" w:rsidRDefault="00716C28" w:rsidP="00F770C9">
      <w:pPr>
        <w:pStyle w:val="SectionText"/>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3C0FE4EE" w:rsidR="00E12428" w:rsidRPr="006843E1" w:rsidRDefault="00716C28" w:rsidP="00980EFF">
      <w:pPr>
        <w:pStyle w:val="BetterCaption"/>
        <w:spacing w:before="0"/>
        <w:rPr>
          <w:rStyle w:val="SectionTextChar"/>
          <w:b w:val="0"/>
          <w:bCs w:val="0"/>
        </w:rPr>
        <w:sectPr w:rsidR="00E12428" w:rsidRPr="006843E1" w:rsidSect="00D263E5">
          <w:headerReference w:type="default" r:id="rId58"/>
          <w:pgSz w:w="15840" w:h="12240" w:orient="landscape"/>
          <w:pgMar w:top="720" w:right="720" w:bottom="720" w:left="720" w:header="720" w:footer="720" w:gutter="0"/>
          <w:cols w:space="720"/>
          <w:docGrid w:linePitch="299"/>
        </w:sectPr>
      </w:pPr>
      <w:bookmarkStart w:id="40" w:name="_Ref151136665"/>
      <w:bookmarkStart w:id="41" w:name="_Ref151136661"/>
      <w:bookmarkStart w:id="42" w:name="_Toc151366465"/>
      <w:bookmarkStart w:id="43" w:name="_Toc151386032"/>
      <w:r w:rsidRPr="006843E1">
        <w:t>Figure S</w:t>
      </w:r>
      <w:r w:rsidRPr="006843E1">
        <w:fldChar w:fldCharType="begin"/>
      </w:r>
      <w:r w:rsidRPr="006843E1">
        <w:instrText xml:space="preserve"> SEQ Figure_S \* ARABIC </w:instrText>
      </w:r>
      <w:r w:rsidRPr="006843E1">
        <w:fldChar w:fldCharType="separate"/>
      </w:r>
      <w:r w:rsidR="00170D8E" w:rsidRPr="006843E1">
        <w:t>1</w:t>
      </w:r>
      <w:r w:rsidRPr="006843E1">
        <w:fldChar w:fldCharType="end"/>
      </w:r>
      <w:bookmarkEnd w:id="40"/>
      <w:r w:rsidRPr="006843E1">
        <w:t xml:space="preserve">: </w:t>
      </w:r>
      <w:r w:rsidRPr="006843E1">
        <w:rPr>
          <w:rStyle w:val="SectionTextChar"/>
          <w:b w:val="0"/>
          <w:bCs w:val="0"/>
        </w:rPr>
        <w:t>Sentinel presence in commercial and green areas</w:t>
      </w:r>
      <w:bookmarkEnd w:id="41"/>
      <w:bookmarkEnd w:id="42"/>
      <w:bookmarkEnd w:id="43"/>
      <w:r w:rsidR="009D2D07" w:rsidRPr="006843E1">
        <w:rPr>
          <w:rStyle w:val="SectionTextChar"/>
          <w:b w:val="0"/>
          <w:bCs w:val="0"/>
        </w:rPr>
        <w:t>.</w:t>
      </w:r>
    </w:p>
    <w:p w14:paraId="07F42630" w14:textId="77777777" w:rsidR="00E12428" w:rsidRPr="006843E1" w:rsidRDefault="00E12428" w:rsidP="00F770C9">
      <w:pPr>
        <w:pStyle w:val="SectionText"/>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274E8152" w:rsidR="00E36202" w:rsidRPr="006843E1" w:rsidRDefault="00E12428" w:rsidP="00980EFF">
      <w:pPr>
        <w:pStyle w:val="BetterCaption"/>
        <w:spacing w:before="0"/>
        <w:rPr>
          <w:b w:val="0"/>
          <w:bCs w:val="0"/>
        </w:rPr>
        <w:sectPr w:rsidR="00E36202" w:rsidRPr="006843E1" w:rsidSect="00D263E5">
          <w:headerReference w:type="default" r:id="rId60"/>
          <w:pgSz w:w="15840" w:h="12240" w:orient="landscape"/>
          <w:pgMar w:top="720" w:right="720" w:bottom="720" w:left="720" w:header="720" w:footer="720" w:gutter="0"/>
          <w:cols w:space="720"/>
          <w:docGrid w:linePitch="299"/>
        </w:sectPr>
      </w:pPr>
      <w:bookmarkStart w:id="44" w:name="_Ref151137328"/>
      <w:bookmarkStart w:id="45" w:name="_Toc151366466"/>
      <w:bookmarkStart w:id="46" w:name="_Toc151386033"/>
      <w:r w:rsidRPr="006843E1">
        <w:t>Figure S</w:t>
      </w:r>
      <w:r w:rsidRPr="006843E1">
        <w:fldChar w:fldCharType="begin"/>
      </w:r>
      <w:r w:rsidRPr="006843E1">
        <w:instrText xml:space="preserve"> SEQ Figure_S \* ARABIC </w:instrText>
      </w:r>
      <w:r w:rsidRPr="006843E1">
        <w:fldChar w:fldCharType="separate"/>
      </w:r>
      <w:r w:rsidR="00170D8E" w:rsidRPr="006843E1">
        <w:t>2</w:t>
      </w:r>
      <w:r w:rsidRPr="006843E1">
        <w:fldChar w:fldCharType="end"/>
      </w:r>
      <w:bookmarkEnd w:id="44"/>
      <w:r w:rsidRPr="006843E1">
        <w:t xml:space="preserve">: </w:t>
      </w:r>
      <w:r w:rsidRPr="006843E1">
        <w:rPr>
          <w:b w:val="0"/>
          <w:bCs w:val="0"/>
        </w:rPr>
        <w:t>Frequency plots of observations in the presence and absence of a sentinel</w:t>
      </w:r>
      <w:bookmarkEnd w:id="45"/>
      <w:bookmarkEnd w:id="46"/>
      <w:r w:rsidR="00547079" w:rsidRPr="006843E1">
        <w:rPr>
          <w:b w:val="0"/>
          <w:bCs w:val="0"/>
        </w:rPr>
        <w:t>.</w:t>
      </w:r>
    </w:p>
    <w:p w14:paraId="4C8D03F7" w14:textId="77777777" w:rsidR="00E36202" w:rsidRPr="006843E1" w:rsidRDefault="00E36202" w:rsidP="00F770C9">
      <w:pPr>
        <w:pStyle w:val="SectionText"/>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3677A700" w:rsidR="0050134E" w:rsidRPr="006843E1" w:rsidRDefault="00E36202" w:rsidP="00980EFF">
      <w:pPr>
        <w:pStyle w:val="BetterCaption"/>
        <w:spacing w:before="0"/>
        <w:rPr>
          <w:b w:val="0"/>
          <w:bCs w:val="0"/>
        </w:rPr>
        <w:sectPr w:rsidR="0050134E" w:rsidRPr="006843E1" w:rsidSect="00D263E5">
          <w:headerReference w:type="default" r:id="rId62"/>
          <w:pgSz w:w="15840" w:h="12240" w:orient="landscape"/>
          <w:pgMar w:top="720" w:right="720" w:bottom="720" w:left="720" w:header="720" w:footer="720" w:gutter="0"/>
          <w:cols w:space="720"/>
          <w:docGrid w:linePitch="299"/>
        </w:sectPr>
      </w:pPr>
      <w:bookmarkStart w:id="47" w:name="_Ref151138241"/>
      <w:bookmarkStart w:id="48" w:name="_Ref151138238"/>
      <w:bookmarkStart w:id="49" w:name="_Toc151366467"/>
      <w:bookmarkStart w:id="50" w:name="_Toc151386034"/>
      <w:r w:rsidRPr="006843E1">
        <w:t>Figure S</w:t>
      </w:r>
      <w:r w:rsidRPr="006843E1">
        <w:fldChar w:fldCharType="begin"/>
      </w:r>
      <w:r w:rsidRPr="006843E1">
        <w:instrText xml:space="preserve"> SEQ Figure_S \* ARABIC </w:instrText>
      </w:r>
      <w:r w:rsidRPr="006843E1">
        <w:fldChar w:fldCharType="separate"/>
      </w:r>
      <w:r w:rsidR="00170D8E" w:rsidRPr="006843E1">
        <w:t>3</w:t>
      </w:r>
      <w:r w:rsidRPr="006843E1">
        <w:fldChar w:fldCharType="end"/>
      </w:r>
      <w:bookmarkEnd w:id="47"/>
      <w:r w:rsidRPr="006843E1">
        <w:t xml:space="preserve">: </w:t>
      </w:r>
      <w:r w:rsidRPr="006843E1">
        <w:rPr>
          <w:b w:val="0"/>
          <w:bCs w:val="0"/>
        </w:rPr>
        <w:t>Decreasing bout duration of all behavio</w:t>
      </w:r>
      <w:r w:rsidR="007347A5" w:rsidRPr="006843E1">
        <w:rPr>
          <w:b w:val="0"/>
          <w:bCs w:val="0"/>
        </w:rPr>
        <w:t>u</w:t>
      </w:r>
      <w:r w:rsidRPr="006843E1">
        <w:rPr>
          <w:b w:val="0"/>
          <w:bCs w:val="0"/>
        </w:rPr>
        <w:t>rs in response to increasing disturbance frequency</w:t>
      </w:r>
      <w:bookmarkEnd w:id="48"/>
      <w:bookmarkEnd w:id="49"/>
      <w:bookmarkEnd w:id="50"/>
      <w:r w:rsidR="00547079" w:rsidRPr="006843E1">
        <w:rPr>
          <w:b w:val="0"/>
          <w:bCs w:val="0"/>
        </w:rPr>
        <w:t>.</w:t>
      </w:r>
    </w:p>
    <w:p w14:paraId="134DBF26" w14:textId="09C3E3DC" w:rsidR="0050134E" w:rsidRPr="006843E1" w:rsidRDefault="0050134E" w:rsidP="0050134E">
      <w:pPr>
        <w:pStyle w:val="BetterCaption"/>
        <w:spacing w:after="0"/>
      </w:pPr>
      <w:bookmarkStart w:id="51" w:name="_Ref151138601"/>
      <w:bookmarkStart w:id="52" w:name="_Ref151138597"/>
      <w:bookmarkStart w:id="53" w:name="_Toc151366373"/>
      <w:bookmarkStart w:id="54" w:name="_Toc151366452"/>
      <w:bookmarkStart w:id="55" w:name="_Toc155316568"/>
      <w:r w:rsidRPr="006843E1">
        <w:lastRenderedPageBreak/>
        <w:t>Table S</w:t>
      </w:r>
      <w:r w:rsidRPr="006843E1">
        <w:fldChar w:fldCharType="begin"/>
      </w:r>
      <w:r w:rsidRPr="006843E1">
        <w:instrText xml:space="preserve"> SEQ Table_S \* ARABIC </w:instrText>
      </w:r>
      <w:r w:rsidRPr="006843E1">
        <w:fldChar w:fldCharType="separate"/>
      </w:r>
      <w:r w:rsidR="00BD4363" w:rsidRPr="006843E1">
        <w:t>3</w:t>
      </w:r>
      <w:r w:rsidRPr="006843E1">
        <w:fldChar w:fldCharType="end"/>
      </w:r>
      <w:bookmarkEnd w:id="51"/>
      <w:r w:rsidRPr="006843E1">
        <w:t xml:space="preserve">: </w:t>
      </w:r>
      <w:r w:rsidRPr="006843E1">
        <w:rPr>
          <w:b w:val="0"/>
          <w:bCs w:val="0"/>
        </w:rPr>
        <w:t xml:space="preserve">Results of post hoc tests on </w:t>
      </w:r>
      <w:r w:rsidR="0019549D" w:rsidRPr="006843E1">
        <w:rPr>
          <w:b w:val="0"/>
          <w:bCs w:val="0"/>
        </w:rPr>
        <w:t xml:space="preserve">foraging </w:t>
      </w:r>
      <w:r w:rsidRPr="006843E1">
        <w:rPr>
          <w:b w:val="0"/>
          <w:bCs w:val="0"/>
        </w:rPr>
        <w:t>bout duration</w:t>
      </w:r>
      <w:bookmarkEnd w:id="52"/>
      <w:bookmarkEnd w:id="53"/>
      <w:bookmarkEnd w:id="54"/>
      <w:bookmarkEnd w:id="55"/>
      <w:r w:rsidR="00547079" w:rsidRPr="006843E1">
        <w:rPr>
          <w:b w:val="0"/>
          <w:bCs w:val="0"/>
        </w:rPr>
        <w:t>.</w:t>
      </w:r>
    </w:p>
    <w:p w14:paraId="338CAB39" w14:textId="0FBAB0F4" w:rsidR="00142572" w:rsidRPr="006843E1" w:rsidRDefault="0050134E" w:rsidP="0050134E">
      <w:pPr>
        <w:pStyle w:val="BetterCaption"/>
        <w:spacing w:before="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3">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50134E">
      <w:pPr>
        <w:pStyle w:val="BetterCaption"/>
        <w:spacing w:before="0"/>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D263E5">
          <w:headerReference w:type="default" r:id="rId64"/>
          <w:pgSz w:w="15840" w:h="12240" w:orient="landscape"/>
          <w:pgMar w:top="720" w:right="720" w:bottom="720" w:left="720" w:header="720" w:footer="720" w:gutter="0"/>
          <w:cols w:space="720"/>
          <w:docGrid w:linePitch="299"/>
        </w:sectPr>
      </w:pPr>
    </w:p>
    <w:p w14:paraId="09AD4476" w14:textId="77777777" w:rsidR="0056164E" w:rsidRPr="006843E1" w:rsidRDefault="0056164E" w:rsidP="00F770C9">
      <w:pPr>
        <w:pStyle w:val="SectionText"/>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1084171E" w:rsidR="00BD4363" w:rsidRPr="006843E1" w:rsidRDefault="0056164E" w:rsidP="0056164E">
      <w:pPr>
        <w:pStyle w:val="BetterCaption"/>
        <w:spacing w:before="0"/>
        <w:rPr>
          <w:b w:val="0"/>
          <w:bCs w:val="0"/>
        </w:rPr>
        <w:sectPr w:rsidR="00BD4363" w:rsidRPr="006843E1" w:rsidSect="00D263E5">
          <w:headerReference w:type="default" r:id="rId66"/>
          <w:pgSz w:w="15840" w:h="12240" w:orient="landscape"/>
          <w:pgMar w:top="720" w:right="720" w:bottom="720" w:left="720" w:header="720" w:footer="720" w:gutter="0"/>
          <w:cols w:space="720"/>
          <w:docGrid w:linePitch="299"/>
        </w:sectPr>
      </w:pPr>
      <w:bookmarkStart w:id="56" w:name="_Ref151142482"/>
      <w:bookmarkStart w:id="57" w:name="_Toc151366468"/>
      <w:bookmarkStart w:id="58" w:name="_Toc151386035"/>
      <w:r w:rsidRPr="006843E1">
        <w:t>Figure S</w:t>
      </w:r>
      <w:r w:rsidRPr="006843E1">
        <w:rPr>
          <w:b w:val="0"/>
          <w:bCs w:val="0"/>
        </w:rPr>
        <w:fldChar w:fldCharType="begin"/>
      </w:r>
      <w:r w:rsidRPr="006843E1">
        <w:rPr>
          <w:b w:val="0"/>
          <w:bCs w:val="0"/>
        </w:rPr>
        <w:instrText xml:space="preserve"> SEQ Figure_S \* ARABIC </w:instrText>
      </w:r>
      <w:r w:rsidRPr="006843E1">
        <w:rPr>
          <w:b w:val="0"/>
          <w:bCs w:val="0"/>
        </w:rPr>
        <w:fldChar w:fldCharType="separate"/>
      </w:r>
      <w:r w:rsidR="00170D8E" w:rsidRPr="006843E1">
        <w:t>4</w:t>
      </w:r>
      <w:r w:rsidRPr="006843E1">
        <w:rPr>
          <w:rFonts w:ascii="Arial" w:eastAsia="Arial" w:hAnsi="Arial" w:cs="Arial"/>
          <w:b w:val="0"/>
          <w:bCs w:val="0"/>
          <w:sz w:val="22"/>
          <w:szCs w:val="22"/>
        </w:rPr>
        <w:fldChar w:fldCharType="end"/>
      </w:r>
      <w:bookmarkEnd w:id="56"/>
      <w:r w:rsidRPr="006843E1">
        <w:t xml:space="preserve">: </w:t>
      </w:r>
      <w:r w:rsidRPr="006843E1">
        <w:rPr>
          <w:b w:val="0"/>
          <w:bCs w:val="0"/>
        </w:rPr>
        <w:t>Mean bout duration in the presence and absence of bait</w:t>
      </w:r>
      <w:bookmarkEnd w:id="57"/>
      <w:bookmarkEnd w:id="58"/>
      <w:r w:rsidR="009D2D07" w:rsidRPr="006843E1">
        <w:rPr>
          <w:b w:val="0"/>
          <w:bCs w:val="0"/>
        </w:rPr>
        <w:t xml:space="preserve">. </w:t>
      </w:r>
      <w:r w:rsidR="00BD4363" w:rsidRPr="006843E1">
        <w:rPr>
          <w:b w:val="0"/>
          <w:bCs w:val="0"/>
        </w:rPr>
        <w:t>The dots represent the mean value, and the error bars represent the standard error</w:t>
      </w:r>
      <w:r w:rsidR="00547079" w:rsidRPr="006843E1">
        <w:rPr>
          <w:b w:val="0"/>
          <w:bCs w:val="0"/>
        </w:rPr>
        <w:t>.</w:t>
      </w:r>
    </w:p>
    <w:p w14:paraId="751C4341" w14:textId="77777777" w:rsidR="00980EFF" w:rsidRPr="006843E1" w:rsidRDefault="00980EFF" w:rsidP="00F770C9">
      <w:pPr>
        <w:pStyle w:val="SectionText"/>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3B18A38E" w:rsidR="00BD4363" w:rsidRPr="006843E1" w:rsidRDefault="00980EFF" w:rsidP="00980EFF">
      <w:pPr>
        <w:pStyle w:val="BetterCaption"/>
        <w:spacing w:before="0"/>
        <w:rPr>
          <w:b w:val="0"/>
          <w:bCs w:val="0"/>
        </w:rPr>
        <w:sectPr w:rsidR="00BD4363" w:rsidRPr="006843E1" w:rsidSect="00D263E5">
          <w:headerReference w:type="default" r:id="rId68"/>
          <w:pgSz w:w="15840" w:h="12240" w:orient="landscape"/>
          <w:pgMar w:top="720" w:right="720" w:bottom="720" w:left="720" w:header="720" w:footer="720" w:gutter="0"/>
          <w:cols w:space="720"/>
          <w:docGrid w:linePitch="299"/>
        </w:sectPr>
      </w:pPr>
      <w:bookmarkStart w:id="59" w:name="_Ref151145737"/>
      <w:bookmarkStart w:id="60" w:name="_Toc151366469"/>
      <w:bookmarkStart w:id="61" w:name="_Toc151386036"/>
      <w:r w:rsidRPr="006843E1">
        <w:t>Figure S</w:t>
      </w:r>
      <w:r w:rsidRPr="006843E1">
        <w:rPr>
          <w:b w:val="0"/>
          <w:bCs w:val="0"/>
        </w:rPr>
        <w:fldChar w:fldCharType="begin"/>
      </w:r>
      <w:r w:rsidRPr="006843E1">
        <w:rPr>
          <w:b w:val="0"/>
          <w:bCs w:val="0"/>
        </w:rPr>
        <w:instrText xml:space="preserve"> SEQ Figure_S \* ARABIC </w:instrText>
      </w:r>
      <w:r w:rsidRPr="006843E1">
        <w:rPr>
          <w:b w:val="0"/>
          <w:bCs w:val="0"/>
        </w:rPr>
        <w:fldChar w:fldCharType="separate"/>
      </w:r>
      <w:r w:rsidR="00170D8E" w:rsidRPr="006843E1">
        <w:t>5</w:t>
      </w:r>
      <w:r w:rsidRPr="006843E1">
        <w:rPr>
          <w:rFonts w:ascii="Arial" w:eastAsia="Arial" w:hAnsi="Arial" w:cs="Arial"/>
          <w:b w:val="0"/>
          <w:bCs w:val="0"/>
          <w:sz w:val="22"/>
          <w:szCs w:val="22"/>
        </w:rPr>
        <w:fldChar w:fldCharType="end"/>
      </w:r>
      <w:bookmarkEnd w:id="59"/>
      <w:r w:rsidRPr="006843E1">
        <w:t xml:space="preserve">: </w:t>
      </w:r>
      <w:r w:rsidRPr="006843E1">
        <w:rPr>
          <w:b w:val="0"/>
          <w:bCs w:val="0"/>
        </w:rPr>
        <w:t>Mean forager peck rate in the presence and absence of bait</w:t>
      </w:r>
      <w:bookmarkEnd w:id="60"/>
      <w:bookmarkEnd w:id="61"/>
      <w:r w:rsidR="009D2D07" w:rsidRPr="006843E1">
        <w:rPr>
          <w:b w:val="0"/>
          <w:bCs w:val="0"/>
        </w:rPr>
        <w:t xml:space="preserve">. </w:t>
      </w:r>
      <w:r w:rsidR="00BD4363" w:rsidRPr="006843E1">
        <w:rPr>
          <w:b w:val="0"/>
          <w:bCs w:val="0"/>
        </w:rPr>
        <w:t>The dots represent the mean value, and the error bars represent the standard error.</w:t>
      </w:r>
    </w:p>
    <w:p w14:paraId="16FB712B" w14:textId="77777777" w:rsidR="00170D8E" w:rsidRPr="006843E1" w:rsidRDefault="00170D8E" w:rsidP="00F770C9">
      <w:pPr>
        <w:pStyle w:val="SectionText"/>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5A6C8701" w:rsidR="00BD4363" w:rsidRPr="006843E1" w:rsidRDefault="00170D8E" w:rsidP="00170D8E">
      <w:pPr>
        <w:pStyle w:val="BetterCaption"/>
        <w:spacing w:before="0" w:after="0"/>
        <w:rPr>
          <w:b w:val="0"/>
          <w:bCs w:val="0"/>
        </w:rPr>
        <w:sectPr w:rsidR="00BD4363" w:rsidRPr="006843E1" w:rsidSect="00D263E5">
          <w:headerReference w:type="default" r:id="rId70"/>
          <w:pgSz w:w="15840" w:h="12240" w:orient="landscape"/>
          <w:pgMar w:top="720" w:right="720" w:bottom="720" w:left="720" w:header="720" w:footer="720" w:gutter="0"/>
          <w:cols w:space="720"/>
          <w:docGrid w:linePitch="299"/>
        </w:sectPr>
      </w:pPr>
      <w:bookmarkStart w:id="62" w:name="_Ref151151285"/>
      <w:bookmarkStart w:id="63" w:name="_Toc151366470"/>
      <w:bookmarkStart w:id="64" w:name="_Toc151386037"/>
      <w:r w:rsidRPr="006843E1">
        <w:t>Figure S</w:t>
      </w:r>
      <w:r w:rsidRPr="006843E1">
        <w:fldChar w:fldCharType="begin"/>
      </w:r>
      <w:r w:rsidRPr="006843E1">
        <w:instrText xml:space="preserve"> SEQ Figure_S \* ARABIC </w:instrText>
      </w:r>
      <w:r w:rsidRPr="006843E1">
        <w:fldChar w:fldCharType="separate"/>
      </w:r>
      <w:r w:rsidRPr="006843E1">
        <w:t>6</w:t>
      </w:r>
      <w:r w:rsidRPr="006843E1">
        <w:fldChar w:fldCharType="end"/>
      </w:r>
      <w:bookmarkEnd w:id="62"/>
      <w:r w:rsidRPr="006843E1">
        <w:t xml:space="preserve">: </w:t>
      </w:r>
      <w:r w:rsidRPr="006843E1">
        <w:rPr>
          <w:b w:val="0"/>
          <w:bCs w:val="0"/>
        </w:rPr>
        <w:t>Number of transitions performed by foragers in the presence and absence of bait</w:t>
      </w:r>
      <w:bookmarkEnd w:id="63"/>
      <w:bookmarkEnd w:id="64"/>
      <w:r w:rsidR="00547079" w:rsidRPr="006843E1">
        <w:rPr>
          <w:b w:val="0"/>
          <w:bCs w:val="0"/>
        </w:rPr>
        <w:t xml:space="preserve">. </w:t>
      </w:r>
      <w:r w:rsidR="00BD4363" w:rsidRPr="006843E1">
        <w:rPr>
          <w:b w:val="0"/>
          <w:bCs w:val="0"/>
        </w:rPr>
        <w:t>The dots represent the mean value, and the error bars represent the standard error.</w:t>
      </w:r>
    </w:p>
    <w:p w14:paraId="69590A8F" w14:textId="3B0923D2" w:rsidR="00BD4363" w:rsidRPr="006843E1" w:rsidRDefault="00BD4363" w:rsidP="00BD4363">
      <w:pPr>
        <w:pStyle w:val="BetterCaption"/>
        <w:spacing w:after="0"/>
      </w:pPr>
      <w:bookmarkStart w:id="65" w:name="_Ref151153168"/>
      <w:bookmarkStart w:id="66" w:name="_Toc151366453"/>
      <w:bookmarkStart w:id="67" w:name="_Toc155316569"/>
      <w:r w:rsidRPr="006843E1">
        <w:lastRenderedPageBreak/>
        <w:t>Table S</w:t>
      </w:r>
      <w:r w:rsidRPr="006843E1">
        <w:fldChar w:fldCharType="begin"/>
      </w:r>
      <w:r w:rsidRPr="006843E1">
        <w:instrText xml:space="preserve"> SEQ Table_S \* ARABIC </w:instrText>
      </w:r>
      <w:r w:rsidRPr="006843E1">
        <w:fldChar w:fldCharType="separate"/>
      </w:r>
      <w:r w:rsidRPr="006843E1">
        <w:t>4</w:t>
      </w:r>
      <w:r w:rsidRPr="006843E1">
        <w:fldChar w:fldCharType="end"/>
      </w:r>
      <w:bookmarkEnd w:id="65"/>
      <w:r w:rsidRPr="006843E1">
        <w:t xml:space="preserve">: </w:t>
      </w:r>
      <w:r w:rsidRPr="006843E1">
        <w:rPr>
          <w:b w:val="0"/>
          <w:bCs w:val="0"/>
        </w:rPr>
        <w:t>Result of post hoc test performed on the number of transitions from foraging to alert behavio</w:t>
      </w:r>
      <w:r w:rsidR="00314C8E" w:rsidRPr="006843E1">
        <w:rPr>
          <w:b w:val="0"/>
          <w:bCs w:val="0"/>
        </w:rPr>
        <w:t>u</w:t>
      </w:r>
      <w:r w:rsidRPr="006843E1">
        <w:rPr>
          <w:b w:val="0"/>
          <w:bCs w:val="0"/>
        </w:rPr>
        <w:t>r</w:t>
      </w:r>
      <w:bookmarkEnd w:id="66"/>
      <w:bookmarkEnd w:id="67"/>
      <w:r w:rsidR="00547079" w:rsidRPr="006843E1">
        <w:rPr>
          <w:b w:val="0"/>
          <w:bCs w:val="0"/>
        </w:rPr>
        <w:t>.</w:t>
      </w:r>
    </w:p>
    <w:p w14:paraId="3211749D" w14:textId="60A9DC04" w:rsidR="00BD4363" w:rsidRPr="00A20D4C" w:rsidRDefault="00BD4363" w:rsidP="00170D8E">
      <w:pPr>
        <w:pStyle w:val="BetterCaption"/>
        <w:spacing w:before="0" w:after="0"/>
      </w:pPr>
      <w:r w:rsidRPr="006843E1">
        <w:rPr>
          <w:b w:val="0"/>
          <w:bCs w:val="0"/>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1">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D263E5">
      <w:headerReference w:type="default" r:id="rId72"/>
      <w:pgSz w:w="15840" w:h="12240" w:orient="landscape"/>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uthor" w:initials="A">
    <w:p w14:paraId="36CFF6E3" w14:textId="77777777" w:rsidR="00B615AA" w:rsidRPr="006843E1" w:rsidRDefault="00B615AA" w:rsidP="00B615AA">
      <w:r w:rsidRPr="006843E1">
        <w:rPr>
          <w:rStyle w:val="CommentReference"/>
        </w:rPr>
        <w:annotationRef/>
      </w:r>
      <w:r w:rsidRPr="006843E1">
        <w:rPr>
          <w:sz w:val="20"/>
          <w:szCs w:val="20"/>
        </w:rPr>
        <w:t>What is the significance of transitions from one behaviour to another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CFF6E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CFF6E3" w16cid:durableId="7D9A51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61400" w14:textId="77777777" w:rsidR="00D263E5" w:rsidRPr="006843E1" w:rsidRDefault="00D263E5" w:rsidP="00981E30">
      <w:pPr>
        <w:spacing w:line="240" w:lineRule="auto"/>
      </w:pPr>
      <w:r w:rsidRPr="006843E1">
        <w:separator/>
      </w:r>
    </w:p>
  </w:endnote>
  <w:endnote w:type="continuationSeparator" w:id="0">
    <w:p w14:paraId="7DD406C3" w14:textId="77777777" w:rsidR="00D263E5" w:rsidRPr="006843E1" w:rsidRDefault="00D263E5"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D38D4" w14:textId="77777777" w:rsidR="00D263E5" w:rsidRPr="006843E1" w:rsidRDefault="00D263E5" w:rsidP="00981E30">
      <w:pPr>
        <w:spacing w:line="240" w:lineRule="auto"/>
      </w:pPr>
      <w:r w:rsidRPr="006843E1">
        <w:separator/>
      </w:r>
    </w:p>
  </w:footnote>
  <w:footnote w:type="continuationSeparator" w:id="0">
    <w:p w14:paraId="3CECE10C" w14:textId="77777777" w:rsidR="00D263E5" w:rsidRPr="006843E1" w:rsidRDefault="00D263E5"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3AC426A5" w:rsidR="00981E30" w:rsidRPr="006843E1" w:rsidRDefault="00EA6CF0"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List of Tables</w:t>
    </w:r>
    <w:r w:rsidR="00981E30"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46495750"/>
        <w:docPartObj>
          <w:docPartGallery w:val="Page Numbers (Top of Page)"/>
          <w:docPartUnique/>
        </w:docPartObj>
      </w:sdtPr>
      <w:sdtContent>
        <w:r w:rsidR="00981E30" w:rsidRPr="006843E1">
          <w:rPr>
            <w:rFonts w:ascii="Times New Roman" w:hAnsi="Times New Roman" w:cs="Times New Roman"/>
            <w:sz w:val="24"/>
            <w:szCs w:val="24"/>
          </w:rPr>
          <w:fldChar w:fldCharType="begin"/>
        </w:r>
        <w:r w:rsidR="00981E30" w:rsidRPr="006843E1">
          <w:rPr>
            <w:rFonts w:ascii="Times New Roman" w:hAnsi="Times New Roman" w:cs="Times New Roman"/>
            <w:sz w:val="24"/>
            <w:szCs w:val="24"/>
          </w:rPr>
          <w:instrText xml:space="preserve"> PAGE   \* MERGEFORMAT </w:instrText>
        </w:r>
        <w:r w:rsidR="00981E30" w:rsidRPr="006843E1">
          <w:rPr>
            <w:rFonts w:ascii="Times New Roman" w:hAnsi="Times New Roman" w:cs="Times New Roman"/>
            <w:sz w:val="24"/>
            <w:szCs w:val="24"/>
          </w:rPr>
          <w:fldChar w:fldCharType="separate"/>
        </w:r>
        <w:r w:rsidR="00981E30" w:rsidRPr="006843E1">
          <w:rPr>
            <w:rFonts w:ascii="Times New Roman" w:hAnsi="Times New Roman" w:cs="Times New Roman"/>
            <w:sz w:val="24"/>
            <w:szCs w:val="24"/>
          </w:rPr>
          <w:t>2</w:t>
        </w:r>
        <w:r w:rsidR="00981E30"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12BF87A1" w:rsidR="0050134E" w:rsidRPr="006843E1" w:rsidRDefault="0050134E"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2A6F6DED" w:rsidR="001B5A7F" w:rsidRPr="006843E1" w:rsidRDefault="001B5A7F"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w:t>
    </w:r>
    <w:r>
      <w:rPr>
        <w:rFonts w:ascii="Times New Roman" w:hAnsi="Times New Roman" w:cs="Times New Roman"/>
        <w:sz w:val="24"/>
        <w:szCs w:val="24"/>
      </w:rPr>
      <w:t>Figure 3</w:t>
    </w:r>
    <w:r w:rsidRPr="006843E1">
      <w:rPr>
        <w:rFonts w:ascii="Times New Roman" w:hAnsi="Times New Roman" w:cs="Times New Roman"/>
        <w:sz w:val="24"/>
        <w:szCs w:val="24"/>
      </w:rPr>
      <w:t xml:space="preserve"> – </w:t>
    </w:r>
    <w:r w:rsidRPr="006843E1">
      <w:rPr>
        <w:rFonts w:ascii="Times New Roman" w:hAnsi="Times New Roman" w:cs="Times New Roman"/>
        <w:sz w:val="24"/>
        <w:szCs w:val="24"/>
      </w:rPr>
      <w:t xml:space="preserve">Popescu </w:t>
    </w:r>
    <w:sdt>
      <w:sdtPr>
        <w:rPr>
          <w:rFonts w:ascii="Times New Roman" w:hAnsi="Times New Roman" w:cs="Times New Roman"/>
          <w:sz w:val="24"/>
          <w:szCs w:val="24"/>
        </w:rPr>
        <w:id w:val="-1539498641"/>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69C6F211" w:rsidR="00AB545F" w:rsidRPr="006843E1" w:rsidRDefault="00AB545F"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Table 2 – Popescu </w:t>
    </w:r>
    <w:sdt>
      <w:sdtPr>
        <w:rPr>
          <w:rFonts w:ascii="Times New Roman" w:hAnsi="Times New Roman" w:cs="Times New Roman"/>
          <w:sz w:val="24"/>
          <w:szCs w:val="24"/>
        </w:rPr>
        <w:id w:val="-895048990"/>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33E077A4" w:rsidR="00E33B5A" w:rsidRPr="006843E1" w:rsidRDefault="00E33B5A"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3BA10AED" w:rsidR="005A226D" w:rsidRPr="006843E1" w:rsidRDefault="005A226D"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4 – Popescu </w:t>
    </w:r>
    <w:sdt>
      <w:sdtPr>
        <w:rPr>
          <w:rFonts w:ascii="Times New Roman" w:hAnsi="Times New Roman" w:cs="Times New Roman"/>
          <w:sz w:val="24"/>
          <w:szCs w:val="24"/>
        </w:rPr>
        <w:id w:val="-121889474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61F55E3E" w:rsidR="005A226D" w:rsidRPr="006843E1" w:rsidRDefault="005A226D"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5 – Popescu </w:t>
    </w:r>
    <w:sdt>
      <w:sdtPr>
        <w:rPr>
          <w:rFonts w:ascii="Times New Roman" w:hAnsi="Times New Roman" w:cs="Times New Roman"/>
          <w:sz w:val="24"/>
          <w:szCs w:val="24"/>
        </w:rPr>
        <w:id w:val="-1091856447"/>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66F45AD7" w:rsidR="005A226D" w:rsidRPr="006843E1" w:rsidRDefault="005A226D"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611052E7" w:rsidR="00714B56" w:rsidRPr="006843E1" w:rsidRDefault="00714B56"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6 – Popescu </w:t>
    </w:r>
    <w:sdt>
      <w:sdtPr>
        <w:rPr>
          <w:rFonts w:ascii="Times New Roman" w:hAnsi="Times New Roman" w:cs="Times New Roman"/>
          <w:sz w:val="24"/>
          <w:szCs w:val="24"/>
        </w:rPr>
        <w:id w:val="6846341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653EF678" w:rsidR="00714B56" w:rsidRPr="006843E1" w:rsidRDefault="00714B56"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Table 3 – Popescu </w:t>
    </w:r>
    <w:sdt>
      <w:sdtPr>
        <w:rPr>
          <w:rFonts w:ascii="Times New Roman" w:hAnsi="Times New Roman" w:cs="Times New Roman"/>
          <w:sz w:val="24"/>
          <w:szCs w:val="24"/>
        </w:rPr>
        <w:id w:val="87874199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0904F30B" w:rsidR="00714B56" w:rsidRPr="006843E1" w:rsidRDefault="00714B56"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7 – Popescu </w:t>
    </w:r>
    <w:sdt>
      <w:sdtPr>
        <w:rPr>
          <w:rFonts w:ascii="Times New Roman" w:hAnsi="Times New Roman" w:cs="Times New Roman"/>
          <w:sz w:val="24"/>
          <w:szCs w:val="24"/>
        </w:rPr>
        <w:id w:val="-146272151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5ABB7A27" w:rsidR="00EA6CF0" w:rsidRPr="006843E1" w:rsidRDefault="00EA6CF0"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List of Figures – Popescu </w:t>
    </w:r>
    <w:sdt>
      <w:sdtPr>
        <w:rPr>
          <w:rFonts w:ascii="Times New Roman" w:hAnsi="Times New Roman" w:cs="Times New Roman"/>
          <w:sz w:val="24"/>
          <w:szCs w:val="24"/>
        </w:rPr>
        <w:id w:val="11494660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4FE7F506" w:rsidR="00714B56" w:rsidRPr="006843E1" w:rsidRDefault="00714B56"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8 – Popescu </w:t>
    </w:r>
    <w:sdt>
      <w:sdtPr>
        <w:rPr>
          <w:rFonts w:ascii="Times New Roman" w:hAnsi="Times New Roman" w:cs="Times New Roman"/>
          <w:sz w:val="24"/>
          <w:szCs w:val="24"/>
        </w:rPr>
        <w:id w:val="108703668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32C35A45"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Table 4 – Popescu </w:t>
    </w:r>
    <w:sdt>
      <w:sdtPr>
        <w:rPr>
          <w:rFonts w:ascii="Times New Roman" w:hAnsi="Times New Roman" w:cs="Times New Roman"/>
          <w:sz w:val="24"/>
          <w:szCs w:val="24"/>
        </w:rPr>
        <w:id w:val="-18298581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295C9F7C"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9 – Popescu </w:t>
    </w:r>
    <w:sdt>
      <w:sdtPr>
        <w:rPr>
          <w:rFonts w:ascii="Times New Roman" w:hAnsi="Times New Roman" w:cs="Times New Roman"/>
          <w:sz w:val="24"/>
          <w:szCs w:val="24"/>
        </w:rPr>
        <w:id w:val="-38263357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06C53EDF" w:rsidR="00547079" w:rsidRPr="006843E1" w:rsidRDefault="00972DBB"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69905B0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Figure S1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18A3D3D4"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Figure S2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6359974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Figure S3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9ED2" w14:textId="41F64A1C" w:rsidR="00E33B5A" w:rsidRPr="006843E1" w:rsidRDefault="00E36B05">
    <w:pPr>
      <w:pStyle w:val="Header"/>
      <w:jc w:val="right"/>
      <w:rPr>
        <w:rFonts w:ascii="Times New Roman" w:hAnsi="Times New Roman" w:cs="Times New Roman"/>
        <w:sz w:val="24"/>
        <w:szCs w:val="24"/>
      </w:rPr>
    </w:pPr>
    <w:r>
      <w:rPr>
        <w:rFonts w:ascii="Times New Roman" w:hAnsi="Times New Roman" w:cs="Times New Roman"/>
        <w:sz w:val="24"/>
        <w:szCs w:val="24"/>
      </w:rPr>
      <w:t>Introduction</w:t>
    </w:r>
    <w:r w:rsidR="00E33B5A"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769729626"/>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2F37064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Figure S4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74CED18A"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Figure S5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CDD7362"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S6</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5F4D" w14:textId="77777777" w:rsidR="00E36B05" w:rsidRPr="006843E1" w:rsidRDefault="00E36B05">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42188176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25C44410" w:rsidR="00714B56" w:rsidRPr="006843E1" w:rsidRDefault="00714B56">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Methods </w:t>
    </w:r>
    <w:bookmarkStart w:id="2" w:name="_Hlk155329408"/>
    <w:r w:rsidRPr="006843E1">
      <w:rPr>
        <w:rFonts w:ascii="Times New Roman" w:hAnsi="Times New Roman" w:cs="Times New Roman"/>
        <w:sz w:val="24"/>
        <w:szCs w:val="24"/>
      </w:rPr>
      <w:t>–</w:t>
    </w:r>
    <w:bookmarkEnd w:id="2"/>
    <w:r w:rsidRPr="006843E1">
      <w:rPr>
        <w:rFonts w:ascii="Times New Roman" w:hAnsi="Times New Roman" w:cs="Times New Roman"/>
        <w:sz w:val="24"/>
        <w:szCs w:val="24"/>
      </w:rPr>
      <w:t xml:space="preserve"> Figure 1 – Popescu </w:t>
    </w:r>
    <w:sdt>
      <w:sdtPr>
        <w:rPr>
          <w:rFonts w:ascii="Times New Roman" w:hAnsi="Times New Roman" w:cs="Times New Roman"/>
          <w:sz w:val="24"/>
          <w:szCs w:val="24"/>
        </w:rPr>
        <w:id w:val="46301406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77777777" w:rsidR="001B5A7F" w:rsidRPr="006843E1" w:rsidRDefault="001B5A7F">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46BCF0E" w:rsidR="00E12428" w:rsidRPr="006843E1" w:rsidRDefault="00E12428"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59955381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07465932" w:rsidR="00714B56" w:rsidRPr="006843E1" w:rsidRDefault="00714B56"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Figure 2 – Popescu </w:t>
    </w:r>
    <w:sdt>
      <w:sdtPr>
        <w:rPr>
          <w:rFonts w:ascii="Times New Roman" w:hAnsi="Times New Roman" w:cs="Times New Roman"/>
          <w:sz w:val="24"/>
          <w:szCs w:val="24"/>
        </w:rPr>
        <w:id w:val="-53411320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3557084B" w:rsidR="00E12428" w:rsidRPr="006843E1" w:rsidRDefault="00E12428"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Results – Table 1 – Popescu </w:t>
    </w:r>
    <w:sdt>
      <w:sdtPr>
        <w:rPr>
          <w:rFonts w:ascii="Times New Roman" w:hAnsi="Times New Roman" w:cs="Times New Roman"/>
          <w:sz w:val="24"/>
          <w:szCs w:val="24"/>
        </w:rPr>
        <w:id w:val="180784861"/>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21256"/>
    <w:rsid w:val="00024D04"/>
    <w:rsid w:val="00045C40"/>
    <w:rsid w:val="000576AC"/>
    <w:rsid w:val="00081D99"/>
    <w:rsid w:val="00083606"/>
    <w:rsid w:val="00092C24"/>
    <w:rsid w:val="00096E20"/>
    <w:rsid w:val="000A230C"/>
    <w:rsid w:val="000C3A28"/>
    <w:rsid w:val="000E6838"/>
    <w:rsid w:val="000F42DC"/>
    <w:rsid w:val="0010194D"/>
    <w:rsid w:val="00115793"/>
    <w:rsid w:val="0011611F"/>
    <w:rsid w:val="00124A72"/>
    <w:rsid w:val="00136B00"/>
    <w:rsid w:val="001418CA"/>
    <w:rsid w:val="00142572"/>
    <w:rsid w:val="00152D83"/>
    <w:rsid w:val="00170D8E"/>
    <w:rsid w:val="00174174"/>
    <w:rsid w:val="0019549D"/>
    <w:rsid w:val="001B0B9A"/>
    <w:rsid w:val="001B4752"/>
    <w:rsid w:val="001B5A7F"/>
    <w:rsid w:val="001C51A0"/>
    <w:rsid w:val="001F2974"/>
    <w:rsid w:val="001F6E05"/>
    <w:rsid w:val="00215354"/>
    <w:rsid w:val="00236CCF"/>
    <w:rsid w:val="002432DC"/>
    <w:rsid w:val="00261274"/>
    <w:rsid w:val="00270D73"/>
    <w:rsid w:val="00270D95"/>
    <w:rsid w:val="00292889"/>
    <w:rsid w:val="0029582B"/>
    <w:rsid w:val="002A68FB"/>
    <w:rsid w:val="002B0540"/>
    <w:rsid w:val="002D696B"/>
    <w:rsid w:val="002E2E7E"/>
    <w:rsid w:val="002E55A1"/>
    <w:rsid w:val="002E5F6A"/>
    <w:rsid w:val="00314A2A"/>
    <w:rsid w:val="00314C8E"/>
    <w:rsid w:val="00314F66"/>
    <w:rsid w:val="00325226"/>
    <w:rsid w:val="0032762F"/>
    <w:rsid w:val="003300DB"/>
    <w:rsid w:val="00334BDE"/>
    <w:rsid w:val="00355804"/>
    <w:rsid w:val="00364724"/>
    <w:rsid w:val="00365844"/>
    <w:rsid w:val="00367962"/>
    <w:rsid w:val="00370FC6"/>
    <w:rsid w:val="00377D53"/>
    <w:rsid w:val="003908E3"/>
    <w:rsid w:val="00395A0B"/>
    <w:rsid w:val="003B628D"/>
    <w:rsid w:val="003C11DA"/>
    <w:rsid w:val="003F0018"/>
    <w:rsid w:val="003F2323"/>
    <w:rsid w:val="00400AB0"/>
    <w:rsid w:val="004162C6"/>
    <w:rsid w:val="00451743"/>
    <w:rsid w:val="004604DB"/>
    <w:rsid w:val="0046061D"/>
    <w:rsid w:val="004671EE"/>
    <w:rsid w:val="00474E26"/>
    <w:rsid w:val="0047579E"/>
    <w:rsid w:val="00490B2D"/>
    <w:rsid w:val="00492CDC"/>
    <w:rsid w:val="004A4D28"/>
    <w:rsid w:val="004B3EB6"/>
    <w:rsid w:val="004C0944"/>
    <w:rsid w:val="004C71A7"/>
    <w:rsid w:val="004D7A21"/>
    <w:rsid w:val="004E66EE"/>
    <w:rsid w:val="004E6AC5"/>
    <w:rsid w:val="004F7F19"/>
    <w:rsid w:val="0050134E"/>
    <w:rsid w:val="00502A28"/>
    <w:rsid w:val="005065CC"/>
    <w:rsid w:val="00506746"/>
    <w:rsid w:val="00514A4D"/>
    <w:rsid w:val="00527A47"/>
    <w:rsid w:val="005351C6"/>
    <w:rsid w:val="00541CE2"/>
    <w:rsid w:val="005468E4"/>
    <w:rsid w:val="00547079"/>
    <w:rsid w:val="00553BC6"/>
    <w:rsid w:val="00561151"/>
    <w:rsid w:val="0056164E"/>
    <w:rsid w:val="005630C9"/>
    <w:rsid w:val="005829A6"/>
    <w:rsid w:val="00586057"/>
    <w:rsid w:val="00590CB6"/>
    <w:rsid w:val="00595DB1"/>
    <w:rsid w:val="005964BB"/>
    <w:rsid w:val="005A226D"/>
    <w:rsid w:val="005A2EE4"/>
    <w:rsid w:val="005B4B42"/>
    <w:rsid w:val="005B5588"/>
    <w:rsid w:val="005D0445"/>
    <w:rsid w:val="005D4087"/>
    <w:rsid w:val="005F77E4"/>
    <w:rsid w:val="006117C5"/>
    <w:rsid w:val="00614FF0"/>
    <w:rsid w:val="00616775"/>
    <w:rsid w:val="006265EF"/>
    <w:rsid w:val="0062699E"/>
    <w:rsid w:val="00626A87"/>
    <w:rsid w:val="006304EE"/>
    <w:rsid w:val="00644327"/>
    <w:rsid w:val="006541E9"/>
    <w:rsid w:val="0066492F"/>
    <w:rsid w:val="00666DA9"/>
    <w:rsid w:val="006716F1"/>
    <w:rsid w:val="00672B94"/>
    <w:rsid w:val="00672C4A"/>
    <w:rsid w:val="006754AB"/>
    <w:rsid w:val="00682600"/>
    <w:rsid w:val="006843E1"/>
    <w:rsid w:val="00694E01"/>
    <w:rsid w:val="006A07D6"/>
    <w:rsid w:val="006A4437"/>
    <w:rsid w:val="006A60BD"/>
    <w:rsid w:val="006A73E3"/>
    <w:rsid w:val="006B38EF"/>
    <w:rsid w:val="006B6414"/>
    <w:rsid w:val="006C0061"/>
    <w:rsid w:val="006C1CE7"/>
    <w:rsid w:val="006C345D"/>
    <w:rsid w:val="006E3052"/>
    <w:rsid w:val="006E5508"/>
    <w:rsid w:val="00706268"/>
    <w:rsid w:val="007146D6"/>
    <w:rsid w:val="00714B56"/>
    <w:rsid w:val="00716C28"/>
    <w:rsid w:val="00722128"/>
    <w:rsid w:val="0072580B"/>
    <w:rsid w:val="0073310A"/>
    <w:rsid w:val="007347A5"/>
    <w:rsid w:val="0075696A"/>
    <w:rsid w:val="0077305A"/>
    <w:rsid w:val="00773B39"/>
    <w:rsid w:val="00775ED0"/>
    <w:rsid w:val="0079402E"/>
    <w:rsid w:val="007A6436"/>
    <w:rsid w:val="007A775A"/>
    <w:rsid w:val="007D03AB"/>
    <w:rsid w:val="007D2F3F"/>
    <w:rsid w:val="007F6E9F"/>
    <w:rsid w:val="00800235"/>
    <w:rsid w:val="008024E5"/>
    <w:rsid w:val="008077F8"/>
    <w:rsid w:val="00827E4B"/>
    <w:rsid w:val="0083379E"/>
    <w:rsid w:val="00833A1F"/>
    <w:rsid w:val="008434EB"/>
    <w:rsid w:val="00850741"/>
    <w:rsid w:val="00870DCF"/>
    <w:rsid w:val="00877177"/>
    <w:rsid w:val="00883605"/>
    <w:rsid w:val="0088419E"/>
    <w:rsid w:val="00885447"/>
    <w:rsid w:val="00891BD8"/>
    <w:rsid w:val="008A4C6F"/>
    <w:rsid w:val="008B7A48"/>
    <w:rsid w:val="008D4D75"/>
    <w:rsid w:val="008D58DC"/>
    <w:rsid w:val="008E1015"/>
    <w:rsid w:val="00903571"/>
    <w:rsid w:val="00905902"/>
    <w:rsid w:val="0091332F"/>
    <w:rsid w:val="00914006"/>
    <w:rsid w:val="0091432B"/>
    <w:rsid w:val="00937F64"/>
    <w:rsid w:val="00940F6D"/>
    <w:rsid w:val="0094780A"/>
    <w:rsid w:val="009547D0"/>
    <w:rsid w:val="00963394"/>
    <w:rsid w:val="00964C1D"/>
    <w:rsid w:val="00965D29"/>
    <w:rsid w:val="00967FF7"/>
    <w:rsid w:val="00971FAB"/>
    <w:rsid w:val="00972DBB"/>
    <w:rsid w:val="00974F9D"/>
    <w:rsid w:val="00976BE6"/>
    <w:rsid w:val="00980EFF"/>
    <w:rsid w:val="009812E5"/>
    <w:rsid w:val="00981E30"/>
    <w:rsid w:val="00984573"/>
    <w:rsid w:val="00985A59"/>
    <w:rsid w:val="009B72DB"/>
    <w:rsid w:val="009D0874"/>
    <w:rsid w:val="009D2D07"/>
    <w:rsid w:val="009D44B1"/>
    <w:rsid w:val="009F5011"/>
    <w:rsid w:val="009F5FF7"/>
    <w:rsid w:val="009F635C"/>
    <w:rsid w:val="00A01978"/>
    <w:rsid w:val="00A0537A"/>
    <w:rsid w:val="00A12FDD"/>
    <w:rsid w:val="00A20D4C"/>
    <w:rsid w:val="00A26548"/>
    <w:rsid w:val="00A31764"/>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B06502"/>
    <w:rsid w:val="00B218DB"/>
    <w:rsid w:val="00B256D6"/>
    <w:rsid w:val="00B400B5"/>
    <w:rsid w:val="00B615AA"/>
    <w:rsid w:val="00B72CE4"/>
    <w:rsid w:val="00B75B9B"/>
    <w:rsid w:val="00B8712B"/>
    <w:rsid w:val="00B90D30"/>
    <w:rsid w:val="00B976DD"/>
    <w:rsid w:val="00BC0090"/>
    <w:rsid w:val="00BD4363"/>
    <w:rsid w:val="00BD4449"/>
    <w:rsid w:val="00BD79F9"/>
    <w:rsid w:val="00BE5D5F"/>
    <w:rsid w:val="00BF6DBC"/>
    <w:rsid w:val="00C00298"/>
    <w:rsid w:val="00C1715F"/>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C2401"/>
    <w:rsid w:val="00CD35D5"/>
    <w:rsid w:val="00CD4E74"/>
    <w:rsid w:val="00CD6455"/>
    <w:rsid w:val="00CF78FE"/>
    <w:rsid w:val="00CF7EAA"/>
    <w:rsid w:val="00D0529A"/>
    <w:rsid w:val="00D134B7"/>
    <w:rsid w:val="00D1533F"/>
    <w:rsid w:val="00D175A4"/>
    <w:rsid w:val="00D212DA"/>
    <w:rsid w:val="00D23BAE"/>
    <w:rsid w:val="00D26316"/>
    <w:rsid w:val="00D263E5"/>
    <w:rsid w:val="00D32DE2"/>
    <w:rsid w:val="00D3641F"/>
    <w:rsid w:val="00D402E7"/>
    <w:rsid w:val="00D433F5"/>
    <w:rsid w:val="00D4354F"/>
    <w:rsid w:val="00D609A0"/>
    <w:rsid w:val="00D91BA6"/>
    <w:rsid w:val="00D92C53"/>
    <w:rsid w:val="00DA098F"/>
    <w:rsid w:val="00DB0423"/>
    <w:rsid w:val="00DB5832"/>
    <w:rsid w:val="00DB679E"/>
    <w:rsid w:val="00DC2BB9"/>
    <w:rsid w:val="00DC5470"/>
    <w:rsid w:val="00DE18C5"/>
    <w:rsid w:val="00DF2723"/>
    <w:rsid w:val="00E00DF0"/>
    <w:rsid w:val="00E12033"/>
    <w:rsid w:val="00E12428"/>
    <w:rsid w:val="00E13BF9"/>
    <w:rsid w:val="00E15BFB"/>
    <w:rsid w:val="00E229F1"/>
    <w:rsid w:val="00E300D4"/>
    <w:rsid w:val="00E31E9F"/>
    <w:rsid w:val="00E33B5A"/>
    <w:rsid w:val="00E36202"/>
    <w:rsid w:val="00E36B05"/>
    <w:rsid w:val="00E50596"/>
    <w:rsid w:val="00E73038"/>
    <w:rsid w:val="00E77B42"/>
    <w:rsid w:val="00E805D4"/>
    <w:rsid w:val="00E80F65"/>
    <w:rsid w:val="00E8348C"/>
    <w:rsid w:val="00E94C23"/>
    <w:rsid w:val="00EA5778"/>
    <w:rsid w:val="00EA6CF0"/>
    <w:rsid w:val="00EB30AC"/>
    <w:rsid w:val="00EB46BA"/>
    <w:rsid w:val="00EC7BB6"/>
    <w:rsid w:val="00ED18C2"/>
    <w:rsid w:val="00ED7E70"/>
    <w:rsid w:val="00EE7ED3"/>
    <w:rsid w:val="00EF0B50"/>
    <w:rsid w:val="00EF2BB4"/>
    <w:rsid w:val="00EF30A9"/>
    <w:rsid w:val="00F20EEC"/>
    <w:rsid w:val="00F25972"/>
    <w:rsid w:val="00F32ADB"/>
    <w:rsid w:val="00F35BBA"/>
    <w:rsid w:val="00F61F8A"/>
    <w:rsid w:val="00F632DD"/>
    <w:rsid w:val="00F7205B"/>
    <w:rsid w:val="00F752BC"/>
    <w:rsid w:val="00F752EA"/>
    <w:rsid w:val="00F770C9"/>
    <w:rsid w:val="00F824A4"/>
    <w:rsid w:val="00F879FF"/>
    <w:rsid w:val="00FA429C"/>
    <w:rsid w:val="00FB30D7"/>
    <w:rsid w:val="00FB4324"/>
    <w:rsid w:val="00FB5FC9"/>
    <w:rsid w:val="00FC2582"/>
    <w:rsid w:val="00FD172D"/>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qFormat/>
    <w:rsid w:val="005630C9"/>
    <w:pPr>
      <w:spacing w:after="200" w:line="240" w:lineRule="auto"/>
    </w:pPr>
    <w:rPr>
      <w:i/>
      <w:iCs/>
      <w:color w:val="1F497D" w:themeColor="text2"/>
      <w:sz w:val="18"/>
      <w:szCs w:val="18"/>
    </w:rPr>
  </w:style>
  <w:style w:type="paragraph" w:customStyle="1" w:styleId="SectionTitle">
    <w:name w:val="Section Title"/>
    <w:basedOn w:val="Heading1"/>
    <w:qFormat/>
    <w:rsid w:val="005630C9"/>
    <w:rPr>
      <w:rFonts w:ascii="Times New Roman" w:hAnsi="Times New Roman" w:cs="Times New Roman"/>
      <w:b/>
      <w:noProof/>
      <w:sz w:val="32"/>
      <w:u w:val="single"/>
    </w:rPr>
  </w:style>
  <w:style w:type="paragraph" w:customStyle="1" w:styleId="SectionSubtitle">
    <w:name w:val="Section Subtitle"/>
    <w:basedOn w:val="Heading2"/>
    <w:qFormat/>
    <w:rsid w:val="005630C9"/>
    <w:pPr>
      <w:spacing w:before="240" w:after="0"/>
    </w:pPr>
    <w:rPr>
      <w:rFonts w:ascii="Times New Roman" w:hAnsi="Times New Roman"/>
      <w:b/>
      <w:sz w:val="28"/>
      <w:u w:val="single"/>
    </w:rPr>
  </w:style>
  <w:style w:type="paragraph" w:customStyle="1" w:styleId="SectionText">
    <w:name w:val="Section Text"/>
    <w:basedOn w:val="Normal"/>
    <w:link w:val="SectionTextChar"/>
    <w:qFormat/>
    <w:rsid w:val="00400AB0"/>
    <w:pPr>
      <w:spacing w:after="240"/>
    </w:pPr>
    <w:rPr>
      <w:rFonts w:ascii="Times New Roman" w:eastAsia="Times New Roman" w:hAnsi="Times New Roman" w:cs="Times New Roman"/>
      <w:sz w:val="24"/>
      <w:szCs w:val="24"/>
    </w:rPr>
  </w:style>
  <w:style w:type="paragraph" w:customStyle="1" w:styleId="BetterCaption">
    <w:name w:val="Better Caption"/>
    <w:basedOn w:val="SectionText"/>
    <w:link w:val="BetterCaptionChar"/>
    <w:qFormat/>
    <w:rsid w:val="006C1CE7"/>
    <w:pPr>
      <w:spacing w:before="120" w:after="120"/>
    </w:pPr>
    <w:rPr>
      <w:b/>
      <w:bCs/>
    </w:rPr>
  </w:style>
  <w:style w:type="character" w:customStyle="1" w:styleId="SectionTextChar">
    <w:name w:val="Section Text Char"/>
    <w:basedOn w:val="DefaultParagraphFont"/>
    <w:link w:val="SectionText"/>
    <w:rsid w:val="006C1CE7"/>
    <w:rPr>
      <w:rFonts w:ascii="Times New Roman" w:eastAsia="Times New Roman" w:hAnsi="Times New Roman" w:cs="Times New Roman"/>
      <w:sz w:val="24"/>
      <w:szCs w:val="24"/>
    </w:rPr>
  </w:style>
  <w:style w:type="character" w:customStyle="1" w:styleId="BetterCaptionChar">
    <w:name w:val="Better Caption Char"/>
    <w:basedOn w:val="SectionTextChar"/>
    <w:link w:val="BetterCaption"/>
    <w:rsid w:val="006C1CE7"/>
    <w:rPr>
      <w:rFonts w:ascii="Times New Roman" w:eastAsia="Times New Roman" w:hAnsi="Times New Roman" w:cs="Times New Roman"/>
      <w:b/>
      <w:bCs/>
      <w:sz w:val="24"/>
      <w:szCs w:val="24"/>
    </w:rPr>
  </w:style>
  <w:style w:type="paragraph" w:styleId="TableofFigures">
    <w:name w:val="table of figures"/>
    <w:basedOn w:val="Normal"/>
    <w:next w:val="Normal"/>
    <w:uiPriority w:val="99"/>
    <w:unhideWhenUsed/>
    <w:rsid w:val="00EA6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eader" Target="header19.xml"/><Relationship Id="rId47" Type="http://schemas.openxmlformats.org/officeDocument/2006/relationships/image" Target="media/image13.png"/><Relationship Id="rId63" Type="http://schemas.openxmlformats.org/officeDocument/2006/relationships/image" Target="media/image20.png"/><Relationship Id="rId68" Type="http://schemas.openxmlformats.org/officeDocument/2006/relationships/header" Target="header32.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header" Target="header12.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header" Target="header18.xml"/><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header" Target="header27.xml"/><Relationship Id="rId66" Type="http://schemas.openxmlformats.org/officeDocument/2006/relationships/header" Target="header31.xm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9.png"/><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eader" Target="header15.xml"/><Relationship Id="rId43" Type="http://schemas.openxmlformats.org/officeDocument/2006/relationships/image" Target="media/image11.png"/><Relationship Id="rId48" Type="http://schemas.openxmlformats.org/officeDocument/2006/relationships/header" Target="header22.xml"/><Relationship Id="rId56" Type="http://schemas.openxmlformats.org/officeDocument/2006/relationships/header" Target="header26.xml"/><Relationship Id="rId64" Type="http://schemas.openxmlformats.org/officeDocument/2006/relationships/header" Target="header30.xml"/><Relationship Id="rId69"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header" Target="header25.xml"/><Relationship Id="rId72" Type="http://schemas.openxmlformats.org/officeDocument/2006/relationships/header" Target="header3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header" Target="header14.xml"/><Relationship Id="rId38" Type="http://schemas.openxmlformats.org/officeDocument/2006/relationships/header" Target="header17.xml"/><Relationship Id="rId46" Type="http://schemas.openxmlformats.org/officeDocument/2006/relationships/header" Target="header21.xml"/><Relationship Id="rId59" Type="http://schemas.openxmlformats.org/officeDocument/2006/relationships/image" Target="media/image18.png"/><Relationship Id="rId67" Type="http://schemas.openxmlformats.org/officeDocument/2006/relationships/image" Target="media/image22.png"/><Relationship Id="rId20" Type="http://schemas.microsoft.com/office/2016/09/relationships/commentsIds" Target="commentsIds.xml"/><Relationship Id="rId41" Type="http://schemas.openxmlformats.org/officeDocument/2006/relationships/image" Target="media/image10.png"/><Relationship Id="rId54" Type="http://schemas.microsoft.com/office/2007/relationships/hdphoto" Target="media/hdphoto1.wdp"/><Relationship Id="rId62" Type="http://schemas.openxmlformats.org/officeDocument/2006/relationships/header" Target="header29.xml"/><Relationship Id="rId70"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6.xml"/><Relationship Id="rId49" Type="http://schemas.openxmlformats.org/officeDocument/2006/relationships/header" Target="header23.xml"/><Relationship Id="rId57" Type="http://schemas.openxmlformats.org/officeDocument/2006/relationships/image" Target="media/image17.png"/><Relationship Id="rId10" Type="http://schemas.openxmlformats.org/officeDocument/2006/relationships/endnotes" Target="endnotes.xml"/><Relationship Id="rId31" Type="http://schemas.openxmlformats.org/officeDocument/2006/relationships/header" Target="header13.xml"/><Relationship Id="rId44" Type="http://schemas.openxmlformats.org/officeDocument/2006/relationships/header" Target="header20.xml"/><Relationship Id="rId52" Type="http://schemas.openxmlformats.org/officeDocument/2006/relationships/image" Target="media/image14.png"/><Relationship Id="rId60" Type="http://schemas.openxmlformats.org/officeDocument/2006/relationships/header" Target="header28.xml"/><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image" Target="media/image9.png"/><Relationship Id="rId34" Type="http://schemas.openxmlformats.org/officeDocument/2006/relationships/image" Target="media/image7.png"/><Relationship Id="rId50" Type="http://schemas.openxmlformats.org/officeDocument/2006/relationships/header" Target="header24.xml"/><Relationship Id="rId55" Type="http://schemas.openxmlformats.org/officeDocument/2006/relationships/image" Target="media/image16.png"/><Relationship Id="rId7" Type="http://schemas.openxmlformats.org/officeDocument/2006/relationships/settings" Target="settings.xml"/><Relationship Id="rId7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AC550C94-F7AC-45B8-B6E1-E56A79D600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15992</Words>
  <Characters>91160</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2024-03-24T20:45:00Z</dcterms:created>
  <dcterms:modified xsi:type="dcterms:W3CDTF">2024-03-24T20:45:00Z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zotero-version="6.0.35"&gt;&lt;session id="DAzBYAW4"/&gt;&lt;style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ies>
</file>