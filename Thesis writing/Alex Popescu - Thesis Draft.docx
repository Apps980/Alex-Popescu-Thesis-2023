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FC466A" w14:textId="2F9E81F2" w:rsidR="003D5590" w:rsidRPr="003D5590" w:rsidRDefault="003D5590" w:rsidP="00FD273E">
      <w:pPr>
        <w:pStyle w:val="SectionTitle"/>
        <w:spacing w:after="0" w:line="480" w:lineRule="auto"/>
        <w:jc w:val="center"/>
        <w:rPr>
          <w:color w:val="FFFFFF" w:themeColor="background1"/>
        </w:rPr>
      </w:pPr>
      <w:bookmarkStart w:id="0" w:name="_Toc162610791"/>
      <w:bookmarkStart w:id="1" w:name="_Toc162204945"/>
      <w:r w:rsidRPr="003D5590">
        <w:rPr>
          <w:color w:val="FFFFFF" w:themeColor="background1"/>
        </w:rPr>
        <w:t>Title Page</w:t>
      </w:r>
      <w:bookmarkEnd w:id="0"/>
    </w:p>
    <w:p w14:paraId="328C9A83" w14:textId="7FCEEC92" w:rsidR="00B22722" w:rsidRPr="003D5590" w:rsidRDefault="00B22722" w:rsidP="003D5590">
      <w:pPr>
        <w:pStyle w:val="SectionText0"/>
        <w:jc w:val="center"/>
        <w:rPr>
          <w:b/>
          <w:bCs/>
          <w:sz w:val="32"/>
          <w:szCs w:val="32"/>
          <w:u w:val="single"/>
        </w:rPr>
      </w:pPr>
      <w:r w:rsidRPr="003D5590">
        <w:rPr>
          <w:b/>
          <w:bCs/>
          <w:sz w:val="32"/>
          <w:szCs w:val="32"/>
          <w:u w:val="single"/>
        </w:rPr>
        <w:t>Sentinel behaviour and urban environments: A corvid’s perspective</w:t>
      </w:r>
      <w:bookmarkEnd w:id="1"/>
    </w:p>
    <w:p w14:paraId="5710681C" w14:textId="77777777" w:rsidR="00B22722" w:rsidRDefault="00B22722" w:rsidP="00B8527A">
      <w:pPr>
        <w:pStyle w:val="SectionText"/>
        <w:jc w:val="center"/>
      </w:pPr>
    </w:p>
    <w:p w14:paraId="2B76CFD1" w14:textId="77777777" w:rsidR="00B22722" w:rsidRDefault="00B22722" w:rsidP="00B8527A">
      <w:pPr>
        <w:pStyle w:val="SectionText"/>
        <w:jc w:val="center"/>
      </w:pPr>
    </w:p>
    <w:p w14:paraId="080F5002" w14:textId="77777777" w:rsidR="00B22722" w:rsidRDefault="00B22722" w:rsidP="00B8527A">
      <w:pPr>
        <w:pStyle w:val="SectionText"/>
        <w:jc w:val="center"/>
      </w:pPr>
      <w:r>
        <w:t>By</w:t>
      </w:r>
    </w:p>
    <w:p w14:paraId="4E7D105A" w14:textId="77777777" w:rsidR="00B22722" w:rsidRDefault="00B22722" w:rsidP="00B8527A">
      <w:pPr>
        <w:pStyle w:val="SectionText"/>
        <w:jc w:val="center"/>
      </w:pPr>
      <w:r>
        <w:t>Alex Popescu. B.Sc.</w:t>
      </w:r>
    </w:p>
    <w:p w14:paraId="2EE92C4E" w14:textId="77777777" w:rsidR="00B22722" w:rsidRDefault="00B22722" w:rsidP="00B8527A">
      <w:pPr>
        <w:pStyle w:val="SectionText"/>
        <w:jc w:val="center"/>
      </w:pPr>
      <w:r>
        <w:t>Biological Sciences (Ecology &amp; Evolution)</w:t>
      </w:r>
    </w:p>
    <w:p w14:paraId="42557D7C" w14:textId="77777777" w:rsidR="00B22722" w:rsidRDefault="00B22722" w:rsidP="00B8527A">
      <w:pPr>
        <w:pStyle w:val="SectionText"/>
        <w:jc w:val="center"/>
      </w:pPr>
    </w:p>
    <w:p w14:paraId="64BBCD05" w14:textId="77777777" w:rsidR="00B22722" w:rsidRDefault="00B22722" w:rsidP="00B8527A">
      <w:pPr>
        <w:pStyle w:val="SectionText"/>
        <w:jc w:val="center"/>
      </w:pPr>
    </w:p>
    <w:p w14:paraId="13B523E4" w14:textId="77777777" w:rsidR="00B22722" w:rsidRDefault="00B22722" w:rsidP="00B8527A">
      <w:pPr>
        <w:pStyle w:val="SectionText"/>
        <w:jc w:val="center"/>
      </w:pPr>
      <w:r w:rsidRPr="00514AFC">
        <w:t>A thesis</w:t>
      </w:r>
    </w:p>
    <w:p w14:paraId="272EAAF6" w14:textId="77777777" w:rsidR="00B22722" w:rsidRDefault="00B22722" w:rsidP="00B8527A">
      <w:pPr>
        <w:pStyle w:val="SectionText"/>
        <w:jc w:val="center"/>
      </w:pPr>
      <w:r w:rsidRPr="00514AFC">
        <w:t>submitted in partial fulfillment</w:t>
      </w:r>
    </w:p>
    <w:p w14:paraId="44615DA2" w14:textId="77777777" w:rsidR="00B22722" w:rsidRDefault="00B22722" w:rsidP="00B8527A">
      <w:pPr>
        <w:pStyle w:val="SectionText"/>
        <w:jc w:val="center"/>
      </w:pPr>
      <w:r w:rsidRPr="00514AFC">
        <w:t>of the requirements for the degree of</w:t>
      </w:r>
    </w:p>
    <w:p w14:paraId="6651E784" w14:textId="77777777" w:rsidR="00B22722" w:rsidRPr="00B22722" w:rsidRDefault="00B22722" w:rsidP="00B8527A">
      <w:pPr>
        <w:pStyle w:val="SectionText"/>
        <w:jc w:val="center"/>
      </w:pPr>
    </w:p>
    <w:p w14:paraId="6F2BA0B8" w14:textId="77777777" w:rsidR="00B22722" w:rsidRDefault="00B22722" w:rsidP="00B8527A">
      <w:pPr>
        <w:pStyle w:val="SectionText"/>
        <w:jc w:val="center"/>
      </w:pPr>
      <w:r w:rsidRPr="00514AFC">
        <w:t>Master of Science</w:t>
      </w:r>
    </w:p>
    <w:p w14:paraId="77C1B704" w14:textId="77777777" w:rsidR="00B22722" w:rsidRPr="00B22722" w:rsidRDefault="00B22722" w:rsidP="00B8527A">
      <w:pPr>
        <w:pStyle w:val="SectionText"/>
        <w:jc w:val="center"/>
      </w:pPr>
    </w:p>
    <w:p w14:paraId="5D96FE2D" w14:textId="77777777" w:rsidR="00B22722" w:rsidRPr="00B22722" w:rsidRDefault="00B22722" w:rsidP="00B8527A">
      <w:pPr>
        <w:pStyle w:val="SectionText"/>
        <w:jc w:val="center"/>
      </w:pPr>
    </w:p>
    <w:p w14:paraId="04A1E994" w14:textId="77777777" w:rsidR="00B22722" w:rsidRDefault="00B22722" w:rsidP="00B8527A">
      <w:pPr>
        <w:pStyle w:val="SectionText"/>
        <w:jc w:val="center"/>
      </w:pPr>
      <w:r>
        <w:t>Faculty of Mathematics and Sciences,</w:t>
      </w:r>
    </w:p>
    <w:p w14:paraId="528A9573" w14:textId="77777777" w:rsidR="00B22722" w:rsidRDefault="00B22722" w:rsidP="00B8527A">
      <w:pPr>
        <w:pStyle w:val="SectionText"/>
        <w:jc w:val="center"/>
      </w:pPr>
      <w:r>
        <w:t>Brock University</w:t>
      </w:r>
    </w:p>
    <w:p w14:paraId="29944FF2" w14:textId="77777777" w:rsidR="00B22722" w:rsidRDefault="00B22722" w:rsidP="00B8527A">
      <w:pPr>
        <w:pStyle w:val="SectionText"/>
        <w:jc w:val="center"/>
      </w:pPr>
      <w:r>
        <w:t>St. Catharines, Ontario, Canada</w:t>
      </w:r>
    </w:p>
    <w:p w14:paraId="39CBB15C" w14:textId="77777777" w:rsidR="00B22722" w:rsidRPr="00B22722" w:rsidRDefault="00B22722" w:rsidP="00B8527A">
      <w:pPr>
        <w:pStyle w:val="SectionText"/>
        <w:jc w:val="center"/>
      </w:pPr>
    </w:p>
    <w:p w14:paraId="565FE3F9" w14:textId="77777777" w:rsidR="00B22722" w:rsidRPr="00514AFC" w:rsidRDefault="00B22722" w:rsidP="00B8527A">
      <w:pPr>
        <w:pStyle w:val="SectionText"/>
        <w:jc w:val="center"/>
        <w:sectPr w:rsidR="00B22722" w:rsidRPr="00514AFC" w:rsidSect="009B70AE">
          <w:headerReference w:type="default" r:id="rId11"/>
          <w:pgSz w:w="12240" w:h="15840"/>
          <w:pgMar w:top="1440" w:right="1440" w:bottom="1440" w:left="1440" w:header="720" w:footer="720" w:gutter="0"/>
          <w:pgNumType w:fmt="upperRoman" w:start="1"/>
          <w:cols w:space="720"/>
          <w:titlePg/>
          <w:docGrid w:linePitch="299"/>
        </w:sectPr>
      </w:pPr>
      <w:r w:rsidRPr="00B22722">
        <w:t>© 20</w:t>
      </w:r>
      <w:r>
        <w:t>23</w:t>
      </w:r>
    </w:p>
    <w:p w14:paraId="01F02319" w14:textId="77777777" w:rsidR="00B22722" w:rsidRDefault="00B22722" w:rsidP="00FD273E">
      <w:pPr>
        <w:pStyle w:val="SectionTitle"/>
        <w:spacing w:after="0" w:line="480" w:lineRule="auto"/>
      </w:pPr>
      <w:bookmarkStart w:id="2" w:name="_Toc162204946"/>
      <w:bookmarkStart w:id="3" w:name="_Toc162610792"/>
      <w:r>
        <w:lastRenderedPageBreak/>
        <w:t>Abstract</w:t>
      </w:r>
      <w:bookmarkEnd w:id="2"/>
      <w:bookmarkEnd w:id="3"/>
    </w:p>
    <w:p w14:paraId="7DCA9980" w14:textId="77777777" w:rsidR="00E772EE" w:rsidRDefault="00FC7976" w:rsidP="00FC7976">
      <w:pPr>
        <w:pStyle w:val="SectionText0"/>
        <w:spacing w:line="480" w:lineRule="auto"/>
      </w:pPr>
      <w:r>
        <w:t xml:space="preserve">American crows are the black-clad rulers of a city’s skies and can be spotted in most North American cities. Over the years, the abundance of these city-dwelling birds has increased, suggesting they benefit from living near humans. Recent literature shows that these urbanized species can behaviourally adapt to exploit anthropogenic resources and maximize their benefits and fitness in urban areas. While individual-level behavioural adaptations are an active area of research, adaptations of social behaviours and their contribution to the success of urbanized species are underexplored. </w:t>
      </w:r>
    </w:p>
    <w:p w14:paraId="6478C1FE" w14:textId="5FCB68DE" w:rsidR="00FC7976" w:rsidRDefault="00FC7976" w:rsidP="00FC7976">
      <w:pPr>
        <w:pStyle w:val="SectionText0"/>
        <w:spacing w:line="480" w:lineRule="auto"/>
      </w:pPr>
      <w:r>
        <w:t>We sought to identify the factors involved in sentinel decision-making by performing a scoping review on the subject and identified several intrinsic and extrinsic factors that can alter the sentinel behaviour of mammal and avian species. We found that factors altering the energetic resources of individuals and risk-related factors can have profound impacts on an individual’s propensity to engage in sentinel behaviour</w:t>
      </w:r>
      <w:r w:rsidR="00E772EE">
        <w:t>.</w:t>
      </w:r>
    </w:p>
    <w:p w14:paraId="0253EA8C" w14:textId="4CDA9D88" w:rsidR="00FC7976" w:rsidRDefault="00FC7976" w:rsidP="00FC7976">
      <w:pPr>
        <w:pStyle w:val="SectionText0"/>
        <w:spacing w:line="480" w:lineRule="auto"/>
      </w:pPr>
      <w:r>
        <w:t xml:space="preserve">During summer 2022, we also performed observational trials in green and commercial areas selected from a Brock community science initiative and found that American crows have adapted social foraging behaviour in urban settings. We found that the type of environment in which they forage had a significant effect on the duration of behaviours performed by foragers. We observed few changes in behaviour in response to the presence of a sentinel, suggesting more subtle and indirect benefits are provided to foragers. A significant interaction between sentinel presence and generalized environment was also observed, reinforcing the need to consider both intrinsic and extrinsic motivators when studying social behaviours. Our results demonstrate that sentinel behaviour can be affected by both intrinsic and extrinsic factors which, in turn, could be affected </w:t>
      </w:r>
      <w:r>
        <w:lastRenderedPageBreak/>
        <w:t>by urbanization. These findings highlight the need to continue researching the effects of urbanization on social behaviours. By taking a holistic approach to studying social behaviours in urban environments, we could unearth the complex mechanisms behind the evolution of social behaviours and help predict how they could change in an ever-urbanizing future.</w:t>
      </w:r>
    </w:p>
    <w:p w14:paraId="204B0B5D" w14:textId="77777777" w:rsidR="00B22722" w:rsidRDefault="00B22722" w:rsidP="00FD273E">
      <w:pPr>
        <w:pStyle w:val="SectionTitle"/>
        <w:spacing w:after="0" w:line="480" w:lineRule="auto"/>
        <w:sectPr w:rsidR="00B22722" w:rsidSect="009B70AE">
          <w:headerReference w:type="default" r:id="rId12"/>
          <w:pgSz w:w="12240" w:h="15840"/>
          <w:pgMar w:top="1440" w:right="1440" w:bottom="1440" w:left="1440" w:header="720" w:footer="720" w:gutter="0"/>
          <w:pgNumType w:fmt="upperRoman"/>
          <w:cols w:space="720"/>
          <w:docGrid w:linePitch="299"/>
        </w:sectPr>
      </w:pPr>
    </w:p>
    <w:p w14:paraId="6E15F0D7" w14:textId="77777777" w:rsidR="00B22722" w:rsidRDefault="00B22722" w:rsidP="00FD273E">
      <w:pPr>
        <w:pStyle w:val="SectionTitle"/>
        <w:spacing w:after="0" w:line="480" w:lineRule="auto"/>
      </w:pPr>
      <w:bookmarkStart w:id="4" w:name="_Toc162204947"/>
      <w:bookmarkStart w:id="5" w:name="_Toc162610793"/>
      <w:r>
        <w:lastRenderedPageBreak/>
        <w:t>Acknowledgements</w:t>
      </w:r>
      <w:bookmarkEnd w:id="4"/>
      <w:bookmarkEnd w:id="5"/>
    </w:p>
    <w:p w14:paraId="3C3C7941" w14:textId="11FC94CC" w:rsidR="001668EA" w:rsidRDefault="0033662F" w:rsidP="0002591E">
      <w:pPr>
        <w:pStyle w:val="SectionText0"/>
        <w:spacing w:line="480" w:lineRule="auto"/>
      </w:pPr>
      <w:r>
        <w:t xml:space="preserve">I’d like to thank Dr. Kiyoko Gotanda for taking me on as a graduate student in the middle of the 2021 pandemic. I would not be where I am without the opportunities, advice, </w:t>
      </w:r>
      <w:r w:rsidR="001668EA">
        <w:t>support,</w:t>
      </w:r>
      <w:r>
        <w:t xml:space="preserve"> and </w:t>
      </w:r>
      <w:r w:rsidR="001668EA">
        <w:t>patience you have given me.</w:t>
      </w:r>
      <w:r>
        <w:t xml:space="preserve"> </w:t>
      </w:r>
      <w:r w:rsidR="001668EA">
        <w:t>I cannot thank you enough.</w:t>
      </w:r>
    </w:p>
    <w:p w14:paraId="1BD3B2C8" w14:textId="51ACD393" w:rsidR="001668EA" w:rsidRDefault="001668EA" w:rsidP="0002591E">
      <w:pPr>
        <w:pStyle w:val="SectionText"/>
        <w:spacing w:line="480" w:lineRule="auto"/>
      </w:pPr>
      <w:r>
        <w:t>Next. I would like to thank my other committee members Dr. Liette Vasseur and Dr. Anne Clark for their wealth of knowledge and the guidance they have given me throughout my thesis.</w:t>
      </w:r>
    </w:p>
    <w:p w14:paraId="4AB757A6" w14:textId="7444A075" w:rsidR="003C73D2" w:rsidRDefault="003C73D2" w:rsidP="0002591E">
      <w:pPr>
        <w:pStyle w:val="SectionText"/>
        <w:spacing w:line="480" w:lineRule="auto"/>
      </w:pPr>
      <w:r>
        <w:t>My fellow lab-members Alex Wilder and Albert Wu were sources of new perspectives and great improvements. Alex, I can’t thank you enough for those awful 6</w:t>
      </w:r>
      <w:r w:rsidR="009B1137">
        <w:t xml:space="preserve"> </w:t>
      </w:r>
      <w:r>
        <w:t xml:space="preserve">AM drives for a whole summer. I can’t begin to describe how priceless your help was. Albert, you have been instrumental in keeping </w:t>
      </w:r>
      <w:r w:rsidR="009B1137">
        <w:t>me</w:t>
      </w:r>
      <w:r>
        <w:t xml:space="preserve"> productive and accountable. </w:t>
      </w:r>
      <w:r w:rsidR="000F2B9F">
        <w:t xml:space="preserve">Sultan, you are a true friend. Your contagious enthusiasm was always a highlight </w:t>
      </w:r>
      <w:r w:rsidR="009B1137">
        <w:t>of</w:t>
      </w:r>
      <w:r w:rsidR="000F2B9F">
        <w:t xml:space="preserve"> my day. I thank you all, the graduate students in the Biology department for the unforgettable time at Brock University.</w:t>
      </w:r>
    </w:p>
    <w:p w14:paraId="58128647" w14:textId="65D55083" w:rsidR="003C73D2" w:rsidRDefault="003C73D2" w:rsidP="0002591E">
      <w:pPr>
        <w:pStyle w:val="SectionText"/>
        <w:spacing w:line="480" w:lineRule="auto"/>
      </w:pPr>
      <w:r>
        <w:t>My family and friends have always been at my side, through thick and thin. F</w:t>
      </w:r>
      <w:r w:rsidR="0023763D">
        <w:t xml:space="preserve">rom helping me move to St. Catharines, to being someone I could vent to, they have always been there for me. They listened in times of doubt and celebrated with me my accomplishments. My parents’ continued desire to see me improve </w:t>
      </w:r>
      <w:r w:rsidR="009B1137">
        <w:t>is</w:t>
      </w:r>
      <w:r w:rsidR="0023763D">
        <w:t xml:space="preserve"> the reason I undertook this monumental task, and I would like to thank them for helping me achieve my full potential.</w:t>
      </w:r>
    </w:p>
    <w:p w14:paraId="715D5028" w14:textId="3B39572F" w:rsidR="0023763D" w:rsidRPr="001668EA" w:rsidRDefault="0023763D" w:rsidP="0002591E">
      <w:pPr>
        <w:pStyle w:val="SectionText"/>
        <w:spacing w:line="480" w:lineRule="auto"/>
      </w:pPr>
      <w:r>
        <w:t xml:space="preserve">Lily, you came to St. Catharines with me, jumping head-first </w:t>
      </w:r>
      <w:r w:rsidR="0002591E">
        <w:t xml:space="preserve">with me </w:t>
      </w:r>
      <w:r>
        <w:t>into completely new experience</w:t>
      </w:r>
      <w:r w:rsidR="0002591E">
        <w:t>s</w:t>
      </w:r>
      <w:r>
        <w:t>,</w:t>
      </w:r>
      <w:r w:rsidR="0002591E">
        <w:t xml:space="preserve"> responsibilities, and a surprising amount of dishes. We have lived through so much, and I can’t see myself living without you. Thank you so much for your incredible support and for keeping me going during the harder times. </w:t>
      </w:r>
    </w:p>
    <w:p w14:paraId="19FDA416" w14:textId="7FFA1618" w:rsidR="00B22722" w:rsidRDefault="00B22722" w:rsidP="00FD273E">
      <w:pPr>
        <w:pStyle w:val="SectionTitle"/>
        <w:spacing w:after="0" w:line="480" w:lineRule="auto"/>
        <w:sectPr w:rsidR="00B22722" w:rsidSect="009B70AE">
          <w:headerReference w:type="default" r:id="rId13"/>
          <w:pgSz w:w="12240" w:h="15840"/>
          <w:pgMar w:top="1440" w:right="1440" w:bottom="1440" w:left="1440" w:header="720" w:footer="720" w:gutter="0"/>
          <w:pgNumType w:fmt="upperRoman"/>
          <w:cols w:space="720"/>
          <w:docGrid w:linePitch="299"/>
        </w:sectPr>
      </w:pPr>
    </w:p>
    <w:bookmarkStart w:id="6" w:name="_Toc162204948" w:displacedByCustomXml="next"/>
    <w:bookmarkStart w:id="7" w:name="_Toc162610794" w:displacedByCustomXml="next"/>
    <w:sdt>
      <w:sdtPr>
        <w:rPr>
          <w:rFonts w:ascii="Arial" w:hAnsi="Arial" w:cs="Arial"/>
          <w:b w:val="0"/>
          <w:noProof w:val="0"/>
          <w:sz w:val="22"/>
          <w:szCs w:val="22"/>
          <w:u w:val="none"/>
        </w:rPr>
        <w:id w:val="814455963"/>
        <w:docPartObj>
          <w:docPartGallery w:val="Table of Contents"/>
          <w:docPartUnique/>
        </w:docPartObj>
      </w:sdtPr>
      <w:sdtEndPr>
        <w:rPr>
          <w:bCs/>
        </w:rPr>
      </w:sdtEndPr>
      <w:sdtContent>
        <w:p w14:paraId="798AF82F" w14:textId="3932322B" w:rsidR="00AF5346" w:rsidRDefault="00514AFC" w:rsidP="00FD273E">
          <w:pPr>
            <w:pStyle w:val="SectionTitle"/>
            <w:spacing w:before="0" w:after="0" w:line="480" w:lineRule="auto"/>
          </w:pPr>
          <w:r>
            <w:t xml:space="preserve">Table of </w:t>
          </w:r>
          <w:r w:rsidR="00AF5346">
            <w:t>Contents</w:t>
          </w:r>
          <w:bookmarkEnd w:id="7"/>
          <w:bookmarkEnd w:id="6"/>
        </w:p>
        <w:p w14:paraId="6FC36488" w14:textId="62E4C003" w:rsidR="00FC7976" w:rsidRDefault="00F11E62">
          <w:pPr>
            <w:pStyle w:val="TOC2"/>
            <w:tabs>
              <w:tab w:val="right" w:leader="dot" w:pos="9350"/>
            </w:tabs>
            <w:rPr>
              <w:rFonts w:asciiTheme="minorHAnsi" w:eastAsiaTheme="minorEastAsia" w:hAnsiTheme="minorHAnsi" w:cstheme="minorBidi"/>
              <w:noProof/>
              <w:kern w:val="2"/>
              <w:szCs w:val="24"/>
              <w:lang w:eastAsia="en-CA"/>
              <w14:ligatures w14:val="standardContextual"/>
            </w:rPr>
          </w:pPr>
          <w:r>
            <w:rPr>
              <w:rFonts w:cs="Times New Roman"/>
              <w:szCs w:val="24"/>
              <w:u w:val="single"/>
            </w:rPr>
            <w:fldChar w:fldCharType="begin"/>
          </w:r>
          <w:r>
            <w:rPr>
              <w:rFonts w:cs="Times New Roman"/>
              <w:szCs w:val="24"/>
              <w:u w:val="single"/>
            </w:rPr>
            <w:instrText xml:space="preserve"> TOC \o "3-3" \h \z \t "Heading 1,1,Heading 2,2,Section Title,2,Section Subtitle,3,Chapter Title B,1" </w:instrText>
          </w:r>
          <w:r>
            <w:rPr>
              <w:rFonts w:cs="Times New Roman"/>
              <w:szCs w:val="24"/>
              <w:u w:val="single"/>
            </w:rPr>
            <w:fldChar w:fldCharType="separate"/>
          </w:r>
          <w:hyperlink w:anchor="_Toc162610791" w:history="1">
            <w:r w:rsidR="00FC7976" w:rsidRPr="005B7F0D">
              <w:rPr>
                <w:rStyle w:val="Hyperlink"/>
                <w:noProof/>
              </w:rPr>
              <w:t>Title Page</w:t>
            </w:r>
            <w:r w:rsidR="00FC7976">
              <w:rPr>
                <w:noProof/>
                <w:webHidden/>
              </w:rPr>
              <w:tab/>
            </w:r>
            <w:r w:rsidR="00FC7976">
              <w:rPr>
                <w:noProof/>
                <w:webHidden/>
              </w:rPr>
              <w:fldChar w:fldCharType="begin"/>
            </w:r>
            <w:r w:rsidR="00FC7976">
              <w:rPr>
                <w:noProof/>
                <w:webHidden/>
              </w:rPr>
              <w:instrText xml:space="preserve"> PAGEREF _Toc162610791 \h </w:instrText>
            </w:r>
            <w:r w:rsidR="00FC7976">
              <w:rPr>
                <w:noProof/>
                <w:webHidden/>
              </w:rPr>
            </w:r>
            <w:r w:rsidR="00FC7976">
              <w:rPr>
                <w:noProof/>
                <w:webHidden/>
              </w:rPr>
              <w:fldChar w:fldCharType="separate"/>
            </w:r>
            <w:r w:rsidR="003967E6">
              <w:rPr>
                <w:noProof/>
                <w:webHidden/>
              </w:rPr>
              <w:t>I</w:t>
            </w:r>
            <w:r w:rsidR="00FC7976">
              <w:rPr>
                <w:noProof/>
                <w:webHidden/>
              </w:rPr>
              <w:fldChar w:fldCharType="end"/>
            </w:r>
          </w:hyperlink>
        </w:p>
        <w:p w14:paraId="35F4A3B4" w14:textId="11B90227" w:rsidR="00FC7976" w:rsidRDefault="00000000">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62610792" w:history="1">
            <w:r w:rsidR="00FC7976" w:rsidRPr="005B7F0D">
              <w:rPr>
                <w:rStyle w:val="Hyperlink"/>
                <w:noProof/>
              </w:rPr>
              <w:t>Abstract</w:t>
            </w:r>
            <w:r w:rsidR="00FC7976">
              <w:rPr>
                <w:noProof/>
                <w:webHidden/>
              </w:rPr>
              <w:tab/>
            </w:r>
            <w:r w:rsidR="00FC7976">
              <w:rPr>
                <w:noProof/>
                <w:webHidden/>
              </w:rPr>
              <w:fldChar w:fldCharType="begin"/>
            </w:r>
            <w:r w:rsidR="00FC7976">
              <w:rPr>
                <w:noProof/>
                <w:webHidden/>
              </w:rPr>
              <w:instrText xml:space="preserve"> PAGEREF _Toc162610792 \h </w:instrText>
            </w:r>
            <w:r w:rsidR="00FC7976">
              <w:rPr>
                <w:noProof/>
                <w:webHidden/>
              </w:rPr>
            </w:r>
            <w:r w:rsidR="00FC7976">
              <w:rPr>
                <w:noProof/>
                <w:webHidden/>
              </w:rPr>
              <w:fldChar w:fldCharType="separate"/>
            </w:r>
            <w:r w:rsidR="003967E6">
              <w:rPr>
                <w:noProof/>
                <w:webHidden/>
              </w:rPr>
              <w:t>II</w:t>
            </w:r>
            <w:r w:rsidR="00FC7976">
              <w:rPr>
                <w:noProof/>
                <w:webHidden/>
              </w:rPr>
              <w:fldChar w:fldCharType="end"/>
            </w:r>
          </w:hyperlink>
        </w:p>
        <w:p w14:paraId="0538F242" w14:textId="30887962" w:rsidR="00FC7976" w:rsidRDefault="00000000">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62610793" w:history="1">
            <w:r w:rsidR="00FC7976" w:rsidRPr="005B7F0D">
              <w:rPr>
                <w:rStyle w:val="Hyperlink"/>
                <w:noProof/>
              </w:rPr>
              <w:t>Acknowledgements</w:t>
            </w:r>
            <w:r w:rsidR="00FC7976">
              <w:rPr>
                <w:noProof/>
                <w:webHidden/>
              </w:rPr>
              <w:tab/>
            </w:r>
            <w:r w:rsidR="00FC7976">
              <w:rPr>
                <w:noProof/>
                <w:webHidden/>
              </w:rPr>
              <w:fldChar w:fldCharType="begin"/>
            </w:r>
            <w:r w:rsidR="00FC7976">
              <w:rPr>
                <w:noProof/>
                <w:webHidden/>
              </w:rPr>
              <w:instrText xml:space="preserve"> PAGEREF _Toc162610793 \h </w:instrText>
            </w:r>
            <w:r w:rsidR="00FC7976">
              <w:rPr>
                <w:noProof/>
                <w:webHidden/>
              </w:rPr>
            </w:r>
            <w:r w:rsidR="00FC7976">
              <w:rPr>
                <w:noProof/>
                <w:webHidden/>
              </w:rPr>
              <w:fldChar w:fldCharType="separate"/>
            </w:r>
            <w:r w:rsidR="003967E6">
              <w:rPr>
                <w:noProof/>
                <w:webHidden/>
              </w:rPr>
              <w:t>IV</w:t>
            </w:r>
            <w:r w:rsidR="00FC7976">
              <w:rPr>
                <w:noProof/>
                <w:webHidden/>
              </w:rPr>
              <w:fldChar w:fldCharType="end"/>
            </w:r>
          </w:hyperlink>
        </w:p>
        <w:p w14:paraId="74B2747D" w14:textId="29EE6065" w:rsidR="00FC7976" w:rsidRDefault="00000000">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62610794" w:history="1">
            <w:r w:rsidR="00FC7976" w:rsidRPr="005B7F0D">
              <w:rPr>
                <w:rStyle w:val="Hyperlink"/>
                <w:noProof/>
              </w:rPr>
              <w:t>Table of Contents</w:t>
            </w:r>
            <w:r w:rsidR="00FC7976">
              <w:rPr>
                <w:noProof/>
                <w:webHidden/>
              </w:rPr>
              <w:tab/>
            </w:r>
            <w:r w:rsidR="00FC7976">
              <w:rPr>
                <w:noProof/>
                <w:webHidden/>
              </w:rPr>
              <w:fldChar w:fldCharType="begin"/>
            </w:r>
            <w:r w:rsidR="00FC7976">
              <w:rPr>
                <w:noProof/>
                <w:webHidden/>
              </w:rPr>
              <w:instrText xml:space="preserve"> PAGEREF _Toc162610794 \h </w:instrText>
            </w:r>
            <w:r w:rsidR="00FC7976">
              <w:rPr>
                <w:noProof/>
                <w:webHidden/>
              </w:rPr>
            </w:r>
            <w:r w:rsidR="00FC7976">
              <w:rPr>
                <w:noProof/>
                <w:webHidden/>
              </w:rPr>
              <w:fldChar w:fldCharType="separate"/>
            </w:r>
            <w:r w:rsidR="003967E6">
              <w:rPr>
                <w:noProof/>
                <w:webHidden/>
              </w:rPr>
              <w:t>V</w:t>
            </w:r>
            <w:r w:rsidR="00FC7976">
              <w:rPr>
                <w:noProof/>
                <w:webHidden/>
              </w:rPr>
              <w:fldChar w:fldCharType="end"/>
            </w:r>
          </w:hyperlink>
        </w:p>
        <w:p w14:paraId="7D2BC72F" w14:textId="2324F172" w:rsidR="00FC7976" w:rsidRDefault="00000000">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62610795" w:history="1">
            <w:r w:rsidR="00FC7976" w:rsidRPr="005B7F0D">
              <w:rPr>
                <w:rStyle w:val="Hyperlink"/>
                <w:noProof/>
              </w:rPr>
              <w:t>List of Tables</w:t>
            </w:r>
            <w:r w:rsidR="00FC7976">
              <w:rPr>
                <w:noProof/>
                <w:webHidden/>
              </w:rPr>
              <w:tab/>
            </w:r>
            <w:r w:rsidR="00FC7976">
              <w:rPr>
                <w:noProof/>
                <w:webHidden/>
              </w:rPr>
              <w:fldChar w:fldCharType="begin"/>
            </w:r>
            <w:r w:rsidR="00FC7976">
              <w:rPr>
                <w:noProof/>
                <w:webHidden/>
              </w:rPr>
              <w:instrText xml:space="preserve"> PAGEREF _Toc162610795 \h </w:instrText>
            </w:r>
            <w:r w:rsidR="00FC7976">
              <w:rPr>
                <w:noProof/>
                <w:webHidden/>
              </w:rPr>
            </w:r>
            <w:r w:rsidR="00FC7976">
              <w:rPr>
                <w:noProof/>
                <w:webHidden/>
              </w:rPr>
              <w:fldChar w:fldCharType="separate"/>
            </w:r>
            <w:r w:rsidR="003967E6">
              <w:rPr>
                <w:noProof/>
                <w:webHidden/>
              </w:rPr>
              <w:t>VII</w:t>
            </w:r>
            <w:r w:rsidR="00FC7976">
              <w:rPr>
                <w:noProof/>
                <w:webHidden/>
              </w:rPr>
              <w:fldChar w:fldCharType="end"/>
            </w:r>
          </w:hyperlink>
        </w:p>
        <w:p w14:paraId="138545F2" w14:textId="0F034D78" w:rsidR="00FC7976" w:rsidRDefault="00000000">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62610796" w:history="1">
            <w:r w:rsidR="00FC7976" w:rsidRPr="005B7F0D">
              <w:rPr>
                <w:rStyle w:val="Hyperlink"/>
                <w:noProof/>
              </w:rPr>
              <w:t>List of Figures</w:t>
            </w:r>
            <w:r w:rsidR="00FC7976">
              <w:rPr>
                <w:noProof/>
                <w:webHidden/>
              </w:rPr>
              <w:tab/>
            </w:r>
            <w:r w:rsidR="00FC7976">
              <w:rPr>
                <w:noProof/>
                <w:webHidden/>
              </w:rPr>
              <w:fldChar w:fldCharType="begin"/>
            </w:r>
            <w:r w:rsidR="00FC7976">
              <w:rPr>
                <w:noProof/>
                <w:webHidden/>
              </w:rPr>
              <w:instrText xml:space="preserve"> PAGEREF _Toc162610796 \h </w:instrText>
            </w:r>
            <w:r w:rsidR="00FC7976">
              <w:rPr>
                <w:noProof/>
                <w:webHidden/>
              </w:rPr>
            </w:r>
            <w:r w:rsidR="00FC7976">
              <w:rPr>
                <w:noProof/>
                <w:webHidden/>
              </w:rPr>
              <w:fldChar w:fldCharType="separate"/>
            </w:r>
            <w:r w:rsidR="003967E6">
              <w:rPr>
                <w:noProof/>
                <w:webHidden/>
              </w:rPr>
              <w:t>VIII</w:t>
            </w:r>
            <w:r w:rsidR="00FC7976">
              <w:rPr>
                <w:noProof/>
                <w:webHidden/>
              </w:rPr>
              <w:fldChar w:fldCharType="end"/>
            </w:r>
          </w:hyperlink>
        </w:p>
        <w:p w14:paraId="7AD90FBB" w14:textId="2DB6E233" w:rsidR="00FC7976" w:rsidRDefault="00000000">
          <w:pPr>
            <w:pStyle w:val="TOC1"/>
            <w:tabs>
              <w:tab w:val="right" w:leader="dot" w:pos="9350"/>
            </w:tabs>
            <w:rPr>
              <w:rFonts w:asciiTheme="minorHAnsi" w:eastAsiaTheme="minorEastAsia" w:hAnsiTheme="minorHAnsi" w:cstheme="minorBidi"/>
              <w:b w:val="0"/>
              <w:noProof/>
              <w:kern w:val="2"/>
              <w:szCs w:val="24"/>
              <w:lang w:eastAsia="en-CA"/>
              <w14:ligatures w14:val="standardContextual"/>
            </w:rPr>
          </w:pPr>
          <w:hyperlink w:anchor="_Toc162610797" w:history="1">
            <w:r w:rsidR="00FC7976" w:rsidRPr="005B7F0D">
              <w:rPr>
                <w:rStyle w:val="Hyperlink"/>
                <w:noProof/>
              </w:rPr>
              <w:t>General Introduction</w:t>
            </w:r>
            <w:r w:rsidR="00FC7976">
              <w:rPr>
                <w:noProof/>
                <w:webHidden/>
              </w:rPr>
              <w:tab/>
            </w:r>
            <w:r w:rsidR="00FC7976">
              <w:rPr>
                <w:noProof/>
                <w:webHidden/>
              </w:rPr>
              <w:fldChar w:fldCharType="begin"/>
            </w:r>
            <w:r w:rsidR="00FC7976">
              <w:rPr>
                <w:noProof/>
                <w:webHidden/>
              </w:rPr>
              <w:instrText xml:space="preserve"> PAGEREF _Toc162610797 \h </w:instrText>
            </w:r>
            <w:r w:rsidR="00FC7976">
              <w:rPr>
                <w:noProof/>
                <w:webHidden/>
              </w:rPr>
            </w:r>
            <w:r w:rsidR="00FC7976">
              <w:rPr>
                <w:noProof/>
                <w:webHidden/>
              </w:rPr>
              <w:fldChar w:fldCharType="separate"/>
            </w:r>
            <w:r w:rsidR="003967E6">
              <w:rPr>
                <w:noProof/>
                <w:webHidden/>
              </w:rPr>
              <w:t>1</w:t>
            </w:r>
            <w:r w:rsidR="00FC7976">
              <w:rPr>
                <w:noProof/>
                <w:webHidden/>
              </w:rPr>
              <w:fldChar w:fldCharType="end"/>
            </w:r>
          </w:hyperlink>
        </w:p>
        <w:p w14:paraId="743D6953" w14:textId="7F62517A" w:rsidR="00FC7976"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610798" w:history="1">
            <w:r w:rsidR="00FC7976" w:rsidRPr="005B7F0D">
              <w:rPr>
                <w:rStyle w:val="Hyperlink"/>
                <w:noProof/>
              </w:rPr>
              <w:t>Sentinel Behaviour</w:t>
            </w:r>
            <w:r w:rsidR="00FC7976">
              <w:rPr>
                <w:noProof/>
                <w:webHidden/>
              </w:rPr>
              <w:tab/>
            </w:r>
            <w:r w:rsidR="00FC7976">
              <w:rPr>
                <w:noProof/>
                <w:webHidden/>
              </w:rPr>
              <w:fldChar w:fldCharType="begin"/>
            </w:r>
            <w:r w:rsidR="00FC7976">
              <w:rPr>
                <w:noProof/>
                <w:webHidden/>
              </w:rPr>
              <w:instrText xml:space="preserve"> PAGEREF _Toc162610798 \h </w:instrText>
            </w:r>
            <w:r w:rsidR="00FC7976">
              <w:rPr>
                <w:noProof/>
                <w:webHidden/>
              </w:rPr>
            </w:r>
            <w:r w:rsidR="00FC7976">
              <w:rPr>
                <w:noProof/>
                <w:webHidden/>
              </w:rPr>
              <w:fldChar w:fldCharType="separate"/>
            </w:r>
            <w:r w:rsidR="003967E6">
              <w:rPr>
                <w:noProof/>
                <w:webHidden/>
              </w:rPr>
              <w:t>1</w:t>
            </w:r>
            <w:r w:rsidR="00FC7976">
              <w:rPr>
                <w:noProof/>
                <w:webHidden/>
              </w:rPr>
              <w:fldChar w:fldCharType="end"/>
            </w:r>
          </w:hyperlink>
        </w:p>
        <w:p w14:paraId="72FE80AC" w14:textId="248B57A7" w:rsidR="00FC7976"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610799" w:history="1">
            <w:r w:rsidR="00FC7976" w:rsidRPr="005B7F0D">
              <w:rPr>
                <w:rStyle w:val="Hyperlink"/>
                <w:noProof/>
              </w:rPr>
              <w:t>Urbanization</w:t>
            </w:r>
            <w:r w:rsidR="00FC7976">
              <w:rPr>
                <w:noProof/>
                <w:webHidden/>
              </w:rPr>
              <w:tab/>
            </w:r>
            <w:r w:rsidR="00FC7976">
              <w:rPr>
                <w:noProof/>
                <w:webHidden/>
              </w:rPr>
              <w:fldChar w:fldCharType="begin"/>
            </w:r>
            <w:r w:rsidR="00FC7976">
              <w:rPr>
                <w:noProof/>
                <w:webHidden/>
              </w:rPr>
              <w:instrText xml:space="preserve"> PAGEREF _Toc162610799 \h </w:instrText>
            </w:r>
            <w:r w:rsidR="00FC7976">
              <w:rPr>
                <w:noProof/>
                <w:webHidden/>
              </w:rPr>
            </w:r>
            <w:r w:rsidR="00FC7976">
              <w:rPr>
                <w:noProof/>
                <w:webHidden/>
              </w:rPr>
              <w:fldChar w:fldCharType="separate"/>
            </w:r>
            <w:r w:rsidR="003967E6">
              <w:rPr>
                <w:noProof/>
                <w:webHidden/>
              </w:rPr>
              <w:t>3</w:t>
            </w:r>
            <w:r w:rsidR="00FC7976">
              <w:rPr>
                <w:noProof/>
                <w:webHidden/>
              </w:rPr>
              <w:fldChar w:fldCharType="end"/>
            </w:r>
          </w:hyperlink>
        </w:p>
        <w:p w14:paraId="289B3980" w14:textId="0B66F9B8" w:rsidR="00FC7976"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610800" w:history="1">
            <w:r w:rsidR="00FC7976" w:rsidRPr="005B7F0D">
              <w:rPr>
                <w:rStyle w:val="Hyperlink"/>
                <w:noProof/>
              </w:rPr>
              <w:t>The American crow, Corvus brachyrhynchos</w:t>
            </w:r>
            <w:r w:rsidR="00FC7976">
              <w:rPr>
                <w:noProof/>
                <w:webHidden/>
              </w:rPr>
              <w:tab/>
            </w:r>
            <w:r w:rsidR="00FC7976">
              <w:rPr>
                <w:noProof/>
                <w:webHidden/>
              </w:rPr>
              <w:fldChar w:fldCharType="begin"/>
            </w:r>
            <w:r w:rsidR="00FC7976">
              <w:rPr>
                <w:noProof/>
                <w:webHidden/>
              </w:rPr>
              <w:instrText xml:space="preserve"> PAGEREF _Toc162610800 \h </w:instrText>
            </w:r>
            <w:r w:rsidR="00FC7976">
              <w:rPr>
                <w:noProof/>
                <w:webHidden/>
              </w:rPr>
            </w:r>
            <w:r w:rsidR="00FC7976">
              <w:rPr>
                <w:noProof/>
                <w:webHidden/>
              </w:rPr>
              <w:fldChar w:fldCharType="separate"/>
            </w:r>
            <w:r w:rsidR="003967E6">
              <w:rPr>
                <w:noProof/>
                <w:webHidden/>
              </w:rPr>
              <w:t>5</w:t>
            </w:r>
            <w:r w:rsidR="00FC7976">
              <w:rPr>
                <w:noProof/>
                <w:webHidden/>
              </w:rPr>
              <w:fldChar w:fldCharType="end"/>
            </w:r>
          </w:hyperlink>
        </w:p>
        <w:p w14:paraId="65F9B672" w14:textId="35BB7438" w:rsidR="00FC7976"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610801" w:history="1">
            <w:r w:rsidR="00FC7976" w:rsidRPr="005B7F0D">
              <w:rPr>
                <w:rStyle w:val="Hyperlink"/>
                <w:noProof/>
              </w:rPr>
              <w:t>Research Objectives</w:t>
            </w:r>
            <w:r w:rsidR="00FC7976">
              <w:rPr>
                <w:noProof/>
                <w:webHidden/>
              </w:rPr>
              <w:tab/>
            </w:r>
            <w:r w:rsidR="00FC7976">
              <w:rPr>
                <w:noProof/>
                <w:webHidden/>
              </w:rPr>
              <w:fldChar w:fldCharType="begin"/>
            </w:r>
            <w:r w:rsidR="00FC7976">
              <w:rPr>
                <w:noProof/>
                <w:webHidden/>
              </w:rPr>
              <w:instrText xml:space="preserve"> PAGEREF _Toc162610801 \h </w:instrText>
            </w:r>
            <w:r w:rsidR="00FC7976">
              <w:rPr>
                <w:noProof/>
                <w:webHidden/>
              </w:rPr>
            </w:r>
            <w:r w:rsidR="00FC7976">
              <w:rPr>
                <w:noProof/>
                <w:webHidden/>
              </w:rPr>
              <w:fldChar w:fldCharType="separate"/>
            </w:r>
            <w:r w:rsidR="003967E6">
              <w:rPr>
                <w:noProof/>
                <w:webHidden/>
              </w:rPr>
              <w:t>5</w:t>
            </w:r>
            <w:r w:rsidR="00FC7976">
              <w:rPr>
                <w:noProof/>
                <w:webHidden/>
              </w:rPr>
              <w:fldChar w:fldCharType="end"/>
            </w:r>
          </w:hyperlink>
        </w:p>
        <w:p w14:paraId="37D9102D" w14:textId="3702D714" w:rsidR="00FC7976" w:rsidRDefault="00000000">
          <w:pPr>
            <w:pStyle w:val="TOC1"/>
            <w:tabs>
              <w:tab w:val="right" w:leader="dot" w:pos="9350"/>
            </w:tabs>
            <w:rPr>
              <w:rFonts w:asciiTheme="minorHAnsi" w:eastAsiaTheme="minorEastAsia" w:hAnsiTheme="minorHAnsi" w:cstheme="minorBidi"/>
              <w:b w:val="0"/>
              <w:noProof/>
              <w:kern w:val="2"/>
              <w:szCs w:val="24"/>
              <w:lang w:eastAsia="en-CA"/>
              <w14:ligatures w14:val="standardContextual"/>
            </w:rPr>
          </w:pPr>
          <w:hyperlink w:anchor="_Toc162610802" w:history="1">
            <w:r w:rsidR="00FC7976" w:rsidRPr="005B7F0D">
              <w:rPr>
                <w:rStyle w:val="Hyperlink"/>
                <w:noProof/>
              </w:rPr>
              <w:t>Chapter 1: Sentinel behaviour in mammal and avian species</w:t>
            </w:r>
            <w:r w:rsidR="00FC7976">
              <w:rPr>
                <w:noProof/>
                <w:webHidden/>
              </w:rPr>
              <w:tab/>
            </w:r>
            <w:r w:rsidR="00FC7976">
              <w:rPr>
                <w:noProof/>
                <w:webHidden/>
              </w:rPr>
              <w:fldChar w:fldCharType="begin"/>
            </w:r>
            <w:r w:rsidR="00FC7976">
              <w:rPr>
                <w:noProof/>
                <w:webHidden/>
              </w:rPr>
              <w:instrText xml:space="preserve"> PAGEREF _Toc162610802 \h </w:instrText>
            </w:r>
            <w:r w:rsidR="00FC7976">
              <w:rPr>
                <w:noProof/>
                <w:webHidden/>
              </w:rPr>
            </w:r>
            <w:r w:rsidR="00FC7976">
              <w:rPr>
                <w:noProof/>
                <w:webHidden/>
              </w:rPr>
              <w:fldChar w:fldCharType="separate"/>
            </w:r>
            <w:r w:rsidR="003967E6">
              <w:rPr>
                <w:noProof/>
                <w:webHidden/>
              </w:rPr>
              <w:t>7</w:t>
            </w:r>
            <w:r w:rsidR="00FC7976">
              <w:rPr>
                <w:noProof/>
                <w:webHidden/>
              </w:rPr>
              <w:fldChar w:fldCharType="end"/>
            </w:r>
          </w:hyperlink>
        </w:p>
        <w:p w14:paraId="1D4E633E" w14:textId="7C188BD3" w:rsidR="00FC7976" w:rsidRDefault="00000000">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62610803" w:history="1">
            <w:r w:rsidR="00FC7976" w:rsidRPr="005B7F0D">
              <w:rPr>
                <w:rStyle w:val="Hyperlink"/>
                <w:noProof/>
              </w:rPr>
              <w:t>Introduction</w:t>
            </w:r>
            <w:r w:rsidR="00FC7976">
              <w:rPr>
                <w:noProof/>
                <w:webHidden/>
              </w:rPr>
              <w:tab/>
            </w:r>
            <w:r w:rsidR="00FC7976">
              <w:rPr>
                <w:noProof/>
                <w:webHidden/>
              </w:rPr>
              <w:fldChar w:fldCharType="begin"/>
            </w:r>
            <w:r w:rsidR="00FC7976">
              <w:rPr>
                <w:noProof/>
                <w:webHidden/>
              </w:rPr>
              <w:instrText xml:space="preserve"> PAGEREF _Toc162610803 \h </w:instrText>
            </w:r>
            <w:r w:rsidR="00FC7976">
              <w:rPr>
                <w:noProof/>
                <w:webHidden/>
              </w:rPr>
            </w:r>
            <w:r w:rsidR="00FC7976">
              <w:rPr>
                <w:noProof/>
                <w:webHidden/>
              </w:rPr>
              <w:fldChar w:fldCharType="separate"/>
            </w:r>
            <w:r w:rsidR="003967E6">
              <w:rPr>
                <w:noProof/>
                <w:webHidden/>
              </w:rPr>
              <w:t>7</w:t>
            </w:r>
            <w:r w:rsidR="00FC7976">
              <w:rPr>
                <w:noProof/>
                <w:webHidden/>
              </w:rPr>
              <w:fldChar w:fldCharType="end"/>
            </w:r>
          </w:hyperlink>
        </w:p>
        <w:p w14:paraId="634213A5" w14:textId="5A541EE8" w:rsidR="00FC7976" w:rsidRDefault="00000000">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62610804" w:history="1">
            <w:r w:rsidR="00FC7976" w:rsidRPr="005B7F0D">
              <w:rPr>
                <w:rStyle w:val="Hyperlink"/>
                <w:noProof/>
              </w:rPr>
              <w:t>Methods</w:t>
            </w:r>
            <w:r w:rsidR="00FC7976">
              <w:rPr>
                <w:noProof/>
                <w:webHidden/>
              </w:rPr>
              <w:tab/>
            </w:r>
            <w:r w:rsidR="00FC7976">
              <w:rPr>
                <w:noProof/>
                <w:webHidden/>
              </w:rPr>
              <w:fldChar w:fldCharType="begin"/>
            </w:r>
            <w:r w:rsidR="00FC7976">
              <w:rPr>
                <w:noProof/>
                <w:webHidden/>
              </w:rPr>
              <w:instrText xml:space="preserve"> PAGEREF _Toc162610804 \h </w:instrText>
            </w:r>
            <w:r w:rsidR="00FC7976">
              <w:rPr>
                <w:noProof/>
                <w:webHidden/>
              </w:rPr>
            </w:r>
            <w:r w:rsidR="00FC7976">
              <w:rPr>
                <w:noProof/>
                <w:webHidden/>
              </w:rPr>
              <w:fldChar w:fldCharType="separate"/>
            </w:r>
            <w:r w:rsidR="003967E6">
              <w:rPr>
                <w:noProof/>
                <w:webHidden/>
              </w:rPr>
              <w:t>10</w:t>
            </w:r>
            <w:r w:rsidR="00FC7976">
              <w:rPr>
                <w:noProof/>
                <w:webHidden/>
              </w:rPr>
              <w:fldChar w:fldCharType="end"/>
            </w:r>
          </w:hyperlink>
        </w:p>
        <w:p w14:paraId="78F87DC6" w14:textId="7944D9EA" w:rsidR="00FC7976"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610805" w:history="1">
            <w:r w:rsidR="00FC7976" w:rsidRPr="005B7F0D">
              <w:rPr>
                <w:rStyle w:val="Hyperlink"/>
                <w:rFonts w:cs="Times New Roman"/>
                <w:noProof/>
              </w:rPr>
              <w:t>Selection criteria</w:t>
            </w:r>
            <w:r w:rsidR="00FC7976">
              <w:rPr>
                <w:noProof/>
                <w:webHidden/>
              </w:rPr>
              <w:tab/>
            </w:r>
            <w:r w:rsidR="00FC7976">
              <w:rPr>
                <w:noProof/>
                <w:webHidden/>
              </w:rPr>
              <w:fldChar w:fldCharType="begin"/>
            </w:r>
            <w:r w:rsidR="00FC7976">
              <w:rPr>
                <w:noProof/>
                <w:webHidden/>
              </w:rPr>
              <w:instrText xml:space="preserve"> PAGEREF _Toc162610805 \h </w:instrText>
            </w:r>
            <w:r w:rsidR="00FC7976">
              <w:rPr>
                <w:noProof/>
                <w:webHidden/>
              </w:rPr>
            </w:r>
            <w:r w:rsidR="00FC7976">
              <w:rPr>
                <w:noProof/>
                <w:webHidden/>
              </w:rPr>
              <w:fldChar w:fldCharType="separate"/>
            </w:r>
            <w:r w:rsidR="003967E6">
              <w:rPr>
                <w:noProof/>
                <w:webHidden/>
              </w:rPr>
              <w:t>10</w:t>
            </w:r>
            <w:r w:rsidR="00FC7976">
              <w:rPr>
                <w:noProof/>
                <w:webHidden/>
              </w:rPr>
              <w:fldChar w:fldCharType="end"/>
            </w:r>
          </w:hyperlink>
        </w:p>
        <w:p w14:paraId="6FFE1727" w14:textId="11E9C50F" w:rsidR="00FC7976"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610806" w:history="1">
            <w:r w:rsidR="00FC7976" w:rsidRPr="005B7F0D">
              <w:rPr>
                <w:rStyle w:val="Hyperlink"/>
                <w:rFonts w:cs="Times New Roman"/>
                <w:noProof/>
              </w:rPr>
              <w:t>Search strategy</w:t>
            </w:r>
            <w:r w:rsidR="00FC7976">
              <w:rPr>
                <w:noProof/>
                <w:webHidden/>
              </w:rPr>
              <w:tab/>
            </w:r>
            <w:r w:rsidR="00FC7976">
              <w:rPr>
                <w:noProof/>
                <w:webHidden/>
              </w:rPr>
              <w:fldChar w:fldCharType="begin"/>
            </w:r>
            <w:r w:rsidR="00FC7976">
              <w:rPr>
                <w:noProof/>
                <w:webHidden/>
              </w:rPr>
              <w:instrText xml:space="preserve"> PAGEREF _Toc162610806 \h </w:instrText>
            </w:r>
            <w:r w:rsidR="00FC7976">
              <w:rPr>
                <w:noProof/>
                <w:webHidden/>
              </w:rPr>
            </w:r>
            <w:r w:rsidR="00FC7976">
              <w:rPr>
                <w:noProof/>
                <w:webHidden/>
              </w:rPr>
              <w:fldChar w:fldCharType="separate"/>
            </w:r>
            <w:r w:rsidR="003967E6">
              <w:rPr>
                <w:noProof/>
                <w:webHidden/>
              </w:rPr>
              <w:t>10</w:t>
            </w:r>
            <w:r w:rsidR="00FC7976">
              <w:rPr>
                <w:noProof/>
                <w:webHidden/>
              </w:rPr>
              <w:fldChar w:fldCharType="end"/>
            </w:r>
          </w:hyperlink>
        </w:p>
        <w:p w14:paraId="01CB27B0" w14:textId="489E173F" w:rsidR="00FC7976"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610807" w:history="1">
            <w:r w:rsidR="00FC7976" w:rsidRPr="005B7F0D">
              <w:rPr>
                <w:rStyle w:val="Hyperlink"/>
                <w:rFonts w:cs="Times New Roman"/>
                <w:noProof/>
              </w:rPr>
              <w:t>Data collection &amp; analysis</w:t>
            </w:r>
            <w:r w:rsidR="00FC7976">
              <w:rPr>
                <w:noProof/>
                <w:webHidden/>
              </w:rPr>
              <w:tab/>
            </w:r>
            <w:r w:rsidR="00FC7976">
              <w:rPr>
                <w:noProof/>
                <w:webHidden/>
              </w:rPr>
              <w:fldChar w:fldCharType="begin"/>
            </w:r>
            <w:r w:rsidR="00FC7976">
              <w:rPr>
                <w:noProof/>
                <w:webHidden/>
              </w:rPr>
              <w:instrText xml:space="preserve"> PAGEREF _Toc162610807 \h </w:instrText>
            </w:r>
            <w:r w:rsidR="00FC7976">
              <w:rPr>
                <w:noProof/>
                <w:webHidden/>
              </w:rPr>
            </w:r>
            <w:r w:rsidR="00FC7976">
              <w:rPr>
                <w:noProof/>
                <w:webHidden/>
              </w:rPr>
              <w:fldChar w:fldCharType="separate"/>
            </w:r>
            <w:r w:rsidR="003967E6">
              <w:rPr>
                <w:noProof/>
                <w:webHidden/>
              </w:rPr>
              <w:t>12</w:t>
            </w:r>
            <w:r w:rsidR="00FC7976">
              <w:rPr>
                <w:noProof/>
                <w:webHidden/>
              </w:rPr>
              <w:fldChar w:fldCharType="end"/>
            </w:r>
          </w:hyperlink>
        </w:p>
        <w:p w14:paraId="69BE296E" w14:textId="238F96CF" w:rsidR="00FC7976" w:rsidRDefault="00000000">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62610808" w:history="1">
            <w:r w:rsidR="00FC7976" w:rsidRPr="005B7F0D">
              <w:rPr>
                <w:rStyle w:val="Hyperlink"/>
                <w:noProof/>
              </w:rPr>
              <w:t>Results</w:t>
            </w:r>
            <w:r w:rsidR="00FC7976">
              <w:rPr>
                <w:noProof/>
                <w:webHidden/>
              </w:rPr>
              <w:tab/>
            </w:r>
            <w:r w:rsidR="00FC7976">
              <w:rPr>
                <w:noProof/>
                <w:webHidden/>
              </w:rPr>
              <w:fldChar w:fldCharType="begin"/>
            </w:r>
            <w:r w:rsidR="00FC7976">
              <w:rPr>
                <w:noProof/>
                <w:webHidden/>
              </w:rPr>
              <w:instrText xml:space="preserve"> PAGEREF _Toc162610808 \h </w:instrText>
            </w:r>
            <w:r w:rsidR="00FC7976">
              <w:rPr>
                <w:noProof/>
                <w:webHidden/>
              </w:rPr>
            </w:r>
            <w:r w:rsidR="00FC7976">
              <w:rPr>
                <w:noProof/>
                <w:webHidden/>
              </w:rPr>
              <w:fldChar w:fldCharType="separate"/>
            </w:r>
            <w:r w:rsidR="003967E6">
              <w:rPr>
                <w:noProof/>
                <w:webHidden/>
              </w:rPr>
              <w:t>14</w:t>
            </w:r>
            <w:r w:rsidR="00FC7976">
              <w:rPr>
                <w:noProof/>
                <w:webHidden/>
              </w:rPr>
              <w:fldChar w:fldCharType="end"/>
            </w:r>
          </w:hyperlink>
        </w:p>
        <w:p w14:paraId="3F485E65" w14:textId="4F3AD7DD" w:rsidR="00FC7976"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610809" w:history="1">
            <w:r w:rsidR="00FC7976" w:rsidRPr="005B7F0D">
              <w:rPr>
                <w:rStyle w:val="Hyperlink"/>
                <w:rFonts w:cs="Times New Roman"/>
                <w:noProof/>
              </w:rPr>
              <w:t>Trends observed</w:t>
            </w:r>
            <w:r w:rsidR="00FC7976">
              <w:rPr>
                <w:noProof/>
                <w:webHidden/>
              </w:rPr>
              <w:tab/>
            </w:r>
            <w:r w:rsidR="00FC7976">
              <w:rPr>
                <w:noProof/>
                <w:webHidden/>
              </w:rPr>
              <w:fldChar w:fldCharType="begin"/>
            </w:r>
            <w:r w:rsidR="00FC7976">
              <w:rPr>
                <w:noProof/>
                <w:webHidden/>
              </w:rPr>
              <w:instrText xml:space="preserve"> PAGEREF _Toc162610809 \h </w:instrText>
            </w:r>
            <w:r w:rsidR="00FC7976">
              <w:rPr>
                <w:noProof/>
                <w:webHidden/>
              </w:rPr>
            </w:r>
            <w:r w:rsidR="00FC7976">
              <w:rPr>
                <w:noProof/>
                <w:webHidden/>
              </w:rPr>
              <w:fldChar w:fldCharType="separate"/>
            </w:r>
            <w:r w:rsidR="003967E6">
              <w:rPr>
                <w:noProof/>
                <w:webHidden/>
              </w:rPr>
              <w:t>17</w:t>
            </w:r>
            <w:r w:rsidR="00FC7976">
              <w:rPr>
                <w:noProof/>
                <w:webHidden/>
              </w:rPr>
              <w:fldChar w:fldCharType="end"/>
            </w:r>
          </w:hyperlink>
        </w:p>
        <w:p w14:paraId="565A15B7" w14:textId="5D34BC47" w:rsidR="00FC7976" w:rsidRDefault="00000000">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62610810" w:history="1">
            <w:r w:rsidR="00FC7976" w:rsidRPr="005B7F0D">
              <w:rPr>
                <w:rStyle w:val="Hyperlink"/>
                <w:noProof/>
              </w:rPr>
              <w:t>Discussion</w:t>
            </w:r>
            <w:r w:rsidR="00FC7976">
              <w:rPr>
                <w:noProof/>
                <w:webHidden/>
              </w:rPr>
              <w:tab/>
            </w:r>
            <w:r w:rsidR="00FC7976">
              <w:rPr>
                <w:noProof/>
                <w:webHidden/>
              </w:rPr>
              <w:fldChar w:fldCharType="begin"/>
            </w:r>
            <w:r w:rsidR="00FC7976">
              <w:rPr>
                <w:noProof/>
                <w:webHidden/>
              </w:rPr>
              <w:instrText xml:space="preserve"> PAGEREF _Toc162610810 \h </w:instrText>
            </w:r>
            <w:r w:rsidR="00FC7976">
              <w:rPr>
                <w:noProof/>
                <w:webHidden/>
              </w:rPr>
            </w:r>
            <w:r w:rsidR="00FC7976">
              <w:rPr>
                <w:noProof/>
                <w:webHidden/>
              </w:rPr>
              <w:fldChar w:fldCharType="separate"/>
            </w:r>
            <w:r w:rsidR="003967E6">
              <w:rPr>
                <w:noProof/>
                <w:webHidden/>
              </w:rPr>
              <w:t>18</w:t>
            </w:r>
            <w:r w:rsidR="00FC7976">
              <w:rPr>
                <w:noProof/>
                <w:webHidden/>
              </w:rPr>
              <w:fldChar w:fldCharType="end"/>
            </w:r>
          </w:hyperlink>
        </w:p>
        <w:p w14:paraId="59000331" w14:textId="525207CC" w:rsidR="00FC7976"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610811" w:history="1">
            <w:r w:rsidR="00FC7976" w:rsidRPr="005B7F0D">
              <w:rPr>
                <w:rStyle w:val="Hyperlink"/>
                <w:noProof/>
              </w:rPr>
              <w:t>Intrinsic Factors</w:t>
            </w:r>
            <w:r w:rsidR="00FC7976">
              <w:rPr>
                <w:noProof/>
                <w:webHidden/>
              </w:rPr>
              <w:tab/>
            </w:r>
            <w:r w:rsidR="00FC7976">
              <w:rPr>
                <w:noProof/>
                <w:webHidden/>
              </w:rPr>
              <w:fldChar w:fldCharType="begin"/>
            </w:r>
            <w:r w:rsidR="00FC7976">
              <w:rPr>
                <w:noProof/>
                <w:webHidden/>
              </w:rPr>
              <w:instrText xml:space="preserve"> PAGEREF _Toc162610811 \h </w:instrText>
            </w:r>
            <w:r w:rsidR="00FC7976">
              <w:rPr>
                <w:noProof/>
                <w:webHidden/>
              </w:rPr>
            </w:r>
            <w:r w:rsidR="00FC7976">
              <w:rPr>
                <w:noProof/>
                <w:webHidden/>
              </w:rPr>
              <w:fldChar w:fldCharType="separate"/>
            </w:r>
            <w:r w:rsidR="003967E6">
              <w:rPr>
                <w:noProof/>
                <w:webHidden/>
              </w:rPr>
              <w:t>18</w:t>
            </w:r>
            <w:r w:rsidR="00FC7976">
              <w:rPr>
                <w:noProof/>
                <w:webHidden/>
              </w:rPr>
              <w:fldChar w:fldCharType="end"/>
            </w:r>
          </w:hyperlink>
        </w:p>
        <w:p w14:paraId="70875659" w14:textId="56155DD4" w:rsidR="00FC7976"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610812" w:history="1">
            <w:r w:rsidR="00FC7976" w:rsidRPr="005B7F0D">
              <w:rPr>
                <w:rStyle w:val="Hyperlink"/>
                <w:noProof/>
              </w:rPr>
              <w:t>Extrinsic Factors:</w:t>
            </w:r>
            <w:r w:rsidR="00FC7976">
              <w:rPr>
                <w:noProof/>
                <w:webHidden/>
              </w:rPr>
              <w:tab/>
            </w:r>
            <w:r w:rsidR="00FC7976">
              <w:rPr>
                <w:noProof/>
                <w:webHidden/>
              </w:rPr>
              <w:fldChar w:fldCharType="begin"/>
            </w:r>
            <w:r w:rsidR="00FC7976">
              <w:rPr>
                <w:noProof/>
                <w:webHidden/>
              </w:rPr>
              <w:instrText xml:space="preserve"> PAGEREF _Toc162610812 \h </w:instrText>
            </w:r>
            <w:r w:rsidR="00FC7976">
              <w:rPr>
                <w:noProof/>
                <w:webHidden/>
              </w:rPr>
            </w:r>
            <w:r w:rsidR="00FC7976">
              <w:rPr>
                <w:noProof/>
                <w:webHidden/>
              </w:rPr>
              <w:fldChar w:fldCharType="separate"/>
            </w:r>
            <w:r w:rsidR="003967E6">
              <w:rPr>
                <w:noProof/>
                <w:webHidden/>
              </w:rPr>
              <w:t>22</w:t>
            </w:r>
            <w:r w:rsidR="00FC7976">
              <w:rPr>
                <w:noProof/>
                <w:webHidden/>
              </w:rPr>
              <w:fldChar w:fldCharType="end"/>
            </w:r>
          </w:hyperlink>
        </w:p>
        <w:p w14:paraId="13089596" w14:textId="5A7C8043" w:rsidR="00FC7976"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610813" w:history="1">
            <w:r w:rsidR="00FC7976" w:rsidRPr="005B7F0D">
              <w:rPr>
                <w:rStyle w:val="Hyperlink"/>
                <w:noProof/>
              </w:rPr>
              <w:t>Coordination</w:t>
            </w:r>
            <w:r w:rsidR="00FC7976">
              <w:rPr>
                <w:noProof/>
                <w:webHidden/>
              </w:rPr>
              <w:tab/>
            </w:r>
            <w:r w:rsidR="00FC7976">
              <w:rPr>
                <w:noProof/>
                <w:webHidden/>
              </w:rPr>
              <w:fldChar w:fldCharType="begin"/>
            </w:r>
            <w:r w:rsidR="00FC7976">
              <w:rPr>
                <w:noProof/>
                <w:webHidden/>
              </w:rPr>
              <w:instrText xml:space="preserve"> PAGEREF _Toc162610813 \h </w:instrText>
            </w:r>
            <w:r w:rsidR="00FC7976">
              <w:rPr>
                <w:noProof/>
                <w:webHidden/>
              </w:rPr>
            </w:r>
            <w:r w:rsidR="00FC7976">
              <w:rPr>
                <w:noProof/>
                <w:webHidden/>
              </w:rPr>
              <w:fldChar w:fldCharType="separate"/>
            </w:r>
            <w:r w:rsidR="003967E6">
              <w:rPr>
                <w:noProof/>
                <w:webHidden/>
              </w:rPr>
              <w:t>24</w:t>
            </w:r>
            <w:r w:rsidR="00FC7976">
              <w:rPr>
                <w:noProof/>
                <w:webHidden/>
              </w:rPr>
              <w:fldChar w:fldCharType="end"/>
            </w:r>
          </w:hyperlink>
        </w:p>
        <w:p w14:paraId="4B5F5BB5" w14:textId="50B630C7" w:rsidR="00FC7976"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610814" w:history="1">
            <w:r w:rsidR="00FC7976" w:rsidRPr="005B7F0D">
              <w:rPr>
                <w:rStyle w:val="Hyperlink"/>
                <w:noProof/>
              </w:rPr>
              <w:t>Urbanization</w:t>
            </w:r>
            <w:r w:rsidR="00FC7976">
              <w:rPr>
                <w:noProof/>
                <w:webHidden/>
              </w:rPr>
              <w:tab/>
            </w:r>
            <w:r w:rsidR="00FC7976">
              <w:rPr>
                <w:noProof/>
                <w:webHidden/>
              </w:rPr>
              <w:fldChar w:fldCharType="begin"/>
            </w:r>
            <w:r w:rsidR="00FC7976">
              <w:rPr>
                <w:noProof/>
                <w:webHidden/>
              </w:rPr>
              <w:instrText xml:space="preserve"> PAGEREF _Toc162610814 \h </w:instrText>
            </w:r>
            <w:r w:rsidR="00FC7976">
              <w:rPr>
                <w:noProof/>
                <w:webHidden/>
              </w:rPr>
            </w:r>
            <w:r w:rsidR="00FC7976">
              <w:rPr>
                <w:noProof/>
                <w:webHidden/>
              </w:rPr>
              <w:fldChar w:fldCharType="separate"/>
            </w:r>
            <w:r w:rsidR="003967E6">
              <w:rPr>
                <w:noProof/>
                <w:webHidden/>
              </w:rPr>
              <w:t>25</w:t>
            </w:r>
            <w:r w:rsidR="00FC7976">
              <w:rPr>
                <w:noProof/>
                <w:webHidden/>
              </w:rPr>
              <w:fldChar w:fldCharType="end"/>
            </w:r>
          </w:hyperlink>
        </w:p>
        <w:p w14:paraId="244DFBC8" w14:textId="7DF828A5" w:rsidR="00FC7976"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610815" w:history="1">
            <w:r w:rsidR="00FC7976" w:rsidRPr="005B7F0D">
              <w:rPr>
                <w:rStyle w:val="Hyperlink"/>
                <w:noProof/>
              </w:rPr>
              <w:t>Implications and Future Directions</w:t>
            </w:r>
            <w:r w:rsidR="00FC7976">
              <w:rPr>
                <w:noProof/>
                <w:webHidden/>
              </w:rPr>
              <w:tab/>
            </w:r>
            <w:r w:rsidR="00FC7976">
              <w:rPr>
                <w:noProof/>
                <w:webHidden/>
              </w:rPr>
              <w:fldChar w:fldCharType="begin"/>
            </w:r>
            <w:r w:rsidR="00FC7976">
              <w:rPr>
                <w:noProof/>
                <w:webHidden/>
              </w:rPr>
              <w:instrText xml:space="preserve"> PAGEREF _Toc162610815 \h </w:instrText>
            </w:r>
            <w:r w:rsidR="00FC7976">
              <w:rPr>
                <w:noProof/>
                <w:webHidden/>
              </w:rPr>
            </w:r>
            <w:r w:rsidR="00FC7976">
              <w:rPr>
                <w:noProof/>
                <w:webHidden/>
              </w:rPr>
              <w:fldChar w:fldCharType="separate"/>
            </w:r>
            <w:r w:rsidR="003967E6">
              <w:rPr>
                <w:noProof/>
                <w:webHidden/>
              </w:rPr>
              <w:t>27</w:t>
            </w:r>
            <w:r w:rsidR="00FC7976">
              <w:rPr>
                <w:noProof/>
                <w:webHidden/>
              </w:rPr>
              <w:fldChar w:fldCharType="end"/>
            </w:r>
          </w:hyperlink>
        </w:p>
        <w:p w14:paraId="5EC0F701" w14:textId="03A8FAE3" w:rsidR="00FC7976" w:rsidRDefault="00000000">
          <w:pPr>
            <w:pStyle w:val="TOC1"/>
            <w:tabs>
              <w:tab w:val="right" w:leader="dot" w:pos="9350"/>
            </w:tabs>
            <w:rPr>
              <w:rFonts w:asciiTheme="minorHAnsi" w:eastAsiaTheme="minorEastAsia" w:hAnsiTheme="minorHAnsi" w:cstheme="minorBidi"/>
              <w:b w:val="0"/>
              <w:noProof/>
              <w:kern w:val="2"/>
              <w:szCs w:val="24"/>
              <w:lang w:eastAsia="en-CA"/>
              <w14:ligatures w14:val="standardContextual"/>
            </w:rPr>
          </w:pPr>
          <w:hyperlink w:anchor="_Toc162610816" w:history="1">
            <w:r w:rsidR="00FC7976" w:rsidRPr="005B7F0D">
              <w:rPr>
                <w:rStyle w:val="Hyperlink"/>
                <w:noProof/>
              </w:rPr>
              <w:t>Chapter 2: Heads up! Social vigilance behaviour in urban American crows</w:t>
            </w:r>
            <w:r w:rsidR="00FC7976">
              <w:rPr>
                <w:noProof/>
                <w:webHidden/>
              </w:rPr>
              <w:tab/>
            </w:r>
            <w:r w:rsidR="00FC7976">
              <w:rPr>
                <w:noProof/>
                <w:webHidden/>
              </w:rPr>
              <w:fldChar w:fldCharType="begin"/>
            </w:r>
            <w:r w:rsidR="00FC7976">
              <w:rPr>
                <w:noProof/>
                <w:webHidden/>
              </w:rPr>
              <w:instrText xml:space="preserve"> PAGEREF _Toc162610816 \h </w:instrText>
            </w:r>
            <w:r w:rsidR="00FC7976">
              <w:rPr>
                <w:noProof/>
                <w:webHidden/>
              </w:rPr>
            </w:r>
            <w:r w:rsidR="00FC7976">
              <w:rPr>
                <w:noProof/>
                <w:webHidden/>
              </w:rPr>
              <w:fldChar w:fldCharType="separate"/>
            </w:r>
            <w:r w:rsidR="003967E6">
              <w:rPr>
                <w:noProof/>
                <w:webHidden/>
              </w:rPr>
              <w:t>30</w:t>
            </w:r>
            <w:r w:rsidR="00FC7976">
              <w:rPr>
                <w:noProof/>
                <w:webHidden/>
              </w:rPr>
              <w:fldChar w:fldCharType="end"/>
            </w:r>
          </w:hyperlink>
        </w:p>
        <w:p w14:paraId="2BD0C8EA" w14:textId="0F866041" w:rsidR="00FC7976"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610817" w:history="1">
            <w:r w:rsidR="00FC7976" w:rsidRPr="005B7F0D">
              <w:rPr>
                <w:rStyle w:val="Hyperlink"/>
                <w:noProof/>
              </w:rPr>
              <w:t>Introduction</w:t>
            </w:r>
            <w:r w:rsidR="00FC7976">
              <w:rPr>
                <w:noProof/>
                <w:webHidden/>
              </w:rPr>
              <w:tab/>
            </w:r>
            <w:r w:rsidR="00FC7976">
              <w:rPr>
                <w:noProof/>
                <w:webHidden/>
              </w:rPr>
              <w:fldChar w:fldCharType="begin"/>
            </w:r>
            <w:r w:rsidR="00FC7976">
              <w:rPr>
                <w:noProof/>
                <w:webHidden/>
              </w:rPr>
              <w:instrText xml:space="preserve"> PAGEREF _Toc162610817 \h </w:instrText>
            </w:r>
            <w:r w:rsidR="00FC7976">
              <w:rPr>
                <w:noProof/>
                <w:webHidden/>
              </w:rPr>
            </w:r>
            <w:r w:rsidR="00FC7976">
              <w:rPr>
                <w:noProof/>
                <w:webHidden/>
              </w:rPr>
              <w:fldChar w:fldCharType="separate"/>
            </w:r>
            <w:r w:rsidR="003967E6">
              <w:rPr>
                <w:noProof/>
                <w:webHidden/>
              </w:rPr>
              <w:t>30</w:t>
            </w:r>
            <w:r w:rsidR="00FC7976">
              <w:rPr>
                <w:noProof/>
                <w:webHidden/>
              </w:rPr>
              <w:fldChar w:fldCharType="end"/>
            </w:r>
          </w:hyperlink>
        </w:p>
        <w:p w14:paraId="03B893E6" w14:textId="4C3F1273" w:rsidR="00FC7976"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610818" w:history="1">
            <w:r w:rsidR="00FC7976" w:rsidRPr="005B7F0D">
              <w:rPr>
                <w:rStyle w:val="Hyperlink"/>
                <w:noProof/>
              </w:rPr>
              <w:t>Sentinel Behaviour</w:t>
            </w:r>
            <w:r w:rsidR="00FC7976">
              <w:rPr>
                <w:noProof/>
                <w:webHidden/>
              </w:rPr>
              <w:tab/>
            </w:r>
            <w:r w:rsidR="00FC7976">
              <w:rPr>
                <w:noProof/>
                <w:webHidden/>
              </w:rPr>
              <w:fldChar w:fldCharType="begin"/>
            </w:r>
            <w:r w:rsidR="00FC7976">
              <w:rPr>
                <w:noProof/>
                <w:webHidden/>
              </w:rPr>
              <w:instrText xml:space="preserve"> PAGEREF _Toc162610818 \h </w:instrText>
            </w:r>
            <w:r w:rsidR="00FC7976">
              <w:rPr>
                <w:noProof/>
                <w:webHidden/>
              </w:rPr>
            </w:r>
            <w:r w:rsidR="00FC7976">
              <w:rPr>
                <w:noProof/>
                <w:webHidden/>
              </w:rPr>
              <w:fldChar w:fldCharType="separate"/>
            </w:r>
            <w:r w:rsidR="003967E6">
              <w:rPr>
                <w:noProof/>
                <w:webHidden/>
              </w:rPr>
              <w:t>31</w:t>
            </w:r>
            <w:r w:rsidR="00FC7976">
              <w:rPr>
                <w:noProof/>
                <w:webHidden/>
              </w:rPr>
              <w:fldChar w:fldCharType="end"/>
            </w:r>
          </w:hyperlink>
        </w:p>
        <w:p w14:paraId="5B0E9EB1" w14:textId="48F956D2" w:rsidR="00FC7976"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610819" w:history="1">
            <w:r w:rsidR="00FC7976" w:rsidRPr="005B7F0D">
              <w:rPr>
                <w:rStyle w:val="Hyperlink"/>
                <w:noProof/>
              </w:rPr>
              <w:t>Urban Environments</w:t>
            </w:r>
            <w:r w:rsidR="00FC7976">
              <w:rPr>
                <w:noProof/>
                <w:webHidden/>
              </w:rPr>
              <w:tab/>
            </w:r>
            <w:r w:rsidR="00FC7976">
              <w:rPr>
                <w:noProof/>
                <w:webHidden/>
              </w:rPr>
              <w:fldChar w:fldCharType="begin"/>
            </w:r>
            <w:r w:rsidR="00FC7976">
              <w:rPr>
                <w:noProof/>
                <w:webHidden/>
              </w:rPr>
              <w:instrText xml:space="preserve"> PAGEREF _Toc162610819 \h </w:instrText>
            </w:r>
            <w:r w:rsidR="00FC7976">
              <w:rPr>
                <w:noProof/>
                <w:webHidden/>
              </w:rPr>
            </w:r>
            <w:r w:rsidR="00FC7976">
              <w:rPr>
                <w:noProof/>
                <w:webHidden/>
              </w:rPr>
              <w:fldChar w:fldCharType="separate"/>
            </w:r>
            <w:r w:rsidR="003967E6">
              <w:rPr>
                <w:noProof/>
                <w:webHidden/>
              </w:rPr>
              <w:t>31</w:t>
            </w:r>
            <w:r w:rsidR="00FC7976">
              <w:rPr>
                <w:noProof/>
                <w:webHidden/>
              </w:rPr>
              <w:fldChar w:fldCharType="end"/>
            </w:r>
          </w:hyperlink>
        </w:p>
        <w:p w14:paraId="5AEAD8B8" w14:textId="168C0B54" w:rsidR="00FC7976"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610820" w:history="1">
            <w:r w:rsidR="00FC7976" w:rsidRPr="005B7F0D">
              <w:rPr>
                <w:rStyle w:val="Hyperlink"/>
                <w:noProof/>
              </w:rPr>
              <w:t>Study Objectives</w:t>
            </w:r>
            <w:r w:rsidR="00FC7976">
              <w:rPr>
                <w:noProof/>
                <w:webHidden/>
              </w:rPr>
              <w:tab/>
            </w:r>
            <w:r w:rsidR="00FC7976">
              <w:rPr>
                <w:noProof/>
                <w:webHidden/>
              </w:rPr>
              <w:fldChar w:fldCharType="begin"/>
            </w:r>
            <w:r w:rsidR="00FC7976">
              <w:rPr>
                <w:noProof/>
                <w:webHidden/>
              </w:rPr>
              <w:instrText xml:space="preserve"> PAGEREF _Toc162610820 \h </w:instrText>
            </w:r>
            <w:r w:rsidR="00FC7976">
              <w:rPr>
                <w:noProof/>
                <w:webHidden/>
              </w:rPr>
            </w:r>
            <w:r w:rsidR="00FC7976">
              <w:rPr>
                <w:noProof/>
                <w:webHidden/>
              </w:rPr>
              <w:fldChar w:fldCharType="separate"/>
            </w:r>
            <w:r w:rsidR="003967E6">
              <w:rPr>
                <w:noProof/>
                <w:webHidden/>
              </w:rPr>
              <w:t>33</w:t>
            </w:r>
            <w:r w:rsidR="00FC7976">
              <w:rPr>
                <w:noProof/>
                <w:webHidden/>
              </w:rPr>
              <w:fldChar w:fldCharType="end"/>
            </w:r>
          </w:hyperlink>
        </w:p>
        <w:p w14:paraId="7E8904AC" w14:textId="05037F24" w:rsidR="00FC7976" w:rsidRDefault="00000000">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62610821" w:history="1">
            <w:r w:rsidR="00FC7976" w:rsidRPr="005B7F0D">
              <w:rPr>
                <w:rStyle w:val="Hyperlink"/>
                <w:noProof/>
              </w:rPr>
              <w:t>Methods</w:t>
            </w:r>
            <w:r w:rsidR="00FC7976">
              <w:rPr>
                <w:noProof/>
                <w:webHidden/>
              </w:rPr>
              <w:tab/>
            </w:r>
            <w:r w:rsidR="00FC7976">
              <w:rPr>
                <w:noProof/>
                <w:webHidden/>
              </w:rPr>
              <w:fldChar w:fldCharType="begin"/>
            </w:r>
            <w:r w:rsidR="00FC7976">
              <w:rPr>
                <w:noProof/>
                <w:webHidden/>
              </w:rPr>
              <w:instrText xml:space="preserve"> PAGEREF _Toc162610821 \h </w:instrText>
            </w:r>
            <w:r w:rsidR="00FC7976">
              <w:rPr>
                <w:noProof/>
                <w:webHidden/>
              </w:rPr>
            </w:r>
            <w:r w:rsidR="00FC7976">
              <w:rPr>
                <w:noProof/>
                <w:webHidden/>
              </w:rPr>
              <w:fldChar w:fldCharType="separate"/>
            </w:r>
            <w:r w:rsidR="003967E6">
              <w:rPr>
                <w:noProof/>
                <w:webHidden/>
              </w:rPr>
              <w:t>34</w:t>
            </w:r>
            <w:r w:rsidR="00FC7976">
              <w:rPr>
                <w:noProof/>
                <w:webHidden/>
              </w:rPr>
              <w:fldChar w:fldCharType="end"/>
            </w:r>
          </w:hyperlink>
        </w:p>
        <w:p w14:paraId="69854806" w14:textId="6841CBAD" w:rsidR="00FC7976"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610822" w:history="1">
            <w:r w:rsidR="00FC7976" w:rsidRPr="005B7F0D">
              <w:rPr>
                <w:rStyle w:val="Hyperlink"/>
                <w:noProof/>
              </w:rPr>
              <w:t>Site Selection</w:t>
            </w:r>
            <w:r w:rsidR="00FC7976">
              <w:rPr>
                <w:noProof/>
                <w:webHidden/>
              </w:rPr>
              <w:tab/>
            </w:r>
            <w:r w:rsidR="00FC7976">
              <w:rPr>
                <w:noProof/>
                <w:webHidden/>
              </w:rPr>
              <w:fldChar w:fldCharType="begin"/>
            </w:r>
            <w:r w:rsidR="00FC7976">
              <w:rPr>
                <w:noProof/>
                <w:webHidden/>
              </w:rPr>
              <w:instrText xml:space="preserve"> PAGEREF _Toc162610822 \h </w:instrText>
            </w:r>
            <w:r w:rsidR="00FC7976">
              <w:rPr>
                <w:noProof/>
                <w:webHidden/>
              </w:rPr>
            </w:r>
            <w:r w:rsidR="00FC7976">
              <w:rPr>
                <w:noProof/>
                <w:webHidden/>
              </w:rPr>
              <w:fldChar w:fldCharType="separate"/>
            </w:r>
            <w:r w:rsidR="003967E6">
              <w:rPr>
                <w:noProof/>
                <w:webHidden/>
              </w:rPr>
              <w:t>34</w:t>
            </w:r>
            <w:r w:rsidR="00FC7976">
              <w:rPr>
                <w:noProof/>
                <w:webHidden/>
              </w:rPr>
              <w:fldChar w:fldCharType="end"/>
            </w:r>
          </w:hyperlink>
        </w:p>
        <w:p w14:paraId="3928ECAA" w14:textId="1E98720F" w:rsidR="00FC7976"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610823" w:history="1">
            <w:r w:rsidR="00FC7976" w:rsidRPr="005B7F0D">
              <w:rPr>
                <w:rStyle w:val="Hyperlink"/>
                <w:noProof/>
              </w:rPr>
              <w:t>Field observation</w:t>
            </w:r>
            <w:r w:rsidR="00FC7976">
              <w:rPr>
                <w:noProof/>
                <w:webHidden/>
              </w:rPr>
              <w:tab/>
            </w:r>
            <w:r w:rsidR="00FC7976">
              <w:rPr>
                <w:noProof/>
                <w:webHidden/>
              </w:rPr>
              <w:fldChar w:fldCharType="begin"/>
            </w:r>
            <w:r w:rsidR="00FC7976">
              <w:rPr>
                <w:noProof/>
                <w:webHidden/>
              </w:rPr>
              <w:instrText xml:space="preserve"> PAGEREF _Toc162610823 \h </w:instrText>
            </w:r>
            <w:r w:rsidR="00FC7976">
              <w:rPr>
                <w:noProof/>
                <w:webHidden/>
              </w:rPr>
            </w:r>
            <w:r w:rsidR="00FC7976">
              <w:rPr>
                <w:noProof/>
                <w:webHidden/>
              </w:rPr>
              <w:fldChar w:fldCharType="separate"/>
            </w:r>
            <w:r w:rsidR="003967E6">
              <w:rPr>
                <w:noProof/>
                <w:webHidden/>
              </w:rPr>
              <w:t>34</w:t>
            </w:r>
            <w:r w:rsidR="00FC7976">
              <w:rPr>
                <w:noProof/>
                <w:webHidden/>
              </w:rPr>
              <w:fldChar w:fldCharType="end"/>
            </w:r>
          </w:hyperlink>
        </w:p>
        <w:p w14:paraId="720C1178" w14:textId="48C471FE" w:rsidR="00FC7976"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610824" w:history="1">
            <w:r w:rsidR="00FC7976" w:rsidRPr="005B7F0D">
              <w:rPr>
                <w:rStyle w:val="Hyperlink"/>
                <w:noProof/>
              </w:rPr>
              <w:t>Video Analysis</w:t>
            </w:r>
            <w:r w:rsidR="00FC7976">
              <w:rPr>
                <w:noProof/>
                <w:webHidden/>
              </w:rPr>
              <w:tab/>
            </w:r>
            <w:r w:rsidR="00FC7976">
              <w:rPr>
                <w:noProof/>
                <w:webHidden/>
              </w:rPr>
              <w:fldChar w:fldCharType="begin"/>
            </w:r>
            <w:r w:rsidR="00FC7976">
              <w:rPr>
                <w:noProof/>
                <w:webHidden/>
              </w:rPr>
              <w:instrText xml:space="preserve"> PAGEREF _Toc162610824 \h </w:instrText>
            </w:r>
            <w:r w:rsidR="00FC7976">
              <w:rPr>
                <w:noProof/>
                <w:webHidden/>
              </w:rPr>
            </w:r>
            <w:r w:rsidR="00FC7976">
              <w:rPr>
                <w:noProof/>
                <w:webHidden/>
              </w:rPr>
              <w:fldChar w:fldCharType="separate"/>
            </w:r>
            <w:r w:rsidR="003967E6">
              <w:rPr>
                <w:noProof/>
                <w:webHidden/>
              </w:rPr>
              <w:t>37</w:t>
            </w:r>
            <w:r w:rsidR="00FC7976">
              <w:rPr>
                <w:noProof/>
                <w:webHidden/>
              </w:rPr>
              <w:fldChar w:fldCharType="end"/>
            </w:r>
          </w:hyperlink>
        </w:p>
        <w:p w14:paraId="54070F05" w14:textId="03496CF8" w:rsidR="00FC7976"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610825" w:history="1">
            <w:r w:rsidR="00FC7976" w:rsidRPr="005B7F0D">
              <w:rPr>
                <w:rStyle w:val="Hyperlink"/>
                <w:noProof/>
              </w:rPr>
              <w:t>Statistical Analysis</w:t>
            </w:r>
            <w:r w:rsidR="00FC7976">
              <w:rPr>
                <w:noProof/>
                <w:webHidden/>
              </w:rPr>
              <w:tab/>
            </w:r>
            <w:r w:rsidR="00FC7976">
              <w:rPr>
                <w:noProof/>
                <w:webHidden/>
              </w:rPr>
              <w:fldChar w:fldCharType="begin"/>
            </w:r>
            <w:r w:rsidR="00FC7976">
              <w:rPr>
                <w:noProof/>
                <w:webHidden/>
              </w:rPr>
              <w:instrText xml:space="preserve"> PAGEREF _Toc162610825 \h </w:instrText>
            </w:r>
            <w:r w:rsidR="00FC7976">
              <w:rPr>
                <w:noProof/>
                <w:webHidden/>
              </w:rPr>
            </w:r>
            <w:r w:rsidR="00FC7976">
              <w:rPr>
                <w:noProof/>
                <w:webHidden/>
              </w:rPr>
              <w:fldChar w:fldCharType="separate"/>
            </w:r>
            <w:r w:rsidR="003967E6">
              <w:rPr>
                <w:noProof/>
                <w:webHidden/>
              </w:rPr>
              <w:t>37</w:t>
            </w:r>
            <w:r w:rsidR="00FC7976">
              <w:rPr>
                <w:noProof/>
                <w:webHidden/>
              </w:rPr>
              <w:fldChar w:fldCharType="end"/>
            </w:r>
          </w:hyperlink>
        </w:p>
        <w:p w14:paraId="2DD81858" w14:textId="42EDEB01" w:rsidR="00FC7976" w:rsidRDefault="00000000">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62610826" w:history="1">
            <w:r w:rsidR="00FC7976" w:rsidRPr="005B7F0D">
              <w:rPr>
                <w:rStyle w:val="Hyperlink"/>
                <w:noProof/>
              </w:rPr>
              <w:t>Results</w:t>
            </w:r>
            <w:r w:rsidR="00FC7976">
              <w:rPr>
                <w:noProof/>
                <w:webHidden/>
              </w:rPr>
              <w:tab/>
            </w:r>
            <w:r w:rsidR="00FC7976">
              <w:rPr>
                <w:noProof/>
                <w:webHidden/>
              </w:rPr>
              <w:fldChar w:fldCharType="begin"/>
            </w:r>
            <w:r w:rsidR="00FC7976">
              <w:rPr>
                <w:noProof/>
                <w:webHidden/>
              </w:rPr>
              <w:instrText xml:space="preserve"> PAGEREF _Toc162610826 \h </w:instrText>
            </w:r>
            <w:r w:rsidR="00FC7976">
              <w:rPr>
                <w:noProof/>
                <w:webHidden/>
              </w:rPr>
            </w:r>
            <w:r w:rsidR="00FC7976">
              <w:rPr>
                <w:noProof/>
                <w:webHidden/>
              </w:rPr>
              <w:fldChar w:fldCharType="separate"/>
            </w:r>
            <w:r w:rsidR="003967E6">
              <w:rPr>
                <w:noProof/>
                <w:webHidden/>
              </w:rPr>
              <w:t>39</w:t>
            </w:r>
            <w:r w:rsidR="00FC7976">
              <w:rPr>
                <w:noProof/>
                <w:webHidden/>
              </w:rPr>
              <w:fldChar w:fldCharType="end"/>
            </w:r>
          </w:hyperlink>
        </w:p>
        <w:p w14:paraId="562AC687" w14:textId="639BD0C3" w:rsidR="00FC7976"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610827" w:history="1">
            <w:r w:rsidR="00FC7976" w:rsidRPr="005B7F0D">
              <w:rPr>
                <w:rStyle w:val="Hyperlink"/>
                <w:noProof/>
              </w:rPr>
              <w:t>Sentinel presence</w:t>
            </w:r>
            <w:r w:rsidR="00FC7976">
              <w:rPr>
                <w:noProof/>
                <w:webHidden/>
              </w:rPr>
              <w:tab/>
            </w:r>
            <w:r w:rsidR="00FC7976">
              <w:rPr>
                <w:noProof/>
                <w:webHidden/>
              </w:rPr>
              <w:fldChar w:fldCharType="begin"/>
            </w:r>
            <w:r w:rsidR="00FC7976">
              <w:rPr>
                <w:noProof/>
                <w:webHidden/>
              </w:rPr>
              <w:instrText xml:space="preserve"> PAGEREF _Toc162610827 \h </w:instrText>
            </w:r>
            <w:r w:rsidR="00FC7976">
              <w:rPr>
                <w:noProof/>
                <w:webHidden/>
              </w:rPr>
            </w:r>
            <w:r w:rsidR="00FC7976">
              <w:rPr>
                <w:noProof/>
                <w:webHidden/>
              </w:rPr>
              <w:fldChar w:fldCharType="separate"/>
            </w:r>
            <w:r w:rsidR="003967E6">
              <w:rPr>
                <w:noProof/>
                <w:webHidden/>
              </w:rPr>
              <w:t>39</w:t>
            </w:r>
            <w:r w:rsidR="00FC7976">
              <w:rPr>
                <w:noProof/>
                <w:webHidden/>
              </w:rPr>
              <w:fldChar w:fldCharType="end"/>
            </w:r>
          </w:hyperlink>
        </w:p>
        <w:p w14:paraId="420F0BB9" w14:textId="27970CA6" w:rsidR="00FC7976"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610828" w:history="1">
            <w:r w:rsidR="00FC7976" w:rsidRPr="005B7F0D">
              <w:rPr>
                <w:rStyle w:val="Hyperlink"/>
                <w:noProof/>
              </w:rPr>
              <w:t>Proportion of time allocated to each behaviour</w:t>
            </w:r>
            <w:r w:rsidR="00FC7976">
              <w:rPr>
                <w:noProof/>
                <w:webHidden/>
              </w:rPr>
              <w:tab/>
            </w:r>
            <w:r w:rsidR="00FC7976">
              <w:rPr>
                <w:noProof/>
                <w:webHidden/>
              </w:rPr>
              <w:fldChar w:fldCharType="begin"/>
            </w:r>
            <w:r w:rsidR="00FC7976">
              <w:rPr>
                <w:noProof/>
                <w:webHidden/>
              </w:rPr>
              <w:instrText xml:space="preserve"> PAGEREF _Toc162610828 \h </w:instrText>
            </w:r>
            <w:r w:rsidR="00FC7976">
              <w:rPr>
                <w:noProof/>
                <w:webHidden/>
              </w:rPr>
            </w:r>
            <w:r w:rsidR="00FC7976">
              <w:rPr>
                <w:noProof/>
                <w:webHidden/>
              </w:rPr>
              <w:fldChar w:fldCharType="separate"/>
            </w:r>
            <w:r w:rsidR="003967E6">
              <w:rPr>
                <w:noProof/>
                <w:webHidden/>
              </w:rPr>
              <w:t>39</w:t>
            </w:r>
            <w:r w:rsidR="00FC7976">
              <w:rPr>
                <w:noProof/>
                <w:webHidden/>
              </w:rPr>
              <w:fldChar w:fldCharType="end"/>
            </w:r>
          </w:hyperlink>
        </w:p>
        <w:p w14:paraId="56419A83" w14:textId="1DF16576" w:rsidR="00FC7976"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610829" w:history="1">
            <w:r w:rsidR="00FC7976" w:rsidRPr="005B7F0D">
              <w:rPr>
                <w:rStyle w:val="Hyperlink"/>
                <w:noProof/>
              </w:rPr>
              <w:t>Duration of bouts of all behaviours</w:t>
            </w:r>
            <w:r w:rsidR="00FC7976">
              <w:rPr>
                <w:noProof/>
                <w:webHidden/>
              </w:rPr>
              <w:tab/>
            </w:r>
            <w:r w:rsidR="00FC7976">
              <w:rPr>
                <w:noProof/>
                <w:webHidden/>
              </w:rPr>
              <w:fldChar w:fldCharType="begin"/>
            </w:r>
            <w:r w:rsidR="00FC7976">
              <w:rPr>
                <w:noProof/>
                <w:webHidden/>
              </w:rPr>
              <w:instrText xml:space="preserve"> PAGEREF _Toc162610829 \h </w:instrText>
            </w:r>
            <w:r w:rsidR="00FC7976">
              <w:rPr>
                <w:noProof/>
                <w:webHidden/>
              </w:rPr>
            </w:r>
            <w:r w:rsidR="00FC7976">
              <w:rPr>
                <w:noProof/>
                <w:webHidden/>
              </w:rPr>
              <w:fldChar w:fldCharType="separate"/>
            </w:r>
            <w:r w:rsidR="003967E6">
              <w:rPr>
                <w:noProof/>
                <w:webHidden/>
              </w:rPr>
              <w:t>42</w:t>
            </w:r>
            <w:r w:rsidR="00FC7976">
              <w:rPr>
                <w:noProof/>
                <w:webHidden/>
              </w:rPr>
              <w:fldChar w:fldCharType="end"/>
            </w:r>
          </w:hyperlink>
        </w:p>
        <w:p w14:paraId="2DD1796B" w14:textId="1021821B" w:rsidR="00FC7976"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610830" w:history="1">
            <w:r w:rsidR="00FC7976" w:rsidRPr="005B7F0D">
              <w:rPr>
                <w:rStyle w:val="Hyperlink"/>
                <w:noProof/>
              </w:rPr>
              <w:t>Duration of bouts of “foraging” behaviour</w:t>
            </w:r>
            <w:r w:rsidR="00FC7976">
              <w:rPr>
                <w:noProof/>
                <w:webHidden/>
              </w:rPr>
              <w:tab/>
            </w:r>
            <w:r w:rsidR="00FC7976">
              <w:rPr>
                <w:noProof/>
                <w:webHidden/>
              </w:rPr>
              <w:fldChar w:fldCharType="begin"/>
            </w:r>
            <w:r w:rsidR="00FC7976">
              <w:rPr>
                <w:noProof/>
                <w:webHidden/>
              </w:rPr>
              <w:instrText xml:space="preserve"> PAGEREF _Toc162610830 \h </w:instrText>
            </w:r>
            <w:r w:rsidR="00FC7976">
              <w:rPr>
                <w:noProof/>
                <w:webHidden/>
              </w:rPr>
            </w:r>
            <w:r w:rsidR="00FC7976">
              <w:rPr>
                <w:noProof/>
                <w:webHidden/>
              </w:rPr>
              <w:fldChar w:fldCharType="separate"/>
            </w:r>
            <w:r w:rsidR="003967E6">
              <w:rPr>
                <w:noProof/>
                <w:webHidden/>
              </w:rPr>
              <w:t>42</w:t>
            </w:r>
            <w:r w:rsidR="00FC7976">
              <w:rPr>
                <w:noProof/>
                <w:webHidden/>
              </w:rPr>
              <w:fldChar w:fldCharType="end"/>
            </w:r>
          </w:hyperlink>
        </w:p>
        <w:p w14:paraId="582BD1F1" w14:textId="51ADB8BE" w:rsidR="00FC7976"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610831" w:history="1">
            <w:r w:rsidR="00FC7976" w:rsidRPr="005B7F0D">
              <w:rPr>
                <w:rStyle w:val="Hyperlink"/>
                <w:noProof/>
              </w:rPr>
              <w:t>Duration of bouts of “alert” behaviour</w:t>
            </w:r>
            <w:r w:rsidR="00FC7976">
              <w:rPr>
                <w:noProof/>
                <w:webHidden/>
              </w:rPr>
              <w:tab/>
            </w:r>
            <w:r w:rsidR="00FC7976">
              <w:rPr>
                <w:noProof/>
                <w:webHidden/>
              </w:rPr>
              <w:fldChar w:fldCharType="begin"/>
            </w:r>
            <w:r w:rsidR="00FC7976">
              <w:rPr>
                <w:noProof/>
                <w:webHidden/>
              </w:rPr>
              <w:instrText xml:space="preserve"> PAGEREF _Toc162610831 \h </w:instrText>
            </w:r>
            <w:r w:rsidR="00FC7976">
              <w:rPr>
                <w:noProof/>
                <w:webHidden/>
              </w:rPr>
            </w:r>
            <w:r w:rsidR="00FC7976">
              <w:rPr>
                <w:noProof/>
                <w:webHidden/>
              </w:rPr>
              <w:fldChar w:fldCharType="separate"/>
            </w:r>
            <w:r w:rsidR="003967E6">
              <w:rPr>
                <w:noProof/>
                <w:webHidden/>
              </w:rPr>
              <w:t>45</w:t>
            </w:r>
            <w:r w:rsidR="00FC7976">
              <w:rPr>
                <w:noProof/>
                <w:webHidden/>
              </w:rPr>
              <w:fldChar w:fldCharType="end"/>
            </w:r>
          </w:hyperlink>
        </w:p>
        <w:p w14:paraId="2421DCC0" w14:textId="47381F55" w:rsidR="00FC7976"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610832" w:history="1">
            <w:r w:rsidR="00FC7976" w:rsidRPr="005B7F0D">
              <w:rPr>
                <w:rStyle w:val="Hyperlink"/>
                <w:noProof/>
              </w:rPr>
              <w:t>Foraging rate</w:t>
            </w:r>
            <w:r w:rsidR="00FC7976">
              <w:rPr>
                <w:noProof/>
                <w:webHidden/>
              </w:rPr>
              <w:tab/>
            </w:r>
            <w:r w:rsidR="00FC7976">
              <w:rPr>
                <w:noProof/>
                <w:webHidden/>
              </w:rPr>
              <w:fldChar w:fldCharType="begin"/>
            </w:r>
            <w:r w:rsidR="00FC7976">
              <w:rPr>
                <w:noProof/>
                <w:webHidden/>
              </w:rPr>
              <w:instrText xml:space="preserve"> PAGEREF _Toc162610832 \h </w:instrText>
            </w:r>
            <w:r w:rsidR="00FC7976">
              <w:rPr>
                <w:noProof/>
                <w:webHidden/>
              </w:rPr>
            </w:r>
            <w:r w:rsidR="00FC7976">
              <w:rPr>
                <w:noProof/>
                <w:webHidden/>
              </w:rPr>
              <w:fldChar w:fldCharType="separate"/>
            </w:r>
            <w:r w:rsidR="003967E6">
              <w:rPr>
                <w:noProof/>
                <w:webHidden/>
              </w:rPr>
              <w:t>48</w:t>
            </w:r>
            <w:r w:rsidR="00FC7976">
              <w:rPr>
                <w:noProof/>
                <w:webHidden/>
              </w:rPr>
              <w:fldChar w:fldCharType="end"/>
            </w:r>
          </w:hyperlink>
        </w:p>
        <w:p w14:paraId="421E6F31" w14:textId="3DA7D71E" w:rsidR="00FC7976"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610833" w:history="1">
            <w:r w:rsidR="00FC7976" w:rsidRPr="005B7F0D">
              <w:rPr>
                <w:rStyle w:val="Hyperlink"/>
                <w:noProof/>
              </w:rPr>
              <w:t>Transition analysis</w:t>
            </w:r>
            <w:r w:rsidR="00FC7976">
              <w:rPr>
                <w:noProof/>
                <w:webHidden/>
              </w:rPr>
              <w:tab/>
            </w:r>
            <w:r w:rsidR="00FC7976">
              <w:rPr>
                <w:noProof/>
                <w:webHidden/>
              </w:rPr>
              <w:fldChar w:fldCharType="begin"/>
            </w:r>
            <w:r w:rsidR="00FC7976">
              <w:rPr>
                <w:noProof/>
                <w:webHidden/>
              </w:rPr>
              <w:instrText xml:space="preserve"> PAGEREF _Toc162610833 \h </w:instrText>
            </w:r>
            <w:r w:rsidR="00FC7976">
              <w:rPr>
                <w:noProof/>
                <w:webHidden/>
              </w:rPr>
            </w:r>
            <w:r w:rsidR="00FC7976">
              <w:rPr>
                <w:noProof/>
                <w:webHidden/>
              </w:rPr>
              <w:fldChar w:fldCharType="separate"/>
            </w:r>
            <w:r w:rsidR="003967E6">
              <w:rPr>
                <w:noProof/>
                <w:webHidden/>
              </w:rPr>
              <w:t>48</w:t>
            </w:r>
            <w:r w:rsidR="00FC7976">
              <w:rPr>
                <w:noProof/>
                <w:webHidden/>
              </w:rPr>
              <w:fldChar w:fldCharType="end"/>
            </w:r>
          </w:hyperlink>
        </w:p>
        <w:p w14:paraId="249C828B" w14:textId="3BAA9221" w:rsidR="00FC7976" w:rsidRDefault="00000000">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62610834" w:history="1">
            <w:r w:rsidR="00FC7976" w:rsidRPr="005B7F0D">
              <w:rPr>
                <w:rStyle w:val="Hyperlink"/>
                <w:noProof/>
              </w:rPr>
              <w:t>Discussion</w:t>
            </w:r>
            <w:r w:rsidR="00FC7976">
              <w:rPr>
                <w:noProof/>
                <w:webHidden/>
              </w:rPr>
              <w:tab/>
            </w:r>
            <w:r w:rsidR="00FC7976">
              <w:rPr>
                <w:noProof/>
                <w:webHidden/>
              </w:rPr>
              <w:fldChar w:fldCharType="begin"/>
            </w:r>
            <w:r w:rsidR="00FC7976">
              <w:rPr>
                <w:noProof/>
                <w:webHidden/>
              </w:rPr>
              <w:instrText xml:space="preserve"> PAGEREF _Toc162610834 \h </w:instrText>
            </w:r>
            <w:r w:rsidR="00FC7976">
              <w:rPr>
                <w:noProof/>
                <w:webHidden/>
              </w:rPr>
            </w:r>
            <w:r w:rsidR="00FC7976">
              <w:rPr>
                <w:noProof/>
                <w:webHidden/>
              </w:rPr>
              <w:fldChar w:fldCharType="separate"/>
            </w:r>
            <w:r w:rsidR="003967E6">
              <w:rPr>
                <w:noProof/>
                <w:webHidden/>
              </w:rPr>
              <w:t>56</w:t>
            </w:r>
            <w:r w:rsidR="00FC7976">
              <w:rPr>
                <w:noProof/>
                <w:webHidden/>
              </w:rPr>
              <w:fldChar w:fldCharType="end"/>
            </w:r>
          </w:hyperlink>
        </w:p>
        <w:p w14:paraId="2348DCE0" w14:textId="4ABDE934" w:rsidR="00FC7976"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610835" w:history="1">
            <w:r w:rsidR="00FC7976" w:rsidRPr="005B7F0D">
              <w:rPr>
                <w:rStyle w:val="Hyperlink"/>
                <w:noProof/>
              </w:rPr>
              <w:t>Sentinel behaviour</w:t>
            </w:r>
            <w:r w:rsidR="00FC7976">
              <w:rPr>
                <w:noProof/>
                <w:webHidden/>
              </w:rPr>
              <w:tab/>
            </w:r>
            <w:r w:rsidR="00FC7976">
              <w:rPr>
                <w:noProof/>
                <w:webHidden/>
              </w:rPr>
              <w:fldChar w:fldCharType="begin"/>
            </w:r>
            <w:r w:rsidR="00FC7976">
              <w:rPr>
                <w:noProof/>
                <w:webHidden/>
              </w:rPr>
              <w:instrText xml:space="preserve"> PAGEREF _Toc162610835 \h </w:instrText>
            </w:r>
            <w:r w:rsidR="00FC7976">
              <w:rPr>
                <w:noProof/>
                <w:webHidden/>
              </w:rPr>
            </w:r>
            <w:r w:rsidR="00FC7976">
              <w:rPr>
                <w:noProof/>
                <w:webHidden/>
              </w:rPr>
              <w:fldChar w:fldCharType="separate"/>
            </w:r>
            <w:r w:rsidR="003967E6">
              <w:rPr>
                <w:noProof/>
                <w:webHidden/>
              </w:rPr>
              <w:t>56</w:t>
            </w:r>
            <w:r w:rsidR="00FC7976">
              <w:rPr>
                <w:noProof/>
                <w:webHidden/>
              </w:rPr>
              <w:fldChar w:fldCharType="end"/>
            </w:r>
          </w:hyperlink>
        </w:p>
        <w:p w14:paraId="3D4E30B4" w14:textId="3CE21F73" w:rsidR="00FC7976"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610836" w:history="1">
            <w:r w:rsidR="00FC7976" w:rsidRPr="005B7F0D">
              <w:rPr>
                <w:rStyle w:val="Hyperlink"/>
                <w:noProof/>
              </w:rPr>
              <w:t>Generalized Environment</w:t>
            </w:r>
            <w:r w:rsidR="00FC7976">
              <w:rPr>
                <w:noProof/>
                <w:webHidden/>
              </w:rPr>
              <w:tab/>
            </w:r>
            <w:r w:rsidR="00FC7976">
              <w:rPr>
                <w:noProof/>
                <w:webHidden/>
              </w:rPr>
              <w:fldChar w:fldCharType="begin"/>
            </w:r>
            <w:r w:rsidR="00FC7976">
              <w:rPr>
                <w:noProof/>
                <w:webHidden/>
              </w:rPr>
              <w:instrText xml:space="preserve"> PAGEREF _Toc162610836 \h </w:instrText>
            </w:r>
            <w:r w:rsidR="00FC7976">
              <w:rPr>
                <w:noProof/>
                <w:webHidden/>
              </w:rPr>
            </w:r>
            <w:r w:rsidR="00FC7976">
              <w:rPr>
                <w:noProof/>
                <w:webHidden/>
              </w:rPr>
              <w:fldChar w:fldCharType="separate"/>
            </w:r>
            <w:r w:rsidR="003967E6">
              <w:rPr>
                <w:noProof/>
                <w:webHidden/>
              </w:rPr>
              <w:t>58</w:t>
            </w:r>
            <w:r w:rsidR="00FC7976">
              <w:rPr>
                <w:noProof/>
                <w:webHidden/>
              </w:rPr>
              <w:fldChar w:fldCharType="end"/>
            </w:r>
          </w:hyperlink>
        </w:p>
        <w:p w14:paraId="7BAF2D1F" w14:textId="4DA2DFCB" w:rsidR="00FC7976"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610837" w:history="1">
            <w:r w:rsidR="00FC7976" w:rsidRPr="005B7F0D">
              <w:rPr>
                <w:rStyle w:val="Hyperlink"/>
                <w:noProof/>
              </w:rPr>
              <w:t>Disturbances</w:t>
            </w:r>
            <w:r w:rsidR="00FC7976">
              <w:rPr>
                <w:noProof/>
                <w:webHidden/>
              </w:rPr>
              <w:tab/>
            </w:r>
            <w:r w:rsidR="00FC7976">
              <w:rPr>
                <w:noProof/>
                <w:webHidden/>
              </w:rPr>
              <w:fldChar w:fldCharType="begin"/>
            </w:r>
            <w:r w:rsidR="00FC7976">
              <w:rPr>
                <w:noProof/>
                <w:webHidden/>
              </w:rPr>
              <w:instrText xml:space="preserve"> PAGEREF _Toc162610837 \h </w:instrText>
            </w:r>
            <w:r w:rsidR="00FC7976">
              <w:rPr>
                <w:noProof/>
                <w:webHidden/>
              </w:rPr>
            </w:r>
            <w:r w:rsidR="00FC7976">
              <w:rPr>
                <w:noProof/>
                <w:webHidden/>
              </w:rPr>
              <w:fldChar w:fldCharType="separate"/>
            </w:r>
            <w:r w:rsidR="003967E6">
              <w:rPr>
                <w:noProof/>
                <w:webHidden/>
              </w:rPr>
              <w:t>60</w:t>
            </w:r>
            <w:r w:rsidR="00FC7976">
              <w:rPr>
                <w:noProof/>
                <w:webHidden/>
              </w:rPr>
              <w:fldChar w:fldCharType="end"/>
            </w:r>
          </w:hyperlink>
        </w:p>
        <w:p w14:paraId="0A630643" w14:textId="789DCB2E" w:rsidR="00FC7976"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610838" w:history="1">
            <w:r w:rsidR="00FC7976" w:rsidRPr="005B7F0D">
              <w:rPr>
                <w:rStyle w:val="Hyperlink"/>
                <w:noProof/>
              </w:rPr>
              <w:t>Baited sites</w:t>
            </w:r>
            <w:r w:rsidR="00FC7976">
              <w:rPr>
                <w:noProof/>
                <w:webHidden/>
              </w:rPr>
              <w:tab/>
            </w:r>
            <w:r w:rsidR="00FC7976">
              <w:rPr>
                <w:noProof/>
                <w:webHidden/>
              </w:rPr>
              <w:fldChar w:fldCharType="begin"/>
            </w:r>
            <w:r w:rsidR="00FC7976">
              <w:rPr>
                <w:noProof/>
                <w:webHidden/>
              </w:rPr>
              <w:instrText xml:space="preserve"> PAGEREF _Toc162610838 \h </w:instrText>
            </w:r>
            <w:r w:rsidR="00FC7976">
              <w:rPr>
                <w:noProof/>
                <w:webHidden/>
              </w:rPr>
            </w:r>
            <w:r w:rsidR="00FC7976">
              <w:rPr>
                <w:noProof/>
                <w:webHidden/>
              </w:rPr>
              <w:fldChar w:fldCharType="separate"/>
            </w:r>
            <w:r w:rsidR="003967E6">
              <w:rPr>
                <w:noProof/>
                <w:webHidden/>
              </w:rPr>
              <w:t>61</w:t>
            </w:r>
            <w:r w:rsidR="00FC7976">
              <w:rPr>
                <w:noProof/>
                <w:webHidden/>
              </w:rPr>
              <w:fldChar w:fldCharType="end"/>
            </w:r>
          </w:hyperlink>
        </w:p>
        <w:p w14:paraId="13F3DF88" w14:textId="0DA61284" w:rsidR="00FC7976"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610839" w:history="1">
            <w:r w:rsidR="00FC7976" w:rsidRPr="005B7F0D">
              <w:rPr>
                <w:rStyle w:val="Hyperlink"/>
                <w:noProof/>
              </w:rPr>
              <w:t>Group Size</w:t>
            </w:r>
            <w:r w:rsidR="00FC7976">
              <w:rPr>
                <w:noProof/>
                <w:webHidden/>
              </w:rPr>
              <w:tab/>
            </w:r>
            <w:r w:rsidR="00FC7976">
              <w:rPr>
                <w:noProof/>
                <w:webHidden/>
              </w:rPr>
              <w:fldChar w:fldCharType="begin"/>
            </w:r>
            <w:r w:rsidR="00FC7976">
              <w:rPr>
                <w:noProof/>
                <w:webHidden/>
              </w:rPr>
              <w:instrText xml:space="preserve"> PAGEREF _Toc162610839 \h </w:instrText>
            </w:r>
            <w:r w:rsidR="00FC7976">
              <w:rPr>
                <w:noProof/>
                <w:webHidden/>
              </w:rPr>
            </w:r>
            <w:r w:rsidR="00FC7976">
              <w:rPr>
                <w:noProof/>
                <w:webHidden/>
              </w:rPr>
              <w:fldChar w:fldCharType="separate"/>
            </w:r>
            <w:r w:rsidR="003967E6">
              <w:rPr>
                <w:noProof/>
                <w:webHidden/>
              </w:rPr>
              <w:t>61</w:t>
            </w:r>
            <w:r w:rsidR="00FC7976">
              <w:rPr>
                <w:noProof/>
                <w:webHidden/>
              </w:rPr>
              <w:fldChar w:fldCharType="end"/>
            </w:r>
          </w:hyperlink>
        </w:p>
        <w:p w14:paraId="0DD317CF" w14:textId="09BD346B" w:rsidR="00FC7976"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610840" w:history="1">
            <w:r w:rsidR="00FC7976" w:rsidRPr="005B7F0D">
              <w:rPr>
                <w:rStyle w:val="Hyperlink"/>
                <w:noProof/>
              </w:rPr>
              <w:t>Future directions and improvements</w:t>
            </w:r>
            <w:r w:rsidR="00FC7976">
              <w:rPr>
                <w:noProof/>
                <w:webHidden/>
              </w:rPr>
              <w:tab/>
            </w:r>
            <w:r w:rsidR="00FC7976">
              <w:rPr>
                <w:noProof/>
                <w:webHidden/>
              </w:rPr>
              <w:fldChar w:fldCharType="begin"/>
            </w:r>
            <w:r w:rsidR="00FC7976">
              <w:rPr>
                <w:noProof/>
                <w:webHidden/>
              </w:rPr>
              <w:instrText xml:space="preserve"> PAGEREF _Toc162610840 \h </w:instrText>
            </w:r>
            <w:r w:rsidR="00FC7976">
              <w:rPr>
                <w:noProof/>
                <w:webHidden/>
              </w:rPr>
            </w:r>
            <w:r w:rsidR="00FC7976">
              <w:rPr>
                <w:noProof/>
                <w:webHidden/>
              </w:rPr>
              <w:fldChar w:fldCharType="separate"/>
            </w:r>
            <w:r w:rsidR="003967E6">
              <w:rPr>
                <w:noProof/>
                <w:webHidden/>
              </w:rPr>
              <w:t>62</w:t>
            </w:r>
            <w:r w:rsidR="00FC7976">
              <w:rPr>
                <w:noProof/>
                <w:webHidden/>
              </w:rPr>
              <w:fldChar w:fldCharType="end"/>
            </w:r>
          </w:hyperlink>
        </w:p>
        <w:p w14:paraId="76452AE6" w14:textId="5C4706C4" w:rsidR="00FC7976" w:rsidRDefault="00000000">
          <w:pPr>
            <w:pStyle w:val="TOC1"/>
            <w:tabs>
              <w:tab w:val="right" w:leader="dot" w:pos="9350"/>
            </w:tabs>
            <w:rPr>
              <w:rFonts w:asciiTheme="minorHAnsi" w:eastAsiaTheme="minorEastAsia" w:hAnsiTheme="minorHAnsi" w:cstheme="minorBidi"/>
              <w:b w:val="0"/>
              <w:noProof/>
              <w:kern w:val="2"/>
              <w:szCs w:val="24"/>
              <w:lang w:eastAsia="en-CA"/>
              <w14:ligatures w14:val="standardContextual"/>
            </w:rPr>
          </w:pPr>
          <w:hyperlink w:anchor="_Toc162610841" w:history="1">
            <w:r w:rsidR="00FC7976" w:rsidRPr="005B7F0D">
              <w:rPr>
                <w:rStyle w:val="Hyperlink"/>
                <w:noProof/>
              </w:rPr>
              <w:t>General Discussion</w:t>
            </w:r>
            <w:r w:rsidR="00FC7976">
              <w:rPr>
                <w:noProof/>
                <w:webHidden/>
              </w:rPr>
              <w:tab/>
            </w:r>
            <w:r w:rsidR="00FC7976">
              <w:rPr>
                <w:noProof/>
                <w:webHidden/>
              </w:rPr>
              <w:fldChar w:fldCharType="begin"/>
            </w:r>
            <w:r w:rsidR="00FC7976">
              <w:rPr>
                <w:noProof/>
                <w:webHidden/>
              </w:rPr>
              <w:instrText xml:space="preserve"> PAGEREF _Toc162610841 \h </w:instrText>
            </w:r>
            <w:r w:rsidR="00FC7976">
              <w:rPr>
                <w:noProof/>
                <w:webHidden/>
              </w:rPr>
            </w:r>
            <w:r w:rsidR="00FC7976">
              <w:rPr>
                <w:noProof/>
                <w:webHidden/>
              </w:rPr>
              <w:fldChar w:fldCharType="separate"/>
            </w:r>
            <w:r w:rsidR="003967E6">
              <w:rPr>
                <w:noProof/>
                <w:webHidden/>
              </w:rPr>
              <w:t>64</w:t>
            </w:r>
            <w:r w:rsidR="00FC7976">
              <w:rPr>
                <w:noProof/>
                <w:webHidden/>
              </w:rPr>
              <w:fldChar w:fldCharType="end"/>
            </w:r>
          </w:hyperlink>
        </w:p>
        <w:p w14:paraId="568BBD6D" w14:textId="1D3D6974" w:rsidR="00FC7976"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610842" w:history="1">
            <w:r w:rsidR="00FC7976" w:rsidRPr="005B7F0D">
              <w:rPr>
                <w:rStyle w:val="Hyperlink"/>
                <w:noProof/>
              </w:rPr>
              <w:t>Thesis summary</w:t>
            </w:r>
            <w:r w:rsidR="00FC7976">
              <w:rPr>
                <w:noProof/>
                <w:webHidden/>
              </w:rPr>
              <w:tab/>
            </w:r>
            <w:r w:rsidR="00FC7976">
              <w:rPr>
                <w:noProof/>
                <w:webHidden/>
              </w:rPr>
              <w:fldChar w:fldCharType="begin"/>
            </w:r>
            <w:r w:rsidR="00FC7976">
              <w:rPr>
                <w:noProof/>
                <w:webHidden/>
              </w:rPr>
              <w:instrText xml:space="preserve"> PAGEREF _Toc162610842 \h </w:instrText>
            </w:r>
            <w:r w:rsidR="00FC7976">
              <w:rPr>
                <w:noProof/>
                <w:webHidden/>
              </w:rPr>
            </w:r>
            <w:r w:rsidR="00FC7976">
              <w:rPr>
                <w:noProof/>
                <w:webHidden/>
              </w:rPr>
              <w:fldChar w:fldCharType="separate"/>
            </w:r>
            <w:r w:rsidR="003967E6">
              <w:rPr>
                <w:noProof/>
                <w:webHidden/>
              </w:rPr>
              <w:t>64</w:t>
            </w:r>
            <w:r w:rsidR="00FC7976">
              <w:rPr>
                <w:noProof/>
                <w:webHidden/>
              </w:rPr>
              <w:fldChar w:fldCharType="end"/>
            </w:r>
          </w:hyperlink>
        </w:p>
        <w:p w14:paraId="49EEF2D0" w14:textId="0F28EE5C" w:rsidR="00FC7976"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610843" w:history="1">
            <w:r w:rsidR="00FC7976" w:rsidRPr="005B7F0D">
              <w:rPr>
                <w:rStyle w:val="Hyperlink"/>
                <w:noProof/>
              </w:rPr>
              <w:t>Limitations</w:t>
            </w:r>
            <w:r w:rsidR="00FC7976">
              <w:rPr>
                <w:noProof/>
                <w:webHidden/>
              </w:rPr>
              <w:tab/>
            </w:r>
            <w:r w:rsidR="00FC7976">
              <w:rPr>
                <w:noProof/>
                <w:webHidden/>
              </w:rPr>
              <w:fldChar w:fldCharType="begin"/>
            </w:r>
            <w:r w:rsidR="00FC7976">
              <w:rPr>
                <w:noProof/>
                <w:webHidden/>
              </w:rPr>
              <w:instrText xml:space="preserve"> PAGEREF _Toc162610843 \h </w:instrText>
            </w:r>
            <w:r w:rsidR="00FC7976">
              <w:rPr>
                <w:noProof/>
                <w:webHidden/>
              </w:rPr>
            </w:r>
            <w:r w:rsidR="00FC7976">
              <w:rPr>
                <w:noProof/>
                <w:webHidden/>
              </w:rPr>
              <w:fldChar w:fldCharType="separate"/>
            </w:r>
            <w:r w:rsidR="003967E6">
              <w:rPr>
                <w:noProof/>
                <w:webHidden/>
              </w:rPr>
              <w:t>67</w:t>
            </w:r>
            <w:r w:rsidR="00FC7976">
              <w:rPr>
                <w:noProof/>
                <w:webHidden/>
              </w:rPr>
              <w:fldChar w:fldCharType="end"/>
            </w:r>
          </w:hyperlink>
        </w:p>
        <w:p w14:paraId="6EE5E4D6" w14:textId="118564F3" w:rsidR="00FC7976"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610844" w:history="1">
            <w:r w:rsidR="00FC7976" w:rsidRPr="005B7F0D">
              <w:rPr>
                <w:rStyle w:val="Hyperlink"/>
                <w:noProof/>
              </w:rPr>
              <w:t>Future Studies</w:t>
            </w:r>
            <w:r w:rsidR="00FC7976">
              <w:rPr>
                <w:noProof/>
                <w:webHidden/>
              </w:rPr>
              <w:tab/>
            </w:r>
            <w:r w:rsidR="00FC7976">
              <w:rPr>
                <w:noProof/>
                <w:webHidden/>
              </w:rPr>
              <w:fldChar w:fldCharType="begin"/>
            </w:r>
            <w:r w:rsidR="00FC7976">
              <w:rPr>
                <w:noProof/>
                <w:webHidden/>
              </w:rPr>
              <w:instrText xml:space="preserve"> PAGEREF _Toc162610844 \h </w:instrText>
            </w:r>
            <w:r w:rsidR="00FC7976">
              <w:rPr>
                <w:noProof/>
                <w:webHidden/>
              </w:rPr>
            </w:r>
            <w:r w:rsidR="00FC7976">
              <w:rPr>
                <w:noProof/>
                <w:webHidden/>
              </w:rPr>
              <w:fldChar w:fldCharType="separate"/>
            </w:r>
            <w:r w:rsidR="003967E6">
              <w:rPr>
                <w:noProof/>
                <w:webHidden/>
              </w:rPr>
              <w:t>68</w:t>
            </w:r>
            <w:r w:rsidR="00FC7976">
              <w:rPr>
                <w:noProof/>
                <w:webHidden/>
              </w:rPr>
              <w:fldChar w:fldCharType="end"/>
            </w:r>
          </w:hyperlink>
        </w:p>
        <w:p w14:paraId="0488C654" w14:textId="1D2CBE51" w:rsidR="00FC7976"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610845" w:history="1">
            <w:r w:rsidR="00FC7976" w:rsidRPr="005B7F0D">
              <w:rPr>
                <w:rStyle w:val="Hyperlink"/>
                <w:noProof/>
              </w:rPr>
              <w:t>Implications</w:t>
            </w:r>
            <w:r w:rsidR="00FC7976">
              <w:rPr>
                <w:noProof/>
                <w:webHidden/>
              </w:rPr>
              <w:tab/>
            </w:r>
            <w:r w:rsidR="00FC7976">
              <w:rPr>
                <w:noProof/>
                <w:webHidden/>
              </w:rPr>
              <w:fldChar w:fldCharType="begin"/>
            </w:r>
            <w:r w:rsidR="00FC7976">
              <w:rPr>
                <w:noProof/>
                <w:webHidden/>
              </w:rPr>
              <w:instrText xml:space="preserve"> PAGEREF _Toc162610845 \h </w:instrText>
            </w:r>
            <w:r w:rsidR="00FC7976">
              <w:rPr>
                <w:noProof/>
                <w:webHidden/>
              </w:rPr>
            </w:r>
            <w:r w:rsidR="00FC7976">
              <w:rPr>
                <w:noProof/>
                <w:webHidden/>
              </w:rPr>
              <w:fldChar w:fldCharType="separate"/>
            </w:r>
            <w:r w:rsidR="003967E6">
              <w:rPr>
                <w:noProof/>
                <w:webHidden/>
              </w:rPr>
              <w:t>68</w:t>
            </w:r>
            <w:r w:rsidR="00FC7976">
              <w:rPr>
                <w:noProof/>
                <w:webHidden/>
              </w:rPr>
              <w:fldChar w:fldCharType="end"/>
            </w:r>
          </w:hyperlink>
        </w:p>
        <w:p w14:paraId="0E2D3D3D" w14:textId="5693EDC0" w:rsidR="00FC7976"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610846" w:history="1">
            <w:r w:rsidR="00FC7976" w:rsidRPr="005B7F0D">
              <w:rPr>
                <w:rStyle w:val="Hyperlink"/>
                <w:noProof/>
              </w:rPr>
              <w:t>Concluding statements</w:t>
            </w:r>
            <w:r w:rsidR="00FC7976">
              <w:rPr>
                <w:noProof/>
                <w:webHidden/>
              </w:rPr>
              <w:tab/>
            </w:r>
            <w:r w:rsidR="00FC7976">
              <w:rPr>
                <w:noProof/>
                <w:webHidden/>
              </w:rPr>
              <w:fldChar w:fldCharType="begin"/>
            </w:r>
            <w:r w:rsidR="00FC7976">
              <w:rPr>
                <w:noProof/>
                <w:webHidden/>
              </w:rPr>
              <w:instrText xml:space="preserve"> PAGEREF _Toc162610846 \h </w:instrText>
            </w:r>
            <w:r w:rsidR="00FC7976">
              <w:rPr>
                <w:noProof/>
                <w:webHidden/>
              </w:rPr>
            </w:r>
            <w:r w:rsidR="00FC7976">
              <w:rPr>
                <w:noProof/>
                <w:webHidden/>
              </w:rPr>
              <w:fldChar w:fldCharType="separate"/>
            </w:r>
            <w:r w:rsidR="003967E6">
              <w:rPr>
                <w:noProof/>
                <w:webHidden/>
              </w:rPr>
              <w:t>69</w:t>
            </w:r>
            <w:r w:rsidR="00FC7976">
              <w:rPr>
                <w:noProof/>
                <w:webHidden/>
              </w:rPr>
              <w:fldChar w:fldCharType="end"/>
            </w:r>
          </w:hyperlink>
        </w:p>
        <w:p w14:paraId="789313E4" w14:textId="2CD189CF" w:rsidR="00FC7976" w:rsidRDefault="00000000">
          <w:pPr>
            <w:pStyle w:val="TOC1"/>
            <w:tabs>
              <w:tab w:val="right" w:leader="dot" w:pos="9350"/>
            </w:tabs>
            <w:rPr>
              <w:rFonts w:asciiTheme="minorHAnsi" w:eastAsiaTheme="minorEastAsia" w:hAnsiTheme="minorHAnsi" w:cstheme="minorBidi"/>
              <w:b w:val="0"/>
              <w:noProof/>
              <w:kern w:val="2"/>
              <w:szCs w:val="24"/>
              <w:lang w:eastAsia="en-CA"/>
              <w14:ligatures w14:val="standardContextual"/>
            </w:rPr>
          </w:pPr>
          <w:hyperlink w:anchor="_Toc162610847" w:history="1">
            <w:r w:rsidR="00FC7976" w:rsidRPr="005B7F0D">
              <w:rPr>
                <w:rStyle w:val="Hyperlink"/>
                <w:noProof/>
              </w:rPr>
              <w:t>References</w:t>
            </w:r>
            <w:r w:rsidR="00FC7976">
              <w:rPr>
                <w:noProof/>
                <w:webHidden/>
              </w:rPr>
              <w:tab/>
            </w:r>
            <w:r w:rsidR="00FC7976">
              <w:rPr>
                <w:noProof/>
                <w:webHidden/>
              </w:rPr>
              <w:fldChar w:fldCharType="begin"/>
            </w:r>
            <w:r w:rsidR="00FC7976">
              <w:rPr>
                <w:noProof/>
                <w:webHidden/>
              </w:rPr>
              <w:instrText xml:space="preserve"> PAGEREF _Toc162610847 \h </w:instrText>
            </w:r>
            <w:r w:rsidR="00FC7976">
              <w:rPr>
                <w:noProof/>
                <w:webHidden/>
              </w:rPr>
            </w:r>
            <w:r w:rsidR="00FC7976">
              <w:rPr>
                <w:noProof/>
                <w:webHidden/>
              </w:rPr>
              <w:fldChar w:fldCharType="separate"/>
            </w:r>
            <w:r w:rsidR="003967E6">
              <w:rPr>
                <w:noProof/>
                <w:webHidden/>
              </w:rPr>
              <w:t>71</w:t>
            </w:r>
            <w:r w:rsidR="00FC7976">
              <w:rPr>
                <w:noProof/>
                <w:webHidden/>
              </w:rPr>
              <w:fldChar w:fldCharType="end"/>
            </w:r>
          </w:hyperlink>
        </w:p>
        <w:p w14:paraId="3D6EFDA7" w14:textId="15AB11DA" w:rsidR="00FC7976" w:rsidRDefault="00000000">
          <w:pPr>
            <w:pStyle w:val="TOC1"/>
            <w:tabs>
              <w:tab w:val="right" w:leader="dot" w:pos="9350"/>
            </w:tabs>
            <w:rPr>
              <w:rFonts w:asciiTheme="minorHAnsi" w:eastAsiaTheme="minorEastAsia" w:hAnsiTheme="minorHAnsi" w:cstheme="minorBidi"/>
              <w:b w:val="0"/>
              <w:noProof/>
              <w:kern w:val="2"/>
              <w:szCs w:val="24"/>
              <w:lang w:eastAsia="en-CA"/>
              <w14:ligatures w14:val="standardContextual"/>
            </w:rPr>
          </w:pPr>
          <w:hyperlink w:anchor="_Toc162610848" w:history="1">
            <w:r w:rsidR="00FC7976" w:rsidRPr="005B7F0D">
              <w:rPr>
                <w:rStyle w:val="Hyperlink"/>
                <w:noProof/>
              </w:rPr>
              <w:t>Supplemental Material</w:t>
            </w:r>
            <w:r w:rsidR="00FC7976">
              <w:rPr>
                <w:noProof/>
                <w:webHidden/>
              </w:rPr>
              <w:tab/>
            </w:r>
            <w:r w:rsidR="00FC7976">
              <w:rPr>
                <w:noProof/>
                <w:webHidden/>
              </w:rPr>
              <w:fldChar w:fldCharType="begin"/>
            </w:r>
            <w:r w:rsidR="00FC7976">
              <w:rPr>
                <w:noProof/>
                <w:webHidden/>
              </w:rPr>
              <w:instrText xml:space="preserve"> PAGEREF _Toc162610848 \h </w:instrText>
            </w:r>
            <w:r w:rsidR="00FC7976">
              <w:rPr>
                <w:noProof/>
                <w:webHidden/>
              </w:rPr>
            </w:r>
            <w:r w:rsidR="00FC7976">
              <w:rPr>
                <w:noProof/>
                <w:webHidden/>
              </w:rPr>
              <w:fldChar w:fldCharType="separate"/>
            </w:r>
            <w:r w:rsidR="003967E6">
              <w:rPr>
                <w:noProof/>
                <w:webHidden/>
              </w:rPr>
              <w:t>81</w:t>
            </w:r>
            <w:r w:rsidR="00FC7976">
              <w:rPr>
                <w:noProof/>
                <w:webHidden/>
              </w:rPr>
              <w:fldChar w:fldCharType="end"/>
            </w:r>
          </w:hyperlink>
        </w:p>
        <w:p w14:paraId="6605B1D4" w14:textId="36CEBC00" w:rsidR="00FC7976"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610849" w:history="1">
            <w:r w:rsidR="00FC7976" w:rsidRPr="005B7F0D">
              <w:rPr>
                <w:rStyle w:val="Hyperlink"/>
                <w:noProof/>
              </w:rPr>
              <w:t>List of Supplemental Tables</w:t>
            </w:r>
            <w:r w:rsidR="00FC7976">
              <w:rPr>
                <w:noProof/>
                <w:webHidden/>
              </w:rPr>
              <w:tab/>
            </w:r>
            <w:r w:rsidR="00FC7976">
              <w:rPr>
                <w:noProof/>
                <w:webHidden/>
              </w:rPr>
              <w:fldChar w:fldCharType="begin"/>
            </w:r>
            <w:r w:rsidR="00FC7976">
              <w:rPr>
                <w:noProof/>
                <w:webHidden/>
              </w:rPr>
              <w:instrText xml:space="preserve"> PAGEREF _Toc162610849 \h </w:instrText>
            </w:r>
            <w:r w:rsidR="00FC7976">
              <w:rPr>
                <w:noProof/>
                <w:webHidden/>
              </w:rPr>
            </w:r>
            <w:r w:rsidR="00FC7976">
              <w:rPr>
                <w:noProof/>
                <w:webHidden/>
              </w:rPr>
              <w:fldChar w:fldCharType="separate"/>
            </w:r>
            <w:r w:rsidR="003967E6">
              <w:rPr>
                <w:noProof/>
                <w:webHidden/>
              </w:rPr>
              <w:t>81</w:t>
            </w:r>
            <w:r w:rsidR="00FC7976">
              <w:rPr>
                <w:noProof/>
                <w:webHidden/>
              </w:rPr>
              <w:fldChar w:fldCharType="end"/>
            </w:r>
          </w:hyperlink>
        </w:p>
        <w:p w14:paraId="0383FAC5" w14:textId="40E4208A" w:rsidR="00FC7976"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610850" w:history="1">
            <w:r w:rsidR="00FC7976" w:rsidRPr="005B7F0D">
              <w:rPr>
                <w:rStyle w:val="Hyperlink"/>
                <w:noProof/>
              </w:rPr>
              <w:t>List of Supplemental Figures</w:t>
            </w:r>
            <w:r w:rsidR="00FC7976">
              <w:rPr>
                <w:noProof/>
                <w:webHidden/>
              </w:rPr>
              <w:tab/>
            </w:r>
            <w:r w:rsidR="00FC7976">
              <w:rPr>
                <w:noProof/>
                <w:webHidden/>
              </w:rPr>
              <w:fldChar w:fldCharType="begin"/>
            </w:r>
            <w:r w:rsidR="00FC7976">
              <w:rPr>
                <w:noProof/>
                <w:webHidden/>
              </w:rPr>
              <w:instrText xml:space="preserve"> PAGEREF _Toc162610850 \h </w:instrText>
            </w:r>
            <w:r w:rsidR="00FC7976">
              <w:rPr>
                <w:noProof/>
                <w:webHidden/>
              </w:rPr>
            </w:r>
            <w:r w:rsidR="00FC7976">
              <w:rPr>
                <w:noProof/>
                <w:webHidden/>
              </w:rPr>
              <w:fldChar w:fldCharType="separate"/>
            </w:r>
            <w:r w:rsidR="003967E6">
              <w:rPr>
                <w:noProof/>
                <w:webHidden/>
              </w:rPr>
              <w:t>81</w:t>
            </w:r>
            <w:r w:rsidR="00FC7976">
              <w:rPr>
                <w:noProof/>
                <w:webHidden/>
              </w:rPr>
              <w:fldChar w:fldCharType="end"/>
            </w:r>
          </w:hyperlink>
        </w:p>
        <w:p w14:paraId="57DFD528" w14:textId="7938087E" w:rsidR="00F11E62" w:rsidRPr="00F11E62" w:rsidRDefault="00F11E62" w:rsidP="00F11E62">
          <w:pPr>
            <w:rPr>
              <w:b/>
              <w:bCs/>
            </w:rPr>
            <w:sectPr w:rsidR="00F11E62" w:rsidRPr="00F11E62" w:rsidSect="009B70AE">
              <w:headerReference w:type="default" r:id="rId14"/>
              <w:pgSz w:w="12240" w:h="15840"/>
              <w:pgMar w:top="1440" w:right="1440" w:bottom="1440" w:left="1440" w:header="720" w:footer="720" w:gutter="0"/>
              <w:pgNumType w:fmt="upperRoman"/>
              <w:cols w:space="720"/>
            </w:sectPr>
          </w:pPr>
          <w:r>
            <w:rPr>
              <w:rFonts w:ascii="Times New Roman" w:hAnsi="Times New Roman" w:cs="Times New Roman"/>
              <w:sz w:val="24"/>
              <w:szCs w:val="24"/>
              <w:u w:val="single"/>
            </w:rPr>
            <w:fldChar w:fldCharType="end"/>
          </w:r>
        </w:p>
      </w:sdtContent>
    </w:sdt>
    <w:bookmarkStart w:id="8" w:name="_Toc162204949" w:displacedByCustomXml="prev"/>
    <w:p w14:paraId="270B54AF" w14:textId="1A7A5CAD" w:rsidR="00EA6CF0" w:rsidRPr="006843E1" w:rsidRDefault="00EA6CF0" w:rsidP="00FD273E">
      <w:pPr>
        <w:pStyle w:val="SectionTitle"/>
        <w:spacing w:before="0" w:after="0" w:line="480" w:lineRule="auto"/>
        <w:rPr>
          <w:noProof w:val="0"/>
        </w:rPr>
      </w:pPr>
      <w:bookmarkStart w:id="9" w:name="_Toc162610795"/>
      <w:r w:rsidRPr="006843E1">
        <w:rPr>
          <w:noProof w:val="0"/>
        </w:rPr>
        <w:lastRenderedPageBreak/>
        <w:t>List of Tables</w:t>
      </w:r>
      <w:bookmarkEnd w:id="8"/>
      <w:bookmarkEnd w:id="9"/>
    </w:p>
    <w:p w14:paraId="15A63956" w14:textId="36D4AF75" w:rsidR="00215D50" w:rsidRPr="00E55E98" w:rsidRDefault="00EA6CF0" w:rsidP="00215D50">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E55E98">
        <w:rPr>
          <w:rFonts w:ascii="Times New Roman" w:hAnsi="Times New Roman" w:cs="Times New Roman"/>
          <w:sz w:val="24"/>
          <w:szCs w:val="24"/>
        </w:rPr>
        <w:fldChar w:fldCharType="begin"/>
      </w:r>
      <w:r w:rsidRPr="00E55E98">
        <w:rPr>
          <w:rFonts w:ascii="Times New Roman" w:hAnsi="Times New Roman" w:cs="Times New Roman"/>
          <w:sz w:val="24"/>
          <w:szCs w:val="24"/>
        </w:rPr>
        <w:instrText xml:space="preserve"> TOC \c "Table" </w:instrText>
      </w:r>
      <w:r w:rsidRPr="00E55E98">
        <w:rPr>
          <w:rFonts w:ascii="Times New Roman" w:hAnsi="Times New Roman" w:cs="Times New Roman"/>
          <w:sz w:val="24"/>
          <w:szCs w:val="24"/>
        </w:rPr>
        <w:fldChar w:fldCharType="separate"/>
      </w:r>
      <w:r w:rsidR="00215D50" w:rsidRPr="00E55E98">
        <w:rPr>
          <w:rFonts w:ascii="Times New Roman" w:hAnsi="Times New Roman" w:cs="Times New Roman"/>
          <w:noProof/>
          <w:sz w:val="24"/>
          <w:szCs w:val="24"/>
        </w:rPr>
        <w:t>Table 1:</w:t>
      </w:r>
      <w:r w:rsidR="00215D50" w:rsidRPr="00E55E98">
        <w:rPr>
          <w:rFonts w:ascii="Times New Roman" w:hAnsi="Times New Roman" w:cs="Times New Roman"/>
          <w:iCs/>
          <w:noProof/>
          <w:sz w:val="24"/>
          <w:szCs w:val="24"/>
        </w:rPr>
        <w:t xml:space="preserve"> Inclusion and exclusion criteria for scoping review</w:t>
      </w:r>
      <w:r w:rsidR="00215D50" w:rsidRPr="00E55E98">
        <w:rPr>
          <w:rFonts w:ascii="Times New Roman" w:hAnsi="Times New Roman" w:cs="Times New Roman"/>
          <w:noProof/>
          <w:sz w:val="24"/>
          <w:szCs w:val="24"/>
        </w:rPr>
        <w:tab/>
      </w:r>
      <w:r w:rsidR="00215D50" w:rsidRPr="00E55E98">
        <w:rPr>
          <w:rFonts w:ascii="Times New Roman" w:hAnsi="Times New Roman" w:cs="Times New Roman"/>
          <w:noProof/>
          <w:sz w:val="24"/>
          <w:szCs w:val="24"/>
        </w:rPr>
        <w:fldChar w:fldCharType="begin"/>
      </w:r>
      <w:r w:rsidR="00215D50" w:rsidRPr="00E55E98">
        <w:rPr>
          <w:rFonts w:ascii="Times New Roman" w:hAnsi="Times New Roman" w:cs="Times New Roman"/>
          <w:noProof/>
          <w:sz w:val="24"/>
          <w:szCs w:val="24"/>
        </w:rPr>
        <w:instrText xml:space="preserve"> PAGEREF _Toc162210467 \h </w:instrText>
      </w:r>
      <w:r w:rsidR="00215D50" w:rsidRPr="00E55E98">
        <w:rPr>
          <w:rFonts w:ascii="Times New Roman" w:hAnsi="Times New Roman" w:cs="Times New Roman"/>
          <w:noProof/>
          <w:sz w:val="24"/>
          <w:szCs w:val="24"/>
        </w:rPr>
      </w:r>
      <w:r w:rsidR="00215D50" w:rsidRPr="00E55E98">
        <w:rPr>
          <w:rFonts w:ascii="Times New Roman" w:hAnsi="Times New Roman" w:cs="Times New Roman"/>
          <w:noProof/>
          <w:sz w:val="24"/>
          <w:szCs w:val="24"/>
        </w:rPr>
        <w:fldChar w:fldCharType="separate"/>
      </w:r>
      <w:r w:rsidR="003967E6">
        <w:rPr>
          <w:rFonts w:ascii="Times New Roman" w:hAnsi="Times New Roman" w:cs="Times New Roman"/>
          <w:noProof/>
          <w:sz w:val="24"/>
          <w:szCs w:val="24"/>
        </w:rPr>
        <w:t>11</w:t>
      </w:r>
      <w:r w:rsidR="00215D50" w:rsidRPr="00E55E98">
        <w:rPr>
          <w:rFonts w:ascii="Times New Roman" w:hAnsi="Times New Roman" w:cs="Times New Roman"/>
          <w:noProof/>
          <w:sz w:val="24"/>
          <w:szCs w:val="24"/>
        </w:rPr>
        <w:fldChar w:fldCharType="end"/>
      </w:r>
    </w:p>
    <w:p w14:paraId="24F25D7A" w14:textId="171D0DF8" w:rsidR="00215D50" w:rsidRPr="00E55E98" w:rsidRDefault="00215D50" w:rsidP="00215D50">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E55E98">
        <w:rPr>
          <w:rFonts w:ascii="Times New Roman" w:hAnsi="Times New Roman" w:cs="Times New Roman"/>
          <w:noProof/>
          <w:sz w:val="24"/>
          <w:szCs w:val="24"/>
        </w:rPr>
        <w:t>Table 2: Search string used on Nov. 1st, 2022</w:t>
      </w:r>
      <w:r w:rsidRPr="00E55E98">
        <w:rPr>
          <w:rFonts w:ascii="Times New Roman" w:hAnsi="Times New Roman" w:cs="Times New Roman"/>
          <w:noProof/>
          <w:sz w:val="24"/>
          <w:szCs w:val="24"/>
        </w:rPr>
        <w:tab/>
      </w:r>
      <w:r w:rsidRPr="00E55E98">
        <w:rPr>
          <w:rFonts w:ascii="Times New Roman" w:hAnsi="Times New Roman" w:cs="Times New Roman"/>
          <w:noProof/>
          <w:sz w:val="24"/>
          <w:szCs w:val="24"/>
        </w:rPr>
        <w:fldChar w:fldCharType="begin"/>
      </w:r>
      <w:r w:rsidRPr="00E55E98">
        <w:rPr>
          <w:rFonts w:ascii="Times New Roman" w:hAnsi="Times New Roman" w:cs="Times New Roman"/>
          <w:noProof/>
          <w:sz w:val="24"/>
          <w:szCs w:val="24"/>
        </w:rPr>
        <w:instrText xml:space="preserve"> PAGEREF _Toc162210468 \h </w:instrText>
      </w:r>
      <w:r w:rsidRPr="00E55E98">
        <w:rPr>
          <w:rFonts w:ascii="Times New Roman" w:hAnsi="Times New Roman" w:cs="Times New Roman"/>
          <w:noProof/>
          <w:sz w:val="24"/>
          <w:szCs w:val="24"/>
        </w:rPr>
      </w:r>
      <w:r w:rsidRPr="00E55E98">
        <w:rPr>
          <w:rFonts w:ascii="Times New Roman" w:hAnsi="Times New Roman" w:cs="Times New Roman"/>
          <w:noProof/>
          <w:sz w:val="24"/>
          <w:szCs w:val="24"/>
        </w:rPr>
        <w:fldChar w:fldCharType="separate"/>
      </w:r>
      <w:r w:rsidR="003967E6">
        <w:rPr>
          <w:rFonts w:ascii="Times New Roman" w:hAnsi="Times New Roman" w:cs="Times New Roman"/>
          <w:noProof/>
          <w:sz w:val="24"/>
          <w:szCs w:val="24"/>
        </w:rPr>
        <w:t>13</w:t>
      </w:r>
      <w:r w:rsidRPr="00E55E98">
        <w:rPr>
          <w:rFonts w:ascii="Times New Roman" w:hAnsi="Times New Roman" w:cs="Times New Roman"/>
          <w:noProof/>
          <w:sz w:val="24"/>
          <w:szCs w:val="24"/>
        </w:rPr>
        <w:fldChar w:fldCharType="end"/>
      </w:r>
    </w:p>
    <w:p w14:paraId="00F8E4DF" w14:textId="2E50D265" w:rsidR="00215D50" w:rsidRPr="00E55E98" w:rsidRDefault="00215D50" w:rsidP="00215D50">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E55E98">
        <w:rPr>
          <w:rFonts w:ascii="Times New Roman" w:hAnsi="Times New Roman" w:cs="Times New Roman"/>
          <w:noProof/>
          <w:sz w:val="24"/>
          <w:szCs w:val="24"/>
        </w:rPr>
        <w:t>Table 3: Number of articles retained by the search strategy</w:t>
      </w:r>
      <w:r w:rsidRPr="00E55E98">
        <w:rPr>
          <w:rFonts w:ascii="Times New Roman" w:hAnsi="Times New Roman" w:cs="Times New Roman"/>
          <w:noProof/>
          <w:sz w:val="24"/>
          <w:szCs w:val="24"/>
        </w:rPr>
        <w:tab/>
      </w:r>
      <w:r w:rsidRPr="00E55E98">
        <w:rPr>
          <w:rFonts w:ascii="Times New Roman" w:hAnsi="Times New Roman" w:cs="Times New Roman"/>
          <w:noProof/>
          <w:sz w:val="24"/>
          <w:szCs w:val="24"/>
        </w:rPr>
        <w:fldChar w:fldCharType="begin"/>
      </w:r>
      <w:r w:rsidRPr="00E55E98">
        <w:rPr>
          <w:rFonts w:ascii="Times New Roman" w:hAnsi="Times New Roman" w:cs="Times New Roman"/>
          <w:noProof/>
          <w:sz w:val="24"/>
          <w:szCs w:val="24"/>
        </w:rPr>
        <w:instrText xml:space="preserve"> PAGEREF _Toc162210469 \h </w:instrText>
      </w:r>
      <w:r w:rsidRPr="00E55E98">
        <w:rPr>
          <w:rFonts w:ascii="Times New Roman" w:hAnsi="Times New Roman" w:cs="Times New Roman"/>
          <w:noProof/>
          <w:sz w:val="24"/>
          <w:szCs w:val="24"/>
        </w:rPr>
      </w:r>
      <w:r w:rsidRPr="00E55E98">
        <w:rPr>
          <w:rFonts w:ascii="Times New Roman" w:hAnsi="Times New Roman" w:cs="Times New Roman"/>
          <w:noProof/>
          <w:sz w:val="24"/>
          <w:szCs w:val="24"/>
        </w:rPr>
        <w:fldChar w:fldCharType="separate"/>
      </w:r>
      <w:r w:rsidR="003967E6">
        <w:rPr>
          <w:rFonts w:ascii="Times New Roman" w:hAnsi="Times New Roman" w:cs="Times New Roman"/>
          <w:noProof/>
          <w:sz w:val="24"/>
          <w:szCs w:val="24"/>
        </w:rPr>
        <w:t>16</w:t>
      </w:r>
      <w:r w:rsidRPr="00E55E98">
        <w:rPr>
          <w:rFonts w:ascii="Times New Roman" w:hAnsi="Times New Roman" w:cs="Times New Roman"/>
          <w:noProof/>
          <w:sz w:val="24"/>
          <w:szCs w:val="24"/>
        </w:rPr>
        <w:fldChar w:fldCharType="end"/>
      </w:r>
    </w:p>
    <w:p w14:paraId="6770E06D" w14:textId="4EA929D1" w:rsidR="00215D50" w:rsidRPr="00E55E98" w:rsidRDefault="00215D50" w:rsidP="00215D50">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E55E98">
        <w:rPr>
          <w:rFonts w:ascii="Times New Roman" w:hAnsi="Times New Roman" w:cs="Times New Roman"/>
          <w:noProof/>
          <w:sz w:val="24"/>
          <w:szCs w:val="24"/>
        </w:rPr>
        <w:t>Table 4: Effects of sentinel presence and generalized environment on the proportion of time allocated to each behaviour</w:t>
      </w:r>
      <w:r w:rsidRPr="00E55E98">
        <w:rPr>
          <w:rFonts w:ascii="Times New Roman" w:hAnsi="Times New Roman" w:cs="Times New Roman"/>
          <w:noProof/>
          <w:sz w:val="24"/>
          <w:szCs w:val="24"/>
        </w:rPr>
        <w:tab/>
      </w:r>
      <w:r w:rsidRPr="00E55E98">
        <w:rPr>
          <w:rFonts w:ascii="Times New Roman" w:hAnsi="Times New Roman" w:cs="Times New Roman"/>
          <w:noProof/>
          <w:sz w:val="24"/>
          <w:szCs w:val="24"/>
        </w:rPr>
        <w:fldChar w:fldCharType="begin"/>
      </w:r>
      <w:r w:rsidRPr="00E55E98">
        <w:rPr>
          <w:rFonts w:ascii="Times New Roman" w:hAnsi="Times New Roman" w:cs="Times New Roman"/>
          <w:noProof/>
          <w:sz w:val="24"/>
          <w:szCs w:val="24"/>
        </w:rPr>
        <w:instrText xml:space="preserve"> PAGEREF _Toc162210470 \h </w:instrText>
      </w:r>
      <w:r w:rsidRPr="00E55E98">
        <w:rPr>
          <w:rFonts w:ascii="Times New Roman" w:hAnsi="Times New Roman" w:cs="Times New Roman"/>
          <w:noProof/>
          <w:sz w:val="24"/>
          <w:szCs w:val="24"/>
        </w:rPr>
      </w:r>
      <w:r w:rsidRPr="00E55E98">
        <w:rPr>
          <w:rFonts w:ascii="Times New Roman" w:hAnsi="Times New Roman" w:cs="Times New Roman"/>
          <w:noProof/>
          <w:sz w:val="24"/>
          <w:szCs w:val="24"/>
        </w:rPr>
        <w:fldChar w:fldCharType="separate"/>
      </w:r>
      <w:r w:rsidR="003967E6">
        <w:rPr>
          <w:rFonts w:ascii="Times New Roman" w:hAnsi="Times New Roman" w:cs="Times New Roman"/>
          <w:noProof/>
          <w:sz w:val="24"/>
          <w:szCs w:val="24"/>
        </w:rPr>
        <w:t>41</w:t>
      </w:r>
      <w:r w:rsidRPr="00E55E98">
        <w:rPr>
          <w:rFonts w:ascii="Times New Roman" w:hAnsi="Times New Roman" w:cs="Times New Roman"/>
          <w:noProof/>
          <w:sz w:val="24"/>
          <w:szCs w:val="24"/>
        </w:rPr>
        <w:fldChar w:fldCharType="end"/>
      </w:r>
    </w:p>
    <w:p w14:paraId="705EB640" w14:textId="44B10C41" w:rsidR="00215D50" w:rsidRPr="00E55E98" w:rsidRDefault="00215D50" w:rsidP="00215D50">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E55E98">
        <w:rPr>
          <w:rFonts w:ascii="Times New Roman" w:hAnsi="Times New Roman" w:cs="Times New Roman"/>
          <w:noProof/>
          <w:sz w:val="24"/>
          <w:szCs w:val="24"/>
        </w:rPr>
        <w:t>Table 5: Results of the linear mixed models fit to the mean bout duration</w:t>
      </w:r>
      <w:r w:rsidRPr="00E55E98">
        <w:rPr>
          <w:rFonts w:ascii="Times New Roman" w:hAnsi="Times New Roman" w:cs="Times New Roman"/>
          <w:noProof/>
          <w:sz w:val="24"/>
          <w:szCs w:val="24"/>
        </w:rPr>
        <w:tab/>
      </w:r>
      <w:r w:rsidRPr="00E55E98">
        <w:rPr>
          <w:rFonts w:ascii="Times New Roman" w:hAnsi="Times New Roman" w:cs="Times New Roman"/>
          <w:noProof/>
          <w:sz w:val="24"/>
          <w:szCs w:val="24"/>
        </w:rPr>
        <w:fldChar w:fldCharType="begin"/>
      </w:r>
      <w:r w:rsidRPr="00E55E98">
        <w:rPr>
          <w:rFonts w:ascii="Times New Roman" w:hAnsi="Times New Roman" w:cs="Times New Roman"/>
          <w:noProof/>
          <w:sz w:val="24"/>
          <w:szCs w:val="24"/>
        </w:rPr>
        <w:instrText xml:space="preserve"> PAGEREF _Toc162210471 \h </w:instrText>
      </w:r>
      <w:r w:rsidRPr="00E55E98">
        <w:rPr>
          <w:rFonts w:ascii="Times New Roman" w:hAnsi="Times New Roman" w:cs="Times New Roman"/>
          <w:noProof/>
          <w:sz w:val="24"/>
          <w:szCs w:val="24"/>
        </w:rPr>
      </w:r>
      <w:r w:rsidRPr="00E55E98">
        <w:rPr>
          <w:rFonts w:ascii="Times New Roman" w:hAnsi="Times New Roman" w:cs="Times New Roman"/>
          <w:noProof/>
          <w:sz w:val="24"/>
          <w:szCs w:val="24"/>
        </w:rPr>
        <w:fldChar w:fldCharType="separate"/>
      </w:r>
      <w:r w:rsidR="003967E6">
        <w:rPr>
          <w:rFonts w:ascii="Times New Roman" w:hAnsi="Times New Roman" w:cs="Times New Roman"/>
          <w:noProof/>
          <w:sz w:val="24"/>
          <w:szCs w:val="24"/>
        </w:rPr>
        <w:t>44</w:t>
      </w:r>
      <w:r w:rsidRPr="00E55E98">
        <w:rPr>
          <w:rFonts w:ascii="Times New Roman" w:hAnsi="Times New Roman" w:cs="Times New Roman"/>
          <w:noProof/>
          <w:sz w:val="24"/>
          <w:szCs w:val="24"/>
        </w:rPr>
        <w:fldChar w:fldCharType="end"/>
      </w:r>
    </w:p>
    <w:p w14:paraId="7C8295D4" w14:textId="68251D95" w:rsidR="00215D50" w:rsidRPr="00E55E98" w:rsidRDefault="00215D50" w:rsidP="00215D50">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E55E98">
        <w:rPr>
          <w:rFonts w:ascii="Times New Roman" w:hAnsi="Times New Roman" w:cs="Times New Roman"/>
          <w:noProof/>
          <w:sz w:val="24"/>
          <w:szCs w:val="24"/>
        </w:rPr>
        <w:t>Table 6: Result of the linear mixed model fit to peck rate</w:t>
      </w:r>
      <w:r w:rsidRPr="00E55E98">
        <w:rPr>
          <w:rFonts w:ascii="Times New Roman" w:hAnsi="Times New Roman" w:cs="Times New Roman"/>
          <w:noProof/>
          <w:sz w:val="24"/>
          <w:szCs w:val="24"/>
        </w:rPr>
        <w:tab/>
      </w:r>
      <w:r w:rsidRPr="00E55E98">
        <w:rPr>
          <w:rFonts w:ascii="Times New Roman" w:hAnsi="Times New Roman" w:cs="Times New Roman"/>
          <w:noProof/>
          <w:sz w:val="24"/>
          <w:szCs w:val="24"/>
        </w:rPr>
        <w:fldChar w:fldCharType="begin"/>
      </w:r>
      <w:r w:rsidRPr="00E55E98">
        <w:rPr>
          <w:rFonts w:ascii="Times New Roman" w:hAnsi="Times New Roman" w:cs="Times New Roman"/>
          <w:noProof/>
          <w:sz w:val="24"/>
          <w:szCs w:val="24"/>
        </w:rPr>
        <w:instrText xml:space="preserve"> PAGEREF _Toc162210472 \h </w:instrText>
      </w:r>
      <w:r w:rsidRPr="00E55E98">
        <w:rPr>
          <w:rFonts w:ascii="Times New Roman" w:hAnsi="Times New Roman" w:cs="Times New Roman"/>
          <w:noProof/>
          <w:sz w:val="24"/>
          <w:szCs w:val="24"/>
        </w:rPr>
      </w:r>
      <w:r w:rsidRPr="00E55E98">
        <w:rPr>
          <w:rFonts w:ascii="Times New Roman" w:hAnsi="Times New Roman" w:cs="Times New Roman"/>
          <w:noProof/>
          <w:sz w:val="24"/>
          <w:szCs w:val="24"/>
        </w:rPr>
        <w:fldChar w:fldCharType="separate"/>
      </w:r>
      <w:r w:rsidR="003967E6">
        <w:rPr>
          <w:rFonts w:ascii="Times New Roman" w:hAnsi="Times New Roman" w:cs="Times New Roman"/>
          <w:noProof/>
          <w:sz w:val="24"/>
          <w:szCs w:val="24"/>
        </w:rPr>
        <w:t>50</w:t>
      </w:r>
      <w:r w:rsidRPr="00E55E98">
        <w:rPr>
          <w:rFonts w:ascii="Times New Roman" w:hAnsi="Times New Roman" w:cs="Times New Roman"/>
          <w:noProof/>
          <w:sz w:val="24"/>
          <w:szCs w:val="24"/>
        </w:rPr>
        <w:fldChar w:fldCharType="end"/>
      </w:r>
    </w:p>
    <w:p w14:paraId="38BAEB77" w14:textId="024A6AB2" w:rsidR="00215D50" w:rsidRPr="00E55E98" w:rsidRDefault="00215D50" w:rsidP="00215D50">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E55E98">
        <w:rPr>
          <w:rFonts w:ascii="Times New Roman" w:hAnsi="Times New Roman" w:cs="Times New Roman"/>
          <w:noProof/>
          <w:sz w:val="24"/>
          <w:szCs w:val="24"/>
        </w:rPr>
        <w:t>Table 7: Results of generalized linear mixed model fit to the number of transitions performed by foragers</w:t>
      </w:r>
      <w:r w:rsidRPr="00E55E98">
        <w:rPr>
          <w:rFonts w:ascii="Times New Roman" w:hAnsi="Times New Roman" w:cs="Times New Roman"/>
          <w:noProof/>
          <w:sz w:val="24"/>
          <w:szCs w:val="24"/>
        </w:rPr>
        <w:tab/>
      </w:r>
      <w:r w:rsidRPr="00E55E98">
        <w:rPr>
          <w:rFonts w:ascii="Times New Roman" w:hAnsi="Times New Roman" w:cs="Times New Roman"/>
          <w:noProof/>
          <w:sz w:val="24"/>
          <w:szCs w:val="24"/>
        </w:rPr>
        <w:fldChar w:fldCharType="begin"/>
      </w:r>
      <w:r w:rsidRPr="00E55E98">
        <w:rPr>
          <w:rFonts w:ascii="Times New Roman" w:hAnsi="Times New Roman" w:cs="Times New Roman"/>
          <w:noProof/>
          <w:sz w:val="24"/>
          <w:szCs w:val="24"/>
        </w:rPr>
        <w:instrText xml:space="preserve"> PAGEREF _Toc162210473 \h </w:instrText>
      </w:r>
      <w:r w:rsidRPr="00E55E98">
        <w:rPr>
          <w:rFonts w:ascii="Times New Roman" w:hAnsi="Times New Roman" w:cs="Times New Roman"/>
          <w:noProof/>
          <w:sz w:val="24"/>
          <w:szCs w:val="24"/>
        </w:rPr>
      </w:r>
      <w:r w:rsidRPr="00E55E98">
        <w:rPr>
          <w:rFonts w:ascii="Times New Roman" w:hAnsi="Times New Roman" w:cs="Times New Roman"/>
          <w:noProof/>
          <w:sz w:val="24"/>
          <w:szCs w:val="24"/>
        </w:rPr>
        <w:fldChar w:fldCharType="separate"/>
      </w:r>
      <w:r w:rsidR="003967E6">
        <w:rPr>
          <w:rFonts w:ascii="Times New Roman" w:hAnsi="Times New Roman" w:cs="Times New Roman"/>
          <w:noProof/>
          <w:sz w:val="24"/>
          <w:szCs w:val="24"/>
        </w:rPr>
        <w:t>53</w:t>
      </w:r>
      <w:r w:rsidRPr="00E55E98">
        <w:rPr>
          <w:rFonts w:ascii="Times New Roman" w:hAnsi="Times New Roman" w:cs="Times New Roman"/>
          <w:noProof/>
          <w:sz w:val="24"/>
          <w:szCs w:val="24"/>
        </w:rPr>
        <w:fldChar w:fldCharType="end"/>
      </w:r>
    </w:p>
    <w:p w14:paraId="6D1621F5" w14:textId="75E7FB09" w:rsidR="00EA6CF0" w:rsidRPr="00E55E98" w:rsidRDefault="00EA6CF0" w:rsidP="008242B8">
      <w:pPr>
        <w:pStyle w:val="SectionText0"/>
        <w:sectPr w:rsidR="00EA6CF0" w:rsidRPr="00E55E98" w:rsidSect="009B70AE">
          <w:pgSz w:w="12240" w:h="15840"/>
          <w:pgMar w:top="1440" w:right="1440" w:bottom="1440" w:left="1440" w:header="720" w:footer="720" w:gutter="0"/>
          <w:pgNumType w:fmt="upperRoman"/>
          <w:cols w:space="720"/>
        </w:sectPr>
      </w:pPr>
      <w:r w:rsidRPr="00E55E98">
        <w:fldChar w:fldCharType="end"/>
      </w:r>
    </w:p>
    <w:p w14:paraId="280B3C07" w14:textId="41E467ED" w:rsidR="00EA6CF0" w:rsidRPr="006843E1" w:rsidRDefault="00EA6CF0" w:rsidP="00FD273E">
      <w:pPr>
        <w:pStyle w:val="SectionTitle"/>
        <w:spacing w:before="0" w:after="0" w:line="480" w:lineRule="auto"/>
        <w:rPr>
          <w:noProof w:val="0"/>
        </w:rPr>
      </w:pPr>
      <w:bookmarkStart w:id="10" w:name="_Toc162204950"/>
      <w:bookmarkStart w:id="11" w:name="_Toc162610796"/>
      <w:r w:rsidRPr="006843E1">
        <w:rPr>
          <w:noProof w:val="0"/>
        </w:rPr>
        <w:lastRenderedPageBreak/>
        <w:t>List of Figures</w:t>
      </w:r>
      <w:bookmarkEnd w:id="10"/>
      <w:bookmarkEnd w:id="11"/>
    </w:p>
    <w:p w14:paraId="2BEDABF6" w14:textId="22AE57FF" w:rsidR="00215D50" w:rsidRPr="00E55E98" w:rsidRDefault="00EA6CF0" w:rsidP="00215D50">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E55E98">
        <w:rPr>
          <w:rFonts w:ascii="Times New Roman" w:hAnsi="Times New Roman" w:cs="Times New Roman"/>
          <w:sz w:val="24"/>
          <w:szCs w:val="24"/>
        </w:rPr>
        <w:fldChar w:fldCharType="begin"/>
      </w:r>
      <w:r w:rsidRPr="00E55E98">
        <w:rPr>
          <w:rFonts w:ascii="Times New Roman" w:hAnsi="Times New Roman" w:cs="Times New Roman"/>
          <w:sz w:val="24"/>
          <w:szCs w:val="24"/>
        </w:rPr>
        <w:instrText xml:space="preserve"> TOC \c "Figure" </w:instrText>
      </w:r>
      <w:r w:rsidRPr="00E55E98">
        <w:rPr>
          <w:rFonts w:ascii="Times New Roman" w:hAnsi="Times New Roman" w:cs="Times New Roman"/>
          <w:sz w:val="24"/>
          <w:szCs w:val="24"/>
        </w:rPr>
        <w:fldChar w:fldCharType="separate"/>
      </w:r>
      <w:r w:rsidR="00215D50" w:rsidRPr="00E55E98">
        <w:rPr>
          <w:rFonts w:ascii="Times New Roman" w:hAnsi="Times New Roman" w:cs="Times New Roman"/>
          <w:noProof/>
          <w:sz w:val="24"/>
          <w:szCs w:val="24"/>
        </w:rPr>
        <w:t>Figure 1: ROSES Flow diagram showing literature sources and inclusion/exclusion process.</w:t>
      </w:r>
      <w:r w:rsidR="00215D50" w:rsidRPr="00E55E98">
        <w:rPr>
          <w:rFonts w:ascii="Times New Roman" w:hAnsi="Times New Roman" w:cs="Times New Roman"/>
          <w:noProof/>
          <w:sz w:val="24"/>
          <w:szCs w:val="24"/>
        </w:rPr>
        <w:tab/>
      </w:r>
      <w:r w:rsidR="00215D50" w:rsidRPr="00E55E98">
        <w:rPr>
          <w:rFonts w:ascii="Times New Roman" w:hAnsi="Times New Roman" w:cs="Times New Roman"/>
          <w:noProof/>
          <w:sz w:val="24"/>
          <w:szCs w:val="24"/>
        </w:rPr>
        <w:fldChar w:fldCharType="begin"/>
      </w:r>
      <w:r w:rsidR="00215D50" w:rsidRPr="00E55E98">
        <w:rPr>
          <w:rFonts w:ascii="Times New Roman" w:hAnsi="Times New Roman" w:cs="Times New Roman"/>
          <w:noProof/>
          <w:sz w:val="24"/>
          <w:szCs w:val="24"/>
        </w:rPr>
        <w:instrText xml:space="preserve"> PAGEREF _Toc162210493 \h </w:instrText>
      </w:r>
      <w:r w:rsidR="00215D50" w:rsidRPr="00E55E98">
        <w:rPr>
          <w:rFonts w:ascii="Times New Roman" w:hAnsi="Times New Roman" w:cs="Times New Roman"/>
          <w:noProof/>
          <w:sz w:val="24"/>
          <w:szCs w:val="24"/>
        </w:rPr>
      </w:r>
      <w:r w:rsidR="00215D50" w:rsidRPr="00E55E98">
        <w:rPr>
          <w:rFonts w:ascii="Times New Roman" w:hAnsi="Times New Roman" w:cs="Times New Roman"/>
          <w:noProof/>
          <w:sz w:val="24"/>
          <w:szCs w:val="24"/>
        </w:rPr>
        <w:fldChar w:fldCharType="separate"/>
      </w:r>
      <w:r w:rsidR="003967E6">
        <w:rPr>
          <w:rFonts w:ascii="Times New Roman" w:hAnsi="Times New Roman" w:cs="Times New Roman"/>
          <w:noProof/>
          <w:sz w:val="24"/>
          <w:szCs w:val="24"/>
        </w:rPr>
        <w:t>15</w:t>
      </w:r>
      <w:r w:rsidR="00215D50" w:rsidRPr="00E55E98">
        <w:rPr>
          <w:rFonts w:ascii="Times New Roman" w:hAnsi="Times New Roman" w:cs="Times New Roman"/>
          <w:noProof/>
          <w:sz w:val="24"/>
          <w:szCs w:val="24"/>
        </w:rPr>
        <w:fldChar w:fldCharType="end"/>
      </w:r>
    </w:p>
    <w:p w14:paraId="57EACC77" w14:textId="68E4931D" w:rsidR="00215D50" w:rsidRPr="00E55E98" w:rsidRDefault="00215D50" w:rsidP="00215D50">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E55E98">
        <w:rPr>
          <w:rFonts w:ascii="Times New Roman" w:hAnsi="Times New Roman" w:cs="Times New Roman"/>
          <w:noProof/>
          <w:sz w:val="24"/>
          <w:szCs w:val="24"/>
        </w:rPr>
        <w:t>Figure 2: Map of observations from Crowkemon Go and sampling locations.</w:t>
      </w:r>
      <w:r w:rsidRPr="00E55E98">
        <w:rPr>
          <w:rFonts w:ascii="Times New Roman" w:hAnsi="Times New Roman" w:cs="Times New Roman"/>
          <w:noProof/>
          <w:sz w:val="24"/>
          <w:szCs w:val="24"/>
        </w:rPr>
        <w:tab/>
      </w:r>
      <w:r w:rsidRPr="00E55E98">
        <w:rPr>
          <w:rFonts w:ascii="Times New Roman" w:hAnsi="Times New Roman" w:cs="Times New Roman"/>
          <w:noProof/>
          <w:sz w:val="24"/>
          <w:szCs w:val="24"/>
        </w:rPr>
        <w:fldChar w:fldCharType="begin"/>
      </w:r>
      <w:r w:rsidRPr="00E55E98">
        <w:rPr>
          <w:rFonts w:ascii="Times New Roman" w:hAnsi="Times New Roman" w:cs="Times New Roman"/>
          <w:noProof/>
          <w:sz w:val="24"/>
          <w:szCs w:val="24"/>
        </w:rPr>
        <w:instrText xml:space="preserve"> PAGEREF _Toc162210494 \h </w:instrText>
      </w:r>
      <w:r w:rsidRPr="00E55E98">
        <w:rPr>
          <w:rFonts w:ascii="Times New Roman" w:hAnsi="Times New Roman" w:cs="Times New Roman"/>
          <w:noProof/>
          <w:sz w:val="24"/>
          <w:szCs w:val="24"/>
        </w:rPr>
      </w:r>
      <w:r w:rsidRPr="00E55E98">
        <w:rPr>
          <w:rFonts w:ascii="Times New Roman" w:hAnsi="Times New Roman" w:cs="Times New Roman"/>
          <w:noProof/>
          <w:sz w:val="24"/>
          <w:szCs w:val="24"/>
        </w:rPr>
        <w:fldChar w:fldCharType="separate"/>
      </w:r>
      <w:r w:rsidR="003967E6">
        <w:rPr>
          <w:rFonts w:ascii="Times New Roman" w:hAnsi="Times New Roman" w:cs="Times New Roman"/>
          <w:noProof/>
          <w:sz w:val="24"/>
          <w:szCs w:val="24"/>
        </w:rPr>
        <w:t>35</w:t>
      </w:r>
      <w:r w:rsidRPr="00E55E98">
        <w:rPr>
          <w:rFonts w:ascii="Times New Roman" w:hAnsi="Times New Roman" w:cs="Times New Roman"/>
          <w:noProof/>
          <w:sz w:val="24"/>
          <w:szCs w:val="24"/>
        </w:rPr>
        <w:fldChar w:fldCharType="end"/>
      </w:r>
    </w:p>
    <w:p w14:paraId="65B2D1BC" w14:textId="4AB89C06" w:rsidR="00215D50" w:rsidRPr="00E55E98" w:rsidRDefault="00215D50" w:rsidP="00215D50">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E55E98">
        <w:rPr>
          <w:rFonts w:ascii="Times New Roman" w:hAnsi="Times New Roman" w:cs="Times New Roman"/>
          <w:noProof/>
          <w:sz w:val="24"/>
          <w:szCs w:val="24"/>
        </w:rPr>
        <w:t>Figure 3: Proportion of time allocated to each behaviour by foragers in commercial and green areas</w:t>
      </w:r>
      <w:r w:rsidRPr="00E55E98">
        <w:rPr>
          <w:rFonts w:ascii="Times New Roman" w:hAnsi="Times New Roman" w:cs="Times New Roman"/>
          <w:noProof/>
          <w:sz w:val="24"/>
          <w:szCs w:val="24"/>
        </w:rPr>
        <w:tab/>
      </w:r>
      <w:r w:rsidRPr="00E55E98">
        <w:rPr>
          <w:rFonts w:ascii="Times New Roman" w:hAnsi="Times New Roman" w:cs="Times New Roman"/>
          <w:noProof/>
          <w:sz w:val="24"/>
          <w:szCs w:val="24"/>
        </w:rPr>
        <w:fldChar w:fldCharType="begin"/>
      </w:r>
      <w:r w:rsidRPr="00E55E98">
        <w:rPr>
          <w:rFonts w:ascii="Times New Roman" w:hAnsi="Times New Roman" w:cs="Times New Roman"/>
          <w:noProof/>
          <w:sz w:val="24"/>
          <w:szCs w:val="24"/>
        </w:rPr>
        <w:instrText xml:space="preserve"> PAGEREF _Toc162210495 \h </w:instrText>
      </w:r>
      <w:r w:rsidRPr="00E55E98">
        <w:rPr>
          <w:rFonts w:ascii="Times New Roman" w:hAnsi="Times New Roman" w:cs="Times New Roman"/>
          <w:noProof/>
          <w:sz w:val="24"/>
          <w:szCs w:val="24"/>
        </w:rPr>
      </w:r>
      <w:r w:rsidRPr="00E55E98">
        <w:rPr>
          <w:rFonts w:ascii="Times New Roman" w:hAnsi="Times New Roman" w:cs="Times New Roman"/>
          <w:noProof/>
          <w:sz w:val="24"/>
          <w:szCs w:val="24"/>
        </w:rPr>
        <w:fldChar w:fldCharType="separate"/>
      </w:r>
      <w:r w:rsidR="003967E6">
        <w:rPr>
          <w:rFonts w:ascii="Times New Roman" w:hAnsi="Times New Roman" w:cs="Times New Roman"/>
          <w:noProof/>
          <w:sz w:val="24"/>
          <w:szCs w:val="24"/>
        </w:rPr>
        <w:t>40</w:t>
      </w:r>
      <w:r w:rsidRPr="00E55E98">
        <w:rPr>
          <w:rFonts w:ascii="Times New Roman" w:hAnsi="Times New Roman" w:cs="Times New Roman"/>
          <w:noProof/>
          <w:sz w:val="24"/>
          <w:szCs w:val="24"/>
        </w:rPr>
        <w:fldChar w:fldCharType="end"/>
      </w:r>
    </w:p>
    <w:p w14:paraId="182517B4" w14:textId="54AD81D9" w:rsidR="00215D50" w:rsidRPr="00E55E98" w:rsidRDefault="00215D50" w:rsidP="00215D50">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E55E98">
        <w:rPr>
          <w:rFonts w:ascii="Times New Roman" w:hAnsi="Times New Roman" w:cs="Times New Roman"/>
          <w:noProof/>
          <w:sz w:val="24"/>
          <w:szCs w:val="24"/>
        </w:rPr>
        <w:t>Figure 4: Mean bout duration of foragers in commercial and green areas.</w:t>
      </w:r>
      <w:r w:rsidRPr="00E55E98">
        <w:rPr>
          <w:rFonts w:ascii="Times New Roman" w:hAnsi="Times New Roman" w:cs="Times New Roman"/>
          <w:noProof/>
          <w:sz w:val="24"/>
          <w:szCs w:val="24"/>
        </w:rPr>
        <w:tab/>
      </w:r>
      <w:r w:rsidRPr="00E55E98">
        <w:rPr>
          <w:rFonts w:ascii="Times New Roman" w:hAnsi="Times New Roman" w:cs="Times New Roman"/>
          <w:noProof/>
          <w:sz w:val="24"/>
          <w:szCs w:val="24"/>
        </w:rPr>
        <w:fldChar w:fldCharType="begin"/>
      </w:r>
      <w:r w:rsidRPr="00E55E98">
        <w:rPr>
          <w:rFonts w:ascii="Times New Roman" w:hAnsi="Times New Roman" w:cs="Times New Roman"/>
          <w:noProof/>
          <w:sz w:val="24"/>
          <w:szCs w:val="24"/>
        </w:rPr>
        <w:instrText xml:space="preserve"> PAGEREF _Toc162210496 \h </w:instrText>
      </w:r>
      <w:r w:rsidRPr="00E55E98">
        <w:rPr>
          <w:rFonts w:ascii="Times New Roman" w:hAnsi="Times New Roman" w:cs="Times New Roman"/>
          <w:noProof/>
          <w:sz w:val="24"/>
          <w:szCs w:val="24"/>
        </w:rPr>
      </w:r>
      <w:r w:rsidRPr="00E55E98">
        <w:rPr>
          <w:rFonts w:ascii="Times New Roman" w:hAnsi="Times New Roman" w:cs="Times New Roman"/>
          <w:noProof/>
          <w:sz w:val="24"/>
          <w:szCs w:val="24"/>
        </w:rPr>
        <w:fldChar w:fldCharType="separate"/>
      </w:r>
      <w:r w:rsidR="003967E6">
        <w:rPr>
          <w:rFonts w:ascii="Times New Roman" w:hAnsi="Times New Roman" w:cs="Times New Roman"/>
          <w:noProof/>
          <w:sz w:val="24"/>
          <w:szCs w:val="24"/>
        </w:rPr>
        <w:t>43</w:t>
      </w:r>
      <w:r w:rsidRPr="00E55E98">
        <w:rPr>
          <w:rFonts w:ascii="Times New Roman" w:hAnsi="Times New Roman" w:cs="Times New Roman"/>
          <w:noProof/>
          <w:sz w:val="24"/>
          <w:szCs w:val="24"/>
        </w:rPr>
        <w:fldChar w:fldCharType="end"/>
      </w:r>
    </w:p>
    <w:p w14:paraId="620B1846" w14:textId="0BE471F3" w:rsidR="00215D50" w:rsidRPr="00E55E98" w:rsidRDefault="00215D50" w:rsidP="00215D50">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E55E98">
        <w:rPr>
          <w:rFonts w:ascii="Times New Roman" w:hAnsi="Times New Roman" w:cs="Times New Roman"/>
          <w:noProof/>
          <w:sz w:val="24"/>
          <w:szCs w:val="24"/>
        </w:rPr>
        <w:t>Figure 5: Mean foraging bout duration of crows in small and large groups.</w:t>
      </w:r>
      <w:r w:rsidRPr="00E55E98">
        <w:rPr>
          <w:rFonts w:ascii="Times New Roman" w:hAnsi="Times New Roman" w:cs="Times New Roman"/>
          <w:noProof/>
          <w:sz w:val="24"/>
          <w:szCs w:val="24"/>
        </w:rPr>
        <w:tab/>
      </w:r>
      <w:r w:rsidRPr="00E55E98">
        <w:rPr>
          <w:rFonts w:ascii="Times New Roman" w:hAnsi="Times New Roman" w:cs="Times New Roman"/>
          <w:noProof/>
          <w:sz w:val="24"/>
          <w:szCs w:val="24"/>
        </w:rPr>
        <w:fldChar w:fldCharType="begin"/>
      </w:r>
      <w:r w:rsidRPr="00E55E98">
        <w:rPr>
          <w:rFonts w:ascii="Times New Roman" w:hAnsi="Times New Roman" w:cs="Times New Roman"/>
          <w:noProof/>
          <w:sz w:val="24"/>
          <w:szCs w:val="24"/>
        </w:rPr>
        <w:instrText xml:space="preserve"> PAGEREF _Toc162210497 \h </w:instrText>
      </w:r>
      <w:r w:rsidRPr="00E55E98">
        <w:rPr>
          <w:rFonts w:ascii="Times New Roman" w:hAnsi="Times New Roman" w:cs="Times New Roman"/>
          <w:noProof/>
          <w:sz w:val="24"/>
          <w:szCs w:val="24"/>
        </w:rPr>
      </w:r>
      <w:r w:rsidRPr="00E55E98">
        <w:rPr>
          <w:rFonts w:ascii="Times New Roman" w:hAnsi="Times New Roman" w:cs="Times New Roman"/>
          <w:noProof/>
          <w:sz w:val="24"/>
          <w:szCs w:val="24"/>
        </w:rPr>
        <w:fldChar w:fldCharType="separate"/>
      </w:r>
      <w:r w:rsidR="003967E6">
        <w:rPr>
          <w:rFonts w:ascii="Times New Roman" w:hAnsi="Times New Roman" w:cs="Times New Roman"/>
          <w:noProof/>
          <w:sz w:val="24"/>
          <w:szCs w:val="24"/>
        </w:rPr>
        <w:t>46</w:t>
      </w:r>
      <w:r w:rsidRPr="00E55E98">
        <w:rPr>
          <w:rFonts w:ascii="Times New Roman" w:hAnsi="Times New Roman" w:cs="Times New Roman"/>
          <w:noProof/>
          <w:sz w:val="24"/>
          <w:szCs w:val="24"/>
        </w:rPr>
        <w:fldChar w:fldCharType="end"/>
      </w:r>
    </w:p>
    <w:p w14:paraId="5EAF24FF" w14:textId="153B2737" w:rsidR="00215D50" w:rsidRPr="00E55E98" w:rsidRDefault="00215D50" w:rsidP="00215D50">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E55E98">
        <w:rPr>
          <w:rFonts w:ascii="Times New Roman" w:hAnsi="Times New Roman" w:cs="Times New Roman"/>
          <w:noProof/>
          <w:sz w:val="24"/>
          <w:szCs w:val="24"/>
        </w:rPr>
        <w:t>Figure 6: Foraging bout duration decreasing with increasing disturbance frequency.</w:t>
      </w:r>
      <w:r w:rsidRPr="00E55E98">
        <w:rPr>
          <w:rFonts w:ascii="Times New Roman" w:hAnsi="Times New Roman" w:cs="Times New Roman"/>
          <w:noProof/>
          <w:sz w:val="24"/>
          <w:szCs w:val="24"/>
        </w:rPr>
        <w:tab/>
      </w:r>
      <w:r w:rsidRPr="00E55E98">
        <w:rPr>
          <w:rFonts w:ascii="Times New Roman" w:hAnsi="Times New Roman" w:cs="Times New Roman"/>
          <w:noProof/>
          <w:sz w:val="24"/>
          <w:szCs w:val="24"/>
        </w:rPr>
        <w:fldChar w:fldCharType="begin"/>
      </w:r>
      <w:r w:rsidRPr="00E55E98">
        <w:rPr>
          <w:rFonts w:ascii="Times New Roman" w:hAnsi="Times New Roman" w:cs="Times New Roman"/>
          <w:noProof/>
          <w:sz w:val="24"/>
          <w:szCs w:val="24"/>
        </w:rPr>
        <w:instrText xml:space="preserve"> PAGEREF _Toc162210498 \h </w:instrText>
      </w:r>
      <w:r w:rsidRPr="00E55E98">
        <w:rPr>
          <w:rFonts w:ascii="Times New Roman" w:hAnsi="Times New Roman" w:cs="Times New Roman"/>
          <w:noProof/>
          <w:sz w:val="24"/>
          <w:szCs w:val="24"/>
        </w:rPr>
      </w:r>
      <w:r w:rsidRPr="00E55E98">
        <w:rPr>
          <w:rFonts w:ascii="Times New Roman" w:hAnsi="Times New Roman" w:cs="Times New Roman"/>
          <w:noProof/>
          <w:sz w:val="24"/>
          <w:szCs w:val="24"/>
        </w:rPr>
        <w:fldChar w:fldCharType="separate"/>
      </w:r>
      <w:r w:rsidR="003967E6">
        <w:rPr>
          <w:rFonts w:ascii="Times New Roman" w:hAnsi="Times New Roman" w:cs="Times New Roman"/>
          <w:noProof/>
          <w:sz w:val="24"/>
          <w:szCs w:val="24"/>
        </w:rPr>
        <w:t>47</w:t>
      </w:r>
      <w:r w:rsidRPr="00E55E98">
        <w:rPr>
          <w:rFonts w:ascii="Times New Roman" w:hAnsi="Times New Roman" w:cs="Times New Roman"/>
          <w:noProof/>
          <w:sz w:val="24"/>
          <w:szCs w:val="24"/>
        </w:rPr>
        <w:fldChar w:fldCharType="end"/>
      </w:r>
    </w:p>
    <w:p w14:paraId="002B363D" w14:textId="010F5FE6" w:rsidR="00215D50" w:rsidRPr="00E55E98" w:rsidRDefault="00215D50" w:rsidP="00215D50">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E55E98">
        <w:rPr>
          <w:rFonts w:ascii="Times New Roman" w:hAnsi="Times New Roman" w:cs="Times New Roman"/>
          <w:noProof/>
          <w:sz w:val="24"/>
          <w:szCs w:val="24"/>
        </w:rPr>
        <w:t>Figure 7: Mean peck rate of foragers in commercial and green areas.</w:t>
      </w:r>
      <w:r w:rsidRPr="00E55E98">
        <w:rPr>
          <w:rFonts w:ascii="Times New Roman" w:hAnsi="Times New Roman" w:cs="Times New Roman"/>
          <w:noProof/>
          <w:sz w:val="24"/>
          <w:szCs w:val="24"/>
        </w:rPr>
        <w:tab/>
      </w:r>
      <w:r w:rsidRPr="00E55E98">
        <w:rPr>
          <w:rFonts w:ascii="Times New Roman" w:hAnsi="Times New Roman" w:cs="Times New Roman"/>
          <w:noProof/>
          <w:sz w:val="24"/>
          <w:szCs w:val="24"/>
        </w:rPr>
        <w:fldChar w:fldCharType="begin"/>
      </w:r>
      <w:r w:rsidRPr="00E55E98">
        <w:rPr>
          <w:rFonts w:ascii="Times New Roman" w:hAnsi="Times New Roman" w:cs="Times New Roman"/>
          <w:noProof/>
          <w:sz w:val="24"/>
          <w:szCs w:val="24"/>
        </w:rPr>
        <w:instrText xml:space="preserve"> PAGEREF _Toc162210499 \h </w:instrText>
      </w:r>
      <w:r w:rsidRPr="00E55E98">
        <w:rPr>
          <w:rFonts w:ascii="Times New Roman" w:hAnsi="Times New Roman" w:cs="Times New Roman"/>
          <w:noProof/>
          <w:sz w:val="24"/>
          <w:szCs w:val="24"/>
        </w:rPr>
      </w:r>
      <w:r w:rsidRPr="00E55E98">
        <w:rPr>
          <w:rFonts w:ascii="Times New Roman" w:hAnsi="Times New Roman" w:cs="Times New Roman"/>
          <w:noProof/>
          <w:sz w:val="24"/>
          <w:szCs w:val="24"/>
        </w:rPr>
        <w:fldChar w:fldCharType="separate"/>
      </w:r>
      <w:r w:rsidR="003967E6">
        <w:rPr>
          <w:rFonts w:ascii="Times New Roman" w:hAnsi="Times New Roman" w:cs="Times New Roman"/>
          <w:noProof/>
          <w:sz w:val="24"/>
          <w:szCs w:val="24"/>
        </w:rPr>
        <w:t>49</w:t>
      </w:r>
      <w:r w:rsidRPr="00E55E98">
        <w:rPr>
          <w:rFonts w:ascii="Times New Roman" w:hAnsi="Times New Roman" w:cs="Times New Roman"/>
          <w:noProof/>
          <w:sz w:val="24"/>
          <w:szCs w:val="24"/>
        </w:rPr>
        <w:fldChar w:fldCharType="end"/>
      </w:r>
    </w:p>
    <w:p w14:paraId="14CC6F58" w14:textId="0BE0EDE9" w:rsidR="00215D50" w:rsidRPr="00E55E98" w:rsidRDefault="00215D50" w:rsidP="00215D50">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E55E98">
        <w:rPr>
          <w:rFonts w:ascii="Times New Roman" w:hAnsi="Times New Roman" w:cs="Times New Roman"/>
          <w:noProof/>
          <w:sz w:val="24"/>
          <w:szCs w:val="24"/>
        </w:rPr>
        <w:t>Figure 8: Peck rate in relation to disturbance frequency.</w:t>
      </w:r>
      <w:r w:rsidRPr="00E55E98">
        <w:rPr>
          <w:rFonts w:ascii="Times New Roman" w:hAnsi="Times New Roman" w:cs="Times New Roman"/>
          <w:noProof/>
          <w:sz w:val="24"/>
          <w:szCs w:val="24"/>
        </w:rPr>
        <w:tab/>
      </w:r>
      <w:r w:rsidRPr="00E55E98">
        <w:rPr>
          <w:rFonts w:ascii="Times New Roman" w:hAnsi="Times New Roman" w:cs="Times New Roman"/>
          <w:noProof/>
          <w:sz w:val="24"/>
          <w:szCs w:val="24"/>
        </w:rPr>
        <w:fldChar w:fldCharType="begin"/>
      </w:r>
      <w:r w:rsidRPr="00E55E98">
        <w:rPr>
          <w:rFonts w:ascii="Times New Roman" w:hAnsi="Times New Roman" w:cs="Times New Roman"/>
          <w:noProof/>
          <w:sz w:val="24"/>
          <w:szCs w:val="24"/>
        </w:rPr>
        <w:instrText xml:space="preserve"> PAGEREF _Toc162210500 \h </w:instrText>
      </w:r>
      <w:r w:rsidRPr="00E55E98">
        <w:rPr>
          <w:rFonts w:ascii="Times New Roman" w:hAnsi="Times New Roman" w:cs="Times New Roman"/>
          <w:noProof/>
          <w:sz w:val="24"/>
          <w:szCs w:val="24"/>
        </w:rPr>
      </w:r>
      <w:r w:rsidRPr="00E55E98">
        <w:rPr>
          <w:rFonts w:ascii="Times New Roman" w:hAnsi="Times New Roman" w:cs="Times New Roman"/>
          <w:noProof/>
          <w:sz w:val="24"/>
          <w:szCs w:val="24"/>
        </w:rPr>
        <w:fldChar w:fldCharType="separate"/>
      </w:r>
      <w:r w:rsidR="003967E6">
        <w:rPr>
          <w:rFonts w:ascii="Times New Roman" w:hAnsi="Times New Roman" w:cs="Times New Roman"/>
          <w:noProof/>
          <w:sz w:val="24"/>
          <w:szCs w:val="24"/>
        </w:rPr>
        <w:t>51</w:t>
      </w:r>
      <w:r w:rsidRPr="00E55E98">
        <w:rPr>
          <w:rFonts w:ascii="Times New Roman" w:hAnsi="Times New Roman" w:cs="Times New Roman"/>
          <w:noProof/>
          <w:sz w:val="24"/>
          <w:szCs w:val="24"/>
        </w:rPr>
        <w:fldChar w:fldCharType="end"/>
      </w:r>
    </w:p>
    <w:p w14:paraId="01D84AC1" w14:textId="410361D7" w:rsidR="00215D50" w:rsidRPr="00E55E98" w:rsidRDefault="00215D50" w:rsidP="00215D50">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E55E98">
        <w:rPr>
          <w:rFonts w:ascii="Times New Roman" w:hAnsi="Times New Roman" w:cs="Times New Roman"/>
          <w:noProof/>
          <w:sz w:val="24"/>
          <w:szCs w:val="24"/>
        </w:rPr>
        <w:t>Figure 9: Number of transitions performed by foragers in commercial and green areas.</w:t>
      </w:r>
      <w:r w:rsidRPr="00E55E98">
        <w:rPr>
          <w:rFonts w:ascii="Times New Roman" w:hAnsi="Times New Roman" w:cs="Times New Roman"/>
          <w:noProof/>
          <w:sz w:val="24"/>
          <w:szCs w:val="24"/>
        </w:rPr>
        <w:tab/>
      </w:r>
      <w:r w:rsidRPr="00E55E98">
        <w:rPr>
          <w:rFonts w:ascii="Times New Roman" w:hAnsi="Times New Roman" w:cs="Times New Roman"/>
          <w:noProof/>
          <w:sz w:val="24"/>
          <w:szCs w:val="24"/>
        </w:rPr>
        <w:fldChar w:fldCharType="begin"/>
      </w:r>
      <w:r w:rsidRPr="00E55E98">
        <w:rPr>
          <w:rFonts w:ascii="Times New Roman" w:hAnsi="Times New Roman" w:cs="Times New Roman"/>
          <w:noProof/>
          <w:sz w:val="24"/>
          <w:szCs w:val="24"/>
        </w:rPr>
        <w:instrText xml:space="preserve"> PAGEREF _Toc162210501 \h </w:instrText>
      </w:r>
      <w:r w:rsidRPr="00E55E98">
        <w:rPr>
          <w:rFonts w:ascii="Times New Roman" w:hAnsi="Times New Roman" w:cs="Times New Roman"/>
          <w:noProof/>
          <w:sz w:val="24"/>
          <w:szCs w:val="24"/>
        </w:rPr>
      </w:r>
      <w:r w:rsidRPr="00E55E98">
        <w:rPr>
          <w:rFonts w:ascii="Times New Roman" w:hAnsi="Times New Roman" w:cs="Times New Roman"/>
          <w:noProof/>
          <w:sz w:val="24"/>
          <w:szCs w:val="24"/>
        </w:rPr>
        <w:fldChar w:fldCharType="separate"/>
      </w:r>
      <w:r w:rsidR="003967E6">
        <w:rPr>
          <w:rFonts w:ascii="Times New Roman" w:hAnsi="Times New Roman" w:cs="Times New Roman"/>
          <w:noProof/>
          <w:sz w:val="24"/>
          <w:szCs w:val="24"/>
        </w:rPr>
        <w:t>52</w:t>
      </w:r>
      <w:r w:rsidRPr="00E55E98">
        <w:rPr>
          <w:rFonts w:ascii="Times New Roman" w:hAnsi="Times New Roman" w:cs="Times New Roman"/>
          <w:noProof/>
          <w:sz w:val="24"/>
          <w:szCs w:val="24"/>
        </w:rPr>
        <w:fldChar w:fldCharType="end"/>
      </w:r>
    </w:p>
    <w:p w14:paraId="61B89068" w14:textId="15827E45" w:rsidR="00215D50" w:rsidRPr="00E55E98" w:rsidRDefault="00215D50" w:rsidP="00215D50">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E55E98">
        <w:rPr>
          <w:rFonts w:ascii="Times New Roman" w:hAnsi="Times New Roman" w:cs="Times New Roman"/>
          <w:noProof/>
          <w:sz w:val="24"/>
          <w:szCs w:val="24"/>
        </w:rPr>
        <w:t>Figure 10: The number of transitions from foraging to alert behaviour decreases as disturbance frequency increases.</w:t>
      </w:r>
      <w:r w:rsidRPr="00E55E98">
        <w:rPr>
          <w:rFonts w:ascii="Times New Roman" w:hAnsi="Times New Roman" w:cs="Times New Roman"/>
          <w:noProof/>
          <w:sz w:val="24"/>
          <w:szCs w:val="24"/>
        </w:rPr>
        <w:tab/>
      </w:r>
      <w:r w:rsidRPr="00E55E98">
        <w:rPr>
          <w:rFonts w:ascii="Times New Roman" w:hAnsi="Times New Roman" w:cs="Times New Roman"/>
          <w:noProof/>
          <w:sz w:val="24"/>
          <w:szCs w:val="24"/>
        </w:rPr>
        <w:fldChar w:fldCharType="begin"/>
      </w:r>
      <w:r w:rsidRPr="00E55E98">
        <w:rPr>
          <w:rFonts w:ascii="Times New Roman" w:hAnsi="Times New Roman" w:cs="Times New Roman"/>
          <w:noProof/>
          <w:sz w:val="24"/>
          <w:szCs w:val="24"/>
        </w:rPr>
        <w:instrText xml:space="preserve"> PAGEREF _Toc162210502 \h </w:instrText>
      </w:r>
      <w:r w:rsidRPr="00E55E98">
        <w:rPr>
          <w:rFonts w:ascii="Times New Roman" w:hAnsi="Times New Roman" w:cs="Times New Roman"/>
          <w:noProof/>
          <w:sz w:val="24"/>
          <w:szCs w:val="24"/>
        </w:rPr>
      </w:r>
      <w:r w:rsidRPr="00E55E98">
        <w:rPr>
          <w:rFonts w:ascii="Times New Roman" w:hAnsi="Times New Roman" w:cs="Times New Roman"/>
          <w:noProof/>
          <w:sz w:val="24"/>
          <w:szCs w:val="24"/>
        </w:rPr>
        <w:fldChar w:fldCharType="separate"/>
      </w:r>
      <w:r w:rsidR="003967E6">
        <w:rPr>
          <w:rFonts w:ascii="Times New Roman" w:hAnsi="Times New Roman" w:cs="Times New Roman"/>
          <w:noProof/>
          <w:sz w:val="24"/>
          <w:szCs w:val="24"/>
        </w:rPr>
        <w:t>54</w:t>
      </w:r>
      <w:r w:rsidRPr="00E55E98">
        <w:rPr>
          <w:rFonts w:ascii="Times New Roman" w:hAnsi="Times New Roman" w:cs="Times New Roman"/>
          <w:noProof/>
          <w:sz w:val="24"/>
          <w:szCs w:val="24"/>
        </w:rPr>
        <w:fldChar w:fldCharType="end"/>
      </w:r>
    </w:p>
    <w:p w14:paraId="0F9FC00A" w14:textId="0088BDF6" w:rsidR="00EA6CF0" w:rsidRPr="00E55E98" w:rsidRDefault="00EA6CF0" w:rsidP="008242B8">
      <w:pPr>
        <w:pStyle w:val="SectionText0"/>
        <w:sectPr w:rsidR="00EA6CF0" w:rsidRPr="00E55E98" w:rsidSect="009B70AE">
          <w:headerReference w:type="default" r:id="rId15"/>
          <w:pgSz w:w="12240" w:h="15840"/>
          <w:pgMar w:top="1440" w:right="1440" w:bottom="1440" w:left="1440" w:header="720" w:footer="720" w:gutter="0"/>
          <w:pgNumType w:fmt="upperRoman"/>
          <w:cols w:space="720"/>
        </w:sectPr>
      </w:pPr>
      <w:r w:rsidRPr="00E55E98">
        <w:fldChar w:fldCharType="end"/>
      </w:r>
    </w:p>
    <w:p w14:paraId="17B34533" w14:textId="77777777" w:rsidR="008D7BE5" w:rsidRPr="008242B8" w:rsidRDefault="008D7BE5" w:rsidP="00FC7976">
      <w:pPr>
        <w:pStyle w:val="ChapterTitleB"/>
        <w:spacing w:before="0" w:after="0"/>
      </w:pPr>
      <w:bookmarkStart w:id="12" w:name="_Toc162610797"/>
      <w:bookmarkStart w:id="13" w:name="_Toc162204951"/>
      <w:r w:rsidRPr="008242B8">
        <w:lastRenderedPageBreak/>
        <w:t>General Introduction</w:t>
      </w:r>
      <w:bookmarkEnd w:id="12"/>
    </w:p>
    <w:p w14:paraId="5372810E" w14:textId="77777777" w:rsidR="008D7BE5" w:rsidRPr="008242B8" w:rsidRDefault="008D7BE5" w:rsidP="00FD273E">
      <w:pPr>
        <w:pStyle w:val="SectionSubtitle"/>
        <w:spacing w:after="0" w:line="480" w:lineRule="auto"/>
      </w:pPr>
      <w:bookmarkStart w:id="14" w:name="_Toc162610798"/>
      <w:r w:rsidRPr="008242B8">
        <w:t>Sentinel Behaviour</w:t>
      </w:r>
      <w:bookmarkEnd w:id="14"/>
    </w:p>
    <w:p w14:paraId="6ACDD385" w14:textId="16D23C46" w:rsidR="008D7BE5" w:rsidRPr="00B56980" w:rsidRDefault="00BD6F06" w:rsidP="00A24D3D">
      <w:pPr>
        <w:pStyle w:val="SectionText0"/>
        <w:spacing w:line="480" w:lineRule="auto"/>
      </w:pPr>
      <w:r>
        <w:t>The</w:t>
      </w:r>
      <w:r w:rsidR="008D7BE5" w:rsidRPr="00B56980">
        <w:t xml:space="preserve"> original definition for sentinel behaviour in animals likely originates from the human definition of </w:t>
      </w:r>
      <w:r w:rsidR="008D7BE5">
        <w:t xml:space="preserve">a </w:t>
      </w:r>
      <w:r w:rsidR="008D7BE5" w:rsidRPr="00B56980">
        <w:t>sentinel</w:t>
      </w:r>
      <w:r>
        <w:t xml:space="preserve"> where a guard keeps watch over </w:t>
      </w:r>
      <w:r w:rsidR="008D7BE5" w:rsidRPr="00B56980">
        <w:t>other group-members, alert</w:t>
      </w:r>
      <w:r w:rsidR="008D7BE5">
        <w:t>ing them of</w:t>
      </w:r>
      <w:r w:rsidR="008D7BE5" w:rsidRPr="00B56980">
        <w:t xml:space="preserve"> potential dangers or threats. Similarly, animal sentinels take on the role of a sentinel by exhibiting constant vigilance over other </w:t>
      </w:r>
      <w:r w:rsidR="009B1137">
        <w:t>group members</w:t>
      </w:r>
      <w:r w:rsidR="008D7BE5" w:rsidRPr="00B56980">
        <w:t xml:space="preserve"> from a prominent, exposed position</w:t>
      </w:r>
      <w:bookmarkStart w:id="15" w:name="_Hlk160799229"/>
      <w:r w:rsidR="008D7BE5" w:rsidRPr="00B56980">
        <w:t xml:space="preserve"> and making alarm calls when sources of danger are detected</w:t>
      </w:r>
      <w:r w:rsidR="008D7BE5">
        <w:t xml:space="preserve"> </w:t>
      </w:r>
      <w:r w:rsidR="008D7BE5">
        <w:fldChar w:fldCharType="begin"/>
      </w:r>
      <w:r w:rsidR="008D7BE5">
        <w:instrText xml:space="preserve"> ADDIN ZOTERO_ITEM CSL_CITATION {"citationID":"uOuUG1fI","properties":{"formattedCitation":"[1,2]","plainCitation":"[1,2]","noteIndex":0},"citationItems":[{"id":239,"uris":["http://zotero.org/users/8430992/items/S3J3SQSD"],"itemData":{"id":239,"type":"chapter","container-title":"Advances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A."}],"accessed":{"date-parts":[["2022",1,9]]},"issued":{"date-parts":[["2015"]]}}},{"id":638,"uris":["http://zotero.org/users/8430992/items/GMGBJIAF"],"itemData":{"id":638,"type":"article-journal","abstract":"Research on the African mongoose contradicts the myth that animals undertake the danger of sentinel behavior because this behavior benefits their relatives. The researchers found that nutritional state rather than kinship was a strong influence on sentinel behavior.","container-title":"Science","DOI":"10.1126/science.284.5420.1633","ISSN":"0036-8075, 1095-9203","issue":"5420","journalAbbreviation":"Science","language":"en","page":"1633-1634","source":"DOI.org (Crossref)","title":"Selfish sentinels","volume":"284","author":[{"family":"Blumstein","given":"Daniel T."}],"issued":{"date-parts":[["1999",6,4]]}}}],"schema":"https://github.com/citation-style-language/schema/raw/master/csl-citation.json"} </w:instrText>
      </w:r>
      <w:r w:rsidR="008D7BE5">
        <w:fldChar w:fldCharType="separate"/>
      </w:r>
      <w:r w:rsidR="008D7BE5" w:rsidRPr="00D266AE">
        <w:t>[1,2]</w:t>
      </w:r>
      <w:r w:rsidR="008D7BE5">
        <w:fldChar w:fldCharType="end"/>
      </w:r>
      <w:bookmarkEnd w:id="15"/>
      <w:r w:rsidR="008D7BE5" w:rsidRPr="00B56980">
        <w:t>. Observations of sentinel behaviour have very likely been made by naturalists and researchers for centuries</w:t>
      </w:r>
      <w:r w:rsidR="008D7BE5">
        <w:t xml:space="preserve"> and the earliest </w:t>
      </w:r>
      <w:r w:rsidR="008D7BE5" w:rsidRPr="00B56980">
        <w:t>descriptions of sentinel behaviour in animals appear in mid-</w:t>
      </w:r>
      <w:r>
        <w:t>20</w:t>
      </w:r>
      <w:r w:rsidR="008D7BE5" w:rsidRPr="00B56980">
        <w:t>th century research articles, mostly associated with the behaviour of birds</w:t>
      </w:r>
      <w:r w:rsidR="008D7BE5">
        <w:t xml:space="preserve"> and mammals</w:t>
      </w:r>
      <w:r w:rsidR="008D7BE5" w:rsidRPr="00B56980">
        <w:t xml:space="preserve">. </w:t>
      </w:r>
      <w:r>
        <w:t>Sentinel</w:t>
      </w:r>
      <w:r w:rsidR="008D7BE5" w:rsidRPr="00B56980">
        <w:t xml:space="preserve"> behaviour has been predominantly researched in avian species, though much research has been done on the behaviour in </w:t>
      </w:r>
      <w:r w:rsidR="009B1137">
        <w:t>mammals</w:t>
      </w:r>
      <w:r w:rsidR="008D7BE5" w:rsidRPr="00B56980">
        <w:t xml:space="preserve"> and even in aquatic species</w:t>
      </w:r>
      <w:r w:rsidR="00E97CE7">
        <w:t xml:space="preserve"> </w:t>
      </w:r>
      <w:r w:rsidR="00E97CE7">
        <w:fldChar w:fldCharType="begin"/>
      </w:r>
      <w:r w:rsidR="00E97CE7">
        <w:instrText xml:space="preserve"> ADDIN ZOTERO_ITEM CSL_CITATION {"citationID":"zY9UHkYl","properties":{"formattedCitation":"[1]","plainCitation":"[1]","noteIndex":0},"citationItems":[{"id":239,"uris":["http://zotero.org/users/8430992/items/S3J3SQSD"],"itemData":{"id":239,"type":"chapter","container-title":"Advances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A."}],"accessed":{"date-parts":[["2022",1,9]]},"issued":{"date-parts":[["2015"]]}}}],"schema":"https://github.com/citation-style-language/schema/raw/master/csl-citation.json"} </w:instrText>
      </w:r>
      <w:r w:rsidR="00E97CE7">
        <w:fldChar w:fldCharType="separate"/>
      </w:r>
      <w:r w:rsidR="00E97CE7" w:rsidRPr="00E97CE7">
        <w:t>[1]</w:t>
      </w:r>
      <w:r w:rsidR="00E97CE7">
        <w:fldChar w:fldCharType="end"/>
      </w:r>
      <w:r w:rsidR="008D7BE5" w:rsidRPr="00B56980">
        <w:t xml:space="preserve">. Possibly the most recognizable sentinel species are meerkats, </w:t>
      </w:r>
      <w:r w:rsidR="008D7BE5" w:rsidRPr="00B56980">
        <w:rPr>
          <w:i/>
        </w:rPr>
        <w:t>Suricata suricatta,</w:t>
      </w:r>
      <w:r w:rsidR="008D7BE5" w:rsidRPr="00B56980">
        <w:t xml:space="preserve"> a species whose sentinels stand up on their hind legs to perform sentinel duties</w:t>
      </w:r>
      <w:r w:rsidR="008D7BE5">
        <w:t xml:space="preserve"> </w:t>
      </w:r>
      <w:r w:rsidR="008D7BE5">
        <w:fldChar w:fldCharType="begin"/>
      </w:r>
      <w:r w:rsidR="008D7BE5">
        <w:instrText xml:space="preserve"> ADDIN ZOTERO_ITEM CSL_CITATION {"citationID":"PiDGAup4","properties":{"formattedCitation":"[3\\uc0\\u8211{}8]","plainCitation":"[3–8]","noteIndex":0},"citationItems":[{"id":631,"uris":["http://zotero.org/users/8430992/items/KQJR9S6E"],"itemData":{"id":631,"type":"article-journal","abstract":"The social and cooperative behavior of meerkats (Suricata suricatta), specifically their sentinel behavior, has been intensively studied in free‐ranging populations. This study focuses on whether guarding in captive meerkats exhibits a pattern similar to that described for wild groups. Sentinel behavior in captivity has been somewhat neglected because predation is usually not a critical factor. Nonetheless, observations in captivity might reveal whether individual or group experience influences this specific behavior pattern. We observed three captive meerkat groups (in outdoor as well as indoor enclosures) and analyzed the duration of guarding sequences, the number of established guards, the guard posture, and the individual guard positions. We also conducted playback experiments to investigate the reaction of the sentinel and the group to bird calls (songbird vs. predatory bird species). The results demonstrated that captive groups behave much the same as wild groups. Certain individuals performed the guard job more often than other group members. Accordingly, the “super sentinels” observed in the wild also exist in captive groups. Playbacks showed that the sentinels reacted more strongly to the calls of predatory bird species, indicating that captive meerkats are able to categorize bird calls. We also documented major differences in behavioral responses to the calls of specific predatory bird species. Our observations underline that sentinel behavior is probably a combination of an innate, imprinted pattern that is further affected by the experience. Future studies might further investigate this influence of experience, beyond innate behavior, on the group‐specific sentinel behavior pattern in captive meerkats.","container-title":"Zoo Biology","DOI":"10.1002/zoo.21644","ISSN":"0733-3188, 1098-2361","issue":"1","journalAbbreviation":"Zoo Biology","language":"en","page":"10-19","source":"DOI.org (Crossref)","title":"Sentinel behavior in captive meerkats ( &lt;i&gt;Suricata suricatta&lt;/i&gt; )","volume":"41","author":[{"family":"Huels","given":"Florian D."},{"family":"Stoeger","given":"Angela S."}],"issued":{"date-parts":[["2022",1]]}}},{"id":636,"uris":["http://zotero.org/users/8430992/items/PBMZB2SQ"],"itemData":{"id":636,"type":"article-journal","container-title":"Animal Behaviour","DOI":"10.1016/j.anbehav.2020.11.014","ISSN":"00033472","journalAbbreviation":"Animal Behaviour","language":"en","page":"129-138","source":"DOI.org (Crossref)","title":"Effect of group size and experience on the ontogeny of sentinel calling behaviour in meerkats","volume":"171","author":[{"family":"Rauber","given":"Ramona"},{"family":"Manser","given":"Marta B."}],"issued":{"date-parts":[["2021",1]]}}},{"id":1725,"uris":["http://zotero.org/users/8430992/items/GJUINRSW"],"itemData":{"id":1725,"type":"article-journal","abstract":"Cooperative breeding often evolved in harsh and arid habitats characterized by high levels of environmental uncertainty. Most forms of cooperative behavior have energetic costs and previous studies have shown that the contributions of individuals to alloparental provisioning are conditional on their food intake. However, the effect of naturally occurring, extreme environmental conditions on the persistence of costly forms of cooperative behaviors and their coordination by communication remain unknown. Here, we show that in meerkats (Suricata suricatta) the probability to act as sentinel, a cooperative vigilance behavior, was the same for typically occurring dry and wet conditions, but significantly reduced during a drought condition with almost no rain, especially in young individuals, members of small groups and groups with pups. The duration an individual stayed on sentinel guard, however, was most reduced during dry conditions. Besides reductions in sentinel behavior, the vocal coordination of foraging meerkats differed when comparing drought and wet conditions. Individuals responded more strongly to playbacks of sentinel “all-clear” calls and close calls, resulting in less vigilance and more foraging behavior during the drought condition. We conclude that while meerkats are adapted to commonly occurring dry periods with low rainfall, the extreme drought period with almost no rain, led to a decrease of the frequency of costly forms of cooperative behaviors in favor of behaviors that maximize direct fitness benefits and also affected the vocal coordination among group members.","container-title":"Behavioral Ecology","DOI":"10.1093/beheco/arz112","ISSN":"1045-2249","issue":"6","journalAbbreviation":"Behavioral Ecology","page":"1558-1566","source":"Silverchair","title":"Drought decreases cooperative sentinel behavior and affects vocal coordination in meerkats","volume":"30","author":[{"family":"Rauber","given":"Ramona"},{"family":"Clutton-Brock","given":"Tim H"},{"family":"Manser","given":"Marta B"}],"issued":{"date-parts":[["2019",11,8]]}}},{"id":616,"uris":["http://zotero.org/users/8430992/items/R3QC9GEW"],"itemData":{"id":616,"type":"article-journal","container-title":"Animal Behaviour","DOI":"10.1016/j.anbehav.2012.12.029","ISSN":"00033472","issue":"3","journalAbbreviation":"Animal Behaviour","language":"en","page":"655-661","source":"DOI.org (Crossref)","title":"Meerkat helpers increase sentinel behaviour and bipedal vigilance in the presence of pups","volume":"85","author":[{"family":"Santema","given":"Peter"},{"family":"Clutton-Brock","given":"Tim"}],"issued":{"date-parts":[["2013",3]]}}},{"id":605,"uris":["http://zotero.org/users/8430992/items/NM3ZGIRG"],"itemData":{"id":605,"type":"article-journal","abstract":"Although the ultimate causes for variation in contributions to helping in cooperative breeders are increasingly well understood, the underlying physiological mechanisms remain largely unknown. Recent work has suggested that glucocorticoids may play an important role in the expression of cooperative behavior. Here, we present the first experimental test of the effects of glucocorticoids on helper behavior in a cooperative breeder. Glucocorticoid levels of adult female and male meerkat, Suricata suricatta, helpers were elevated with an intramuscular injection of cortisol (hydrocortisone 21-hemisuccinate sodium salt) dissolved in saline, whereas matched controls simultaneously received an injection of physiological saline. The treatment successfully elevated circulating glucocorticoid levels but did not result in significant changes in pup feeding or sentinel behavior. Females, however, spent less time foraging when glucocorticoid levels were elevated and appeared to spend more time in close proximity to pups. These results provide no evidence that glucocorticoids affect cooperative behaviors but suggest that there may be an effect on foraging effort and affiliation with pups.","container-title":"Behavioral Ecology","DOI":"10.1093/beheco/art039","ISSN":"1045-2249, 1465-7279","issue":"5","journalAbbreviation":"Behavioral Ecology","language":"en","page":"1122-1127","source":"DOI.org (Crossref)","title":"Effects of cortisol administration on cooperative behavior in meerkat helpers","volume":"24","author":[{"family":"Santema","given":"P."},{"family":"Teitel","given":"Z."},{"family":"Manser","given":"M."},{"family":"Bennett","given":"N."},{"family":"Clutton-Brock","given":"T."}],"issued":{"date-parts":[["2013",9,1]]}}},{"id":750,"uris":["http://zotero.org/users/8430992/items/2YIKGKV7"],"itemData":{"id":750,"type":"chapter","container-title":"Field and Laboratory Methods in Animal Cognition","edition":"1","ISBN":"978-1-108-33319-1","language":"en","note":"DOI: 10.1017/9781108333191.015","page":"286-307","publisher":"Cambridge University Press","source":"DOI.org (Crossref)","title":"Meerkats – identifying cognitive mechanisms underlying meerkat coordination and communication: experimental designs in their natural habitat","title-short":"Meerkats – identifying cognitive mechanisms underlying meerkat coordination and communication","URL":"https://www.cambridge.org/core/product/identifier/9781108333191%23CN-bp-13/type/book_part","editor":[{"family":"Bueno-Guerra","given":"Nereida"},{"family":"Amici","given":"Federica"}],"author":[{"family":"Manser","given":"Marta"}],"accessed":{"date-parts":[["2022",11,24]]},"issued":{"date-parts":[["2018",7,31]]}}}],"schema":"https://github.com/citation-style-language/schema/raw/master/csl-citation.json"} </w:instrText>
      </w:r>
      <w:r w:rsidR="008D7BE5">
        <w:fldChar w:fldCharType="separate"/>
      </w:r>
      <w:r w:rsidR="008D7BE5" w:rsidRPr="008F6FB2">
        <w:t>[3–8]</w:t>
      </w:r>
      <w:r w:rsidR="008D7BE5">
        <w:fldChar w:fldCharType="end"/>
      </w:r>
      <w:r w:rsidR="008D7BE5">
        <w:t>.</w:t>
      </w:r>
      <w:r w:rsidR="008D7BE5" w:rsidRPr="00B56980">
        <w:t xml:space="preserve"> </w:t>
      </w:r>
      <w:r w:rsidR="008D7BE5">
        <w:t>Studies have also been conducted on sentinel behaviour in certain</w:t>
      </w:r>
      <w:r w:rsidR="008D7BE5" w:rsidRPr="00B56980">
        <w:t xml:space="preserve"> mongoose and primate</w:t>
      </w:r>
      <w:r w:rsidR="008D7BE5">
        <w:t xml:space="preserve"> species </w:t>
      </w:r>
      <w:r w:rsidR="008D7BE5">
        <w:fldChar w:fldCharType="begin"/>
      </w:r>
      <w:r w:rsidR="008D7BE5">
        <w:instrText xml:space="preserve"> ADDIN ZOTERO_ITEM CSL_CITATION {"citationID":"BvCMehC8","properties":{"formattedCitation":"[9\\uc0\\u8211{}14]","plainCitation":"[9–14]","noteIndex":0},"citationItems":[{"id":644,"uris":["http://zotero.org/users/8430992/items/8V5EL56W"],"itemData":{"id":644,"type":"article-journal","abstract":"Anthropogenic noise is an increasingly widespread pollutant, with a rapidly burgeoning literature demonstrating impacts on humans and other animals. However, most studies have simply considered if there is an effect of noise, examining the overall cohort response. Although substantial evidence exists for intraspecific variation in responses to other anthropogenic disturbances, this possibility has received relatively little experimental attention with respect to noise. Here, we used field-based playbacks with dwarf mongooses (Helogale parvula) to test how traffic noise affects vigilance behavior and to examine potential variation between individuals of different age class, sex, and dominance status. Foragers exhibited a stronger immediate reaction and increased their subsequent vigilance (both that on the ground and as a sentinel) in response to traffic-noise playback compared with ambient-sound playback. Traffic-noise playback also resulted in sentinels conducting longer bouts and being more likely to change post height or location than in ambient-sound playback. Moreover, there was evidence of variation in noise responses with respect to age class and dominance status but not sex. In traffic noise, foraging pups were more likely to flee and were slower to resume foraging than adults; they also tended to increase their vigilance more than adults. Dominants were more likely than subordinates to move post during sentinel bouts conducted in traffic-noise trials. Our findings suggest that the vigilance–foraging trade-off is affected by traffic noise but that individuals differ in how they respond. Future work should, therefore, consider intrapopulation response variation to understand fully the population-wide effects of this global pollutant.","container-title":"Behavioral Ecology","DOI":"10.1093/beheco/araa011","ISSN":"1045-2249, 1465-7279","issue":"3","language":"en","page":"680-691","source":"DOI.org (Crossref)","title":"Intrapopulation variation in the behavioral responses of dwarf mongooses to anthropogenic noise","volume":"31","author":[{"family":"Eastcott","given":"Emma"},{"family":"Kern","given":"Julie M"},{"family":"Morris-Drake","given":"Amy"},{"family":"Radford","given":"Andrew N"}],"editor":[{"family":"Candolin","given":"Ulrika"}],"issued":{"date-parts":[["2020",6,19]]}}},{"id":620,"uris":["http://zotero.org/users/8430992/items/S4B6CGCU"],"itemData":{"id":620,"type":"article-journal","abstract":"Significance\n            Humans frequently trade goods and can track the amount they owe using memories of past exchanges. While nonhuman animals are also known to be capable of trading cooperative acts immediately for one another, more contentious is the possibility that there can be delayed rewards. We use detailed field observations, social-network analyses, and a playback experiment to demonstrate that wild dwarf mongooses provide more grooming to those groupmates who contribute more to sentinel behavior (acting as a raised guard to look out for danger). We therefore provide experimental evidence of delayed contingent cooperation, and cross-commodity exchange, in a wild nonprimate.\n          , \n            \n              Many animals participate in biological markets, with strong evidence existing for immediate cooperative trades. In particular, grooming is often exchanged for itself or other commodities, such as coalitionary support or access to food and mates. More contentious is the possibility that nonhuman animals can rely on memories of recent events, providing contingent cooperation even when there is a temporal delay between two cooperative acts. Here we provide experimental evidence of delayed cross-commodity grooming exchange in wild dwarf mongooses (\n              Helogale parvula\n              ). First, we use natural observations and social-network analyses to demonstrate a positive link between grooming and sentinel behavior (acting as a raised guard). Group members who contributed more to sentinel behavior received more grooming and had a better social-network position. We then used a field-based playback experiment to test a causal link between contributions to sentinel behavior and grooming received later in the day. During 3-h trial sessions, the perceived sentinel contributions of a focal individual were either up-regulated (playback of its surveillance calls, which are given naturally during sentinel bouts) or unmanipulated (playback of its foraging close calls as a control). On returning to the sleeping refuge at the end of the day, focal individuals received more grooming following surveillance-call playback than control-call playback and more grooming than a matched individual whose sentinel contributions were not up-regulated. We believe our study therefore provides experimental evidence of delayed contingent cooperation in a wild nonprimate species.","container-title":"Proceedings of the National Academy of Sciences","DOI":"10.1073/pnas.1801000115","ISSN":"0027-8424, 1091-6490","issue":"24","journalAbbreviation":"Proc. Natl. Acad. Sci. U.S.A.","language":"en","page":"6255-6260","source":"DOI.org (Crossref)","title":"Experimental evidence for delayed contingent cooperation among wild dwarf mongooses","volume":"115","author":[{"family":"Kern","given":"Julie M."},{"family":"Radford","given":"Andrew N."}],"issued":{"date-parts":[["2018",6,12]]}}},{"id":619,"uris":["http://zotero.org/users/8430992/items/RCE7A48W"],"itemData":{"id":619,"type":"article-journal","container-title":"Animal Behaviour","DOI":"10.1016/j.anbehav.2014.10.012","ISSN":"00033472","journalAbbreviation":"Animal Behaviour","language":"en","page":"185-192","source":"DOI.org (Crossref)","title":"Sentinel dwarf mongooses, &lt;i&gt;Helogale parvula&lt;/i&gt;, exhibit flexible decision making in relation to predation risk","volume":"98","author":[{"family":"Kern","given":"Julie M."},{"family":"Radford","given":"Andrew N."}],"issued":{"date-parts":[["2014",12]]}}},{"id":618,"uris":["http://zotero.org/users/8430992/items/JCKJXI9A"],"itemData":{"id":618,"type":"article-journal","container-title":"Animal Behaviour","DOI":"10.1016/j.anbehav.2013.02.020","ISSN":"00033472","issue":"5","journalAbbreviation":"Animal Behaviour","language":"en","page":"967-975","source":"DOI.org (Crossref)","title":"Call of duty? Variation in use of the watchman's song by sentinel dwarf mongooses, &lt;i&gt;Helogale parvula&lt;/i&gt;","title-short":"Call of duty?","volume":"85","author":[{"family":"Kern","given":"Julie M."},{"family":"Radford","given":"Andrew N."}],"issued":{"date-parts":[["2013",5]]}}},{"id":777,"uris":["http://zotero.org/users/8430992/items/86Z6ZZRA"],"itemData":{"id":777,"type":"article-journal","abstract":"Crop-raiding by wildlife species often involves collective group movement and animal decision-making in this context is an important area of investigation as the risks and rewards associated with crop-raiding are greater than those that are likely to occur in wild food foraging situations. Yet, the form of consensus decision-making involved in wildlife crop-raiding has not been evaluated. In the current study, we assessed the decision-making process exhibited by rhesus macaques, a generalist primate species, in the context of crop-raiding. We predicted that rhesus macaques would display unshared consensus decision-making during the higher risk-entailed crop-raiding collective movements. We followed two groups of rhesus macaques and collected data on their movement and foraging behavior during crop-raiding events. The results from our study showed that collective movements in the context of crop-raiding were largely led by single individuals. However, individuals of all age-sex categories successfully led crop-raiding collective movements. Although adult individuals joined adult-initiated raid movements most often, they also joined raids initiated by other age classes. Contrary to our predictions, in crop-raiding contexts, rhesus macaques demonstrated a tendency towards equally shared decision-making for group movements.\nIn many cooperatively breeding species, one of the group members (called a sentinel) flies or climbs up occasionally to a high position, looks around and utters alarm calls if a predator approaches, while other group members are foraging. Bednekoff's (1997, American Naturalist, 150, 373–392; 2001, Annales Zoologici Fennici, 38, 5–14) game-theoretic model assumes that group members trade the need to forage against the advantages of earlier risk detection when sentinelling. The model predicts that in the presence of another sentinel which may provide timely alerts, a sentinel will terminate its sentinel bout earlier when its energy level drops below a threshold that is higher than the depletion threshold that would incentivize it to resume foraging if it were sentinelling alone. We propose a complementary hypothesis, that this effect of shortened sentinel duration in the presence of another sentinel will be more pronounced for subordinate group members, for whom the fierce competition they suffer while foraging gets attenuated when a groupmate sentinels. We tested these hypotheses in Arabian babbler, Argya squamiceps, groups by comparing sentinel activity under natural conditions vis-à-vis sentinel activity in a feeding experiment in which one or two individuals were fed. In natural conditions, dominant males not only acted as sentinels longer and more often, but they also initiated a larger share of their sentinel bouts when another group member was already on guard. Following experimental feeding ad libitum, in line with the game-theoretic predictions (1) the probability of starting a sentinel bout was not affected by the presence of another sentinel, nor by its sex or rank, and (2) sentinel bouts that terminated in the presence of another sentinel were significantly shorter than sentinel bouts ending alone. Our findings suggest that the seemingly systematic exchange of sentinels may be a consequence of differential needs and incentives rather than active coordination.\nIncreased vulnerability to predation results in young individuals of many species experiencing higher predation pressure than adults. Consequently, the production of antipredator-related calls by young can differ from that of the same vocalizations given by adults. Sentinel behaviour is a coordinated vigilance behaviour, where one individual climbs on an elevated position and scans the surroundings for predators, while the rest of the group is mainly foraging. Meerkat, Suricata suricatta, sentinels produce six distinct sentinel call types, which inform other group members about the perceived predation risk, resulting in the adjustment of personal vigilance behaviour in foraging group members. Here, we investigated the onset of sentinel behaviour and the ontogeny of the different sentinel call types as well as the development of individual vocal signatures in meerkats. We found that meerkats started acting as a sentinel around 200 days of age, but this was highly dependent on group size, with individuals from smaller groups exhibiting sentinel behaviour earlier than individuals from larger groups. All six sentinel call types were already present in the repertoire upon first emergence of the behaviour; however, call rates of ‘all-clear’ calls increased while ‘warning’ calls decreased with increasing experience as sentinel. Analysis of one of the most frequent sentinel calls, the double note calls, indicated that fundamental frequency, mean amplitude, duration and entropy differed consistently between individuals, but we found no effect of age. Rather, our results provide evidence that individual signatures in this call type were already developed when young meerkats first started to act as sentinel and changed little with age. To conclude, we showed little ontogenetic change in overall sentinel behaviour as well as in its vocal coordination, indicating potentially high selection pressures on antipredator behaviours, such as the sentinel system, resulting in consistent behavioural responses upon first emergence.\nTo maximize survival, animals should adjust their behaviour flexibly in response to indicators of predation risk. Predation risk is affected by a range of ecological, social and individual variables, which can fluctuate over different timescales. In general, current risk levels are known to influence the behaviour of sentinels, individuals that adopt a raised position to scan for danger while groupmates are engaged in other activities. However, there has been little consideration of whether decisions made at different stages of a sentinel bout are affected in the same way by perceived predation risk and whether the same level of behavioural plasticity is exhibited when making these different decisions. Here we used detailed behavioural observations and a playback experiment to investigate the behavioural choices of dwarf mongoose sentinels at three different stages of a bout (before, start, during). Individuals were more likely to begin a bout, and did so sooner, following alarm calls, which are immediate, direct indicators of elevated risk. Sentinels selected an initial height from which to guard depending on factors that tended to vary in the medium term (hours), choosing higher positions in denser habitat and less windy conditions. In contrast, decisions about bout duration were made in relation to short-term (seconds/minutes) changes in information, with sentinels guarding for longer when an alarm call was given during a bout, and terminating bouts sooner when groupmates moved out of sight. Our results demonstrate that sentinel decisions are influenced by both direct and indirect indicators of likely predation risk and that sentinel behaviour is adjusted flexibly with regard to information presented on various timescales, highlighting the complexity of decision-making processes.\nMany foraging animals face a fundamental tradeoff between predation and starvation 1, 2. In a range of social species, this tradeoff has probably driven the evolution of sentinel behavior, where individuals adopt prominent positions to watch for predators while groupmates forage [3]. Although there has been much debate about whether acting as a sentinel is a selfish or cooperative behavior 3, 4, 5, 6, far less attention has focused on why sentinels often produce quiet vocalizations (hereafter known as “sentinel calls”) to announce their presence 7, 8. We use observational and experimental data to provide the first evidence that group members gain an increase in foraging success by responding to these vocal cues given by sentinels. Foraging pied babblers (Turdoides bicolor) spread out more, use more exposed patches, look up less often, and spend less time vigilant in response to sentinel calling. Crucially, we demonstrate that these behavioral alterations lead to an increase in biomass intake by foragers, which is likely to enhance survival. We argue that this benefit may be the reason for sentinel calling, making it a truly cooperative behavior [9].","container-title":"Animal Behaviour","DOI":"10.1016/S0003-3472(86)80226-3","ISSN":"0003-3472","issue":"5","journalAbbreviation":"Animal Behaviour","language":"en","page":"1566-1568","source":"ScienceDirect","title":"Sentinel behaviour in vervet monkeys: who sees whom first?","title-short":"Sentinel behaviour in vervet monkeys","volume":"34","author":[{"family":"Horrocks","given":"J. A."},{"family":"Hunte","given":"W."}],"issued":{"date-parts":[["1986",10,1]]}}},{"id":597,"uris":["http://zotero.org/users/8430992/items/GBPMVDYK"],"itemData":{"id":597,"type":"article-journal","container-title":"Behaviour","DOI":"10.1163/156853959X00054","ISSN":"0005-7959, 1568-539X","issue":"1-4","journalAbbreviation":"Behav","language":"en","page":"136-162","source":"DOI.org (Crossref)","title":"A study of the behaviour of the chacma baboon, &lt;i&gt;Papio ursinus&lt;/i&gt;","volume":"14","author":[{"family":"Bolwig","given":"Niels"}],"issued":{"date-parts":[["1959"]]}}}],"schema":"https://github.com/citation-style-language/schema/raw/master/csl-citation.json"} </w:instrText>
      </w:r>
      <w:r w:rsidR="008D7BE5">
        <w:fldChar w:fldCharType="separate"/>
      </w:r>
      <w:r w:rsidR="008D7BE5" w:rsidRPr="00580163">
        <w:t>[9–14]</w:t>
      </w:r>
      <w:r w:rsidR="008D7BE5">
        <w:fldChar w:fldCharType="end"/>
      </w:r>
      <w:r w:rsidR="008D7BE5" w:rsidRPr="00B56980">
        <w:t xml:space="preserve">. In avian species, sentinel systems have been described and exhaustively researched in species of the </w:t>
      </w:r>
      <w:r w:rsidR="008D7BE5" w:rsidRPr="00B56980">
        <w:rPr>
          <w:i/>
        </w:rPr>
        <w:t>Aphelocoma</w:t>
      </w:r>
      <w:r w:rsidR="008D7BE5">
        <w:rPr>
          <w:i/>
        </w:rPr>
        <w:t xml:space="preserve"> </w:t>
      </w:r>
      <w:r w:rsidR="008D7BE5">
        <w:rPr>
          <w:i/>
          <w:iCs w:val="0"/>
        </w:rPr>
        <w:fldChar w:fldCharType="begin"/>
      </w:r>
      <w:r w:rsidR="008D7BE5">
        <w:rPr>
          <w:i/>
        </w:rPr>
        <w:instrText xml:space="preserve"> ADDIN ZOTERO_ITEM CSL_CITATION {"citationID":"sBT63MYv","properties":{"formattedCitation":"[15\\uc0\\u8211{}19]","plainCitation":"[15–19]","noteIndex":0},"citationItems":[{"id":641,"uris":["http://zotero.org/users/8430992/items/2RMFDXDF"],"itemData":{"id":641,"type":"article-journal","abstract":"Sentinels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 &lt;i&gt;Aphelocoma coerulescens&lt;/i&gt; ) are sentinels more when well-fed (even with no kin nearby): sentinel behavior by Florida scrub-jays fed peanuts","title-short":"Florida scrub-jays ( &lt;i&gt;aphelocoma coerulescens&lt;/i&gt; ) are sentinels more when well-fed (even with no kin nearby)","volume":"109","author":[{"family":"Bednekoff","given":"Peter A."},{"family":"Woolfenden","given":"Glen E."}],"issued":{"date-parts":[["2003",11]]}}},{"id":640,"uris":["http://zotero.org/users/8430992/items/I4YD749U"],"itemData":{"id":640,"type":"article-journal","abstract":"T w o independently conceived and executed field studies using somewhat different methodologies tested the hypothesis that non-breeding helpers of the Florida scrub jay (Aphelocoma c. coerulescens) contribute importantly to antipredator sentinel behaviour. Specifically, we made four predictions: 1. Helpers participate to a non-trivial degree in sentinel behaviour; 2. Breeding pairs with helpers spend less time o n sentinel behaviour and hence more time foraging; 3. Breeders with helpers have more protected foraging time; and 4. Groups with helpers have greater total sentinel time.","container-title":"Ethology","DOI":"10.1111/j.1439-0310.1994.tb01034.x","ISSN":"01791613, 14390310","issue":"1-2","language":"en","page":"119-140","source":"DOI.org (Crossref)","title":"Role of helpers in the sentinel behaviour of the Florida scrub jay (&lt;i&gt;Aphelocoma c. coerulescens&lt;/i&gt;)","volume":"97","author":[{"family":"Hailman","given":"Jack P."},{"family":"McGowan","given":"Kevin J."},{"family":"Woolfenden","given":"Glen E."}],"issued":{"date-parts":[["2010",4,26]]}}},{"id":849,"uris":["http://zotero.org/users/8430992/items/7DBQBTTQ"],"itemData":{"id":849,"type":"article-journal","abstract":"Sentinel coordination requires that individuals react to the sentinel behavior of others. Previous work showed that Florida scrub-jays are sentinels more often when given supplemental food. Here we measured how birds in pairs reacted when their mates were fed. Scrub-jays were sentinels less when their mates were fed, demonstrating compensation. Indirect evidence suggests that this compensatory decrease in sentinel behavior was smaller than the increase in sentinel behavior by their mates. In addition, males in newly established groups were sentinels less often.","container-title":"Ethology","DOI":"10.1111/j.1439-0310.2006.01227.x","ISSN":"0179-1613, 1439-0310","issue":"8","journalAbbreviation":"Ethology","language":"en","page":"796-800","source":"DOI.org (Crossref)","title":"Florida scrub-jays compensate for the sentinel behavior of flockmates","volume":"112","author":[{"family":"Bednekoff","given":"Peter A."},{"family":"Woolfenden","given":"Glen E."}],"issued":{"date-parts":[["2006",8]]}}},{"id":758,"uris":["http://zotero.org/users/8430992/items/FNUF65IF"],"itemData":{"id":758,"type":"article-journal","abstract":"Supplemental food enables some birds to lay eggs earlier, perhaps by allowing birds to increase their energy intake or allocate energy from other activities to reproduction. We examined the relationships between prelaying behavior, food handling and consumption rates, and the timing of breeding of female Florida Scrub-Jays (Aphelocoma coerulescens) in suburban and wildland habitats. Scrub-jays in suburban habitats had access to ad libitum human-provided foods; wildland jays did not. During both years of this study, suburban scrub-jays bred earlier than their wildland counterparts. Wildland scrub-jays bred earlier in 1997 than in 1996, but the timing of breeding by suburban scrub-jays did not vary between years. Suburban scrub-jays spent less time foraging and more time perching than wildland jays. They handled more food per hour and per foraging hour, suggesting their foraging was more efﬁcient. Despite this, food consumption rates did not differ between the two habitats. Neither time spent foraging or perching nor food consumption rates signiﬁcantly inﬂuenced variation in time of breeding among individuals. Time of breeding was signiﬁcantly inﬂuenced by site, year, and rate of food handling. Individuals that handled more food items per foraging hour, that is, those individuals that were most efﬁcient, were the earliest breeders in both habitats. These results suggest that foraging efﬁciency increases with access to human-provided food and that resource predictability may be a perceptual cue for the appropriate timing of breeding.","container-title":"The Condor","DOI":"10.1093/condor/105.3.515","ISSN":"0010-5422, 1938-5129","issue":"3","language":"en","page":"515-527","source":"DOI.org (Crossref)","title":"Variation in foraging behavior, diet, and time of breeding of Florida scrub-jays in suburban and wildland habitats","volume":"105","author":[{"family":"Fleischer","given":"Arthur L."},{"family":"Bowman","given":"Reed"},{"family":"Woolfenden","given":"Glen E."}],"issued":{"date-parts":[["2003",8,1]]}}},{"id":244,"uris":["http://zotero.org/users/8430992/items/AXUK3AW6"],"itemData":{"id":244,"type":"article-journal","container-title":"Animal Behaviour","DOI":"10.1016/0003-3472(89)90144-9","ISSN":"00033472","journalAbbreviation":"Animal Behaviour","language":"en","page":"1000-1006","source":"DOI.org (Crossref)","title":"A sentinel system in the Florida scrub jay","volume":"37","author":[{"family":"McGowan","given":"Kevin J."},{"family":"Woolfenden","given":"Glen E."}],"issued":{"date-parts":[["1989",6]]}}}],"schema":"https://github.com/citation-style-language/schema/raw/master/csl-citation.json"} </w:instrText>
      </w:r>
      <w:r w:rsidR="008D7BE5">
        <w:rPr>
          <w:i/>
          <w:iCs w:val="0"/>
        </w:rPr>
        <w:fldChar w:fldCharType="separate"/>
      </w:r>
      <w:r w:rsidR="008D7BE5" w:rsidRPr="00580163">
        <w:t>[15–19]</w:t>
      </w:r>
      <w:r w:rsidR="008D7BE5">
        <w:rPr>
          <w:i/>
          <w:iCs w:val="0"/>
        </w:rPr>
        <w:fldChar w:fldCharType="end"/>
      </w:r>
      <w:r w:rsidR="008D7BE5" w:rsidRPr="00B56980">
        <w:t xml:space="preserve">, </w:t>
      </w:r>
      <w:r w:rsidR="008D7BE5" w:rsidRPr="00B56980">
        <w:rPr>
          <w:i/>
        </w:rPr>
        <w:t>Argya</w:t>
      </w:r>
      <w:r w:rsidR="008D7BE5">
        <w:rPr>
          <w:i/>
        </w:rPr>
        <w:t xml:space="preserve"> </w:t>
      </w:r>
      <w:r w:rsidR="008D7BE5">
        <w:rPr>
          <w:i/>
          <w:iCs w:val="0"/>
        </w:rPr>
        <w:fldChar w:fldCharType="begin"/>
      </w:r>
      <w:r w:rsidR="008D7BE5">
        <w:rPr>
          <w:i/>
        </w:rPr>
        <w:instrText xml:space="preserve"> ADDIN ZOTERO_ITEM CSL_CITATION {"citationID":"aKr1boay","properties":{"formattedCitation":"[20\\uc0\\u8211{}25]","plainCitation":"[20–25]","noteIndex":0},"citationItems":[{"id":614,"uris":["http://zotero.org/users/8430992/items/T3TH35UT"],"itemData":{"id":614,"type":"article-journal","container-title":"Ibis","DOI":"10.1111/j.1474-919X.2006.00567.x","ISSN":"00191019","issue":"4","language":"en","page":"664-671","source":"DOI.org (Crossref)","title":"Potential prey make excellent ornithologists: adaptive, flexible responses towards avian predation threat by Arabian babblers &lt;i&gt;Turdoides squamiceps&lt;/i&gt; living at a migratory hotspot: predation threat flexibility in babblers","title-short":"Potential prey make excellent ornithologists","volume":"148","author":[{"family":"Edelaar","given":"Pim"},{"family":"Wright","given":"Jonathan"}],"issued":{"date-parts":[["2006",7,17]]}}},{"id":639,"uris":["http://zotero.org/users/8430992/items/2J9K4HLH"],"itemData":{"id":639,"type":"article-journal","abstract":"The sentinel behaviour of 38 Arabian babbler adult floaters, who lived alone within a territory belonging to a foreign group, was studied and compared with their own sentinel behaviour in the past, when they were group members. All floaters acted as sentinels and uttered ‘alarm calls’. This suggests that sentinel activity is due at least, in part, to selfish motives. Floaters sentinelled less than they did as group members, with the decrease in sentinel activity sharper for ex-dominants than for ex-subordinates. One possible explanation for these differences is that sentinel activity is aimed not only at detecting predators, but also at detecting foreign conspecifics. Within a group, the latter incentive is stronger for breeding dominants than for subordinates, whereas all floaters alike may be trying to detect the owners of the territory in which they were roaming but also to avoid being detected by them. Other possible explanations are that floaters have less time and energy for sentinel activity because they are weaker or because foraging is more difficult in a foreign territory. This may be especially so for dominants who used to enjoy privileged access to food in their group. No significant difference was found in the rate of sentinels' ‘alarm calls’ between floaters and group members, suggesting that their main purpose is predator–prey communication, of which warning groupmates may be a side benefit.","container-title":"Royal Society Open Science","DOI":"10.1098/rsos.160738","ISSN":"2054-5703","issue":"2","journalAbbreviation":"R. Soc. open sci.","language":"en","page":"160738","source":"DOI.org (Crossref)","title":"The sentinel behaviour of Arabian babbler floaters","volume":"4","author":[{"family":"Ostreiher","given":"Roni"},{"family":"Heifetz","given":"Aviad"}],"issued":{"date-parts":[["2017",2]]}}},{"id":629,"uris":["http://zotero.org/users/8430992/items/J766ME8X"],"itemData":{"id":629,"type":"article-journal","abstract":"Many cooperative breeders forage under predation risks, sentineling is a central activity, and groupmates have to balance between sentineling and foraging. The optimal balance between sentinel activity and foraging may differ among dominant and subordinate individuals, as dominants are more efficient foragers. Two theoretical models pertain to this balance and predict when individuals with different foraging abilities should switch between the two activities on the basis of their energetic state. In one of these models, individuals must attain a critical energetic level by dusk to pass the night, and in the second model fitness is monotonically increasing with the energetic state. We tested these models in the cooperatively breeding Arabian babbler, Turdoides squamiceps. We measured the length of sentinel bouts and the gaps between them both in natural conditions and following experimental feeding. Following feeding ad libitum, subordinates expanded their sentinel bouts significantly more than dominants in comparison with natural conditions. These findings are consistent with the first model, but not with the second. In the experiment, we measured the mass of mealworms consumed by each individual following a sentinel bout relative to its body mass. This ratio was larger for subordinates, indicating that they ended their sentinel bouts at a lower energetic state than dominants. This finding is consistent with the second model, but not with the first. Immediately after eating ad libitum, in 62% of the cases the first behavior performed by the babblers was a new sentinel bout, but in 17% it was a mutual interaction with a groupmate, indicating that social interactions also play a role in the trade‐off vis‐à‐vis sentinel activity.","container-title":"Ethology","DOI":"10.1111/eth.12833","ISSN":"01791613","issue":"2","journalAbbreviation":"Ethology","language":"en","page":"98-105","source":"DOI.org (Crossref)","title":"The sentineling-foraging trade-off in dominant and subordinate arabian babblers","volume":"125","author":[{"family":"Ostreiher","given":"Roni"},{"family":"Heifetz","given":"Aviad"}],"editor":[{"family":"Koenig","given":"W."}],"issued":{"date-parts":[["2019",2]]}}},{"id":643,"uris":["http://zotero.org/users/8430992/items/FQGLQAFW"],"itemData":{"id":643,"type":"article-journal","container-title":"Animal Behaviour","DOI":"10.1016/j.anbehav.2021.01.002","ISSN":"00033472","journalAbbreviation":"Animal Behaviour","language":"en","page":"81-92","source":"DOI.org (Crossref)","title":"On the self-regulation of sentinel activity among Arabian babbler groupmates","volume":"173","author":[{"family":"Ostreiher","given":"Roni"},{"family":"Mundry","given":"Roger"},{"family":"Heifetz","given":"Aviad"}],"issued":{"date-parts":[["2021",3]]}}},{"id":645,"uris":["http://zotero.org/users/8430992/items/B9VM83BZ"],"itemData":{"id":645,"type":"article-journal","container-title":"Animal Behaviour","DOI":"10.1006/anbe.2001.1838","ISSN":"00033472","issue":"5","journalAbbreviation":"Animal Behaviour","language":"en","page":"973-979","source":"DOI.org (Crossref)","title":"Cooperative sentinel behaviour in the Arabian babbler","volume":"62","author":[{"family":"Wright","given":"Jonathan"},{"family":"Berg","given":"Elena"},{"family":"De Kort","given":"Selvino R."},{"family":"Khazin","given":"Vladimir"},{"family":"Maklakov","given":"Alexei A."}],"issued":{"date-parts":[["2001",11]]}}},{"id":637,"uris":["http://zotero.org/users/8430992/items/KALNEGTB"],"itemData":{"id":637,"type":"article-journal","container-title":"Proceedings of the Royal Society of London. Series B: Biological Sciences","DOI":"10.1098/rspb.2000.1574","ISSN":"0962-8452, 1471-2954","issue":"1469","journalAbbreviation":"Proc. R. Soc. Lond. B","language":"en","page":"821-826","source":"DOI.org (Crossref)","title":"State-dependent sentinels: an experimental study in the Arabian babbler","title-short":"State-dependent sentinels","volume":"268","author":[{"family":"Wright","given":"J."},{"family":"Maklakov","given":"A. A."},{"family":"Khazin","given":"V."}],"issued":{"date-parts":[["2001",4,22]]}}}],"schema":"https://github.com/citation-style-language/schema/raw/master/csl-citation.json"} </w:instrText>
      </w:r>
      <w:r w:rsidR="008D7BE5">
        <w:rPr>
          <w:i/>
          <w:iCs w:val="0"/>
        </w:rPr>
        <w:fldChar w:fldCharType="separate"/>
      </w:r>
      <w:r w:rsidR="008D7BE5" w:rsidRPr="00580163">
        <w:t>[20–25]</w:t>
      </w:r>
      <w:r w:rsidR="008D7BE5">
        <w:rPr>
          <w:i/>
          <w:iCs w:val="0"/>
        </w:rPr>
        <w:fldChar w:fldCharType="end"/>
      </w:r>
      <w:r w:rsidR="008D7BE5" w:rsidRPr="00B56980">
        <w:t xml:space="preserve">, and </w:t>
      </w:r>
      <w:r w:rsidR="008D7BE5" w:rsidRPr="00B56980">
        <w:rPr>
          <w:i/>
        </w:rPr>
        <w:t>Turdoides</w:t>
      </w:r>
      <w:r w:rsidR="008D7BE5" w:rsidRPr="00B56980">
        <w:t xml:space="preserve"> gen</w:t>
      </w:r>
      <w:r w:rsidR="008D7BE5">
        <w:t xml:space="preserve">era </w:t>
      </w:r>
      <w:r w:rsidR="008D7BE5">
        <w:fldChar w:fldCharType="begin"/>
      </w:r>
      <w:r w:rsidR="008D7BE5">
        <w:instrText xml:space="preserve"> ADDIN ZOTERO_ITEM CSL_CITATION {"citationID":"0ttmifa2","properties":{"formattedCitation":"[26,27]","plainCitation":"[26,27]","noteIndex":0},"citationItems":[{"id":770,"uris":["http://zotero.org/users/8430992/items/2SFBTQ8B"],"itemData":{"id":770,"type":"article-journal","abstract":"Five aspects of intra-group behaviour among wild jungle babblers were analysed in relation to the age, sex and breeding status of the participants . The amount of participation in allopreening, sentinel behaviour, and movement initiation were found to be closely correlated with age and breeding status, resulting in a rough concordance between rankings based on these three activities . There was some difference between the sexes in the degree of participation in allopreening and sentinel behaviour and this may be explained by differences in their strategies for breeding . Changes in play and roosting behaviour with age are related to the establishment of dominance relations among birds of the year and possible connections between other aspects of behaviour and social status are also discussed .","container-title":"Animal Behaviour","issue":"4","language":"en","page":"828-848","source":"Zotero","title":"Social behaviour within groups of jungle babblers (&lt;i&gt;Turdoides striatus&lt;/i&gt;)","volume":"25","author":[{"family":"Gaston","given":"A.J."}],"issued":{"date-parts":[["1977"]]}}},{"id":765,"uris":["http://zotero.org/users/8430992/items/CEUGZXST"],"itemData":{"id":765,"type":"article-journal","container-title":"Pakistan Journal of Zoology","DOI":"https://dx.doi.org/10.17582/journal.pjz/20170420070416","issue":"5","language":"en","page":"1701-1708","source":"Zotero","title":"Breeding and feeding behaviour of jungle babbler(&lt;i&gt;Turdiodes striata dumont&lt;/i&gt;, 1923) in agro-ecological zones of district layyah, pakistan","volume":"52","author":[{"family":"Rafay","given":"Muhammad"},{"family":"Ahmad","given":"Ghafoor"},{"family":"Ruby","given":"Tahira"},{"family":"Abdullah","given":"Muhammad"},{"family":"Rasheed","given":"Fahad"},{"family":"Abid","given":"Muhammad"}],"issued":{"date-parts":[["2020"]]}}}],"schema":"https://github.com/citation-style-language/schema/raw/master/csl-citation.json"} </w:instrText>
      </w:r>
      <w:r w:rsidR="008D7BE5">
        <w:fldChar w:fldCharType="separate"/>
      </w:r>
      <w:r w:rsidR="008D7BE5" w:rsidRPr="00580163">
        <w:t>[26,27]</w:t>
      </w:r>
      <w:r w:rsidR="008D7BE5">
        <w:fldChar w:fldCharType="end"/>
      </w:r>
      <w:r w:rsidR="008D7BE5">
        <w:t xml:space="preserve">. Since this behaviour </w:t>
      </w:r>
      <w:r w:rsidR="008D7BE5" w:rsidRPr="00B56980">
        <w:t>is not limited to those genera</w:t>
      </w:r>
      <w:r w:rsidR="008D7BE5">
        <w:t xml:space="preserve"> and is shared across several taxa without common ancestry, t</w:t>
      </w:r>
      <w:r w:rsidR="008D7BE5" w:rsidRPr="00B56980">
        <w:t>his behaviour must have evolved when very specific environmental and social conditions were met</w:t>
      </w:r>
      <w:r w:rsidR="00B52135">
        <w:t xml:space="preserve"> </w:t>
      </w:r>
      <w:r w:rsidR="00B52135">
        <w:fldChar w:fldCharType="begin"/>
      </w:r>
      <w:r w:rsidR="00B52135">
        <w:instrText xml:space="preserve"> ADDIN ZOTERO_ITEM CSL_CITATION {"citationID":"Zc9q80kI","properties":{"formattedCitation":"[28,29]","plainCitation":"[28,29]","noteIndex":0},"citationItems":[{"id":1726,"uris":["http://zotero.org/users/8430992/items/5Y2MYXKI"],"itemData":{"id":1726,"type":"article-journal","container-title":"The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A."}],"issued":{"date-parts":[["1997",9]]}}},{"id":1728,"uris":["http://zotero.org/users/8430992/items/RK8XJ8GS"],"itemData":{"id":1728,"type":"article-journal","abstract":"Sentinels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A."}],"issued":{"date-parts":[["2001"]]}}}],"schema":"https://github.com/citation-style-language/schema/raw/master/csl-citation.json"} </w:instrText>
      </w:r>
      <w:r w:rsidR="00B52135">
        <w:fldChar w:fldCharType="separate"/>
      </w:r>
      <w:r w:rsidR="00B52135" w:rsidRPr="00B52135">
        <w:t>[28,29]</w:t>
      </w:r>
      <w:r w:rsidR="00B52135">
        <w:fldChar w:fldCharType="end"/>
      </w:r>
      <w:r w:rsidR="008D7BE5" w:rsidRPr="00B56980">
        <w:t>.</w:t>
      </w:r>
    </w:p>
    <w:p w14:paraId="7538828F" w14:textId="490222FD" w:rsidR="008D7BE5" w:rsidRDefault="008D7BE5" w:rsidP="00A24D3D">
      <w:pPr>
        <w:pStyle w:val="SectionText0"/>
        <w:spacing w:line="480" w:lineRule="auto"/>
      </w:pPr>
      <w:r w:rsidRPr="00B56980">
        <w:t xml:space="preserve">Sentinel behaviour </w:t>
      </w:r>
      <w:r>
        <w:t>is an</w:t>
      </w:r>
      <w:r w:rsidRPr="00B56980">
        <w:t xml:space="preserve"> effective strategy to </w:t>
      </w:r>
      <w:r>
        <w:t xml:space="preserve">help </w:t>
      </w:r>
      <w:r w:rsidRPr="00B56980">
        <w:t>balance a fundamental trade-off between foraging and vigilance</w:t>
      </w:r>
      <w:r>
        <w:t xml:space="preserve"> </w:t>
      </w:r>
      <w:r>
        <w:fldChar w:fldCharType="begin"/>
      </w:r>
      <w:r w:rsidR="00B52135">
        <w:instrText xml:space="preserve"> ADDIN ZOTERO_ITEM CSL_CITATION {"citationID":"YWJaPM7H","properties":{"formattedCitation":"[30]","plainCitation":"[30]","noteIndex":0},"citationItems":[{"id":845,"uris":["http://zotero.org/users/8430992/items/KLYWEFGE"],"itemData":{"id":845,"type":"article-journal","container-title":"Journal of Animal Ecology","DOI":"10.1046/j.0021-8790.2001.00565.x","ISSN":"00218790","issue":"6","language":"en","page":"1070-1079","source":"DOI.org (Crossref)","title":"Safe selfish sentinels in a cooperative bird: &lt;i&gt;Safe selfish sentinels&lt;/i&gt;","title-short":"Safe selfish sentinels in a cooperative bird","volume":"70","author":[{"family":"Wright","given":"J."},{"family":"Berg","given":"E."},{"family":"De Kort","given":"S. R."},{"family":"Khazin","given":"V."},{"family":"Maklakov","given":"A. A."}],"issued":{"date-parts":[["2001",11]]}}}],"schema":"https://github.com/citation-style-language/schema/raw/master/csl-citation.json"} </w:instrText>
      </w:r>
      <w:r>
        <w:fldChar w:fldCharType="separate"/>
      </w:r>
      <w:r w:rsidR="00B52135" w:rsidRPr="00B52135">
        <w:t>[30]</w:t>
      </w:r>
      <w:r>
        <w:fldChar w:fldCharType="end"/>
      </w:r>
      <w:r w:rsidRPr="00B56980">
        <w:t xml:space="preserve">. These two behaviours are </w:t>
      </w:r>
      <w:r w:rsidR="004F74BA">
        <w:t xml:space="preserve">generally </w:t>
      </w:r>
      <w:r w:rsidRPr="00B56980">
        <w:t>considered mutually exclusive</w:t>
      </w:r>
      <w:r>
        <w:t xml:space="preserve"> and are equally important</w:t>
      </w:r>
      <w:r w:rsidR="004F74BA">
        <w:t xml:space="preserve"> </w:t>
      </w:r>
      <w:r w:rsidR="004F74BA">
        <w:fldChar w:fldCharType="begin"/>
      </w:r>
      <w:r w:rsidR="004F74BA">
        <w:instrText xml:space="preserve"> ADDIN ZOTERO_ITEM CSL_CITATION {"citationID":"8k8nc95D","properties":{"formattedCitation":"[31,32]","plainCitation":"[31,32]","noteIndex":0},"citationItems":[{"id":1810,"uris":["http://zotero.org/users/8430992/items/XBZR23BR"],"itemData":{"id":1810,"type":"article-journal","abstract":"Even though grouping behaviour has been actively studied for over a century, the relative importance of the numerous proposed fitness benefits of grouping remain unclear. We use a digital model of evolving prey under simulated predation to directly explore the evolution of gregarious foraging behaviour according to one such benefit, the ‘many eyes’ hypothesis. According to this hypothesis, collective vigilance allows prey in large groups to detect predators more efficiently by making alarm signals or behavioural cues to each other, thereby allowing individuals within the group to spend more time foraging. Here, we find that collective vigilance is sufficient to select for gregarious foraging behaviour as long there is not a direct cost for grouping (e.g. competition for limited food resources), even when controlling for confounding factors such as the dilution effect. Furthermore, we explore the role of the genetic relatedness and reproductive strategy of the prey and find that highly related groups of prey with a semelparous reproductive strategy are the most likely to evolve gregarious foraging behaviour mediated by the benefit of vigilance. These findings, combined with earlier studies with evolving digital organisms, further sharpen our understanding of the factors favouring grouping behaviour.","container-title":"Royal Society Open Science","DOI":"10.1098/rsos.150135","issue":"9","note":"publisher: Royal Society","page":"150135","source":"royalsocietypublishing.org (Atypon)","title":"Exploring the evolution of a trade-off between vigilance and foraging in group-living organisms","volume":"2","author":[{"family":"Olson","given":"Randal S."},{"family":"Haley","given":"Patrick B."},{"family":"Dyer","given":"Fred C."},{"family":"Adami","given":"Christoph"}],"issued":{"date-parts":[["2015",9]]}}},{"id":231,"uris":["http://zotero.org/users/8430992/items/JFF5UC7G"],"itemData":{"id":231,"type":"article-journal","container-title":"Canadian Journal of Zoology","DOI":"10.1139/z90-092","ISSN":"0008-4301","issue":"4","note":"publisher: NRC Research Press","page":"619-640","source":"cdnsciencepub.com (Atypon)","title":"Behavioral decisions made under the risk of predation: a review and prospectus","title-short":"Behavioral decisions made under the risk of predation","volume":"68","author":[{"family":"Lima","given":"Steven L."},{"family":"Dill","given":"Lawrence M."}],"issued":{"date-parts":[["1990",4,1]]}}}],"schema":"https://github.com/citation-style-language/schema/raw/master/csl-citation.json"} </w:instrText>
      </w:r>
      <w:r w:rsidR="004F74BA">
        <w:fldChar w:fldCharType="separate"/>
      </w:r>
      <w:r w:rsidR="004F74BA" w:rsidRPr="004F74BA">
        <w:t>[31,32]</w:t>
      </w:r>
      <w:r w:rsidR="004F74BA">
        <w:fldChar w:fldCharType="end"/>
      </w:r>
      <w:r>
        <w:t xml:space="preserve">. </w:t>
      </w:r>
      <w:r w:rsidR="009B1137">
        <w:t>The time</w:t>
      </w:r>
      <w:r w:rsidRPr="00B56980">
        <w:t xml:space="preserve"> spent performing each behaviour must be carefully managed</w:t>
      </w:r>
      <w:r>
        <w:t xml:space="preserve"> </w:t>
      </w:r>
      <w:r>
        <w:fldChar w:fldCharType="begin"/>
      </w:r>
      <w:r w:rsidR="004F74BA">
        <w:instrText xml:space="preserve"> ADDIN ZOTERO_ITEM CSL_CITATION {"citationID":"6GWdXrCU","properties":{"formattedCitation":"[32,33]","plainCitation":"[32,33]","noteIndex":0},"citationItems":[{"id":231,"uris":["http://zotero.org/users/8430992/items/JFF5UC7G"],"itemData":{"id":231,"type":"article-journal","container-title":"Canadian Journal of Zoology","DOI":"10.1139/z90-092","ISSN":"0008-4301","issue":"4","note":"publisher: NRC Research Press","page":"619-640","source":"cdnsciencepub.com (Atypon)","title":"Behavioral decisions made under the risk of predation: a review and prospectus","title-short":"Behavioral decisions made under the risk of predation","volume":"68","author":[{"family":"Lima","given":"Steven L."},{"family":"Dill","given":"Lawrence M."}],"issued":{"date-parts":[["1990",4,1]]}}},{"id":235,"uris":["http://zotero.org/users/8430992/items/5WK6RU6E"],"itemData":{"id":235,"type":"chapter","collection-title":"Stress and Behavior","container-title":"Advances in the Study of Behavior","language":"en","note":"DOI: 10.1016/S0065-3454(08)60366-6","page":"215-290","publisher":"Academic Press","source":"ScienceDirect","title":"Stress and decision making under the risk of predation: recent developments from behavioral, reproductive, and ecological perspectives","title-short":"Stress and Decision Making under the Risk of Predation","URL":"https://www.sciencedirect.com/science/article/pii/S0065345408603666","volume":"27","author":[{"family":"Lima","given":"Steven L."}],"editor":[{"family":"Møller","given":"Anders Pape"},{"family":"Milinski","given":"Manfred"},{"family":"Slater","given":"Peter J. B."}],"accessed":{"date-parts":[["2022",1,9]]},"issued":{"date-parts":[["1998",1,1]]}}}],"schema":"https://github.com/citation-style-language/schema/raw/master/csl-citation.json"} </w:instrText>
      </w:r>
      <w:r>
        <w:fldChar w:fldCharType="separate"/>
      </w:r>
      <w:r w:rsidR="004F74BA" w:rsidRPr="004F74BA">
        <w:t>[32,33]</w:t>
      </w:r>
      <w:r>
        <w:fldChar w:fldCharType="end"/>
      </w:r>
      <w:r w:rsidRPr="00B56980">
        <w:t xml:space="preserve">. </w:t>
      </w:r>
      <w:r w:rsidR="004F74BA">
        <w:t xml:space="preserve">A reduction of vigilance to increase foraging efficiency can result in increased </w:t>
      </w:r>
      <w:r w:rsidR="004F74BA">
        <w:lastRenderedPageBreak/>
        <w:t>risk of predation. A sentinel’s vigilance can compensate for the individual decrease in vigilance, providing an advantage to species that exhibit this behaviour.</w:t>
      </w:r>
    </w:p>
    <w:p w14:paraId="13F5A1DC" w14:textId="7B9B6526" w:rsidR="008D7BE5" w:rsidRPr="00B56980" w:rsidRDefault="008D7BE5" w:rsidP="00A24D3D">
      <w:pPr>
        <w:pStyle w:val="SectionText0"/>
        <w:spacing w:line="480" w:lineRule="auto"/>
      </w:pPr>
      <w:r w:rsidRPr="00B56980">
        <w:t xml:space="preserve">Yet, the underlying mechanisms for sentinel decision-making are not clear, giving rise to much debate over whether this behaviour </w:t>
      </w:r>
      <w:r>
        <w:t xml:space="preserve">is </w:t>
      </w:r>
      <w:r w:rsidR="006A53F7">
        <w:t>selfless</w:t>
      </w:r>
      <w:r>
        <w:t xml:space="preserve"> or </w:t>
      </w:r>
      <w:r w:rsidRPr="00B56980">
        <w:t xml:space="preserve">selfish </w:t>
      </w:r>
      <w:r>
        <w:t>behaviour</w:t>
      </w:r>
      <w:r w:rsidRPr="00B56980">
        <w:t>. The</w:t>
      </w:r>
      <w:r w:rsidR="006A53F7">
        <w:t xml:space="preserve"> former</w:t>
      </w:r>
      <w:r w:rsidRPr="00B56980">
        <w:t xml:space="preserve"> </w:t>
      </w:r>
      <w:r w:rsidR="006A53F7">
        <w:t xml:space="preserve">hypothesis is that sentinel behaviour is selfless, where individuals take turns </w:t>
      </w:r>
      <w:r w:rsidR="009B1137">
        <w:t>providing</w:t>
      </w:r>
      <w:r w:rsidR="006A53F7">
        <w:t xml:space="preserve"> benefits to other group members at their expense. Whether through reciprocal altruism </w:t>
      </w:r>
      <w:r w:rsidR="006A53F7">
        <w:fldChar w:fldCharType="begin"/>
      </w:r>
      <w:r w:rsidR="002702D2">
        <w:instrText xml:space="preserve"> ADDIN ZOTERO_ITEM CSL_CITATION {"citationID":"SZnaiat5","properties":{"formattedCitation":"[34]","plainCitation":"[34]","noteIndex":0},"citationItems":[{"id":1812,"uris":["http://zotero.org/users/8430992/items/9QEP3NE8"],"itemData":{"id":1812,"type":"article-journal","abstract":"A model is presented to account for the natural selection of what is termed reciprocally altruistic behavior. The model shows how selection can operate against the cheater (non-reciprocator) in the system. Three instances of altruistic behavior are discussed, the evolution of which the model can explain: (1) behavior involved in cleaning symbioses; (2) warning cries in birds; and (3) human reciprocal altruism. Regarding human reciprocal altruism, it is shown that the details of the psychological system that regulates this altruism can be explained by the model. Specifically, friendship, dislike, moralistic aggression, gratitude, sympathy, trust, suspicion, trustworthiness, aspects of guilt, and some forms of dishonesty and hypocrisy can be explained as important adaptations to regulate the altruistic system. Each individual human is seen as possessing altruistic and cheating tendencies, the expression of which is sensitive to developmental variables that were selected to set the tendencies at a balance appropriate to the local social and ecological environment.","container-title":"The Quarterly Review of Biology","ISSN":"0033-5770","issue":"1","note":"publisher: University of Chicago Press","page":"35-57","source":"JSTOR","title":"The Evolution of Reciprocal Altruism","volume":"46","author":[{"family":"Trivers","given":"Robert L."}],"issued":{"date-parts":[["1971"]]}}}],"schema":"https://github.com/citation-style-language/schema/raw/master/csl-citation.json"} </w:instrText>
      </w:r>
      <w:r w:rsidR="006A53F7">
        <w:fldChar w:fldCharType="separate"/>
      </w:r>
      <w:r w:rsidR="002702D2" w:rsidRPr="002702D2">
        <w:t>[34]</w:t>
      </w:r>
      <w:r w:rsidR="006A53F7">
        <w:fldChar w:fldCharType="end"/>
      </w:r>
      <w:r w:rsidR="006A53F7">
        <w:t xml:space="preserve"> or kin selection </w:t>
      </w:r>
      <w:r w:rsidR="006A53F7">
        <w:fldChar w:fldCharType="begin"/>
      </w:r>
      <w:r w:rsidR="002702D2">
        <w:instrText xml:space="preserve"> ADDIN ZOTERO_ITEM CSL_CITATION {"citationID":"v0f3lmYL","properties":{"formattedCitation":"[35]","plainCitation":"[35]","noteIndex":0},"citationItems":[{"id":1813,"uris":["http://zotero.org/users/8430992/items/CCMIJ8T5"],"itemData":{"id":1813,"type":"article-journal","abstract":"A genetical mathematical model is described which allows for interactions between relatives on one another's fitness. Making use of Wright's Coefficient of Relationship as the measure of the proportion of replica genes in a relative, a quantity is found which incorporates the maximizing property of Darwinian fitness. This quantity is named “inclusive fitness”. Species following the model should tend to evolve behaviour such that each organism appears to be attempting to maximize its inclusive fitness. This implies a limited restraint on selfish competitive behaviour and possibility of limited self-sacrifices. Special cases of the model are used to show (a) that selection in the social situations newly covered tends to be slower than classical selection, (b) how in populations of rather non-dispersive organisms the model may apply to genes affecting dispersion, and (c) how it may apply approximately to competition between relatives, for example, within sibships. Some artificialities of the model are discussed.","container-title":"Journal of Theoretical Biology","DOI":"10.1016/0022-5193(64)90038-4","ISSN":"0022-5193","issue":"1","journalAbbreviation":"Journal of Theoretical Biology","page":"1-16","source":"ScienceDirect","title":"The genetical evolution of social behaviour. I","volume":"7","author":[{"family":"Hamilton","given":"W. D."}],"issued":{"date-parts":[["1964",7,1]]}}}],"schema":"https://github.com/citation-style-language/schema/raw/master/csl-citation.json"} </w:instrText>
      </w:r>
      <w:r w:rsidR="006A53F7">
        <w:fldChar w:fldCharType="separate"/>
      </w:r>
      <w:r w:rsidR="002702D2" w:rsidRPr="002702D2">
        <w:t>[35]</w:t>
      </w:r>
      <w:r w:rsidR="006A53F7">
        <w:fldChar w:fldCharType="end"/>
      </w:r>
      <w:r w:rsidR="006A53F7">
        <w:t>, the behaviour is self-sacrificing and primarily benefits the group</w:t>
      </w:r>
      <w:r w:rsidRPr="00B56980">
        <w:t>. This</w:t>
      </w:r>
      <w:r w:rsidR="00D05011">
        <w:t xml:space="preserve"> could</w:t>
      </w:r>
      <w:r w:rsidRPr="00B56980">
        <w:t xml:space="preserve"> be due to direct benefits </w:t>
      </w:r>
      <w:r w:rsidR="00046DB9">
        <w:t xml:space="preserve">including increased </w:t>
      </w:r>
      <w:r w:rsidRPr="00B56980">
        <w:t xml:space="preserve">foraging efficiency and </w:t>
      </w:r>
      <w:r w:rsidR="00046DB9">
        <w:t xml:space="preserve">reduced </w:t>
      </w:r>
      <w:r w:rsidRPr="00B56980">
        <w:t xml:space="preserve">predation risk. </w:t>
      </w:r>
      <w:r w:rsidR="006A53F7">
        <w:t>The latter hypothesis is that sentinel</w:t>
      </w:r>
      <w:r w:rsidRPr="00B56980">
        <w:t xml:space="preserve"> behaviour could be driven by selfish, state-dependent decisions. Originally hypothesized by </w:t>
      </w:r>
      <w:r w:rsidR="00046DB9">
        <w:t xml:space="preserve">P.A. </w:t>
      </w:r>
      <w:r w:rsidRPr="00B56980">
        <w:t>Bednekoff, an important contributor to research on sentinel behaviour, this state-dependent model for sentinel decision-making revolves around an individual’s energetic reserves and requirements</w:t>
      </w:r>
      <w:r>
        <w:t xml:space="preserve"> </w:t>
      </w:r>
      <w:r>
        <w:fldChar w:fldCharType="begin"/>
      </w:r>
      <w:r w:rsidR="00B52135">
        <w:instrText xml:space="preserve"> ADDIN ZOTERO_ITEM CSL_CITATION {"citationID":"Echfz8Pz","properties":{"formattedCitation":"[28,29]","plainCitation":"[28,29]","noteIndex":0},"citationItems":[{"id":1728,"uris":["http://zotero.org/users/8430992/items/RK8XJ8GS"],"itemData":{"id":1728,"type":"article-journal","abstract":"Sentinels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A."}],"issued":{"date-parts":[["2001"]]}}},{"id":1726,"uris":["http://zotero.org/users/8430992/items/5Y2MYXKI"],"itemData":{"id":1726,"type":"article-journal","container-title":"The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A."}],"issued":{"date-parts":[["1997",9]]}}}],"schema":"https://github.com/citation-style-language/schema/raw/master/csl-citation.json"} </w:instrText>
      </w:r>
      <w:r>
        <w:fldChar w:fldCharType="separate"/>
      </w:r>
      <w:r w:rsidR="00B52135" w:rsidRPr="00B52135">
        <w:t>[28,29]</w:t>
      </w:r>
      <w:r>
        <w:fldChar w:fldCharType="end"/>
      </w:r>
      <w:r w:rsidRPr="00B56980">
        <w:t xml:space="preserve">. </w:t>
      </w:r>
      <w:r>
        <w:t>I</w:t>
      </w:r>
      <w:r w:rsidRPr="00B56980">
        <w:t xml:space="preserve">ndividuals who have sufficient energetic reserves are more inclined to perform sentinel duties if the alternative is foraging without a sentinel, a considerably more dangerous option than being sentinel. </w:t>
      </w:r>
      <w:r w:rsidR="00046DB9">
        <w:t>Studies on the effects of satiation and body mass on the propensity of an individual to perform sentinel behaviour support this hypothesis</w:t>
      </w:r>
      <w:r>
        <w:t xml:space="preserve"> </w:t>
      </w:r>
      <w:r>
        <w:fldChar w:fldCharType="begin"/>
      </w:r>
      <w:r w:rsidR="002702D2">
        <w:instrText xml:space="preserve"> ADDIN ZOTERO_ITEM CSL_CITATION {"citationID":"vJilKRNK","properties":{"formattedCitation":"[3,25,30,36]","plainCitation":"[3,25,30,36]","noteIndex":0},"citationItems":[{"id":631,"uris":["http://zotero.org/users/8430992/items/KQJR9S6E"],"itemData":{"id":631,"type":"article-journal","abstract":"The social and cooperative behavior of meerkats (Suricata suricatta), specifically their sentinel behavior, has been intensively studied in free‐ranging populations. This study focuses on whether guarding in captive meerkats exhibits a pattern similar to that described for wild groups. Sentinel behavior in captivity has been somewhat neglected because predation is usually not a critical factor. Nonetheless, observations in captivity might reveal whether individual or group experience influences this specific behavior pattern. We observed three captive meerkat groups (in outdoor as well as indoor enclosures) and analyzed the duration of guarding sequences, the number of established guards, the guard posture, and the individual guard positions. We also conducted playback experiments to investigate the reaction of the sentinel and the group to bird calls (songbird vs. predatory bird species). The results demonstrated that captive groups behave much the same as wild groups. Certain individuals performed the guard job more often than other group members. Accordingly, the “super sentinels” observed in the wild also exist in captive groups. Playbacks showed that the sentinels reacted more strongly to the calls of predatory bird species, indicating that captive meerkats are able to categorize bird calls. We also documented major differences in behavioral responses to the calls of specific predatory bird species. Our observations underline that sentinel behavior is probably a combination of an innate, imprinted pattern that is further affected by the experience. Future studies might further investigate this influence of experience, beyond innate behavior, on the group‐specific sentinel behavior pattern in captive meerkats.","container-title":"Zoo Biology","DOI":"10.1002/zoo.21644","ISSN":"0733-3188, 1098-2361","issue":"1","journalAbbreviation":"Zoo Biology","language":"en","page":"10-19","source":"DOI.org (Crossref)","title":"Sentinel behavior in captive meerkats ( &lt;i&gt;Suricata suricatta&lt;/i&gt; )","volume":"41","author":[{"family":"Huels","given":"Florian D."},{"family":"Stoeger","given":"Angela S."}],"issued":{"date-parts":[["2022",1]]}}},{"id":637,"uris":["http://zotero.org/users/8430992/items/KALNEGTB"],"itemData":{"id":637,"type":"article-journal","container-title":"Proceedings of the Royal Society of London. Series B: Biological Sciences","DOI":"10.1098/rspb.2000.1574","ISSN":"0962-8452, 1471-2954","issue":"1469","journalAbbreviation":"Proc. R. Soc. Lond. B","language":"en","page":"821-826","source":"DOI.org (Crossref)","title":"State-dependent sentinels: an experimental study in the Arabian babbler","title-short":"State-dependent sentinels","volume":"268","author":[{"family":"Wright","given":"J."},{"family":"Maklakov","given":"A. A."},{"family":"Khazin","given":"V."}],"issued":{"date-parts":[["2001",4,22]]}}},{"id":845,"uris":["http://zotero.org/users/8430992/items/KLYWEFGE"],"itemData":{"id":845,"type":"article-journal","container-title":"Journal of Animal Ecology","DOI":"10.1046/j.0021-8790.2001.00565.x","ISSN":"00218790","issue":"6","language":"en","page":"1070-1079","source":"DOI.org (Crossref)","title":"Safe selfish sentinels in a cooperative bird: &lt;i&gt;Safe selfish sentinels&lt;/i&gt;","title-short":"Safe selfish sentinels in a cooperative bird","volume":"70","author":[{"family":"Wright","given":"J."},{"family":"Berg","given":"E."},{"family":"De Kort","given":"S. R."},{"family":"Khazin","given":"V."},{"family":"Maklakov","given":"A. A."}],"issued":{"date-parts":[["2001",11]]}}},{"id":628,"uris":["http://zotero.org/users/8430992/items/L76TN5JZ"],"itemData":{"id":628,"type":"article-journal","abstract":"Like humans engaged in risky activities, group members of some animal societies take turns acting as sentinels. Explanations of the evolution of sentinel behavior have frequently relied on kin selection or reciprocal altruism, but recent models suggest that guarding may be an individual's optimal activity once its stomach is full if no other animal is on guard. This paper provides support for this last explanation by showing that, in groups of meerkats (\n              Suricata suricatta\n              ), animals guard from safe sites, and solitary individuals as well as group members spend part of their time on guard. Though individuals seldom take successive guarding bouts, there is no regular rota, and the provision of food increases contributions to guarding and reduces the latency between bouts by the same individual.","container-title":"Science","DOI":"10.1126/science.284.5420.1640","ISSN":"0036-8075, 1095-9203","issue":"5420","journalAbbreviation":"Science","language":"en","page":"1640-1644","source":"DOI.org (Crossref)","title":"Selfish sentinels in cooperative mammals","volume":"284","author":[{"family":"Clutton-Brock","given":"T. H."},{"family":"O'Riain","given":"M. J."},{"family":"Brotherton","given":"P. N. M."},{"family":"Gaynor","given":"D."},{"family":"Kansky","given":"R."},{"family":"Griffin","given":"A. S."},{"family":"Manser","given":"M."}],"issued":{"date-parts":[["1999",6,4]]}}}],"schema":"https://github.com/citation-style-language/schema/raw/master/csl-citation.json"} </w:instrText>
      </w:r>
      <w:r>
        <w:fldChar w:fldCharType="separate"/>
      </w:r>
      <w:r w:rsidR="002702D2" w:rsidRPr="002702D2">
        <w:t>[3,25,30,36]</w:t>
      </w:r>
      <w:r>
        <w:fldChar w:fldCharType="end"/>
      </w:r>
      <w:r w:rsidRPr="00B56980">
        <w:t>. These two hypotheses</w:t>
      </w:r>
      <w:r>
        <w:t xml:space="preserve"> are</w:t>
      </w:r>
      <w:r w:rsidRPr="00B56980">
        <w:t xml:space="preserve"> not mutually exclusive, and sentinel behaviour invariably provides benefits to other individuals in the group</w:t>
      </w:r>
      <w:r>
        <w:t xml:space="preserve"> and could benefit the sentinel itself</w:t>
      </w:r>
      <w:r w:rsidRPr="00B56980">
        <w:t xml:space="preserve">. Studies </w:t>
      </w:r>
      <w:r w:rsidR="00BF7D4D">
        <w:t xml:space="preserve">support this </w:t>
      </w:r>
      <w:r w:rsidRPr="00B56980">
        <w:t>show</w:t>
      </w:r>
      <w:r w:rsidR="00BF7D4D">
        <w:t>ing</w:t>
      </w:r>
      <w:r w:rsidRPr="00B56980">
        <w:t xml:space="preserve"> that dominant males will perform more sentinel behaviour when in the presence of </w:t>
      </w:r>
      <w:r w:rsidR="00BF7D4D">
        <w:t xml:space="preserve">auditory or chemical </w:t>
      </w:r>
      <w:r w:rsidRPr="00B56980">
        <w:t>signals from out-group rivals</w:t>
      </w:r>
      <w:r w:rsidR="00BF7D4D">
        <w:t xml:space="preserve"> </w:t>
      </w:r>
      <w:r>
        <w:fldChar w:fldCharType="begin"/>
      </w:r>
      <w:r w:rsidR="002702D2">
        <w:instrText xml:space="preserve"> ADDIN ZOTERO_ITEM CSL_CITATION {"citationID":"aTKzHOgn","properties":{"formattedCitation":"[37,38]","plainCitation":"[37,38]","noteIndex":0},"citationItems":[{"id":598,"uris":["http://zotero.org/users/8430992/items/AURHX4ZR"],"itemData":{"id":598,"type":"article-journal","abstract":"Abstract\n            In social species, conspecific outsiders present various threats to groups and their members. These out-group threats are predicted to affect subsequent within-group interactions (e.g., affiliation and aggression) and individual behavior (e.g., foraging and vigilance decisions). However, experimental investigations of such consequences are rare, especially in natural conditions. We used field-based call playbacks and fecal presentations on habituated wild dwarf mongooses (Helogale parvula)—a cooperatively breeding, territorial species—to examine postinteraction responses to the simulated threat of a rival group. Dwarf mongooses invested more in grooming of groupmates, foraged closer together, and more regularly acted as sentinels (a raised guard) after encountering indicators of rival-group presence compared to control conditions. These behavioral changes likely arise from greater anxiety and, in the case of increased vigilance, the need to seek additional information about the threat. The influence of an out-group threat lasted at least 1 h but individuals of different dominance status and sex responded similarly, potentially because all group members suffer costs if a contest with rivals is lost. Our results provide field-based experimental evidence from wild animals that out-group threats can influence within-group behavior and decision making, and suggest the need for greater consideration of the lasting impacts of social conflict.","container-title":"Behavioral Ecology","DOI":"10.1093/beheco/arz095","ISSN":"1045-2249, 1465-7279","issue":"5","language":"en","page":"1425-1435","source":"DOI.org (Crossref)","title":"Experimental field evidence that out-group threats influence within-group behavior","volume":"30","author":[{"family":"Morris-Drake","given":"Amy"},{"family":"Christensen","given":"Charlotte"},{"family":"Kern","given":"Julie M"},{"family":"Radford","given":"Andrew N"}],"editor":[{"family":"Barrett","given":"Louise"}],"issued":{"date-parts":[["2019",9,28]]}}},{"id":421,"uris":["http://zotero.org/users/8430992/items/C59SZWFU"],"itemData":{"id":421,"type":"article-journal","abstract":"Although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sentinels?","volume":"27","author":[{"family":"Walker","given":"Lindsay"},{"family":"York","given":"Jenny"},{"family":"Young","given":"Andrew"}],"issued":{"date-parts":[["2016",4,24]]}}}],"schema":"https://github.com/citation-style-language/schema/raw/master/csl-citation.json"} </w:instrText>
      </w:r>
      <w:r>
        <w:fldChar w:fldCharType="separate"/>
      </w:r>
      <w:r w:rsidR="002702D2" w:rsidRPr="002702D2">
        <w:t>[37,38]</w:t>
      </w:r>
      <w:r>
        <w:fldChar w:fldCharType="end"/>
      </w:r>
      <w:r w:rsidR="00BF7D4D">
        <w:t>. D</w:t>
      </w:r>
      <w:r>
        <w:t xml:space="preserve">ominant males could be using sentinel behaviour to also gather information about </w:t>
      </w:r>
      <w:r w:rsidR="00664297">
        <w:t>rival</w:t>
      </w:r>
      <w:r>
        <w:t xml:space="preserve"> groups and defend against intrusion</w:t>
      </w:r>
      <w:r w:rsidRPr="00B56980">
        <w:t>. Sentinel behaviour could then serve additional purposes apart from the identification of possible threats.</w:t>
      </w:r>
    </w:p>
    <w:p w14:paraId="514F3CC7" w14:textId="477937BB" w:rsidR="008D7BE5" w:rsidRPr="00B56980" w:rsidRDefault="008D7BE5" w:rsidP="00A24D3D">
      <w:pPr>
        <w:pStyle w:val="SectionText0"/>
        <w:spacing w:line="480" w:lineRule="auto"/>
      </w:pPr>
      <w:r w:rsidRPr="00B56980">
        <w:lastRenderedPageBreak/>
        <w:t xml:space="preserve">Individuals </w:t>
      </w:r>
      <w:r>
        <w:t xml:space="preserve">under the watchful eye of </w:t>
      </w:r>
      <w:r w:rsidRPr="00B56980">
        <w:t xml:space="preserve">a sentinel receive significant benefits. </w:t>
      </w:r>
      <w:r w:rsidR="00664297">
        <w:t>O</w:t>
      </w:r>
      <w:r w:rsidRPr="00B56980">
        <w:t xml:space="preserve">ther </w:t>
      </w:r>
      <w:r w:rsidR="009B1137">
        <w:t>group members</w:t>
      </w:r>
      <w:r w:rsidRPr="00B56980">
        <w:t xml:space="preserve"> could reduce their vigilance and increase their foraging efficiency</w:t>
      </w:r>
      <w:r>
        <w:t xml:space="preserve"> as vigilance is ensured by the sentinel </w:t>
      </w:r>
      <w:r>
        <w:fldChar w:fldCharType="begin"/>
      </w:r>
      <w:r w:rsidR="002702D2">
        <w:instrText xml:space="preserve"> ADDIN ZOTERO_ITEM CSL_CITATION {"citationID":"iDU44r5K","properties":{"formattedCitation":"[39]","plainCitation":"[39]","noteIndex":0},"citationItems":[{"id":240,"uris":["http://zotero.org/users/8430992/items/MPPQIDNU"],"itemData":{"id":240,"type":"article-journal","container-title":"Current Biology","DOI":"10.1016/j.cub.2008.02.078","ISSN":"0960-9822","issue":"8","journalAbbreviation":"Current Biology","language":"English","note":"publisher: Elsevier\nPMID: 18424147","page":"576-579","source":"www.cell.com","title":"Cooperative sentinel calling? Foragers gain increased biomass intake","title-short":"Cooperative sentinel calling?","volume":"18","author":[{"family":"Hollén","given":"Linda I."},{"family":"Bell","given":"Matthew B. V."},{"family":"Radford","given":"Andrew N."}],"issued":{"date-parts":[["2008",4,22]]}}}],"schema":"https://github.com/citation-style-language/schema/raw/master/csl-citation.json"} </w:instrText>
      </w:r>
      <w:r>
        <w:fldChar w:fldCharType="separate"/>
      </w:r>
      <w:r w:rsidR="002702D2" w:rsidRPr="002702D2">
        <w:t>[39]</w:t>
      </w:r>
      <w:r>
        <w:fldChar w:fldCharType="end"/>
      </w:r>
      <w:r w:rsidRPr="00B56980">
        <w:t xml:space="preserve">. </w:t>
      </w:r>
      <w:r>
        <w:t xml:space="preserve">A sentinel cannot be vigilant in perpetuity and eventually will relinquish the position </w:t>
      </w:r>
      <w:r w:rsidR="00664297">
        <w:t>to perform other behaviours</w:t>
      </w:r>
      <w:r>
        <w:t xml:space="preserve">. </w:t>
      </w:r>
      <w:r w:rsidR="00664297">
        <w:t>The coordination of sentinels is therefore crucial to</w:t>
      </w:r>
      <w:r w:rsidRPr="00B56980">
        <w:t xml:space="preserve"> minimize the gaps in coverage and ensure the safety of </w:t>
      </w:r>
      <w:r>
        <w:t xml:space="preserve">the </w:t>
      </w:r>
      <w:r w:rsidRPr="00B56980">
        <w:t>group</w:t>
      </w:r>
      <w:r>
        <w:t xml:space="preserve"> </w:t>
      </w:r>
      <w:r>
        <w:fldChar w:fldCharType="begin"/>
      </w:r>
      <w:r w:rsidR="00B52135">
        <w:instrText xml:space="preserve"> ADDIN ZOTERO_ITEM CSL_CITATION {"citationID":"T7vbIZoQ","properties":{"formattedCitation":"[1,28,29]","plainCitation":"[1,28,29]","noteIndex":0},"citationItems":[{"id":239,"uris":["http://zotero.org/users/8430992/items/S3J3SQSD"],"itemData":{"id":239,"type":"chapter","container-title":"Advances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A."}],"accessed":{"date-parts":[["2022",1,9]]},"issued":{"date-parts":[["2015"]]}}},{"id":1728,"uris":["http://zotero.org/users/8430992/items/RK8XJ8GS"],"itemData":{"id":1728,"type":"article-journal","abstract":"Sentinels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A."}],"issued":{"date-parts":[["2001"]]}}},{"id":1726,"uris":["http://zotero.org/users/8430992/items/5Y2MYXKI"],"itemData":{"id":1726,"type":"article-journal","container-title":"The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A."}],"issued":{"date-parts":[["1997",9]]}}}],"schema":"https://github.com/citation-style-language/schema/raw/master/csl-citation.json"} </w:instrText>
      </w:r>
      <w:r>
        <w:fldChar w:fldCharType="separate"/>
      </w:r>
      <w:r w:rsidR="00B52135" w:rsidRPr="00B52135">
        <w:t>[1,28,29]</w:t>
      </w:r>
      <w:r>
        <w:fldChar w:fldCharType="end"/>
      </w:r>
      <w:r w:rsidRPr="00B56980">
        <w:t xml:space="preserve">. </w:t>
      </w:r>
      <w:r>
        <w:t>T</w:t>
      </w:r>
      <w:r w:rsidR="00664297">
        <w:t xml:space="preserve">he </w:t>
      </w:r>
      <w:r w:rsidRPr="00B56980">
        <w:t xml:space="preserve">coordination of sentinels </w:t>
      </w:r>
      <w:r>
        <w:t>has been recognized as</w:t>
      </w:r>
      <w:r w:rsidRPr="00B56980">
        <w:t xml:space="preserve"> the defining feature of sentinel behaviour since adopting an exposed position and making alarm calls are not behaviours exclusive to sentinel behaviour</w:t>
      </w:r>
      <w:r w:rsidR="00664297">
        <w:t xml:space="preserve"> </w:t>
      </w:r>
      <w:r>
        <w:fldChar w:fldCharType="begin"/>
      </w:r>
      <w:r w:rsidR="00B52135">
        <w:instrText xml:space="preserve"> ADDIN ZOTERO_ITEM CSL_CITATION {"citationID":"vO7q8WBY","properties":{"formattedCitation":"[1,19,28]","plainCitation":"[1,19,28]","noteIndex":0},"citationItems":[{"id":239,"uris":["http://zotero.org/users/8430992/items/S3J3SQSD"],"itemData":{"id":239,"type":"chapter","container-title":"Advances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A."}],"accessed":{"date-parts":[["2022",1,9]]},"issued":{"date-parts":[["2015"]]}}},{"id":244,"uris":["http://zotero.org/users/8430992/items/AXUK3AW6"],"itemData":{"id":244,"type":"article-journal","container-title":"Animal Behaviour","DOI":"10.1016/0003-3472(89)90144-9","ISSN":"00033472","journalAbbreviation":"Animal Behaviour","language":"en","page":"1000-1006","source":"DOI.org (Crossref)","title":"A sentinel system in the Florida scrub jay","volume":"37","author":[{"family":"McGowan","given":"Kevin J."},{"family":"Woolfenden","given":"Glen E."}],"issued":{"date-parts":[["1989",6]]}}},{"id":1726,"uris":["http://zotero.org/users/8430992/items/5Y2MYXKI"],"itemData":{"id":1726,"type":"article-journal","container-title":"The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A."}],"issued":{"date-parts":[["1997",9]]}}}],"schema":"https://github.com/citation-style-language/schema/raw/master/csl-citation.json"} </w:instrText>
      </w:r>
      <w:r>
        <w:fldChar w:fldCharType="separate"/>
      </w:r>
      <w:r w:rsidR="00B52135" w:rsidRPr="00B52135">
        <w:t>[1,19,28]</w:t>
      </w:r>
      <w:r>
        <w:fldChar w:fldCharType="end"/>
      </w:r>
      <w:r w:rsidRPr="00B56980">
        <w:t xml:space="preserve">. </w:t>
      </w:r>
      <w:r>
        <w:t>T</w:t>
      </w:r>
      <w:r w:rsidRPr="00B56980">
        <w:t xml:space="preserve">his </w:t>
      </w:r>
      <w:r>
        <w:t xml:space="preserve">definition </w:t>
      </w:r>
      <w:r w:rsidRPr="00B56980">
        <w:t>is not universally used, resulting in possible misidentification of sentinel behaviour in non-sentinel species.</w:t>
      </w:r>
    </w:p>
    <w:p w14:paraId="6AB91538" w14:textId="77777777" w:rsidR="008D7BE5" w:rsidRPr="008242B8" w:rsidRDefault="008D7BE5" w:rsidP="00FD273E">
      <w:pPr>
        <w:pStyle w:val="SectionSubtitle"/>
        <w:spacing w:after="0" w:line="480" w:lineRule="auto"/>
      </w:pPr>
      <w:bookmarkStart w:id="16" w:name="_Toc162610799"/>
      <w:r w:rsidRPr="008242B8">
        <w:t>Urbanization</w:t>
      </w:r>
      <w:bookmarkEnd w:id="16"/>
    </w:p>
    <w:p w14:paraId="535C8978" w14:textId="39754683" w:rsidR="00B52135" w:rsidRDefault="008D7BE5" w:rsidP="00A24D3D">
      <w:pPr>
        <w:pStyle w:val="SectionText0"/>
        <w:spacing w:line="480" w:lineRule="auto"/>
      </w:pPr>
      <w:r w:rsidRPr="00B56980">
        <w:t xml:space="preserve">Urbanization is the shift in the human population towards urban centers, resulting in ever-expanding urban areas and the modification of wide swathes of wildlands. </w:t>
      </w:r>
      <w:r>
        <w:t xml:space="preserve">With over 55% of the global human population living in urban areas and a forecasted increase in this percentage in the following decades </w:t>
      </w:r>
      <w:r>
        <w:fldChar w:fldCharType="begin"/>
      </w:r>
      <w:r w:rsidR="00E97CE7">
        <w:instrText xml:space="preserve"> ADDIN ZOTERO_ITEM CSL_CITATION {"citationID":"lryxS5Cj","properties":{"formattedCitation":"[40]","plainCitation":"[40]","noteIndex":0},"citationItems":[{"id":1753,"uris":["http://zotero.org/users/8430992/items/XPQJSEGW"],"itemData":{"id":1753,"type":"webpage","container-title":"United Nations","title":"68% of the world population projected to live in urban areas by 2050, says UN","URL":"https://www.un.org/development/desa/en/news/population/2018-revision-of-world-urbanization-prospects.html","author":[{"family":"UN Department of Economic and Social Affairs","given":""}],"issued":{"date-parts":[["2018"]]}}}],"schema":"https://github.com/citation-style-language/schema/raw/master/csl-citation.json"} </w:instrText>
      </w:r>
      <w:r>
        <w:fldChar w:fldCharType="separate"/>
      </w:r>
      <w:r w:rsidR="00E97CE7" w:rsidRPr="00E97CE7">
        <w:t>[40]</w:t>
      </w:r>
      <w:r>
        <w:fldChar w:fldCharType="end"/>
      </w:r>
      <w:r>
        <w:t xml:space="preserve">, </w:t>
      </w:r>
      <w:r w:rsidR="00664297">
        <w:t>wildlife will increasingly be</w:t>
      </w:r>
      <w:r>
        <w:t xml:space="preserve"> affected by the environmental changes made to accommodate human occupation. </w:t>
      </w:r>
      <w:r w:rsidRPr="00B56980">
        <w:t xml:space="preserve">Species must therefore quickly adapt to minimize fitness losses accrued by foraging in unnatural, anthropogenic environments. </w:t>
      </w:r>
    </w:p>
    <w:p w14:paraId="08087FFA" w14:textId="105BCE90" w:rsidR="00B52135" w:rsidRDefault="008D7BE5" w:rsidP="00A24D3D">
      <w:pPr>
        <w:pStyle w:val="SectionText0"/>
        <w:spacing w:line="480" w:lineRule="auto"/>
      </w:pPr>
      <w:r w:rsidRPr="00B56980">
        <w:t>Specialist species are at a disadvantage when compared to more generalist species if the conditions to which they are adapted are no longer present. Since urbanization can cause habitat loss or fragmentation, and increases the frequency and severity of anthropogenic disturbances</w:t>
      </w:r>
      <w:r>
        <w:t xml:space="preserve"> </w:t>
      </w:r>
      <w:r>
        <w:fldChar w:fldCharType="begin"/>
      </w:r>
      <w:r w:rsidR="00E97CE7">
        <w:instrText xml:space="preserve"> ADDIN ZOTERO_ITEM CSL_CITATION {"citationID":"KPAFvPL7","properties":{"formattedCitation":"[41,42]","plainCitation":"[41,42]","noteIndex":0},"citationItems":[{"id":268,"uris":["http://zotero.org/users/8430992/items/U83EWWCW"],"itemData":{"id":268,"type":"chapter","abstract":"Urban habitats and landscapes are markedly different from nonurban “natural” habitats. The major difference is the transformation of the land, from natural green areas to anthropogenic structures and impervious surfaces. To survive in the urban habitat, birds are forced to either accept or avoid the new conditions. In addition, the urban sprawl has led to a highly fragmented landscape, with islets of suitable bird habitat surrounded by highways and buildings that frequently act as barriers, even for mobile creatures such as birds. These altered conditions have changed the avifauna dramatically, with many species vanishing once an area is urbanized, thus resulting in a significant loss of local biodiversity. However, some species seem to thrive in the city, and these urban-dwelling species often show pronounced phenotypic differences (e.g., in behavior, physiology, and morphology) to their rural conspecifics. These phenotypic changes have been linked to specific urban selective drivers such as air pollution, artificial light at night, noise, different kinds of food, different predation pressures, and human disturbances. However, these drivers are often confounded, and it is hard to separate one urban factor as the main driver for the differentiation. Although the urban habitat is a large threat to biodiversity, it is also an exciting environment for studies of population divergence, evolutionary responses, and ultimately speciation in real time.","collection-title":"Fascinating Life Sciences","container-title":"Bird Species: How They Arise, Modify and Vanish","event-place":"Cham","ISBN":"978-3-319-91689-7","language":"en","note":"DOI: 10.1007/978-3-319-91689-7_13","page":"235-257","publisher":"Springer International Publishing","publisher-place":"Cham","source":"Springer Link","title":"Impact of urbanization on birds","URL":"https://doi.org/10.1007/978-3-319-91689-7_13","author":[{"family":"Isaksson","given":"Caroline"}],"editor":[{"family":"Tietze","given":"Dieter Thomas"}],"accessed":{"date-parts":[["2022",1,10]]},"issued":{"date-parts":[["2018"]]}}},{"id":6,"uris":["http://zotero.org/users/8430992/items/56QUZNTG"],"itemData":{"id":6,"type":"chapter","abstract":"Human populations are increasing and becoming predominantly urban. Resulting land cover changes reduce, perforate, isolate, and degrade bird habitat on local and global scales. I review: 1) urbanization of the Earth, and 2) published studies of bird responses to human settlement, and then: 3) suggest how and why birds respond to settlement. In a slight majority of studies, bird density increased, but richness and evenness decreased in response to urbanization. The most consistent effects of increasing settlement were increases in non-native species of birds, increases in birds able to nest on buildings (esp. swifts and swallows), increases in nest predation, and decreases in interior- and ground-nesting species. Effects of urbanization on hawks, owls, and cavity nesters were less consistent, in part being dependent on the surrounding habitat. The factors favoring species in urbanizing areas appear simpler than those reducing species. Increased availability of food was primary among factors benefiting species; predator reduction, reduced human persecution, and habitat enhancement were less important. Decreased habitat availability, reduced patch size, increased edge, increased non-native vegetation, decreased vegetative complexity, and increased nest predation were commonly associated with bird declines in response to human settlement. Urban planners and policy makers can profoundly affect how and where cities grow. Avian ecologists can help inform these important decisions by: 1) quantifying how the pattern of settlement affects birds and 2) understanding how bird populations and resulting communities change along entire gradients of urbanization.","container-title":"Avian Ecology and Conservation in an Urbanizing World","event-place":"Boston, MA","ISBN":"978-1-4615-1531-9","language":"en","note":"DOI: 10.1007/978-1-4615-1531-9_2","page":"19-47","publisher":"Springer US","publisher-place":"Boston, MA","source":"Springer Link","title":"Worldwide urbanization and its effects on birds","URL":"https://doi.org/10.1007/978-1-4615-1531-9_2","author":[{"family":"Marzluff","given":"John M."}],"editor":[{"family":"Marzluff","given":"John M."},{"family":"Bowman","given":"Reed"},{"family":"Donnelly","given":"Roarke"}],"accessed":{"date-parts":[["2021",9,22]]},"issued":{"date-parts":[["2001"]]}}}],"schema":"https://github.com/citation-style-language/schema/raw/master/csl-citation.json"} </w:instrText>
      </w:r>
      <w:r>
        <w:fldChar w:fldCharType="separate"/>
      </w:r>
      <w:r w:rsidR="00E97CE7" w:rsidRPr="00E97CE7">
        <w:t>[41,42]</w:t>
      </w:r>
      <w:r>
        <w:fldChar w:fldCharType="end"/>
      </w:r>
      <w:r w:rsidRPr="00B56980">
        <w:t>, specialist species are often ill-suited for urban spaces, resulting in species extirpation and even extinction. This can be observed in the significant loss of biodiversity caused by the ever-increasing global urbanization</w:t>
      </w:r>
      <w:r>
        <w:t xml:space="preserve"> </w:t>
      </w:r>
      <w:r>
        <w:fldChar w:fldCharType="begin"/>
      </w:r>
      <w:r w:rsidR="00E97CE7">
        <w:instrText xml:space="preserve"> ADDIN ZOTERO_ITEM CSL_CITATION {"citationID":"KKB5rJX9","properties":{"formattedCitation":"[43]","plainCitation":"[43]","noteIndex":0},"citationItems":[{"id":665,"uris":["http://zotero.org/users/8430992/items/36DLFC7F"],"itemData":{"id":665,"type":"article-journal","abstract":"Urbanization contributes to the loss of the world's biodiversity and the homogenization of its biota. However, comparative studies of urban biodiversity leading to robust generalities of the status and drivers of biodiversity in cities at the global scale are lacking. Here, we compiled the largest global dataset to date of two diverse taxa in cities: birds (54 cities) and plants (110 cities). We found that the majority of urban bird and plant species are native in the world's cities. Few plants and birds are cosmopolitan, the most common being Columba livia and Poa annua. The density of bird and plant species (the number of species per km2) has declined substantially: only 8% of native bird and 25% of native plant species are currently present compared with estimates of non-urban density of species. The current density of species in cities and the loss in density of species was best explained by anthropogenic features (landcover, city age) rather than by non-anthropogenic factors (geography, climate, topography). As urbanization continues to expand, efforts directed towards the conservation of intact vegetation within urban landscapes could support higher concentrations of both bird and plant species. Despite declines in the density of species, cities still retain endemic native species, thus providing opportunities for regional and global biodiversity conservation, restoration and education.","container-title":"Proceedings of the Royal Society B: Biological Sciences","DOI":"10.1098/rspb.2013.3330","issue":"1780","note":"publisher: Royal Society","page":"20133330","source":"royalsocietypublishing.org (Atypon)","title":"A global analysis of the impacts of urbanization on bird and plant diversity reveals key anthropogenic drivers","volume":"281","author":[{"family":"Aronson","given":"Myla F. J."},{"family":"La Sorte","given":"Frank A."},{"family":"Nilon","given":"Charles H."},{"family":"Katti","given":"Madhusudan"},{"family":"Goddard","given":"Mark A."},{"family":"Lepczyk","given":"Christopher A."},{"family":"Warren","given":"Paige S."},{"family":"Williams","given":"Nicholas S. G."},{"family":"Cilliers","given":"Sarel"},{"family":"Clarkson","given":"Bruce"},{"family":"Dobbs","given":"Cynnamon"},{"family":"Dolan","given":"Rebecca"},{"family":"Hedblom","given":"Marcus"},{"family":"Klotz","given":"Stefan"},{"family":"Kooijmans","given":"Jip Louwe"},{"family":"Kühn","given":"Ingolf"},{"family":"MacGregor-Fors","given":"Ian"},{"family":"McDonnell","given":"Mark"},{"family":"Mörtberg","given":"Ulla"},{"family":"Pyšek","given":"Petr"},{"family":"Siebert","given":"Stefan"},{"family":"Sushinsky","given":"Jessica"},{"family":"Werner","given":"Peter"},{"family":"Winter","given":"Marten"}],"issued":{"date-parts":[["2014",4,7]]}}}],"schema":"https://github.com/citation-style-language/schema/raw/master/csl-citation.json"} </w:instrText>
      </w:r>
      <w:r>
        <w:fldChar w:fldCharType="separate"/>
      </w:r>
      <w:r w:rsidR="00E97CE7" w:rsidRPr="00E97CE7">
        <w:t>[43]</w:t>
      </w:r>
      <w:r>
        <w:fldChar w:fldCharType="end"/>
      </w:r>
      <w:r w:rsidRPr="00B56980">
        <w:t>.</w:t>
      </w:r>
      <w:r>
        <w:t xml:space="preserve"> </w:t>
      </w:r>
    </w:p>
    <w:p w14:paraId="21CD7417" w14:textId="336FA96C" w:rsidR="001241DF" w:rsidRDefault="008D7BE5" w:rsidP="00A24D3D">
      <w:pPr>
        <w:pStyle w:val="SectionText0"/>
        <w:spacing w:line="480" w:lineRule="auto"/>
      </w:pPr>
      <w:r w:rsidRPr="00B56980">
        <w:lastRenderedPageBreak/>
        <w:t>Generalist</w:t>
      </w:r>
      <w:r>
        <w:t xml:space="preserve"> </w:t>
      </w:r>
      <w:r w:rsidRPr="00B56980">
        <w:t>s</w:t>
      </w:r>
      <w:r>
        <w:t>pecies</w:t>
      </w:r>
      <w:r w:rsidRPr="00B56980">
        <w:t xml:space="preserve"> </w:t>
      </w:r>
      <w:r>
        <w:t xml:space="preserve">are </w:t>
      </w:r>
      <w:r w:rsidRPr="00B56980">
        <w:t>better suited to forage in most conditions</w:t>
      </w:r>
      <w:r>
        <w:t xml:space="preserve"> than specialist species and</w:t>
      </w:r>
      <w:r w:rsidRPr="00B56980">
        <w:t xml:space="preserve"> could even benefit from living and foraging in urban areas</w:t>
      </w:r>
      <w:r>
        <w:t xml:space="preserve"> </w:t>
      </w:r>
      <w:r>
        <w:fldChar w:fldCharType="begin"/>
      </w:r>
      <w:r w:rsidR="00E97CE7">
        <w:instrText xml:space="preserve"> ADDIN ZOTERO_ITEM CSL_CITATION {"citationID":"GNknNFJo","properties":{"formattedCitation":"[44,45]","plainCitation":"[44,45]","noteIndex":0},"citationItems":[{"id":1752,"uris":["http://zotero.org/users/8430992/items/XK785JE9"],"itemData":{"id":1752,"type":"article-journal","abstract":"Although urbanization is a major threat to biodiversity, some species are able to thrive in cities. This might be because they have specific adaptations to urban conditions, because they are able to cope with artificial habitats in general or because they are generalists that can live in a wide range of conditions. We use the latest version of the IUCN database to distinguish these possibilities in 25,985 species of the four classes of terrestrial vertebrates with the help of phylogenetically controlled methods. We first compare species occurrence in cities with that of the five other artificial habitats recognized by the IUCN and use principal components analyses to ask which of these most resembles cities. We then test whether urban species have a wider habitat breadth than species occurring in other, non-urban, artificial habitats, as well as species that occur only in natural habitats. Our results suggest that the proportion of terrestrial vertebrates that occur in urban environments is small and that, among the species that do occur in cities, the great majority also occur in other artificial habitats. Our data also show that the presence of terrestrial vertebrates in urban habitats is skewed in favor of habitat generalists. In birds and mammals, species occurrence in urban areas is most similar to that of rural gardens, while in reptiles and amphibians, urban areas most resemble pasture and arable land. Our study suggests that cities are likely not unique, as is often thought, and may resemble other types of artificial environments, which urban exploiters can adapt to because of their wide habitat breadth.","container-title":"Integrative and Comparative Biology","DOI":"10.1093/icb/icy101","ISSN":"1540-7063, 1557-7023","issue":"5","language":"en","page":"929-938","source":"Semantic Scholar","title":"Are urban vertebrates city specialists, artificial habitat exploiters, or environmental generalists?","volume":"58","author":[{"family":"Ducatez","given":"Simon"},{"family":"Sayol","given":"Ferran"},{"family":"Sol","given":"Daniel"},{"family":"Lefebvre","given":"Louis"}],"issued":{"date-parts":[["2018",11,1]]}}},{"id":1755,"uris":["http://zotero.org/users/8430992/items/2MHE92RP"],"itemData":{"id":1755,"type":"article-journal","abstract":"Identifying which ecological and life history traits influence a species’ tolerance to urbanization is critical to understanding the trajectory of biodiversity in an increasingly urbanizing world. There is evidence for a wide array of contrasting patterns for single trait associations with urbanization. In a continental-scale analysis, incorporating 477 species and &gt;5 000 000 bird observations, we developed a novel and scalable methodology that evaluated the ecological and life history traits which most influence a species’ adaptability to persist in urban environments. Specifically, we assigned species-specific scores based on continuous measures of response to urbanization, using VIIRS night-time light values (i.e. radiance) as a proxy for urbanization. We identified generalized, phylogenetically controlled patterns: bird species which are generalists (i.e. large niche breadth), with large clutch size, and large residual brain size are among the most urban-tolerant bird species. Conversely, specialized feeding strategies (i.e. insectivores and granivores) were negatively associated with urbanization. Enhancement and persistence of avian biodiversity in urban environments probably relies on protecting, maintaining and restoring diverse habitats serving a range of life history strategies.","container-title":"Oikos","DOI":"10.1111/oik.06158","ISSN":"1600-0706","issue":"6","language":"en","license":"© 2019 The Authors","note":"_eprint: https://onlinelibrary.wiley.com/doi/pdf/10.1111/oik.06158","page":"845-858","source":"Wiley Online Library","title":"Generalists are the most urban-tolerant of birds: a phylogenetically controlled analysis of ecological and life history traits using a novel continuous measure of bird responses to urbanization","title-short":"Generalists are the most urban-tolerant of birds","volume":"128","author":[{"family":"Callaghan","given":"Corey T."},{"family":"Major","given":"Richard E."},{"family":"Wilshire","given":"John H."},{"family":"Martin","given":"John M."},{"family":"Kingsford","given":"Richard T."},{"family":"Cornwell","given":"William K."}],"issued":{"date-parts":[["2019"]]}}}],"schema":"https://github.com/citation-style-language/schema/raw/master/csl-citation.json"} </w:instrText>
      </w:r>
      <w:r>
        <w:fldChar w:fldCharType="separate"/>
      </w:r>
      <w:r w:rsidR="00E97CE7" w:rsidRPr="00E97CE7">
        <w:t>[44,45]</w:t>
      </w:r>
      <w:r>
        <w:fldChar w:fldCharType="end"/>
      </w:r>
      <w:r w:rsidRPr="00B56980">
        <w:t>. S</w:t>
      </w:r>
      <w:r>
        <w:t>uch s</w:t>
      </w:r>
      <w:r w:rsidRPr="00B56980">
        <w:t>pecies could adapt at many levels, with physiological, morphological, and behavioural adaptations being observed in many species</w:t>
      </w:r>
      <w:r>
        <w:t xml:space="preserve"> </w:t>
      </w:r>
      <w:r>
        <w:fldChar w:fldCharType="begin"/>
      </w:r>
      <w:r w:rsidR="00E97CE7">
        <w:instrText xml:space="preserve"> ADDIN ZOTERO_ITEM CSL_CITATION {"citationID":"HXhq8cgb","properties":{"formattedCitation":"[41,42,46,47]","plainCitation":"[41,42,46,47]","noteIndex":0},"citationItems":[{"id":268,"uris":["http://zotero.org/users/8430992/items/U83EWWCW"],"itemData":{"id":268,"type":"chapter","abstract":"Urban habitats and landscapes are markedly different from nonurban “natural” habitats. The major difference is the transformation of the land, from natural green areas to anthropogenic structures and impervious surfaces. To survive in the urban habitat, birds are forced to either accept or avoid the new conditions. In addition, the urban sprawl has led to a highly fragmented landscape, with islets of suitable bird habitat surrounded by highways and buildings that frequently act as barriers, even for mobile creatures such as birds. These altered conditions have changed the avifauna dramatically, with many species vanishing once an area is urbanized, thus resulting in a significant loss of local biodiversity. However, some species seem to thrive in the city, and these urban-dwelling species often show pronounced phenotypic differences (e.g., in behavior, physiology, and morphology) to their rural conspecifics. These phenotypic changes have been linked to specific urban selective drivers such as air pollution, artificial light at night, noise, different kinds of food, different predation pressures, and human disturbances. However, these drivers are often confounded, and it is hard to separate one urban factor as the main driver for the differentiation. Although the urban habitat is a large threat to biodiversity, it is also an exciting environment for studies of population divergence, evolutionary responses, and ultimately speciation in real time.","collection-title":"Fascinating Life Sciences","container-title":"Bird Species: How They Arise, Modify and Vanish","event-place":"Cham","ISBN":"978-3-319-91689-7","language":"en","note":"DOI: 10.1007/978-3-319-91689-7_13","page":"235-257","publisher":"Springer International Publishing","publisher-place":"Cham","source":"Springer Link","title":"Impact of urbanization on birds","URL":"https://doi.org/10.1007/978-3-319-91689-7_13","author":[{"family":"Isaksson","given":"Caroline"}],"editor":[{"family":"Tietze","given":"Dieter Thomas"}],"accessed":{"date-parts":[["2022",1,10]]},"issued":{"date-parts":[["2018"]]}}},{"id":6,"uris":["http://zotero.org/users/8430992/items/56QUZNTG"],"itemData":{"id":6,"type":"chapter","abstract":"Human populations are increasing and becoming predominantly urban. Resulting land cover changes reduce, perforate, isolate, and degrade bird habitat on local and global scales. I review: 1) urbanization of the Earth, and 2) published studies of bird responses to human settlement, and then: 3) suggest how and why birds respond to settlement. In a slight majority of studies, bird density increased, but richness and evenness decreased in response to urbanization. The most consistent effects of increasing settlement were increases in non-native species of birds, increases in birds able to nest on buildings (esp. swifts and swallows), increases in nest predation, and decreases in interior- and ground-nesting species. Effects of urbanization on hawks, owls, and cavity nesters were less consistent, in part being dependent on the surrounding habitat. The factors favoring species in urbanizing areas appear simpler than those reducing species. Increased availability of food was primary among factors benefiting species; predator reduction, reduced human persecution, and habitat enhancement were less important. Decreased habitat availability, reduced patch size, increased edge, increased non-native vegetation, decreased vegetative complexity, and increased nest predation were commonly associated with bird declines in response to human settlement. Urban planners and policy makers can profoundly affect how and where cities grow. Avian ecologists can help inform these important decisions by: 1) quantifying how the pattern of settlement affects birds and 2) understanding how bird populations and resulting communities change along entire gradients of urbanization.","container-title":"Avian Ecology and Conservation in an Urbanizing World","event-place":"Boston, MA","ISBN":"978-1-4615-1531-9","language":"en","note":"DOI: 10.1007/978-1-4615-1531-9_2","page":"19-47","publisher":"Springer US","publisher-place":"Boston, MA","source":"Springer Link","title":"Worldwide urbanization and its effects on birds","URL":"https://doi.org/10.1007/978-1-4615-1531-9_2","author":[{"family":"Marzluff","given":"John M."}],"editor":[{"family":"Marzluff","given":"John M."},{"family":"Bowman","given":"Reed"},{"family":"Donnelly","given":"Roarke"}],"accessed":{"date-parts":[["2021",9,22]]},"issued":{"date-parts":[["2001"]]}}},{"id":263,"uris":["http://zotero.org/users/8430992/items/N5ZS9TPD"],"itemData":{"id":263,"type":"article-journal","abstract":"Consistent expanding urbanization dramatically transforms natural habitats and exposes organisms to novel environmental challenges, often leading to reduced species richness and diversity in cities. However, it remains unclear how individuals are affected by the urban environment and how they can or cannot adjust to the specific characteristics of urban life (e.g. food availability). In this study, we used an integrative multi-component approach to investigate the effects of urbanization on the nutritional status of house sparrows (Passer domesticus). We assessed several morphological and physiological indices of body condition in both juveniles (early post-fledging) and breeding adults from four sites with different levels of urbanization in France, Western Europe. We found that sparrows in more urbanized habitats have reduced body size and body mass compared to their rural conspecifics. However, we did not find any consistent differences in a number of complementary indices of condition (scaled mass index, muscle score, hematocrit, baseline and stress-induced corticosterone levels) between urban and rural birds, indicating that urban sparrows may not be suffering nutritional stress. Our results suggest that the urban environment is unlikely to energetically constrain adult sparrows, although other urban-related variables may constrain them. On the other hand, we found significant difference in juvenile fat scores, suggesting that food types provided to young sparrows differed highly between habitats. In addition to the observed smaller size of urban sparrows, these results suggest that the urban environment is inadequate to satisfy early-life sparrows’ nutritional requirements, growth, and development. The urban environment may therefore have life-long consequences for developing birds.","container-title":"PLOS ONE","DOI":"10.1371/journal.pone.0135685","ISSN":"1932-6203","issue":"8","journalAbbreviation":"PLOS ONE","language":"en","note":"publisher: Public Library of Science","page":"e0135685","source":"PLoS Journals","title":"Influence of urbanization on body size, condition, and physiology in an urban exploiter: a multi-component approach","title-short":"Influence of Urbanization on Body Size, Condition, and Physiology in an Urban Exploiter","volume":"10","author":[{"family":"Meillère","given":"Alizée"},{"family":"Brischoux","given":"François"},{"family":"Parenteau","given":"Charline"},{"family":"Angelier","given":"Frédéric"}],"issued":{"date-parts":[["2015",8,13]]}}},{"id":16,"uris":["http://zotero.org/users/8430992/items/WS7GWY5C"],"itemData":{"id":16,"type":"article-journal","abstract":"Increased urbanization represents a formidable challenge for wildlife. Nevertheless, a few species appear to thrive in the evolutionarily novel environment created by cities, demonstrating the remarkable adaptability of some animals. We argue that individuals that can adjust their behaviours to the new selection pressures presented by cities should have greater success in urban habitats. Accordingly, urban wildlife often exhibit behaviours that differ from those of their rural counterparts, from changes to food and den preferences to adjustments in the structure of their signals. Research suggests that behavioural flexibility (or phenotypic plasticity) may be an important characteristic for succeeding in urban environments. Moreover, some individuals or species might possess behavioural traits (a particular temperament) that are inherently well suited to occupying urban habitats, such as a high level of disturbance tolerance. This suggests that members of species that are less ‘plastic’ or naturally timid in temperament are likely to be disadvantaged in high‐disturbance environments and consequently may be precluded from colonizing cities and towns.","container-title":"Biological reviews of the Cambridge Philosophical Society","DOI":"10.1111/brv.12012","ISSN":"1464-7931","issue":"3","language":"eng","note":"publisher-place: Oxford, UK\npublisher: Blackwell Publishing Ltd","page":"537–549","source":"ocul-bu.primo.exlibrisgroup.com","title":"Behavioural responses of wildlife to urban environments","volume":"88","author":[{"family":"Lowry","given":"Hélène"},{"family":"Lill","given":"Alan"},{"family":"Wong","given":"Bob B. M."}],"issued":{"date-parts":[["2013"]]}}}],"schema":"https://github.com/citation-style-language/schema/raw/master/csl-citation.json"} </w:instrText>
      </w:r>
      <w:r>
        <w:fldChar w:fldCharType="separate"/>
      </w:r>
      <w:r w:rsidR="00E97CE7" w:rsidRPr="00E97CE7">
        <w:t>[41,42,46,47]</w:t>
      </w:r>
      <w:r>
        <w:fldChar w:fldCharType="end"/>
      </w:r>
      <w:r w:rsidRPr="00B56980">
        <w:t>. Behavioural adaptations such as the use of anthropogenic structures for nesting, changes in foraging</w:t>
      </w:r>
      <w:r w:rsidR="001241DF">
        <w:t xml:space="preserve"> such as preferentially consuming anthropogenic foods</w:t>
      </w:r>
      <w:r w:rsidRPr="00B56980">
        <w:t xml:space="preserve"> and vigilance such as increased tolerance to human proximity and disturbances are some of many adaptations observed in urban</w:t>
      </w:r>
      <w:r>
        <w:t>ized</w:t>
      </w:r>
      <w:r w:rsidRPr="00B56980">
        <w:t xml:space="preserve"> species. As a result, urban</w:t>
      </w:r>
      <w:r>
        <w:t>ized species</w:t>
      </w:r>
      <w:r w:rsidR="00E674E5">
        <w:t xml:space="preserve"> </w:t>
      </w:r>
      <w:r w:rsidRPr="00B56980">
        <w:t>could increase in abundance in urban areas</w:t>
      </w:r>
      <w:r>
        <w:t xml:space="preserve"> </w:t>
      </w:r>
      <w:r>
        <w:fldChar w:fldCharType="begin"/>
      </w:r>
      <w:r w:rsidR="002702D2">
        <w:instrText xml:space="preserve"> ADDIN ZOTERO_ITEM CSL_CITATION {"citationID":"lOCNNnmX","properties":{"formattedCitation":"[48]","plainCitation":"[48]","noteIndex":0},"citationItems":[{"id":1764,"uris":["http://zotero.org/users/8430992/items/MA4AZRZD"],"itemData":{"id":1764,"type":"article-journal","abstract":"The term ‘synurbic’ is sometimes used within the more recent urban ecology literature to refer to a species that colonises or is found within urban ecosystems, but this is too simplistic an interpretation. We consider that the term should be reserved for species populations that have higher densities in urban compared to rural areas, as a quantifiable measure of preferential urban association. This paper clarifies the terms ‘synurbic’ and ‘synurbization’ and considers some of the problems of defining ‘urban’, before detailing some of the positive responses exhibited by urban species that may lead to synurbic populations. It may be particularly important to determine whether responses drive directional selection leading to adaptation and genetic differentiation, or are within the range of expected phenotypic plasticity, and observed responses are discussed within this context. Further investigation of species response to urban environments, including the frequency and significance of adaptation, will be important for understanding the emergence of synurbic populations and their implications for urban biodiversity and management. We hope that the terms defined here will form the basis for comparative studies of urban species.","container-title":"Applied Geography","DOI":"10.1016/j.apgeog.2011.06.013","ISSN":"0143-6228","issue":"2","journalAbbreviation":"Applied Geography","page":"514-521","source":"ScienceDirect","title":"What makes a species synurbic?","volume":"32","author":[{"family":"Francis","given":"Robert A."},{"family":"Chadwick","given":"Michael A."}],"issued":{"date-parts":[["2012",3,1]]}}}],"schema":"https://github.com/citation-style-language/schema/raw/master/csl-citation.json"} </w:instrText>
      </w:r>
      <w:r>
        <w:fldChar w:fldCharType="separate"/>
      </w:r>
      <w:r w:rsidR="002702D2" w:rsidRPr="002702D2">
        <w:t>[48]</w:t>
      </w:r>
      <w:r>
        <w:fldChar w:fldCharType="end"/>
      </w:r>
      <w:r w:rsidRPr="00B56980">
        <w:t xml:space="preserve">. </w:t>
      </w:r>
      <w:r w:rsidR="00664297">
        <w:t>The</w:t>
      </w:r>
      <w:r>
        <w:t xml:space="preserve"> </w:t>
      </w:r>
      <w:r w:rsidRPr="00B56980">
        <w:t xml:space="preserve">abundance </w:t>
      </w:r>
      <w:r w:rsidR="00664297">
        <w:t>of American crows (</w:t>
      </w:r>
      <w:r w:rsidR="00664297">
        <w:rPr>
          <w:i/>
          <w:iCs w:val="0"/>
        </w:rPr>
        <w:t xml:space="preserve">Corvus </w:t>
      </w:r>
      <w:r w:rsidR="00664297" w:rsidRPr="00664297">
        <w:t>brachyrhynchos</w:t>
      </w:r>
      <w:r w:rsidR="00664297">
        <w:t xml:space="preserve">) </w:t>
      </w:r>
      <w:r w:rsidR="00664297" w:rsidRPr="00664297">
        <w:t>has</w:t>
      </w:r>
      <w:r w:rsidR="00664297">
        <w:t xml:space="preserve"> been </w:t>
      </w:r>
      <w:r w:rsidRPr="00B56980">
        <w:t>consistently increas</w:t>
      </w:r>
      <w:r>
        <w:t>ing</w:t>
      </w:r>
      <w:r w:rsidRPr="00B56980">
        <w:t xml:space="preserve"> over the years, correlating with the increase in the size </w:t>
      </w:r>
      <w:r>
        <w:t xml:space="preserve">and number </w:t>
      </w:r>
      <w:r w:rsidRPr="00B56980">
        <w:t>of urban areas</w:t>
      </w:r>
      <w:r>
        <w:t xml:space="preserve"> and cities </w:t>
      </w:r>
      <w:r>
        <w:fldChar w:fldCharType="begin"/>
      </w:r>
      <w:r w:rsidR="002702D2">
        <w:instrText xml:space="preserve"> ADDIN ZOTERO_ITEM CSL_CITATION {"citationID":"qDIUXDNv","properties":{"formattedCitation":"[49\\uc0\\u8211{}52]","plainCitation":"[49–52]","noteIndex":0},"citationItems":[{"id":218,"uris":["http://zotero.org/users/8430992/items/WBMUKQWR"],"itemData":{"id":218,"type":"chapter","container-title":"Avian Ecology and Conservation in an Urbanizing World","event-place":"Boston, MA","ISBN":"978-1-4613-5600-4","language":"en","note":"DOI: 10.1007/978-1-4615-1531-9_16","page":"331-363","publisher":"Springer US","publisher-place":"Boston, MA","source":"DOI.org (Crossref)","title":"Causes and consequences of expanding American Crow populations","URL":"http://link.springer.com/10.1007/978-1-4615-1531-9_16","editor":[{"family":"Marzluff","given":"John M."},{"family":"Bowman","given":"Reed"},{"family":"Donnelly","given":"Roarke"}],"author":[{"family":"Marzluff","given":"John M."},{"family":"McGowan","given":"Kevin J."},{"family":"Donnelly","given":"Roarke"},{"family":"Knight","given":"Richard L."}],"accessed":{"date-parts":[["2022",1,5]]},"issued":{"date-parts":[["2001"]]}}},{"id":27,"uris":["http://zotero.org/users/8430992/items/AHRLEAVU"],"itemData":{"id":27,"type":"article-journal","abstract":"Human development often favors species adapted to human conditions with subsequent negative effects on sensitive species. This is occurring throughout the urbanizing world as increases by generalist omnivores, like some crows and ravens (corvids) threaten other birds with increased rates of nest predation. The process of corvid responses and their actual effects on other species is only vaguely understood, so we quantified the population response of radio-tagged American crows (\nCorvus brachyrhynchos), common ravens (\nCorvus corax), and Steller’s jays (\nCyanocitta stelleri) to human settlements and campgrounds and examined their influence as nest predators on simulated marbled murrelet (\nBrachyramphus marmoratus) nests on Washington’s Olympic Peninsula from 1995 to 2000. The behavior and demography of crows, ravens, and jays was correlated to varying degrees with proximity to human development. Crows and ravens had smaller home ranges and higher reproduction near human settlements and recreation. Annual survival of crows was positively associated with proximity to human development. Home range and reproduction of Steller’s jays was independent of proximity to human settlements and campgrounds. Local density of crows increased because home ranges of neighboring breeding pairs overlapped extensively (6× more than ravens and 3× more than Steller’s jays) and breeders far from anthropogenic foods traveled 10s of kilometers to access them. Corvids accounted for 32.5% of the predation events (\nn\n=\n837) we documented on artificial murrelet nests. Small corvids (jays) were common nest predators across our study area but their contribution as predators did not vary with proximity to settlements and campgrounds. In contrast, large corvids (crows and ravens) were rare nest predators across our study area but their contribution varied greatly with proximity to settlements and campgrounds. Managers seeking to reduce the risk of nest predation need to consider the varied impacts and variable behavioral and population responses of potential nest predators. In our situation, removing large corvids may do little to reduce overall rates of nest predation because of the diverse predator assemblage, but reducing anthropogenic food in the landscape may be effective.","container-title":"Biological conservation","DOI":"10.1016/j.biocon.2005.12.026","ISSN":"0006-3207","issue":"2","language":"eng","note":"publisher-place: Oxford\npublisher: Elsevier Ltd","page":"301–314","source":"ocul-bu.primo.exlibrisgroup.com","title":"Corvid response to human settlements and campgrounds: Causes, consequences, and challenges for conservation","title-short":"Corvid response to human settlements and campgrounds","volume":"130","author":[{"family":"Marzluff","given":"John M."},{"family":"Neatherlin","given":"Erik"}],"issued":{"date-parts":[["2006"]]}}},{"id":1756,"uris":["http://zotero.org/users/8430992/items/ATXGBHTA","http://zotero.org/users/8430992/items/JILFH5I6"],"itemData":{"id":1756,"type":"article-journal","abstract":"The conversion of forests and farmlands to human settlements has negative impacts on many native species, but also provides resources that some species are able to exploit. American Crows (Corvus brachyrhynchos), one such exploiter, create concern due to their impact as nest predators, disease hosts, and cultural harbingers of evil. We used various measures of crow abundance and resource use to determine crows’ response to features of anthropogenic landscapes in the Puget Sound region of the United States. We examined land cover and land use composition at three spatial scales: study sites (up to 208 ha), crow home ranges within sites (18.1 ha), and local land cover (400 m2). At the study site and within-site scales crow abundance was strongly correlated with land cover providing anthropogenic resources. In particular, crows were associated with the amount of ‘maintained forest’ cover, and were more likely to use grass and shrub cover than forest or bare soil cover. Although crows did not show a generalized response to an edge variable, they exhibited greater use of patchy habitat created by human settlements than of native forests. Radio-tagged territorial adults used resources within their home ranges relatively evenly, suggesting resource selection had occurred at a larger spatial scale. The land conversion pattern of new suburban and exurban settlements creates the mix of impervious surfaces and maintained vegetation that crows use, and in our study area crow populations are expected to continue to increase.","container-title":"Landscape Ecology","DOI":"10.1007/s10980-008-9305-9","ISSN":"0921-2973, 1572-9761","issue":"2","journalAbbreviation":"Landscape Ecol","language":"en","page":"281-293","source":"Semantic Scholar","title":"Multi-scale use of lands providing anthropogenic resources by American Crows in an urbanizing landscape","volume":"24","author":[{"family":"Withey","given":"John C."},{"family":"Marzluff","given":"John M."}],"issued":{"date-parts":[["2009",2]]}}},{"id":283,"uris":["http://zotero.org/users/8430992/items/DAY9BYIE"],"itemData":{"id":283,"type":"article-journal","abstract":"American Crow (Corvus brachyrhynchos) populations are increasing across North America, often at high rates in urban areas. A monthly survey of American Crows in the Seattle Christmas Bird Count (CBC) circle suggested that winter counts reflected American Crow abundance at other times of the year, so we used CBC results for American Crows as a measure of population trend. In the Seattle area, local survival and fecundity appear unable to account for exponential population growth. We tested the hypothesis that juvenile dispersal from outlying suburban and exurban areas contributes to growth in the urban population by radiotagging 56 juveniles 5–46 km away from the central business district of Seattle and tracking their movements. Juvenile American Crows’ centers of activity were 0.2–22.2 km away from their natal territory during the first 3–12 months after fledging. An estimated 45% survived one year. Movements of dispersing American Crows varied in their consistency with simulated random-walk paths; the data suggested that, at the population level, American Crows were not drawn into urban areas, though some individuals may have been. Movements of dispersers produced a net influx into the city, because of greater reproductive success outside the city than in it. Simulations of urban population growth that included immigrants and emigrants accounted for most of the observed growth, which indicates the importance of distant suburban and exurban breeding pairs to urban population dynamics.\nLa Dispersión de Juveniles de Corvus brachyrhynchos Influencia la Dinámica Poblacional a lo Largo de un Gradiente de Urbanización","container-title":"The Auk","DOI":"10.1093/auk/122.1.205","journalAbbreviation":"The Auk","page":"205-221","source":"ResearchGate","title":"Dispersal by juvenile American crows influences population dynamics across a gradient of urbanization","volume":"122","author":[{"family":"Withey","given":"John"},{"family":"Marzluff","given":"John"}],"issued":{"date-parts":[["2005",1,1]]}}}],"schema":"https://github.com/citation-style-language/schema/raw/master/csl-citation.json"} </w:instrText>
      </w:r>
      <w:r>
        <w:fldChar w:fldCharType="separate"/>
      </w:r>
      <w:r w:rsidR="002702D2" w:rsidRPr="002702D2">
        <w:t>[49–52]</w:t>
      </w:r>
      <w:r>
        <w:fldChar w:fldCharType="end"/>
      </w:r>
      <w:r w:rsidRPr="00B56980">
        <w:t>. Adaptations to urban living have also been observed in these species, such as preferring anthropogenic foods and greatly increased tolerance to human proximity</w:t>
      </w:r>
      <w:r w:rsidR="001241DF">
        <w:t xml:space="preserve"> </w:t>
      </w:r>
      <w:r>
        <w:fldChar w:fldCharType="begin"/>
      </w:r>
      <w:r w:rsidR="002702D2">
        <w:instrText xml:space="preserve"> ADDIN ZOTERO_ITEM CSL_CITATION {"citationID":"fYqZiZjo","properties":{"formattedCitation":"[49,51\\uc0\\u8211{}54]","plainCitation":"[49,51–54]","noteIndex":0},"citationItems":[{"id":218,"uris":["http://zotero.org/users/8430992/items/WBMUKQWR"],"itemData":{"id":218,"type":"chapter","container-title":"Avian Ecology and Conservation in an Urbanizing World","event-place":"Boston, MA","ISBN":"978-1-4613-5600-4","language":"en","note":"DOI: 10.1007/978-1-4615-1531-9_16","page":"331-363","publisher":"Springer US","publisher-place":"Boston, MA","source":"DOI.org (Crossref)","title":"Causes and consequences of expanding American Crow populations","URL":"http://link.springer.com/10.1007/978-1-4615-1531-9_16","editor":[{"family":"Marzluff","given":"John M."},{"family":"Bowman","given":"Reed"},{"family":"Donnelly","given":"Roarke"}],"author":[{"family":"Marzluff","given":"John M."},{"family":"McGowan","given":"Kevin J."},{"family":"Donnelly","given":"Roarke"},{"family":"Knight","given":"Richard L."}],"accessed":{"date-parts":[["2022",1,5]]},"issued":{"date-parts":[["2001"]]}}},{"id":1756,"uris":["http://zotero.org/users/8430992/items/ATXGBHTA","http://zotero.org/users/8430992/items/JILFH5I6"],"itemData":{"id":1756,"type":"article-journal","abstract":"The conversion of forests and farmlands to human settlements has negative impacts on many native species, but also provides resources that some species are able to exploit. American Crows (Corvus brachyrhynchos), one such exploiter, create concern due to their impact as nest predators, disease hosts, and cultural harbingers of evil. We used various measures of crow abundance and resource use to determine crows’ response to features of anthropogenic landscapes in the Puget Sound region of the United States. We examined land cover and land use composition at three spatial scales: study sites (up to 208 ha), crow home ranges within sites (18.1 ha), and local land cover (400 m2). At the study site and within-site scales crow abundance was strongly correlated with land cover providing anthropogenic resources. In particular, crows were associated with the amount of ‘maintained forest’ cover, and were more likely to use grass and shrub cover than forest or bare soil cover. Although crows did not show a generalized response to an edge variable, they exhibited greater use of patchy habitat created by human settlements than of native forests. Radio-tagged territorial adults used resources within their home ranges relatively evenly, suggesting resource selection had occurred at a larger spatial scale. The land conversion pattern of new suburban and exurban settlements creates the mix of impervious surfaces and maintained vegetation that crows use, and in our study area crow populations are expected to continue to increase.","container-title":"Landscape Ecology","DOI":"10.1007/s10980-008-9305-9","ISSN":"0921-2973, 1572-9761","issue":"2","journalAbbreviation":"Landscape Ecol","language":"en","page":"281-293","source":"Semantic Scholar","title":"Multi-scale use of lands providing anthropogenic resources by American Crows in an urbanizing landscape","volume":"24","author":[{"family":"Withey","given":"John C."},{"family":"Marzluff","given":"John M."}],"issued":{"date-parts":[["2009",2]]}}},{"id":283,"uris":["http://zotero.org/users/8430992/items/DAY9BYIE"],"itemData":{"id":283,"type":"article-journal","abstract":"American Crow (Corvus brachyrhynchos) populations are increasing across North America, often at high rates in urban areas. A monthly survey of American Crows in the Seattle Christmas Bird Count (CBC) circle suggested that winter counts reflected American Crow abundance at other times of the year, so we used CBC results for American Crows as a measure of population trend. In the Seattle area, local survival and fecundity appear unable to account for exponential population growth. We tested the hypothesis that juvenile dispersal from outlying suburban and exurban areas contributes to growth in the urban population by radiotagging 56 juveniles 5–46 km away from the central business district of Seattle and tracking their movements. Juvenile American Crows’ centers of activity were 0.2–22.2 km away from their natal territory during the first 3–12 months after fledging. An estimated 45% survived one year. Movements of dispersing American Crows varied in their consistency with simulated random-walk paths; the data suggested that, at the population level, American Crows were not drawn into urban areas, though some individuals may have been. Movements of dispersers produced a net influx into the city, because of greater reproductive success outside the city than in it. Simulations of urban population growth that included immigrants and emigrants accounted for most of the observed growth, which indicates the importance of distant suburban and exurban breeding pairs to urban population dynamics.\nLa Dispersión de Juveniles de Corvus brachyrhynchos Influencia la Dinámica Poblacional a lo Largo de un Gradiente de Urbanización","container-title":"The Auk","DOI":"10.1093/auk/122.1.205","journalAbbreviation":"The Auk","page":"205-221","source":"ResearchGate","title":"Dispersal by juvenile American crows influences population dynamics across a gradient of urbanization","volume":"122","author":[{"family":"Withey","given":"John"},{"family":"Marzluff","given":"John"}],"issued":{"date-parts":[["2005",1,1]]}}},{"id":1814,"uris":["http://zotero.org/users/8430992/items/4XVX3WPF"],"itemData":{"id":1814,"type":"article-journal","abstract":"Urbanization is influencing patterns of biological evolution in ways that are only beginning to be explored. One potential effect of urbanization is in modifying ecological resource distributions that underlie niche differences and that thus promote and maintain species diversification. Few studies have assessed such modifications, or their potential evolutionary consequences, in the context of ongoing adaptive radiation. We study this effect in Darwin's finches on the Galápagos Islands, by quantifying feeding preferences and diet niche partitioning across sites with different degrees of urbanization. We found higher finch density in urban sites and that feeding preferences and diets at urban sites skew heavily toward human food items. Furthermore, we show that finches at urban sites appear to be accustomed to the presence of people, compared with birds at sites with few people. In addition, we found that human behavior via the tendency to feed birds at non-urban but tourist sites is likely an important driver of finch preferences for human foods. Site differences in diet and feeding behavior have resulted in larger niche breadth within finch species and wider niche overlap between species at the urban sites. Both factors effectively minimize niche differences that would otherwise facilitate interspecies coexistence. These findings suggest that both human behavior and ongoing urbanization in Galápagos are starting to erode ecological differences that promote and maintain adaptive radiation in Darwin's finches. Smoothing of adaptive landscapes underlying diversification represents a potentially important yet underappreciated consequence of urbanization. Overall, our findings accentuate the fragility of the initial stages of adaptive radiation in Darwin's finches and raise concerns about the fate of the Galápagos ecosystems in the face of increasing urbanization.","container-title":"Evolutionary Applications","DOI":"10.1111/eva.12721","ISSN":"1752-4571","issue":"7","language":"en","license":"© 2018 The Authors. Evolutionary Applications published by John Wiley &amp; Sons Ltd","note":"_eprint: https://onlinelibrary.wiley.com/doi/pdf/10.1111/eva.12721","page":"1329-1343","source":"Wiley Online Library","title":"Urbanization erodes niche segregation in Darwin's finches","volume":"12","author":[{"family":"De León","given":"Luis F."},{"family":"Sharpe","given":"Diana M. T."},{"family":"Gotanda","given":"Kiyoko M."},{"family":"Raeymaekers","given":"Joost A. M."},{"family":"Chaves","given":"Jaime A."},{"family":"Hendry","given":"Andrew P."},{"family":"Podos","given":"Jeffrey"}],"issued":{"date-parts":[["2019"]]}}},{"id":1816,"uris":["http://zotero.org/users/8430992/items/3TMJ8T2P"],"itemData":{"id":1816,"type":"article-journal","abstract":"Humans exert dramatic influences upon the environment, creating novel selective pressures to which organisms must adapt. On the Galapagos, humans have established a permanent presence and have altered selective pressures through influences such as invasive predators and urbanization, affecting iconic species such as Darwin's finches. Here, I ask two key questions: (a) Does antipredator behaviour (e.g., flight initiation distance – FID) change depending on whether invasive predators are historically absent, present, or eradicated? and (b) To what degree does urbanization affect antipredator behaviour? This study is one of the first to quantify antipredator behaviour in endemic species after the eradication of invasive predators. This will help to understand the consequences of invasive predator eradication and inform conservation measures. I quantified FID, an antipredator behaviour, in the small ground finch, across multiple islands in the Galapagos that varied in the presence, absence, or successful eradication of invasive predators. On islands with human populations, I quantified FID in urban and non-urban populations of finches. FID was higher on islands with invasive predators compared to islands with no predators. On islands from which invasive predators were eradicated 11 years previously, FID was also higher than on islands with no invasive predators. Within islands that had both urban and non-urban populations of finches, FID was lower in urban finch populations, but only above a threshold human population size. FID in larger urban areas on islands with invasive predators was similar to or lower than FID on islands with no history of invasive predators. Overall, these results suggest that invasive predators can have a lasting effect on antipredator behaviour, even after eradication. Furthermore, the effect of urbanization can strongly oppose the effect of invasive predators, reducing antipredator behaviour to levels lower than found on pristine islands with no human influences. These results improve our understanding of human influences on antipredator behaviour which can help inform future conservation and management efforts on islands.","container-title":"Journal of Animal Ecology","DOI":"10.1111/1365-2656.13127","ISSN":"1365-2656","issue":"2","language":"en","license":"© 2019 The Author. Journal of Animal Ecology © 2019 British Ecological Society","note":"_eprint: https://onlinelibrary.wiley.com/doi/pdf/10.1111/1365-2656.13127","page":"614-622","source":"Wiley Online Library","title":"Human influences on antipredator behaviour in Darwin’s finches","volume":"89","author":[{"family":"Gotanda","given":"Kiyoko M."}],"issued":{"date-parts":[["2020"]]}}}],"schema":"https://github.com/citation-style-language/schema/raw/master/csl-citation.json"} </w:instrText>
      </w:r>
      <w:r>
        <w:fldChar w:fldCharType="separate"/>
      </w:r>
      <w:r w:rsidR="002702D2" w:rsidRPr="002702D2">
        <w:t>[49,51–54]</w:t>
      </w:r>
      <w:r>
        <w:fldChar w:fldCharType="end"/>
      </w:r>
      <w:r w:rsidRPr="00B56980">
        <w:t xml:space="preserve">. </w:t>
      </w:r>
    </w:p>
    <w:p w14:paraId="596FECBE" w14:textId="56864C8F" w:rsidR="008D7BE5" w:rsidRPr="00B56980" w:rsidRDefault="00D05011" w:rsidP="00A24D3D">
      <w:pPr>
        <w:pStyle w:val="SectionText0"/>
        <w:spacing w:line="480" w:lineRule="auto"/>
      </w:pPr>
      <w:r>
        <w:t>Urban living can also have effects on a species’ social behaviours</w:t>
      </w:r>
      <w:r w:rsidR="00A31659">
        <w:t>.</w:t>
      </w:r>
      <w:r w:rsidR="008D7BE5" w:rsidRPr="00B56980">
        <w:t xml:space="preserve"> For example, urban areas </w:t>
      </w:r>
      <w:r w:rsidR="001241DF">
        <w:t>can</w:t>
      </w:r>
      <w:r w:rsidR="008D7BE5" w:rsidRPr="00B56980">
        <w:t xml:space="preserve"> reduce the effectiveness of </w:t>
      </w:r>
      <w:r>
        <w:t>sentinel behaviour</w:t>
      </w:r>
      <w:r w:rsidR="001241DF">
        <w:t xml:space="preserve"> because of</w:t>
      </w:r>
      <w:r w:rsidR="008D7BE5" w:rsidRPr="00B56980">
        <w:t xml:space="preserve"> increased anthropogenic noise which </w:t>
      </w:r>
      <w:r w:rsidR="009B1137">
        <w:t>makes</w:t>
      </w:r>
      <w:r w:rsidR="008D7BE5" w:rsidRPr="00B56980">
        <w:t xml:space="preserve"> sentinel calls and signals more difficult to hear</w:t>
      </w:r>
      <w:r w:rsidR="008D7BE5">
        <w:t xml:space="preserve"> </w:t>
      </w:r>
      <w:r w:rsidR="008D7BE5">
        <w:fldChar w:fldCharType="begin"/>
      </w:r>
      <w:r w:rsidR="002702D2">
        <w:instrText xml:space="preserve"> ADDIN ZOTERO_ITEM CSL_CITATION {"citationID":"Rd5pyRNH","properties":{"formattedCitation":"[9,55]","plainCitation":"[9,55]","noteIndex":0},"citationItems":[{"id":644,"uris":["http://zotero.org/users/8430992/items/8V5EL56W"],"itemData":{"id":644,"type":"article-journal","abstract":"Anthropogenic noise is an increasingly widespread pollutant, with a rapidly burgeoning literature demonstrating impacts on humans and other animals. However, most studies have simply considered if there is an effect of noise, examining the overall cohort response. Although substantial evidence exists for intraspecific variation in responses to other anthropogenic disturbances, this possibility has received relatively little experimental attention with respect to noise. Here, we used field-based playbacks with dwarf mongooses (Helogale parvula) to test how traffic noise affects vigilance behavior and to examine potential variation between individuals of different age class, sex, and dominance status. Foragers exhibited a stronger immediate reaction and increased their subsequent vigilance (both that on the ground and as a sentinel) in response to traffic-noise playback compared with ambient-sound playback. Traffic-noise playback also resulted in sentinels conducting longer bouts and being more likely to change post height or location than in ambient-sound playback. Moreover, there was evidence of variation in noise responses with respect to age class and dominance status but not sex. In traffic noise, foraging pups were more likely to flee and were slower to resume foraging than adults; they also tended to increase their vigilance more than adults. Dominants were more likely than subordinates to move post during sentinel bouts conducted in traffic-noise trials. Our findings suggest that the vigilance–foraging trade-off is affected by traffic noise but that individuals differ in how they respond. Future work should, therefore, consider intrapopulation response variation to understand fully the population-wide effects of this global pollutant.","container-title":"Behavioral Ecology","DOI":"10.1093/beheco/araa011","ISSN":"1045-2249, 1465-7279","issue":"3","language":"en","page":"680-691","source":"DOI.org (Crossref)","title":"Intrapopulation variation in the behavioral responses of dwarf mongooses to anthropogenic noise","volume":"31","author":[{"family":"Eastcott","given":"Emma"},{"family":"Kern","given":"Julie M"},{"family":"Morris-Drake","given":"Amy"},{"family":"Radford","given":"Andrew N"}],"editor":[{"family":"Candolin","given":"Ulrika"}],"issued":{"date-parts":[["2020",6,19]]}}},{"id":1763,"uris":["http://zotero.org/users/8430992/items/HIRBGBBW"],"itemData":{"id":1763,"type":"article-journal","abstract":"Anthropogenic noise is rapidly becoming a universal environmental feature. While the impacts of such additional noise on avian sexual signals are well documented, our understanding of its effect in other terrestrial taxa, on other vocalisations, and on receivers is more limited. Little is known, for example, about the influence of anthropogenic noise on responses to vocalisations relating to predation risk, despite the potential fitness consequences. We use playback experiments to investigate the impact of traffic noise on the responses of foraging dwarf mongooses (Helogale parvula) to surveillance calls produced by sentinels, individuals scanning for danger from a raised position whose presence usually results in reduced vigilance by foragers. Foragers exhibited a lessened response to surveillance calls in traffic-noise compared to ambient-sound playback, increasing personal vigilance. A second playback experiment, using noise playbacks without surveillance calls, suggests that the increased vigilance could arise in part from the direct influence of additional noise as there was an increase in response to traffic-noise playback alone. Acoustic masking could also play a role. Foragers maintained the ability to distinguish between sentinels of different dominance class, increasing personal vigilance when presented with subordinate surveillance calls compared to calls of a dominant groupmate in both noise treatments, suggesting complete masking was not occurring. However, an acoustic-transmission experiment showed that while surveillance calls were potentially audible during approaching traffic noise, they were probably inaudible during peak traffic intensity noise. While recent work has demonstrated detrimental effects of anthropogenic noise on defensive responses to actual predatory attacks, which are relatively rare, our results provide evidence of a potentially more widespread influence since animals should constantly assess background risk to optimise the foraging-vigilance trade-off.","container-title":"Environmental Pollution (Barking, Essex: 1987)","DOI":"10.1016/j.envpol.2016.08.049","ISSN":"1873-6424","journalAbbreviation":"Environ Pollut","language":"eng","note":"PMID: 27595178","page":"988-995","source":"PubMed","title":"Anthropogenic noise disrupts use of vocal information about predation risk","volume":"218","author":[{"family":"Kern","given":"Julie M."},{"family":"Radford","given":"Andrew N."}],"issued":{"date-parts":[["2016",11]]}}}],"schema":"https://github.com/citation-style-language/schema/raw/master/csl-citation.json"} </w:instrText>
      </w:r>
      <w:r w:rsidR="008D7BE5">
        <w:fldChar w:fldCharType="separate"/>
      </w:r>
      <w:r w:rsidR="002702D2" w:rsidRPr="002702D2">
        <w:t>[9,55]</w:t>
      </w:r>
      <w:r w:rsidR="008D7BE5">
        <w:fldChar w:fldCharType="end"/>
      </w:r>
      <w:r w:rsidR="008D7BE5" w:rsidRPr="00B56980">
        <w:t>. In such scenarios</w:t>
      </w:r>
      <w:r w:rsidR="008D7BE5">
        <w:t>, species increa</w:t>
      </w:r>
      <w:r>
        <w:t>sed</w:t>
      </w:r>
      <w:r w:rsidR="008D7BE5">
        <w:t xml:space="preserve"> their individual vigilance despite the presence of a sentinel</w:t>
      </w:r>
      <w:r w:rsidR="001241DF">
        <w:t xml:space="preserve"> </w:t>
      </w:r>
      <w:r w:rsidR="001241DF">
        <w:fldChar w:fldCharType="begin"/>
      </w:r>
      <w:r w:rsidR="002702D2">
        <w:instrText xml:space="preserve"> ADDIN ZOTERO_ITEM CSL_CITATION {"citationID":"OyJhrNKK","properties":{"formattedCitation":"[55]","plainCitation":"[55]","noteIndex":0},"citationItems":[{"id":1763,"uris":["http://zotero.org/users/8430992/items/HIRBGBBW"],"itemData":{"id":1763,"type":"article-journal","abstract":"Anthropogenic noise is rapidly becoming a universal environmental feature. While the impacts of such additional noise on avian sexual signals are well documented, our understanding of its effect in other terrestrial taxa, on other vocalisations, and on receivers is more limited. Little is known, for example, about the influence of anthropogenic noise on responses to vocalisations relating to predation risk, despite the potential fitness consequences. We use playback experiments to investigate the impact of traffic noise on the responses of foraging dwarf mongooses (Helogale parvula) to surveillance calls produced by sentinels, individuals scanning for danger from a raised position whose presence usually results in reduced vigilance by foragers. Foragers exhibited a lessened response to surveillance calls in traffic-noise compared to ambient-sound playback, increasing personal vigilance. A second playback experiment, using noise playbacks without surveillance calls, suggests that the increased vigilance could arise in part from the direct influence of additional noise as there was an increase in response to traffic-noise playback alone. Acoustic masking could also play a role. Foragers maintained the ability to distinguish between sentinels of different dominance class, increasing personal vigilance when presented with subordinate surveillance calls compared to calls of a dominant groupmate in both noise treatments, suggesting complete masking was not occurring. However, an acoustic-transmission experiment showed that while surveillance calls were potentially audible during approaching traffic noise, they were probably inaudible during peak traffic intensity noise. While recent work has demonstrated detrimental effects of anthropogenic noise on defensive responses to actual predatory attacks, which are relatively rare, our results provide evidence of a potentially more widespread influence since animals should constantly assess background risk to optimise the foraging-vigilance trade-off.","container-title":"Environmental Pollution (Barking, Essex: 1987)","DOI":"10.1016/j.envpol.2016.08.049","ISSN":"1873-6424","journalAbbreviation":"Environ Pollut","language":"eng","note":"PMID: 27595178","page":"988-995","source":"PubMed","title":"Anthropogenic noise disrupts use of vocal information about predation risk","volume":"218","author":[{"family":"Kern","given":"Julie M."},{"family":"Radford","given":"Andrew N."}],"issued":{"date-parts":[["2016",11]]}}}],"schema":"https://github.com/citation-style-language/schema/raw/master/csl-citation.json"} </w:instrText>
      </w:r>
      <w:r w:rsidR="001241DF">
        <w:fldChar w:fldCharType="separate"/>
      </w:r>
      <w:r w:rsidR="002702D2" w:rsidRPr="002702D2">
        <w:t>[55]</w:t>
      </w:r>
      <w:r w:rsidR="001241DF">
        <w:fldChar w:fldCharType="end"/>
      </w:r>
      <w:r w:rsidR="008D7BE5" w:rsidRPr="00B56980">
        <w:t>. Urban areas also have an increased abundance and predictability of food sources (e.g. litter, trash cans, dumpsters) containing highly caloric anthropogenic foods</w:t>
      </w:r>
      <w:r w:rsidR="008D7BE5">
        <w:t>. I</w:t>
      </w:r>
      <w:r w:rsidR="008D7BE5" w:rsidRPr="00B56980">
        <w:t xml:space="preserve">ndividuals </w:t>
      </w:r>
      <w:r w:rsidR="008D7BE5">
        <w:t xml:space="preserve">could therefore consume more energy </w:t>
      </w:r>
      <w:r w:rsidR="009B1137">
        <w:t>more quickly</w:t>
      </w:r>
      <w:r w:rsidR="008D7BE5">
        <w:t xml:space="preserve"> than in wilder, less disturbed areas, resulting in greater body mass and energetic reserves </w:t>
      </w:r>
      <w:r w:rsidR="008D7BE5">
        <w:fldChar w:fldCharType="begin"/>
      </w:r>
      <w:r w:rsidR="002702D2">
        <w:instrText xml:space="preserve"> ADDIN ZOTERO_ITEM CSL_CITATION {"citationID":"CJOs9Cwu","properties":{"formattedCitation":"[56,57]","plainCitation":"[56,57]","noteIndex":0},"citationItems":[{"id":1759,"uris":["http://zotero.org/users/8430992/items/UAUNU9FT"],"itemData":{"id":1759,"type":"article-journal","container-title":"Urban Ecosystems","DOI":"https://doi.org/10.1007/s11252-019-00885-3","page":"1019-1026","title":"Juggling a “junk-food” diet: responses of an urban bird to fluctuating anthropogenic-food availability","volume":"22","author":[{"family":"Stofberg","given":"M."},{"family":"Cunningham","given":"S."},{"family":"Sumasgutner","given":"P."},{"family":"Amar","given":"A."}],"issued":{"date-parts":[["2019"]]}}},{"id":1760,"uris":["http://zotero.org/users/8430992/items/CE8F4UD3"],"itemData":{"id":1760,"type":"article-journal","container-title":"Conservation Physiology","title":"Enhanced access to anthropogenic food waste is related to hyperglycemia in raccoons (&lt;i&gt;Procyon lotor&lt;/i&gt;)","URL":"https://api.semanticscholar.org/CorpusID:51609895","volume":"6","author":[{"family":"Schulte-Hostedde","given":"Albrecht I."},{"family":"Mazal","given":"Zvia"},{"family":"Jardine","given":"Claire M."},{"family":"Gagnon","given":"Jeffrey"}],"issued":{"date-parts":[["2018"]]}}}],"schema":"https://github.com/citation-style-language/schema/raw/master/csl-citation.json"} </w:instrText>
      </w:r>
      <w:r w:rsidR="008D7BE5">
        <w:fldChar w:fldCharType="separate"/>
      </w:r>
      <w:r w:rsidR="002702D2" w:rsidRPr="002702D2">
        <w:t>[56,57]</w:t>
      </w:r>
      <w:r w:rsidR="008D7BE5">
        <w:fldChar w:fldCharType="end"/>
      </w:r>
      <w:r w:rsidR="008D7BE5">
        <w:t>. I</w:t>
      </w:r>
      <w:r w:rsidR="008D7BE5" w:rsidRPr="00B56980">
        <w:t xml:space="preserve">f Bednekoff’s model </w:t>
      </w:r>
      <w:r w:rsidR="008D7BE5">
        <w:t xml:space="preserve">of state-dependent decision-making </w:t>
      </w:r>
      <w:r w:rsidR="008D7BE5" w:rsidRPr="00B56980">
        <w:t>holds,</w:t>
      </w:r>
      <w:r w:rsidR="008D7BE5">
        <w:t xml:space="preserve"> individuals should then be </w:t>
      </w:r>
      <w:r w:rsidR="008D7BE5" w:rsidRPr="00B56980">
        <w:t>able to perform sentinel behaviour earlier, more often and/or for longer</w:t>
      </w:r>
      <w:r w:rsidR="008D7BE5">
        <w:t xml:space="preserve"> </w:t>
      </w:r>
      <w:r w:rsidR="008D7BE5">
        <w:fldChar w:fldCharType="begin"/>
      </w:r>
      <w:r w:rsidR="00B52135">
        <w:instrText xml:space="preserve"> ADDIN ZOTERO_ITEM CSL_CITATION {"citationID":"seUdSWpL","properties":{"formattedCitation":"[28,29]","plainCitation":"[28,29]","noteIndex":0},"citationItems":[{"id":1728,"uris":["http://zotero.org/users/8430992/items/RK8XJ8GS"],"itemData":{"id":1728,"type":"article-journal","abstract":"Sentinels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A."}],"issued":{"date-parts":[["2001"]]}}},{"id":1726,"uris":["http://zotero.org/users/8430992/items/5Y2MYXKI"],"itemData":{"id":1726,"type":"article-journal","container-title":"The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A."}],"issued":{"date-parts":[["1997",9]]}}}],"schema":"https://github.com/citation-style-language/schema/raw/master/csl-citation.json"} </w:instrText>
      </w:r>
      <w:r w:rsidR="008D7BE5">
        <w:fldChar w:fldCharType="separate"/>
      </w:r>
      <w:r w:rsidR="00B52135" w:rsidRPr="00B52135">
        <w:t>[28,29]</w:t>
      </w:r>
      <w:r w:rsidR="008D7BE5">
        <w:fldChar w:fldCharType="end"/>
      </w:r>
      <w:r w:rsidR="008D7BE5" w:rsidRPr="00B56980">
        <w:t xml:space="preserve">. Considering that sentinel behaviour can provide advantages to both antipredator vigilance and </w:t>
      </w:r>
      <w:r w:rsidR="008D7BE5" w:rsidRPr="00B56980">
        <w:lastRenderedPageBreak/>
        <w:t xml:space="preserve">foraging efficiency, sentinel species could be better suited to foraging in urban areas, outcompeting non-social and less adapted individuals. </w:t>
      </w:r>
    </w:p>
    <w:p w14:paraId="35DA2857" w14:textId="77777777" w:rsidR="008D7BE5" w:rsidRPr="008242B8" w:rsidRDefault="008D7BE5" w:rsidP="00FD273E">
      <w:pPr>
        <w:pStyle w:val="SectionSubtitle"/>
        <w:spacing w:after="0" w:line="480" w:lineRule="auto"/>
      </w:pPr>
      <w:bookmarkStart w:id="17" w:name="_Toc162610800"/>
      <w:r w:rsidRPr="008242B8">
        <w:t>The American crow, Corvus brachyrhynchos</w:t>
      </w:r>
      <w:bookmarkEnd w:id="17"/>
    </w:p>
    <w:p w14:paraId="0D4A59FD" w14:textId="3628E730" w:rsidR="008D7BE5" w:rsidRPr="00B56980" w:rsidRDefault="008D7BE5" w:rsidP="00A24D3D">
      <w:pPr>
        <w:pStyle w:val="SectionText0"/>
        <w:spacing w:line="480" w:lineRule="auto"/>
      </w:pPr>
      <w:r w:rsidRPr="00B56980">
        <w:t xml:space="preserve">American crows are a cooperatively breeding species that can be found </w:t>
      </w:r>
      <w:r w:rsidR="00902979">
        <w:t>in</w:t>
      </w:r>
      <w:r w:rsidRPr="00B56980">
        <w:t xml:space="preserve"> most </w:t>
      </w:r>
      <w:r w:rsidR="00947DF0">
        <w:t>N</w:t>
      </w:r>
      <w:r w:rsidRPr="00B56980">
        <w:t>orth American cities</w:t>
      </w:r>
      <w:r>
        <w:t xml:space="preserve"> </w:t>
      </w:r>
      <w:r>
        <w:fldChar w:fldCharType="begin"/>
      </w:r>
      <w:r w:rsidR="002702D2">
        <w:instrText xml:space="preserve"> ADDIN ZOTERO_ITEM CSL_CITATION {"citationID":"St1Y4jXs","properties":{"formattedCitation":"[49,50]","plainCitation":"[49,50]","noteIndex":0},"citationItems":[{"id":218,"uris":["http://zotero.org/users/8430992/items/WBMUKQWR"],"itemData":{"id":218,"type":"chapter","container-title":"Avian Ecology and Conservation in an Urbanizing World","event-place":"Boston, MA","ISBN":"978-1-4613-5600-4","language":"en","note":"DOI: 10.1007/978-1-4615-1531-9_16","page":"331-363","publisher":"Springer US","publisher-place":"Boston, MA","source":"DOI.org (Crossref)","title":"Causes and consequences of expanding American Crow populations","URL":"http://link.springer.com/10.1007/978-1-4615-1531-9_16","editor":[{"family":"Marzluff","given":"John M."},{"family":"Bowman","given":"Reed"},{"family":"Donnelly","given":"Roarke"}],"author":[{"family":"Marzluff","given":"John M."},{"family":"McGowan","given":"Kevin J."},{"family":"Donnelly","given":"Roarke"},{"family":"Knight","given":"Richard L."}],"accessed":{"date-parts":[["2022",1,5]]},"issued":{"date-parts":[["2001"]]}}},{"id":27,"uris":["http://zotero.org/users/8430992/items/AHRLEAVU"],"itemData":{"id":27,"type":"article-journal","abstract":"Human development often favors species adapted to human conditions with subsequent negative effects on sensitive species. This is occurring throughout the urbanizing world as increases by generalist omnivores, like some crows and ravens (corvids) threaten other birds with increased rates of nest predation. The process of corvid responses and their actual effects on other species is only vaguely understood, so we quantified the population response of radio-tagged American crows (\nCorvus brachyrhynchos), common ravens (\nCorvus corax), and Steller’s jays (\nCyanocitta stelleri) to human settlements and campgrounds and examined their influence as nest predators on simulated marbled murrelet (\nBrachyramphus marmoratus) nests on Washington’s Olympic Peninsula from 1995 to 2000. The behavior and demography of crows, ravens, and jays was correlated to varying degrees with proximity to human development. Crows and ravens had smaller home ranges and higher reproduction near human settlements and recreation. Annual survival of crows was positively associated with proximity to human development. Home range and reproduction of Steller’s jays was independent of proximity to human settlements and campgrounds. Local density of crows increased because home ranges of neighboring breeding pairs overlapped extensively (6× more than ravens and 3× more than Steller’s jays) and breeders far from anthropogenic foods traveled 10s of kilometers to access them. Corvids accounted for 32.5% of the predation events (\nn\n=\n837) we documented on artificial murrelet nests. Small corvids (jays) were common nest predators across our study area but their contribution as predators did not vary with proximity to settlements and campgrounds. In contrast, large corvids (crows and ravens) were rare nest predators across our study area but their contribution varied greatly with proximity to settlements and campgrounds. Managers seeking to reduce the risk of nest predation need to consider the varied impacts and variable behavioral and population responses of potential nest predators. In our situation, removing large corvids may do little to reduce overall rates of nest predation because of the diverse predator assemblage, but reducing anthropogenic food in the landscape may be effective.","container-title":"Biological conservation","DOI":"10.1016/j.biocon.2005.12.026","ISSN":"0006-3207","issue":"2","language":"eng","note":"publisher-place: Oxford\npublisher: Elsevier Ltd","page":"301–314","source":"ocul-bu.primo.exlibrisgroup.com","title":"Corvid response to human settlements and campgrounds: Causes, consequences, and challenges for conservation","title-short":"Corvid response to human settlements and campgrounds","volume":"130","author":[{"family":"Marzluff","given":"John M."},{"family":"Neatherlin","given":"Erik"}],"issued":{"date-parts":[["2006"]]}}}],"schema":"https://github.com/citation-style-language/schema/raw/master/csl-citation.json"} </w:instrText>
      </w:r>
      <w:r>
        <w:fldChar w:fldCharType="separate"/>
      </w:r>
      <w:r w:rsidR="002702D2" w:rsidRPr="002702D2">
        <w:t>[49,50]</w:t>
      </w:r>
      <w:r>
        <w:fldChar w:fldCharType="end"/>
      </w:r>
      <w:r w:rsidRPr="00B56980">
        <w:t xml:space="preserve">. </w:t>
      </w:r>
      <w:r w:rsidR="00947DF0">
        <w:t>Sentinels</w:t>
      </w:r>
      <w:r w:rsidRPr="00B56980">
        <w:t xml:space="preserve"> are often spotted in the proximity of groups of foraging crows, and a sentinel system has been described in the species</w:t>
      </w:r>
      <w:r>
        <w:t xml:space="preserve"> </w:t>
      </w:r>
      <w:r>
        <w:fldChar w:fldCharType="begin"/>
      </w:r>
      <w:r w:rsidR="002702D2">
        <w:instrText xml:space="preserve"> ADDIN ZOTERO_ITEM CSL_CITATION {"citationID":"25XNIcPH","properties":{"formattedCitation":"[58]","plainCitation":"[58]","noteIndex":0},"citationItems":[{"id":250,"uris":["http://zotero.org/users/8430992/items/YW3AMMQD"],"itemData":{"id":250,"type":"article-journal","container-title":"Bird Behavior","DOI":"10.3727/015613887791918105","ISSN":"01561383","issue":"2","language":"en","page":"93-95","source":"DOI.org (Crossref)","title":"Sentinel behaviour in American crows","volume":"7","author":[{"family":"Maccarone","given":"Alan D."}],"issued":{"date-parts":[["1987",12,1]]}}}],"schema":"https://github.com/citation-style-language/schema/raw/master/csl-citation.json"} </w:instrText>
      </w:r>
      <w:r>
        <w:fldChar w:fldCharType="separate"/>
      </w:r>
      <w:r w:rsidR="002702D2" w:rsidRPr="002702D2">
        <w:t>[58]</w:t>
      </w:r>
      <w:r>
        <w:fldChar w:fldCharType="end"/>
      </w:r>
      <w:r w:rsidRPr="00B56980">
        <w:t>. Their synurbic and social nature therefore makes them good models to determine if the use of social behaviours, specifically sentinel behaviour, is adapt</w:t>
      </w:r>
      <w:r w:rsidR="00902979">
        <w:t>ive</w:t>
      </w:r>
      <w:r w:rsidRPr="00B56980">
        <w:t xml:space="preserve"> in urban areas</w:t>
      </w:r>
      <w:r w:rsidR="00E674E5">
        <w:t xml:space="preserve">. </w:t>
      </w:r>
      <w:r>
        <w:t xml:space="preserve">By observing the behaviour of foraging American crows, </w:t>
      </w:r>
      <w:r w:rsidR="00E674E5">
        <w:t>we</w:t>
      </w:r>
      <w:r>
        <w:t xml:space="preserve"> could make inferences about how the use of sentinel behaviour is impacted by the foraging environment, and by extension</w:t>
      </w:r>
      <w:r w:rsidR="00B52135">
        <w:t>,</w:t>
      </w:r>
      <w:r>
        <w:t xml:space="preserve"> urbanization. </w:t>
      </w:r>
      <w:r w:rsidR="00E674E5">
        <w:t>Their use of sentinel behaviour could allow them to forage more effectively and safely than other species, possibly contributing to their success in urban environments.</w:t>
      </w:r>
      <w:r>
        <w:t xml:space="preserve"> </w:t>
      </w:r>
      <w:r w:rsidR="00E674E5">
        <w:t xml:space="preserve">The increasing abundance of American crows and other urban sentinel species could be contributing </w:t>
      </w:r>
      <w:r w:rsidR="00E674E5" w:rsidRPr="00B56980">
        <w:t>to the loss of biodiversity in and around urban areas, exacerbating an already devastating problem.</w:t>
      </w:r>
    </w:p>
    <w:p w14:paraId="786B0437" w14:textId="77777777" w:rsidR="008D7BE5" w:rsidRPr="008242B8" w:rsidRDefault="008D7BE5" w:rsidP="00FD273E">
      <w:pPr>
        <w:pStyle w:val="SectionSubtitle"/>
        <w:spacing w:after="0" w:line="480" w:lineRule="auto"/>
      </w:pPr>
      <w:bookmarkStart w:id="18" w:name="_Toc162610801"/>
      <w:r w:rsidRPr="008242B8">
        <w:t>Research Objectives</w:t>
      </w:r>
      <w:bookmarkEnd w:id="18"/>
    </w:p>
    <w:p w14:paraId="3C8DB2DC" w14:textId="3E1619FA" w:rsidR="008D7BE5" w:rsidRDefault="008D7BE5" w:rsidP="00A24D3D">
      <w:pPr>
        <w:pStyle w:val="SectionText0"/>
        <w:spacing w:line="480" w:lineRule="auto"/>
      </w:pPr>
      <w:r w:rsidRPr="00B56980">
        <w:t xml:space="preserve">In chapter 1, </w:t>
      </w:r>
      <w:r w:rsidR="00902979">
        <w:t>we</w:t>
      </w:r>
      <w:r w:rsidRPr="00B56980">
        <w:t xml:space="preserve"> performed a scoping review </w:t>
      </w:r>
      <w:r w:rsidR="009B1137">
        <w:t>of</w:t>
      </w:r>
      <w:r w:rsidRPr="00B56980">
        <w:t xml:space="preserve"> the currently available literature on intrinsic and extrinsic factors affecting sentinel decision-making in terrestrial and avian species.</w:t>
      </w:r>
      <w:r>
        <w:t xml:space="preserve"> </w:t>
      </w:r>
      <w:r w:rsidR="00902979">
        <w:t>We</w:t>
      </w:r>
      <w:r>
        <w:t xml:space="preserve"> discuss the</w:t>
      </w:r>
      <w:r w:rsidR="00902979">
        <w:t xml:space="preserve"> trends observed in studies on these factors and explore </w:t>
      </w:r>
      <w:r>
        <w:t xml:space="preserve">how urbanization could alter </w:t>
      </w:r>
      <w:r w:rsidR="00902979">
        <w:t xml:space="preserve">an individual’s decision to perform </w:t>
      </w:r>
      <w:r>
        <w:t xml:space="preserve">this behaviour. The purpose of this chapter is to help predict and explain the results of the </w:t>
      </w:r>
      <w:r w:rsidR="00902979">
        <w:t>c</w:t>
      </w:r>
      <w:r>
        <w:t xml:space="preserve">hapter 2’s observational study. </w:t>
      </w:r>
      <w:r w:rsidR="00D05011">
        <w:t>we</w:t>
      </w:r>
      <w:r>
        <w:t xml:space="preserve"> hypothesize</w:t>
      </w:r>
      <w:r w:rsidR="00D05011">
        <w:t>d</w:t>
      </w:r>
      <w:r>
        <w:t xml:space="preserve"> that sentinel behaviour </w:t>
      </w:r>
      <w:r w:rsidR="00D05011">
        <w:t>can be</w:t>
      </w:r>
      <w:r>
        <w:t xml:space="preserve"> affected by both intrinsic and extrinsic factors and that while some factors are unchangeable, many</w:t>
      </w:r>
      <w:r w:rsidR="00D05011">
        <w:t xml:space="preserve"> </w:t>
      </w:r>
      <w:r>
        <w:t>can be affected by urbanization.</w:t>
      </w:r>
    </w:p>
    <w:p w14:paraId="23136596" w14:textId="54368D88" w:rsidR="008D7BE5" w:rsidRPr="00B56980" w:rsidRDefault="008D7BE5" w:rsidP="00A24D3D">
      <w:pPr>
        <w:pStyle w:val="SectionText0"/>
        <w:spacing w:line="480" w:lineRule="auto"/>
      </w:pPr>
      <w:r w:rsidRPr="00B56980">
        <w:lastRenderedPageBreak/>
        <w:t xml:space="preserve">In chapter 2, </w:t>
      </w:r>
      <w:r w:rsidR="006B3590">
        <w:t>we</w:t>
      </w:r>
      <w:r w:rsidRPr="00B56980">
        <w:t xml:space="preserve"> investigate the results of an observational study </w:t>
      </w:r>
      <w:r w:rsidR="006B3590">
        <w:t>we</w:t>
      </w:r>
      <w:r w:rsidRPr="00B56980">
        <w:t xml:space="preserve"> undertook in summer 2022</w:t>
      </w:r>
      <w:r>
        <w:t xml:space="preserve">. </w:t>
      </w:r>
      <w:r w:rsidR="00902979">
        <w:t>The</w:t>
      </w:r>
      <w:r>
        <w:t xml:space="preserve"> objective was</w:t>
      </w:r>
      <w:r w:rsidRPr="00B56980">
        <w:t xml:space="preserve"> to determine how American crows </w:t>
      </w:r>
      <w:r w:rsidR="009B1137">
        <w:t>altered</w:t>
      </w:r>
      <w:r w:rsidRPr="00B56980">
        <w:t xml:space="preserve"> </w:t>
      </w:r>
      <w:r>
        <w:t>their use of sentinel coverage</w:t>
      </w:r>
      <w:r w:rsidRPr="00B56980">
        <w:t xml:space="preserve"> when foraging in different urban areas. To do this, </w:t>
      </w:r>
      <w:r w:rsidR="00902979">
        <w:t>we</w:t>
      </w:r>
      <w:r w:rsidRPr="00B56980">
        <w:t xml:space="preserve"> recorded foraging crows and measured the duration of bouts of alert and foraging behaviours. Since these two behaviours are mutually exclusive and directly linked with Lima’s theory of a foraging-vigilance trade-off</w:t>
      </w:r>
      <w:r w:rsidR="00902979">
        <w:t xml:space="preserve"> </w:t>
      </w:r>
      <w:r w:rsidR="00902979">
        <w:fldChar w:fldCharType="begin"/>
      </w:r>
      <w:r w:rsidR="004F74BA">
        <w:instrText xml:space="preserve"> ADDIN ZOTERO_ITEM CSL_CITATION {"citationID":"iEOdwER0","properties":{"formattedCitation":"[32]","plainCitation":"[32]","noteIndex":0},"citationItems":[{"id":231,"uris":["http://zotero.org/users/8430992/items/JFF5UC7G"],"itemData":{"id":231,"type":"article-journal","container-title":"Canadian Journal of Zoology","DOI":"10.1139/z90-092","ISSN":"0008-4301","issue":"4","note":"publisher: NRC Research Press","page":"619-640","source":"cdnsciencepub.com (Atypon)","title":"Behavioral decisions made under the risk of predation: a review and prospectus","title-short":"Behavioral decisions made under the risk of predation","volume":"68","author":[{"family":"Lima","given":"Steven L."},{"family":"Dill","given":"Lawrence M."}],"issued":{"date-parts":[["1990",4,1]]}}}],"schema":"https://github.com/citation-style-language/schema/raw/master/csl-citation.json"} </w:instrText>
      </w:r>
      <w:r w:rsidR="00902979">
        <w:fldChar w:fldCharType="separate"/>
      </w:r>
      <w:r w:rsidR="004F74BA" w:rsidRPr="004F74BA">
        <w:t>[32]</w:t>
      </w:r>
      <w:r w:rsidR="00902979">
        <w:fldChar w:fldCharType="end"/>
      </w:r>
      <w:r w:rsidRPr="00B56980">
        <w:t xml:space="preserve">, they are good metrics to measure how the foragers </w:t>
      </w:r>
      <w:r>
        <w:t xml:space="preserve">perceive their environment and </w:t>
      </w:r>
      <w:r w:rsidRPr="00B56980">
        <w:t>u</w:t>
      </w:r>
      <w:r w:rsidR="00902979">
        <w:t>se</w:t>
      </w:r>
      <w:r w:rsidRPr="00B56980">
        <w:t xml:space="preserve"> the </w:t>
      </w:r>
      <w:r>
        <w:t xml:space="preserve">added </w:t>
      </w:r>
      <w:r w:rsidRPr="00B56980">
        <w:t xml:space="preserve">vigilance provided by </w:t>
      </w:r>
      <w:r>
        <w:t>the</w:t>
      </w:r>
      <w:r w:rsidRPr="00B56980">
        <w:t xml:space="preserve"> sentinel. </w:t>
      </w:r>
      <w:r w:rsidR="006B3590">
        <w:t>We</w:t>
      </w:r>
      <w:r w:rsidRPr="00B56980">
        <w:t xml:space="preserve"> hypothesize that foragers </w:t>
      </w:r>
      <w:r>
        <w:t>will</w:t>
      </w:r>
      <w:r w:rsidRPr="00B56980">
        <w:t xml:space="preserve"> reduce the time spent being vigilant in </w:t>
      </w:r>
      <w:r w:rsidR="006B3590">
        <w:t>green areas and the presence of a sentinel, as the sentinel’s vigilance will be more effective due to increased lines of sight and decreased ambient noise levels</w:t>
      </w:r>
      <w:r w:rsidRPr="00B56980">
        <w:t>.</w:t>
      </w:r>
    </w:p>
    <w:p w14:paraId="3A2CDFCB" w14:textId="0D622461" w:rsidR="008D7BE5" w:rsidRDefault="008D7BE5" w:rsidP="00A24D3D">
      <w:pPr>
        <w:pStyle w:val="SectionText0"/>
        <w:spacing w:line="480" w:lineRule="auto"/>
      </w:pPr>
      <w:r>
        <w:t xml:space="preserve">Chapter 1 of this </w:t>
      </w:r>
      <w:r w:rsidRPr="00B56980">
        <w:t xml:space="preserve">thesis </w:t>
      </w:r>
      <w:r>
        <w:t xml:space="preserve">will </w:t>
      </w:r>
      <w:r w:rsidRPr="00B56980">
        <w:t xml:space="preserve">provide some insights into how </w:t>
      </w:r>
      <w:r w:rsidR="00BD6F06">
        <w:t xml:space="preserve">intrinsic and extrinsic factors could affect </w:t>
      </w:r>
      <w:r w:rsidRPr="00B56980">
        <w:t xml:space="preserve">sentinel </w:t>
      </w:r>
      <w:r w:rsidR="00BD6F06">
        <w:t xml:space="preserve">behaviour in mammal and avian </w:t>
      </w:r>
      <w:r w:rsidRPr="00B56980">
        <w:t>species.</w:t>
      </w:r>
      <w:r w:rsidR="00902979">
        <w:t xml:space="preserve"> By identifying the main factors involved in sentinel decision-making, we can infer how urbanization could affect the decision to perform the behaviour.</w:t>
      </w:r>
      <w:r w:rsidRPr="00B56980">
        <w:t xml:space="preserve"> Moreover, the results of chapter 2 will help elucidate </w:t>
      </w:r>
      <w:r w:rsidR="00902979">
        <w:t>how foragers respond to the presence of a sentinel and its foraging environment. Th</w:t>
      </w:r>
      <w:r>
        <w:t xml:space="preserve">ese results </w:t>
      </w:r>
      <w:r w:rsidR="00902979">
        <w:t xml:space="preserve">of this thesis </w:t>
      </w:r>
      <w:r>
        <w:t>could help explain why certain social species, including the American crow, are so successful in urban areas and how sentinel behaviour could contribute to this success</w:t>
      </w:r>
      <w:r w:rsidR="00D05011">
        <w:t>.</w:t>
      </w:r>
    </w:p>
    <w:p w14:paraId="194DFAA0" w14:textId="55A5BD46" w:rsidR="008D7BE5" w:rsidRPr="00580163" w:rsidRDefault="008D7BE5" w:rsidP="002D084B">
      <w:pPr>
        <w:pStyle w:val="SectionText0"/>
      </w:pPr>
    </w:p>
    <w:p w14:paraId="426DFF28" w14:textId="77777777" w:rsidR="008D7BE5" w:rsidRDefault="008D7BE5" w:rsidP="00FC7976">
      <w:pPr>
        <w:pStyle w:val="ChapterTitleB"/>
        <w:spacing w:before="0" w:after="0" w:line="480" w:lineRule="auto"/>
        <w:sectPr w:rsidR="008D7BE5" w:rsidSect="009B70AE">
          <w:headerReference w:type="default" r:id="rId16"/>
          <w:pgSz w:w="12240" w:h="15840"/>
          <w:pgMar w:top="1440" w:right="1440" w:bottom="1440" w:left="1440" w:header="720" w:footer="720" w:gutter="0"/>
          <w:pgNumType w:start="1"/>
          <w:cols w:space="720"/>
        </w:sectPr>
      </w:pPr>
    </w:p>
    <w:p w14:paraId="1F952457" w14:textId="77777777" w:rsidR="00A24D3D" w:rsidRPr="008242B8" w:rsidRDefault="00A24D3D" w:rsidP="00FC7976">
      <w:pPr>
        <w:pStyle w:val="ChapterTitleB"/>
        <w:spacing w:before="0" w:after="0" w:line="480" w:lineRule="auto"/>
      </w:pPr>
      <w:bookmarkStart w:id="19" w:name="_Toc162610802"/>
      <w:r w:rsidRPr="008242B8">
        <w:lastRenderedPageBreak/>
        <w:t>Chapter 1: Sentinel behaviour in mammal and avian species</w:t>
      </w:r>
      <w:bookmarkEnd w:id="19"/>
    </w:p>
    <w:p w14:paraId="68F7A412" w14:textId="4C7151F4" w:rsidR="00A24D3D" w:rsidRDefault="00A24D3D" w:rsidP="00FD273E">
      <w:pPr>
        <w:pStyle w:val="SectionTitle"/>
        <w:spacing w:before="0" w:after="0" w:line="480" w:lineRule="auto"/>
      </w:pPr>
      <w:bookmarkStart w:id="20" w:name="_Toc162610803"/>
      <w:r w:rsidRPr="008242B8">
        <w:t>Introduction</w:t>
      </w:r>
      <w:bookmarkEnd w:id="20"/>
    </w:p>
    <w:p w14:paraId="2724C417" w14:textId="7C348DED" w:rsidR="00CF1FCB" w:rsidRDefault="00145233" w:rsidP="00145233">
      <w:pPr>
        <w:pStyle w:val="SectionText0"/>
        <w:spacing w:line="480" w:lineRule="auto"/>
      </w:pPr>
      <w:r w:rsidRPr="00491AFE">
        <w:t xml:space="preserve">Sentinel </w:t>
      </w:r>
      <w:r w:rsidR="009B1137">
        <w:t>behaviour</w:t>
      </w:r>
      <w:r w:rsidRPr="00491AFE">
        <w:t xml:space="preserve"> is a form of co</w:t>
      </w:r>
      <w:r>
        <w:t>ordinated</w:t>
      </w:r>
      <w:r w:rsidRPr="00491AFE">
        <w:t xml:space="preserve"> vigilance observed in social species, where </w:t>
      </w:r>
      <w:r>
        <w:t xml:space="preserve">an </w:t>
      </w:r>
      <w:r w:rsidRPr="00491AFE">
        <w:t>individual</w:t>
      </w:r>
      <w:r>
        <w:t xml:space="preserve"> adopts a prominent exposed position to perform constant vigilance and make alarm calls in response to threats</w:t>
      </w:r>
      <w:r w:rsidRPr="00491AFE">
        <w:t xml:space="preserve"> while others forage or engage in other activities</w:t>
      </w:r>
      <w:r w:rsidR="00E97CE7">
        <w:t xml:space="preserve"> </w:t>
      </w:r>
      <w:r w:rsidR="00E97CE7">
        <w:fldChar w:fldCharType="begin"/>
      </w:r>
      <w:r w:rsidR="00E97CE7">
        <w:instrText xml:space="preserve"> ADDIN ZOTERO_ITEM CSL_CITATION {"citationID":"taOW2sYF","properties":{"formattedCitation":"[1]","plainCitation":"[1]","noteIndex":0},"citationItems":[{"id":239,"uris":["http://zotero.org/users/8430992/items/S3J3SQSD"],"itemData":{"id":239,"type":"chapter","container-title":"Advances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A."}],"accessed":{"date-parts":[["2022",1,9]]},"issued":{"date-parts":[["2015"]]}}}],"schema":"https://github.com/citation-style-language/schema/raw/master/csl-citation.json"} </w:instrText>
      </w:r>
      <w:r w:rsidR="00E97CE7">
        <w:fldChar w:fldCharType="separate"/>
      </w:r>
      <w:r w:rsidR="00E97CE7" w:rsidRPr="00E97CE7">
        <w:t>[1]</w:t>
      </w:r>
      <w:r w:rsidR="00E97CE7">
        <w:fldChar w:fldCharType="end"/>
      </w:r>
      <w:r w:rsidRPr="00491AFE">
        <w:t>.</w:t>
      </w:r>
      <w:r>
        <w:t xml:space="preserve"> The most recognizable sentinel species is the meerkat with sentinels adopting a bipedal stance to increase their field of view. The presence of a sentinel can result in increased foraging efficiency and biomass intake while reducing predation risk in foragers</w:t>
      </w:r>
      <w:r w:rsidR="00E97CE7">
        <w:t xml:space="preserve"> </w:t>
      </w:r>
      <w:r w:rsidR="00E97CE7">
        <w:fldChar w:fldCharType="begin"/>
      </w:r>
      <w:r w:rsidR="00E97CE7">
        <w:instrText xml:space="preserve"> ADDIN ZOTERO_ITEM CSL_CITATION {"citationID":"uLnrJ3Na","properties":{"formattedCitation":"[11,36,39]","plainCitation":"[11,36,39]","noteIndex":0},"citationItems":[{"id":619,"uris":["http://zotero.org/users/8430992/items/RCE7A48W"],"itemData":{"id":619,"type":"article-journal","container-title":"Animal Behaviour","DOI":"10.1016/j.anbehav.2014.10.012","ISSN":"00033472","journalAbbreviation":"Animal Behaviour","language":"en","page":"185-192","source":"DOI.org (Crossref)","title":"Sentinel dwarf mongooses, &lt;i&gt;Helogale parvula&lt;/i&gt;, exhibit flexible decision making in relation to predation risk","volume":"98","author":[{"family":"Kern","given":"Julie M."},{"family":"Radford","given":"Andrew N."}],"issued":{"date-parts":[["2014",12]]}}},{"id":628,"uris":["http://zotero.org/users/8430992/items/L76TN5JZ"],"itemData":{"id":628,"type":"article-journal","abstract":"Like humans engaged in risky activities, group members of some animal societies take turns acting as sentinels. Explanations of the evolution of sentinel behavior have frequently relied on kin selection or reciprocal altruism, but recent models suggest that guarding may be an individual's optimal activity once its stomach is full if no other animal is on guard. This paper provides support for this last explanation by showing that, in groups of meerkats (\n              Suricata suricatta\n              ), animals guard from safe sites, and solitary individuals as well as group members spend part of their time on guard. Though individuals seldom take successive guarding bouts, there is no regular rota, and the provision of food increases contributions to guarding and reduces the latency between bouts by the same individual.","container-title":"Science","DOI":"10.1126/science.284.5420.1640","ISSN":"0036-8075, 1095-9203","issue":"5420","journalAbbreviation":"Science","language":"en","page":"1640-1644","source":"DOI.org (Crossref)","title":"Selfish sentinels in cooperative mammals","volume":"284","author":[{"family":"Clutton-Brock","given":"T. H."},{"family":"O'Riain","given":"M. J."},{"family":"Brotherton","given":"P. N. M."},{"family":"Gaynor","given":"D."},{"family":"Kansky","given":"R."},{"family":"Griffin","given":"A. S."},{"family":"Manser","given":"M."}],"issued":{"date-parts":[["1999",6,4]]}}},{"id":240,"uris":["http://zotero.org/users/8430992/items/MPPQIDNU"],"itemData":{"id":240,"type":"article-journal","container-title":"Current Biology","DOI":"10.1016/j.cub.2008.02.078","ISSN":"0960-9822","issue":"8","journalAbbreviation":"Current Biology","language":"English","note":"publisher: Elsevier\nPMID: 18424147","page":"576-579","source":"www.cell.com","title":"Cooperative sentinel calling? Foragers gain increased biomass intake","title-short":"Cooperative sentinel calling?","volume":"18","author":[{"family":"Hollén","given":"Linda I."},{"family":"Bell","given":"Matthew B. V."},{"family":"Radford","given":"Andrew N."}],"issued":{"date-parts":[["2008",4,22]]}}}],"schema":"https://github.com/citation-style-language/schema/raw/master/csl-citation.json"} </w:instrText>
      </w:r>
      <w:r w:rsidR="00E97CE7">
        <w:fldChar w:fldCharType="separate"/>
      </w:r>
      <w:r w:rsidR="00E97CE7" w:rsidRPr="00E97CE7">
        <w:t>[11,36,39]</w:t>
      </w:r>
      <w:r w:rsidR="00E97CE7">
        <w:fldChar w:fldCharType="end"/>
      </w:r>
      <w:r>
        <w:t>. Sentinel behaviour is therefore incredibly beneficial to foragers but appears to be at the detriment of the sentinel. While performing sentinel behaviour, an individual incurs the loss of foraging opportunities raising interest in the underlying mechanisms behind what appeared to be a form of altruism in nature. More recently, a state-dependent model for sentinel decision-making has garnered support from empirical studies on this behaviour, where individuals decide to perform sentinel behaviour based on their energetic levels and the benefits it offers the sentinel</w:t>
      </w:r>
      <w:r w:rsidR="00E97CE7">
        <w:t xml:space="preserve"> </w:t>
      </w:r>
      <w:r w:rsidR="00E97CE7">
        <w:fldChar w:fldCharType="begin"/>
      </w:r>
      <w:r w:rsidR="00E97CE7">
        <w:instrText xml:space="preserve"> ADDIN ZOTERO_ITEM CSL_CITATION {"citationID":"fjoPPdKW","properties":{"formattedCitation":"[28,29]","plainCitation":"[28,29]","noteIndex":0},"citationItems":[{"id":1726,"uris":["http://zotero.org/users/8430992/items/5Y2MYXKI"],"itemData":{"id":1726,"type":"article-journal","container-title":"The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A."}],"issued":{"date-parts":[["1997",9]]}}},{"id":1728,"uris":["http://zotero.org/users/8430992/items/RK8XJ8GS"],"itemData":{"id":1728,"type":"article-journal","abstract":"Sentinels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A."}],"issued":{"date-parts":[["2001"]]}}}],"schema":"https://github.com/citation-style-language/schema/raw/master/csl-citation.json"} </w:instrText>
      </w:r>
      <w:r w:rsidR="00E97CE7">
        <w:fldChar w:fldCharType="separate"/>
      </w:r>
      <w:r w:rsidR="00E97CE7" w:rsidRPr="00E97CE7">
        <w:t>[28,29]</w:t>
      </w:r>
      <w:r w:rsidR="00E97CE7">
        <w:fldChar w:fldCharType="end"/>
      </w:r>
      <w:r>
        <w:t>. Studies on satiation and body mass support this explanation</w:t>
      </w:r>
      <w:r w:rsidR="00E97CE7">
        <w:t xml:space="preserve"> </w:t>
      </w:r>
      <w:r w:rsidR="00E97CE7">
        <w:fldChar w:fldCharType="begin"/>
      </w:r>
      <w:r w:rsidR="00E97CE7">
        <w:instrText xml:space="preserve"> ADDIN ZOTERO_ITEM CSL_CITATION {"citationID":"XEyFsYlO","properties":{"formattedCitation":"[15,59]","plainCitation":"[15,59]","noteIndex":0},"citationItems":[{"id":641,"uris":["http://zotero.org/users/8430992/items/2RMFDXDF"],"itemData":{"id":641,"type":"article-journal","abstract":"Sentinels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 &lt;i&gt;Aphelocoma coerulescens&lt;/i&gt; ) are sentinels more when well-fed (even with no kin nearby): sentinel behavior by Florida scrub-jays fed peanuts","title-short":"Florida scrub-jays ( &lt;i&gt;aphelocoma coerulescens&lt;/i&gt; ) are sentinels more when well-fed (even with no kin nearby)","volume":"109","author":[{"family":"Bednekoff","given":"Peter A."},{"family":"Woolfenden","given":"Glen E."}],"issued":{"date-parts":[["2003",11]]}}},{"id":625,"uris":["http://zotero.org/users/8430992/items/5DPL2ZRV"],"itemData":{"id":625,"type":"article-journal","container-title":"Animal Behaviour","DOI":"10.1016/j.anbehav.2020.04.021","ISSN":"00033472","journalAbbreviation":"Animal Behaviour","language":"en","page":"143-152","source":"DOI.org (Crossref)","title":"Context-dependent contributions to sentinel behaviour: audience, satiation and danger effects","title-short":"Context-dependent contributions to sentinel behaviour","volume":"165","author":[{"family":"Arbon","given":"Josh J."},{"family":"Kern","given":"Julie M."},{"family":"Morris-Drake","given":"Amy"},{"family":"Radford","given":"Andrew N."}],"issued":{"date-parts":[["2020",7]]}}}],"schema":"https://github.com/citation-style-language/schema/raw/master/csl-citation.json"} </w:instrText>
      </w:r>
      <w:r w:rsidR="00E97CE7">
        <w:fldChar w:fldCharType="separate"/>
      </w:r>
      <w:r w:rsidR="00E97CE7" w:rsidRPr="00E97CE7">
        <w:t>[15,59]</w:t>
      </w:r>
      <w:r w:rsidR="00E97CE7">
        <w:fldChar w:fldCharType="end"/>
      </w:r>
      <w:r w:rsidR="00CF1FCB">
        <w:t>. Other intrinsic (e.g. age, sex) and extrinsic (e.g. dominance, risk) can</w:t>
      </w:r>
      <w:r>
        <w:t xml:space="preserve"> also affect an individual’s decision to perform the behaviour</w:t>
      </w:r>
      <w:r w:rsidR="00CF1FCB">
        <w:t xml:space="preserve"> </w:t>
      </w:r>
      <w:r w:rsidR="00CF1FCB">
        <w:fldChar w:fldCharType="begin"/>
      </w:r>
      <w:r w:rsidR="00CF1FCB">
        <w:instrText xml:space="preserve"> ADDIN ZOTERO_ITEM CSL_CITATION {"citationID":"9sPtFKNV","properties":{"formattedCitation":"[1]","plainCitation":"[1]","noteIndex":0},"citationItems":[{"id":239,"uris":["http://zotero.org/users/8430992/items/S3J3SQSD"],"itemData":{"id":239,"type":"chapter","container-title":"Advances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A."}],"accessed":{"date-parts":[["2022",1,9]]},"issued":{"date-parts":[["2015"]]}}}],"schema":"https://github.com/citation-style-language/schema/raw/master/csl-citation.json"} </w:instrText>
      </w:r>
      <w:r w:rsidR="00CF1FCB">
        <w:fldChar w:fldCharType="separate"/>
      </w:r>
      <w:r w:rsidR="00CF1FCB" w:rsidRPr="00CF1FCB">
        <w:t>[1]</w:t>
      </w:r>
      <w:r w:rsidR="00CF1FCB">
        <w:fldChar w:fldCharType="end"/>
      </w:r>
      <w:r>
        <w:t>.</w:t>
      </w:r>
    </w:p>
    <w:p w14:paraId="4C8E7B34" w14:textId="244DC9AC" w:rsidR="00145233" w:rsidRDefault="00145233" w:rsidP="00145233">
      <w:pPr>
        <w:pStyle w:val="SectionText0"/>
        <w:spacing w:line="480" w:lineRule="auto"/>
      </w:pPr>
      <w:r>
        <w:t xml:space="preserve">Studying how internal and external influences can affect sentinel behaviour can shed light on how </w:t>
      </w:r>
      <w:r w:rsidR="009B1137">
        <w:t>individuals</w:t>
      </w:r>
      <w:r>
        <w:t xml:space="preserve"> choose to participate in social behaviours and can provide insights into the evolution of cooperative behaviours.</w:t>
      </w:r>
      <w:r w:rsidR="00CF1FCB" w:rsidRPr="00CF1FCB">
        <w:t xml:space="preserve"> </w:t>
      </w:r>
      <w:r w:rsidR="00CF1FCB">
        <w:t xml:space="preserve">A </w:t>
      </w:r>
      <w:r w:rsidR="009B1137">
        <w:t>holistic</w:t>
      </w:r>
      <w:r w:rsidR="00CF1FCB">
        <w:t xml:space="preserve"> understanding of the factors involved in social behaviour decision-making could help us predict how these behaviours could change in urban environments. </w:t>
      </w:r>
      <w:r>
        <w:t xml:space="preserve">Studies on urban adaptation have shown that individual behaviours can change to </w:t>
      </w:r>
      <w:r>
        <w:lastRenderedPageBreak/>
        <w:t>best take advantage of city living</w:t>
      </w:r>
      <w:r w:rsidR="00CF1FCB">
        <w:t xml:space="preserve"> </w:t>
      </w:r>
      <w:r w:rsidR="00CF1FCB">
        <w:fldChar w:fldCharType="begin"/>
      </w:r>
      <w:r w:rsidR="00A11ABE">
        <w:instrText xml:space="preserve"> ADDIN ZOTERO_ITEM CSL_CITATION {"citationID":"mmnEw4y6","properties":{"formattedCitation":"[41,47,54]","plainCitation":"[41,47,54]","noteIndex":0},"citationItems":[{"id":268,"uris":["http://zotero.org/users/8430992/items/U83EWWCW"],"itemData":{"id":268,"type":"chapter","abstract":"Urban habitats and landscapes are markedly different from nonurban “natural” habitats. The major difference is the transformation of the land, from natural green areas to anthropogenic structures and impervious surfaces. To survive in the urban habitat, birds are forced to either accept or avoid the new conditions. In addition, the urban sprawl has led to a highly fragmented landscape, with islets of suitable bird habitat surrounded by highways and buildings that frequently act as barriers, even for mobile creatures such as birds. These altered conditions have changed the avifauna dramatically, with many species vanishing once an area is urbanized, thus resulting in a significant loss of local biodiversity. However, some species seem to thrive in the city, and these urban-dwelling species often show pronounced phenotypic differences (e.g., in behavior, physiology, and morphology) to their rural conspecifics. These phenotypic changes have been linked to specific urban selective drivers such as air pollution, artificial light at night, noise, different kinds of food, different predation pressures, and human disturbances. However, these drivers are often confounded, and it is hard to separate one urban factor as the main driver for the differentiation. Although the urban habitat is a large threat to biodiversity, it is also an exciting environment for studies of population divergence, evolutionary responses, and ultimately speciation in real time.","collection-title":"Fascinating Life Sciences","container-title":"Bird Species: How They Arise, Modify and Vanish","event-place":"Cham","ISBN":"978-3-319-91689-7","language":"en","note":"DOI: 10.1007/978-3-319-91689-7_13","page":"235-257","publisher":"Springer International Publishing","publisher-place":"Cham","source":"Springer Link","title":"Impact of urbanization on birds","URL":"https://doi.org/10.1007/978-3-319-91689-7_13","author":[{"family":"Isaksson","given":"Caroline"}],"editor":[{"family":"Tietze","given":"Dieter Thomas"}],"accessed":{"date-parts":[["2022",1,10]]},"issued":{"date-parts":[["2018"]]}}},{"id":16,"uris":["http://zotero.org/users/8430992/items/WS7GWY5C"],"itemData":{"id":16,"type":"article-journal","abstract":"Increased urbanization represents a formidable challenge for wildlife. Nevertheless, a few species appear to thrive in the evolutionarily novel environment created by cities, demonstrating the remarkable adaptability of some animals. We argue that individuals that can adjust their behaviours to the new selection pressures presented by cities should have greater success in urban habitats. Accordingly, urban wildlife often exhibit behaviours that differ from those of their rural counterparts, from changes to food and den preferences to adjustments in the structure of their signals. Research suggests that behavioural flexibility (or phenotypic plasticity) may be an important characteristic for succeeding in urban environments. Moreover, some individuals or species might possess behavioural traits (a particular temperament) that are inherently well suited to occupying urban habitats, such as a high level of disturbance tolerance. This suggests that members of species that are less ‘plastic’ or naturally timid in temperament are likely to be disadvantaged in high‐disturbance environments and consequently may be precluded from colonizing cities and towns.","container-title":"Biological reviews of the Cambridge Philosophical Society","DOI":"10.1111/brv.12012","ISSN":"1464-7931","issue":"3","language":"eng","note":"publisher-place: Oxford, UK\npublisher: Blackwell Publishing Ltd","page":"537–549","source":"ocul-bu.primo.exlibrisgroup.com","title":"Behavioural responses of wildlife to urban environments","volume":"88","author":[{"family":"Lowry","given":"Hélène"},{"family":"Lill","given":"Alan"},{"family":"Wong","given":"Bob B. M."}],"issued":{"date-parts":[["2013"]]}}},{"id":1816,"uris":["http://zotero.org/users/8430992/items/3TMJ8T2P"],"itemData":{"id":1816,"type":"article-journal","abstract":"Humans exert dramatic influences upon the environment, creating novel selective pressures to which organisms must adapt. On the Galapagos, humans have established a permanent presence and have altered selective pressures through influences such as invasive predators and urbanization, affecting iconic species such as Darwin's finches. Here, I ask two key questions: (a) Does antipredator behaviour (e.g., flight initiation distance – FID) change depending on whether invasive predators are historically absent, present, or eradicated? and (b) To what degree does urbanization affect antipredator behaviour? This study is one of the first to quantify antipredator behaviour in endemic species after the eradication of invasive predators. This will help to understand the consequences of invasive predator eradication and inform conservation measures. I quantified FID, an antipredator behaviour, in the small ground finch, across multiple islands in the Galapagos that varied in the presence, absence, or successful eradication of invasive predators. On islands with human populations, I quantified FID in urban and non-urban populations of finches. FID was higher on islands with invasive predators compared to islands with no predators. On islands from which invasive predators were eradicated 11 years previously, FID was also higher than on islands with no invasive predators. Within islands that had both urban and non-urban populations of finches, FID was lower in urban finch populations, but only above a threshold human population size. FID in larger urban areas on islands with invasive predators was similar to or lower than FID on islands with no history of invasive predators. Overall, these results suggest that invasive predators can have a lasting effect on antipredator behaviour, even after eradication. Furthermore, the effect of urbanization can strongly oppose the effect of invasive predators, reducing antipredator behaviour to levels lower than found on pristine islands with no human influences. These results improve our understanding of human influences on antipredator behaviour which can help inform future conservation and management efforts on islands.","container-title":"Journal of Animal Ecology","DOI":"10.1111/1365-2656.13127","ISSN":"1365-2656","issue":"2","language":"en","license":"© 2019 The Author. Journal of Animal Ecology © 2019 British Ecological Society","note":"_eprint: https://onlinelibrary.wiley.com/doi/pdf/10.1111/1365-2656.13127","page":"614-622","source":"Wiley Online Library","title":"Human influences on antipredator behaviour in Darwin’s finches","volume":"89","author":[{"family":"Gotanda","given":"Kiyoko M."}],"issued":{"date-parts":[["2020"]]}}}],"schema":"https://github.com/citation-style-language/schema/raw/master/csl-citation.json"} </w:instrText>
      </w:r>
      <w:r w:rsidR="00CF1FCB">
        <w:fldChar w:fldCharType="separate"/>
      </w:r>
      <w:r w:rsidR="00A11ABE" w:rsidRPr="00A11ABE">
        <w:t>[41,47,54]</w:t>
      </w:r>
      <w:r w:rsidR="00CF1FCB">
        <w:fldChar w:fldCharType="end"/>
      </w:r>
      <w:r>
        <w:t>, though comparatively fewer studies have been performed on social behaviours</w:t>
      </w:r>
      <w:r w:rsidR="00A11ABE">
        <w:t xml:space="preserve"> </w:t>
      </w:r>
      <w:r w:rsidR="00A11ABE">
        <w:fldChar w:fldCharType="begin"/>
      </w:r>
      <w:r w:rsidR="00A11ABE">
        <w:instrText xml:space="preserve"> ADDIN ZOTERO_ITEM CSL_CITATION {"citationID":"KVW23Unh","properties":{"formattedCitation":"[60]","plainCitation":"[60]","noteIndex":0},"citationItems":[{"id":1802,"uris":["http://zotero.org/users/8430992/items/UBYQ2YKE"],"itemData":{"id":1802,"type":"article-journal","abstract":"Behavioral traits play a major role in successful adaptation of wildlife to urban conditions. However, there are few studies showing how urban conditions affect the social behavior of urban animals during their direct encounters. It is generally believed that the higher density of urban populations translates into increased aggression between individuals. In this paper, using a camera-trap method, we compared the character of direct encounters in urban and non-urban populations of the striped field mouse Apodemus agrarius (Pallas, 1771), a species known as an urban adapter. We confirmed the thesis that urbanization affects the social behavior and urban and rural populations differ from each other. Urban animals are less likely to avoid close contact with each other and are more likely to show tolerant behavior. They also have a lower tendency towards monopolization of food resources. The behavior of urban animals varies depending on the time of day: in the daytime, animals are more vigilant and less tolerant than at night. Our results indicate that, in the case of the species studied, behavioral adaptation to urban life is based on increasing tolerance rather than aggression in social relations. However, the studied urban adapter retains the high plasticity of social behavior revealed even in the circadian cycle. The observation that tolerance rather than aggression may predominate in urban populations is a new finding, while most studies suggest an increase in aggression in urban animals. This opens an avenue for formulating new hypotheses regarding the social behavior of urban adapters.","container-title":"Mammalian Biology","DOI":"10.1007/s42991-020-00075-1","ISSN":"1618-1476","issue":"1","journalAbbreviation":"Mamm Biol","language":"en","page":"1-10","source":"Springer Link","title":"Changes in the social behavior of urban animals: more aggression or tolerance?","title-short":"Changes in the social behavior of urban animals","volume":"101","author":[{"family":"Łopucki","given":"Rafał"},{"family":"Klich","given":"Daniel"},{"family":"Kiersztyn","given":"Adam"}],"issued":{"date-parts":[["2021",2,1]]}}}],"schema":"https://github.com/citation-style-language/schema/raw/master/csl-citation.json"} </w:instrText>
      </w:r>
      <w:r w:rsidR="00A11ABE">
        <w:fldChar w:fldCharType="separate"/>
      </w:r>
      <w:r w:rsidR="00A11ABE" w:rsidRPr="00A11ABE">
        <w:t>[60]</w:t>
      </w:r>
      <w:r w:rsidR="00A11ABE">
        <w:fldChar w:fldCharType="end"/>
      </w:r>
      <w:r>
        <w:t xml:space="preserve">. </w:t>
      </w:r>
      <w:r w:rsidR="00CF1FCB">
        <w:t xml:space="preserve">Behavioural plasticity is crucial for individuals faced with </w:t>
      </w:r>
      <w:r w:rsidR="009B1137">
        <w:t xml:space="preserve">a </w:t>
      </w:r>
      <w:r w:rsidR="00CF1FCB">
        <w:t xml:space="preserve">changing environment, where failure to adapt could result in inefficiencies that can negatively impact survival. </w:t>
      </w:r>
      <w:r>
        <w:t xml:space="preserve">Changes in social behaviours, like sentinel behaviour, can be adaptive in cities, affecting the success of urban social species. </w:t>
      </w:r>
    </w:p>
    <w:p w14:paraId="11194A24" w14:textId="7A9997EB" w:rsidR="00145233" w:rsidRPr="00491AFE" w:rsidRDefault="00145233" w:rsidP="00145233">
      <w:pPr>
        <w:pStyle w:val="SectionText0"/>
        <w:spacing w:line="480" w:lineRule="auto"/>
        <w:rPr>
          <w:highlight w:val="yellow"/>
        </w:rPr>
      </w:pPr>
      <w:r>
        <w:t xml:space="preserve">The objective of this scoping review is to identify and </w:t>
      </w:r>
      <w:r w:rsidR="009B1137">
        <w:t>analyze</w:t>
      </w:r>
      <w:r>
        <w:t xml:space="preserve"> the factors that affect sentinel behaviour. By</w:t>
      </w:r>
      <w:r w:rsidRPr="00491AFE">
        <w:t xml:space="preserve"> reviewing studies that investigate both intrinsic </w:t>
      </w:r>
      <w:r>
        <w:t>and</w:t>
      </w:r>
      <w:r w:rsidRPr="00491AFE">
        <w:t xml:space="preserve"> extrinsic factors,</w:t>
      </w:r>
      <w:r>
        <w:t xml:space="preserve"> we</w:t>
      </w:r>
      <w:r w:rsidRPr="00491AFE">
        <w:t xml:space="preserve"> aim to identify common patterns and trends in sentinel </w:t>
      </w:r>
      <w:r w:rsidR="009B1137">
        <w:t>behaviour</w:t>
      </w:r>
      <w:r w:rsidRPr="00491AFE">
        <w:t xml:space="preserve"> across different species and environments.</w:t>
      </w:r>
      <w:r>
        <w:t xml:space="preserve"> To best understand sentinel decisions in individuals, we will search for empirical studies on the behaviour of non-aquatic vertebrates, excluding studies that did not test the effects of a factor on sentinel behaviour. We will </w:t>
      </w:r>
      <w:r w:rsidR="009B1137">
        <w:t>analyze</w:t>
      </w:r>
      <w:r>
        <w:t xml:space="preserve"> the main trends observed and synthesize these findings to understand the influence of internal and external factors. We will then discuss how urbanization can affect sentinel behaviour by altering the factors involved in sentinel decisions.</w:t>
      </w:r>
    </w:p>
    <w:p w14:paraId="123E0F2A" w14:textId="75AC6EA9" w:rsidR="00145233" w:rsidRPr="000B64C3" w:rsidRDefault="00A11ABE" w:rsidP="00145233">
      <w:pPr>
        <w:pStyle w:val="SectionText0"/>
        <w:spacing w:line="480" w:lineRule="auto"/>
      </w:pPr>
      <w:r>
        <w:t>The synthesis of information on the factors involved in sentinel decision-making can further our understanding of social behaviours in general.</w:t>
      </w:r>
      <w:r w:rsidR="00145233">
        <w:t xml:space="preserve"> Other </w:t>
      </w:r>
      <w:r>
        <w:t xml:space="preserve">social </w:t>
      </w:r>
      <w:r w:rsidR="00145233">
        <w:t xml:space="preserve">antipredator behaviours such as the coordination of vigilance in foragers could be affected by the same factors involved in sentinel behaviour. The presence of predators can increase the need for vigilance, </w:t>
      </w:r>
      <w:r w:rsidR="009B1137">
        <w:t>increasing</w:t>
      </w:r>
      <w:r w:rsidR="00145233">
        <w:t xml:space="preserve"> the behaviour</w:t>
      </w:r>
      <w:r>
        <w:t xml:space="preserve"> </w:t>
      </w:r>
      <w:r>
        <w:fldChar w:fldCharType="begin"/>
      </w:r>
      <w:r>
        <w:instrText xml:space="preserve"> ADDIN ZOTERO_ITEM CSL_CITATION {"citationID":"4iDyX15J","properties":{"formattedCitation":"[11,61]","plainCitation":"[11,61]","noteIndex":0},"citationItems":[{"id":619,"uris":["http://zotero.org/users/8430992/items/RCE7A48W"],"itemData":{"id":619,"type":"article-journal","container-title":"Animal Behaviour","DOI":"10.1016/j.anbehav.2014.10.012","ISSN":"00033472","journalAbbreviation":"Animal Behaviour","language":"en","page":"185-192","source":"DOI.org (Crossref)","title":"Sentinel dwarf mongooses, &lt;i&gt;Helogale parvula&lt;/i&gt;, exhibit flexible decision making in relation to predation risk","volume":"98","author":[{"family":"Kern","given":"Julie M."},{"family":"Radford","given":"Andrew N."}],"issued":{"date-parts":[["2014",12]]}}},{"id":1723,"uris":["http://zotero.org/users/8430992/items/KTHT7AKH"],"itemData":{"id":1723,"type":"article-journal","abstract":"Sentinels are a conspicuous feature of some cooperative societies and are often assumed to provide benefits in terms of increased predator detection. Similar to other cooperative behaviours, variation in investment in sentinel behaviour should reflect variation in the benefits of such behaviour. However, evidence for this is inconclusive: to date experiments have manipulated the cost of sentinel behaviour, and considerations of changes in the benefits of sentinel activity on investment patterns are lacking. Here, we experimentally manipulated the benefits of sentinel behaviour in the cooperatively breeding pied babbler (Turdoides bicolor) to assess whether this had any impact on sentinel activity. We simulated the presence of an unseen predator using playbacks of heterospecific alarm calls, and the presence of an actual predator using a model snake. In both cases, the increase in perceived predation risk caused an increase in sentinel activity, demonstrating that investment in sentinel activity increases when the benefits are greater.","container-title":"Biology Letters","DOI":"10.1098/rsbl.2010.0023","issue":"4","note":"publisher: Royal Society","page":"445-448","source":"royalsocietypublishing.org (Atypon)","title":"Experimental evidence that sentinel behaviour is affected by risk","volume":"6","author":[{"family":"Ridley","given":"A. R."},{"family":"Raihani","given":"N. J."},{"family":"Bell","given":"M. B. V."}],"issued":{"date-parts":[["2010",2,24]]}}}],"schema":"https://github.com/citation-style-language/schema/raw/master/csl-citation.json"} </w:instrText>
      </w:r>
      <w:r>
        <w:fldChar w:fldCharType="separate"/>
      </w:r>
      <w:r w:rsidRPr="00A11ABE">
        <w:t>[11,61]</w:t>
      </w:r>
      <w:r>
        <w:fldChar w:fldCharType="end"/>
      </w:r>
      <w:r w:rsidR="00145233">
        <w:t xml:space="preserve">. Conservation ecologists can use this change in behaviour to better understand an individual’s perception of its environment. This can help guide urban planning in reducing sources of stress in at-risk species. By understanding the effects of social factors on sentinel behaviour, we could better interpret changes in social behaviours and possibly infer changes in social structures and dynamics in populations. Likewise, </w:t>
      </w:r>
      <w:r>
        <w:t>resource</w:t>
      </w:r>
      <w:r w:rsidR="00145233">
        <w:t>-related factors can change the availability of energy</w:t>
      </w:r>
      <w:r>
        <w:t xml:space="preserve"> needed</w:t>
      </w:r>
      <w:r w:rsidR="00145233">
        <w:t xml:space="preserve"> to perform costly social behaviours. Increased presence and quality </w:t>
      </w:r>
      <w:r w:rsidR="00145233">
        <w:lastRenderedPageBreak/>
        <w:t>of food sources could increase the energetic reserves of an individual, increasing its ability to perform sentinel behaviour</w:t>
      </w:r>
      <w:r>
        <w:t xml:space="preserve"> </w:t>
      </w:r>
      <w:r>
        <w:fldChar w:fldCharType="begin"/>
      </w:r>
      <w:r>
        <w:instrText xml:space="preserve"> ADDIN ZOTERO_ITEM CSL_CITATION {"citationID":"9sJ4Wb94","properties":{"formattedCitation":"[8,15,59]","plainCitation":"[8,15,59]","noteIndex":0},"citationItems":[{"id":750,"uris":["http://zotero.org/users/8430992/items/2YIKGKV7"],"itemData":{"id":750,"type":"chapter","container-title":"Field and Laboratory Methods in Animal Cognition","edition":"1","ISBN":"978-1-108-33319-1","language":"en","note":"DOI: 10.1017/9781108333191.015","page":"286-307","publisher":"Cambridge University Press","source":"DOI.org (Crossref)","title":"Meerkats – identifying cognitive mechanisms underlying meerkat coordination and communication: experimental designs in their natural habitat","title-short":"Meerkats – identifying cognitive mechanisms underlying meerkat coordination and communication","URL":"https://www.cambridge.org/core/product/identifier/9781108333191%23CN-bp-13/type/book_part","editor":[{"family":"Bueno-Guerra","given":"Nereida"},{"family":"Amici","given":"Federica"}],"author":[{"family":"Manser","given":"Marta"}],"accessed":{"date-parts":[["2022",11,24]]},"issued":{"date-parts":[["2018",7,31]]}}},{"id":641,"uris":["http://zotero.org/users/8430992/items/2RMFDXDF"],"itemData":{"id":641,"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 &lt;i&gt;Aphelocoma coerulescens&lt;/i&gt; ) are sentinels more when well-fed (even with no kin nearby): sentinel behavior by Florida scrub-jays fed peanuts","title-short":"Florida scrub-jays ( &lt;i&gt;aphelocoma coerulescens&lt;/i&gt; ) are sentinels more when well-fed (even with no kin nearby)","volume":"109","author":[{"family":"Bednekoff","given":"Peter A."},{"family":"Woolfenden","given":"Glen E."}],"issued":{"date-parts":[["2003",11]]}}},{"id":625,"uris":["http://zotero.org/users/8430992/items/5DPL2ZRV"],"itemData":{"id":625,"type":"article-journal","container-title":"Animal Behaviour","DOI":"10.1016/j.anbehav.2020.04.021","ISSN":"00033472","journalAbbreviation":"Animal Behaviour","language":"en","page":"143-152","source":"DOI.org (Crossref)","title":"Context-dependent contributions to sentinel behaviour: audience, satiation and danger effects","title-short":"Context-dependent contributions to sentinel behaviour","volume":"165","author":[{"family":"Arbon","given":"Josh J."},{"family":"Kern","given":"Julie M."},{"family":"Morris-Drake","given":"Amy"},{"family":"Radford","given":"Andrew N."}],"issued":{"date-parts":[["2020",7]]}}}],"schema":"https://github.com/citation-style-language/schema/raw/master/csl-citation.json"} </w:instrText>
      </w:r>
      <w:r>
        <w:fldChar w:fldCharType="separate"/>
      </w:r>
      <w:r w:rsidRPr="00A11ABE">
        <w:t>[8,15,59]</w:t>
      </w:r>
      <w:r>
        <w:fldChar w:fldCharType="end"/>
      </w:r>
      <w:r w:rsidR="00145233">
        <w:t xml:space="preserve">. Understanding how human activity can impact social behaviours can help minimize our effects on urban wildlife. Sentinel behaviour could also be used to help monitor sentinel species at risk, informing conservation ecologists on the relative health and stress in at-risk populations, and can help guide policies aimed at reducing the success of particularly successful sentinel species like corvids. </w:t>
      </w:r>
    </w:p>
    <w:p w14:paraId="71D867B1" w14:textId="79323CEB" w:rsidR="00145233" w:rsidRPr="00491AFE" w:rsidRDefault="00145233" w:rsidP="00145233">
      <w:pPr>
        <w:pStyle w:val="SectionText0"/>
        <w:spacing w:line="480" w:lineRule="auto"/>
      </w:pPr>
      <w:r w:rsidRPr="004C4244">
        <w:t xml:space="preserve">The need for a comprehensive review of factors influencing sentinel </w:t>
      </w:r>
      <w:r w:rsidR="009B1137">
        <w:t>behaviour</w:t>
      </w:r>
      <w:r w:rsidRPr="004C4244">
        <w:t xml:space="preserve"> is </w:t>
      </w:r>
      <w:r>
        <w:t>highlighted</w:t>
      </w:r>
      <w:r w:rsidRPr="004C4244">
        <w:t xml:space="preserve"> by the complexity of urban environments and their effects on wildlife </w:t>
      </w:r>
      <w:r w:rsidR="009B1137">
        <w:t>behaviour</w:t>
      </w:r>
      <w:r w:rsidRPr="004C4244">
        <w:t xml:space="preserve">. Urbanization can lead to adaptations in social </w:t>
      </w:r>
      <w:r w:rsidR="009B1137">
        <w:t>behaviours</w:t>
      </w:r>
      <w:r w:rsidRPr="004C4244">
        <w:t xml:space="preserve">, including sentinel </w:t>
      </w:r>
      <w:r w:rsidR="009B1137">
        <w:t>behaviour</w:t>
      </w:r>
      <w:r w:rsidRPr="004C4244">
        <w:t xml:space="preserve">, yet there remains a gap in understanding how urbanization affects sentinel </w:t>
      </w:r>
      <w:r w:rsidR="009B1137">
        <w:t>behaviour</w:t>
      </w:r>
      <w:r w:rsidRPr="004C4244">
        <w:t>. By conducting a thorough review of the literature</w:t>
      </w:r>
      <w:r>
        <w:t xml:space="preserve"> on sentinel behaviour</w:t>
      </w:r>
      <w:r w:rsidRPr="004C4244">
        <w:t xml:space="preserve">, this study aims to provide a comprehensive overview of the factors influencing </w:t>
      </w:r>
      <w:r>
        <w:t>this social</w:t>
      </w:r>
      <w:r w:rsidRPr="004C4244">
        <w:t xml:space="preserve"> </w:t>
      </w:r>
      <w:r w:rsidR="009B1137">
        <w:t>behaviour</w:t>
      </w:r>
      <w:r>
        <w:t>.</w:t>
      </w:r>
    </w:p>
    <w:p w14:paraId="49A8739D" w14:textId="77777777" w:rsidR="00145233" w:rsidRDefault="00145233" w:rsidP="00145233">
      <w:pPr>
        <w:pStyle w:val="SectionText0"/>
      </w:pPr>
    </w:p>
    <w:p w14:paraId="3E964BE0" w14:textId="0EC86472" w:rsidR="00145233" w:rsidRPr="00145233" w:rsidRDefault="00145233" w:rsidP="00145233">
      <w:pPr>
        <w:pStyle w:val="SectionText"/>
        <w:sectPr w:rsidR="00145233" w:rsidRPr="00145233" w:rsidSect="009B70AE">
          <w:headerReference w:type="default" r:id="rId17"/>
          <w:pgSz w:w="12240" w:h="15840"/>
          <w:pgMar w:top="1440" w:right="1440" w:bottom="1440" w:left="1440" w:header="720" w:footer="720" w:gutter="0"/>
          <w:cols w:space="720"/>
        </w:sectPr>
      </w:pPr>
    </w:p>
    <w:p w14:paraId="7993BF20" w14:textId="77777777" w:rsidR="00A24D3D" w:rsidRPr="004E4EAA" w:rsidRDefault="00A24D3D" w:rsidP="00FD273E">
      <w:pPr>
        <w:pStyle w:val="SectionTitle"/>
        <w:spacing w:before="0" w:after="0" w:line="480" w:lineRule="auto"/>
      </w:pPr>
      <w:bookmarkStart w:id="21" w:name="_Toc162610804"/>
      <w:r w:rsidRPr="004E4EAA">
        <w:lastRenderedPageBreak/>
        <w:t>Methods</w:t>
      </w:r>
      <w:bookmarkEnd w:id="21"/>
    </w:p>
    <w:p w14:paraId="341829E2" w14:textId="48207554" w:rsidR="00A24D3D" w:rsidRPr="004E4EAA" w:rsidRDefault="00A24D3D" w:rsidP="00A24D3D">
      <w:pPr>
        <w:pStyle w:val="SectionText0"/>
        <w:spacing w:line="480" w:lineRule="auto"/>
      </w:pPr>
      <w:r w:rsidRPr="004E4EAA">
        <w:t xml:space="preserve">This scoping review followed the ROSES standards of reporting for scoping and systematic reviews to the best of our ability </w:t>
      </w:r>
      <w:r w:rsidRPr="004E4EAA">
        <w:fldChar w:fldCharType="begin"/>
      </w:r>
      <w:r w:rsidR="00A11ABE">
        <w:instrText xml:space="preserve"> ADDIN ZOTERO_ITEM CSL_CITATION {"citationID":"jFxDGtjj","properties":{"formattedCitation":"[62]","plainCitation":"[62]","noteIndex":0},"citationItems":[{"id":1733,"uris":["http://zotero.org/users/8430992/items/CFQ588MT"],"itemData":{"id":1733,"type":"article-journal","abstract":"Reliable synthesis of the various rapidly expanding bodies of evidence is vital for the process of evidence-informed decision-making in environmental policy, practice and research. With the rise of evidence-base medicine and increasing numbers of published systematic reviews, criteria for assessing the quality of reporting have been developed. First QUOROM (Lancet 354:1896–1900, 1999) and then PRISMA (Ann Intern Med 151:264, 2009) were developed as reporting guidelines and standards to ensure medical meta-analyses and systematic reviews are reported to a high level of detail. PRISMA is now widely used by a range of journals as a pre-submission checklist. However, due to its development for systematic reviews in healthcare, PRISMA has limited applicability for reviews in conservation and environmental management. We highlight 12 key problems with the application of PRISMA to this field, including an overemphasis on meta-analysis and no consideration for other synthesis methods. We introduce ROSES (RepOrting standards for Systematic Evidence Syntheses), a pro forma and flow diagram designed specifically for systematic reviews and systematic maps in the field of conservation and environmental management. We describe how ROSES solves the problems with PRISMA. We outline the key benefits of our approach to designing ROSES, in particular the level of detail and inclusion of rich guidance statements. We also introduce the extraction of meta-data that describe key aspects of the conduct of the review. Collated together, this summary record can help to facilitate rapid review and appraisal of the conduct of a systematic review or map, potentially speeding up the peer-review process. We present the results of initial road testing of ROSES with systematic review experts, and propose a plan for future development of ROSES.","container-title":"Environmental Evidence","DOI":"10.1186/s13750-018-0121-7","ISSN":"2047-2382","issue":"1","journalAbbreviation":"Environmental Evidence","page":"7","source":"BioMed Central","title":"ROSES RepOrting standards for Systematic Evidence Syntheses: pro forma, flow-diagram and descriptive summary of the plan and conduct of environmental systematic reviews and systematic maps","title-short":"ROSES RepOrting standards for Systematic Evidence Syntheses","volume":"7","author":[{"family":"Haddaway","given":"Neal R."},{"family":"Macura","given":"Biljana"},{"family":"Whaley","given":"Paul"},{"family":"Pullin","given":"Andrew S."}],"issued":{"date-parts":[["2018",3,19]]}}}],"schema":"https://github.com/citation-style-language/schema/raw/master/csl-citation.json"} </w:instrText>
      </w:r>
      <w:r w:rsidRPr="004E4EAA">
        <w:fldChar w:fldCharType="separate"/>
      </w:r>
      <w:r w:rsidR="00A11ABE" w:rsidRPr="00A11ABE">
        <w:t>[62]</w:t>
      </w:r>
      <w:r w:rsidRPr="004E4EAA">
        <w:fldChar w:fldCharType="end"/>
      </w:r>
      <w:r w:rsidRPr="004E4EAA">
        <w:t>. The protocol was not pre-published, though our objective was to ensure transparency and maximize the reproducibility of the search performed.</w:t>
      </w:r>
    </w:p>
    <w:p w14:paraId="1E0B954D" w14:textId="77777777" w:rsidR="00A24D3D" w:rsidRPr="004E4EAA" w:rsidRDefault="00A24D3D" w:rsidP="00FD273E">
      <w:pPr>
        <w:pStyle w:val="SectionSubtitle"/>
        <w:spacing w:after="0" w:line="480" w:lineRule="auto"/>
        <w:rPr>
          <w:rFonts w:cs="Times New Roman"/>
        </w:rPr>
      </w:pPr>
      <w:bookmarkStart w:id="22" w:name="_Toc162610805"/>
      <w:r w:rsidRPr="004E4EAA">
        <w:rPr>
          <w:rFonts w:cs="Times New Roman"/>
        </w:rPr>
        <w:t>Selection criteria</w:t>
      </w:r>
      <w:bookmarkEnd w:id="22"/>
    </w:p>
    <w:p w14:paraId="3D6B686A" w14:textId="32A863DC" w:rsidR="00A24D3D" w:rsidRPr="004E4EAA" w:rsidRDefault="00A24D3D" w:rsidP="00A24D3D">
      <w:pPr>
        <w:pStyle w:val="SectionText0"/>
        <w:spacing w:line="480" w:lineRule="auto"/>
      </w:pPr>
      <w:r w:rsidRPr="004E4EAA">
        <w:t xml:space="preserve">The inclusion and exclusion criteria for the screening were identified and </w:t>
      </w:r>
      <w:r>
        <w:t>noted</w:t>
      </w:r>
      <w:r w:rsidRPr="004E4EAA">
        <w:t xml:space="preserve"> before initiating database searches</w:t>
      </w:r>
      <w:r>
        <w:t xml:space="preserve"> (</w:t>
      </w:r>
      <w:r w:rsidR="006B3590">
        <w:fldChar w:fldCharType="begin"/>
      </w:r>
      <w:r w:rsidR="006B3590">
        <w:instrText xml:space="preserve"> REF _Ref162209371 \h </w:instrText>
      </w:r>
      <w:r w:rsidR="006B3590">
        <w:fldChar w:fldCharType="separate"/>
      </w:r>
      <w:r w:rsidR="003967E6">
        <w:t xml:space="preserve">Table </w:t>
      </w:r>
      <w:r w:rsidR="003967E6">
        <w:rPr>
          <w:noProof/>
        </w:rPr>
        <w:t>1</w:t>
      </w:r>
      <w:r w:rsidR="006B3590">
        <w:fldChar w:fldCharType="end"/>
      </w:r>
      <w:r>
        <w:t>)</w:t>
      </w:r>
      <w:r w:rsidRPr="004E4EAA">
        <w:t xml:space="preserve">. We </w:t>
      </w:r>
      <w:r>
        <w:t xml:space="preserve">searched various databases for studies on </w:t>
      </w:r>
      <w:r w:rsidRPr="004E4EAA">
        <w:t xml:space="preserve">the effects of a factor on a quantitative measurement of sentinel behaviour (e.g., frequency, duration, number of bouts, etc.). We only included articles that tested sentinel behaviour in terrestrial or avian vertebrates. </w:t>
      </w:r>
      <w:r>
        <w:t xml:space="preserve">Aquatic species can have different methods of identifying threats and communicating their presence. </w:t>
      </w:r>
      <w:r w:rsidRPr="004E4EAA">
        <w:t xml:space="preserve">We excluded articles published before 1970 because the definition of sentinel behaviour </w:t>
      </w:r>
      <w:r w:rsidR="009B1137">
        <w:t>before</w:t>
      </w:r>
      <w:r w:rsidRPr="004E4EAA">
        <w:t xml:space="preserve"> this date was nebulous and not consistent with the current</w:t>
      </w:r>
      <w:r>
        <w:t>ly</w:t>
      </w:r>
      <w:r w:rsidRPr="004E4EAA">
        <w:t xml:space="preserve"> </w:t>
      </w:r>
      <w:r>
        <w:t xml:space="preserve">used </w:t>
      </w:r>
      <w:r w:rsidRPr="004E4EAA">
        <w:t>definition</w:t>
      </w:r>
      <w:r>
        <w:t xml:space="preserve"> of sentinel behaviour. </w:t>
      </w:r>
      <w:r w:rsidRPr="004E4EAA">
        <w:t>For inclusion, we defined sentinel behaviour as an individual that adopts a prominent, exposed position and whose purpose is to maintain constant vigilance over other group members, whether coordinated or not</w:t>
      </w:r>
      <w:r>
        <w:t xml:space="preserve"> </w:t>
      </w:r>
      <w:r>
        <w:fldChar w:fldCharType="begin"/>
      </w:r>
      <w:r w:rsidR="00EE023D">
        <w:instrText xml:space="preserve"> ADDIN ZOTERO_ITEM CSL_CITATION {"citationID":"JF06EZNO","properties":{"formattedCitation":"[1,2]","plainCitation":"[1,2]","noteIndex":0},"citationItems":[{"id":239,"uris":["http://zotero.org/users/8430992/items/S3J3SQSD"],"itemData":{"id":239,"type":"chapter","container-title":"Advances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A."}],"accessed":{"date-parts":[["2022",1,9]]},"issued":{"date-parts":[["2015"]]}}},{"id":638,"uris":["http://zotero.org/users/8430992/items/GMGBJIAF"],"itemData":{"id":638,"type":"article-journal","abstract":"Research on the African mongoose contradicts the myth that animals undertake the danger of sentinel behavior because this behavior benefits their relatives. The researchers found that nutritional state rather than kinship was a strong influence on sentinel behavior.","container-title":"Science","DOI":"10.1126/science.284.5420.1633","ISSN":"0036-8075, 1095-9203","issue":"5420","journalAbbreviation":"Science","language":"en","page":"1633-1634","source":"DOI.org (Crossref)","title":"Selfish sentinels","volume":"284","author":[{"family":"Blumstein","given":"Daniel T."}],"issued":{"date-parts":[["1999",6,4]]}}}],"schema":"https://github.com/citation-style-language/schema/raw/master/csl-citation.json"} </w:instrText>
      </w:r>
      <w:r>
        <w:fldChar w:fldCharType="separate"/>
      </w:r>
      <w:r w:rsidR="00EE023D" w:rsidRPr="00EE023D">
        <w:t>[1,2]</w:t>
      </w:r>
      <w:r>
        <w:fldChar w:fldCharType="end"/>
      </w:r>
      <w:r w:rsidRPr="004E4EAA">
        <w:t xml:space="preserve">. Theoretical or review articles were excluded, though review article citations were screened. </w:t>
      </w:r>
      <w:r>
        <w:t xml:space="preserve"> We also excluded mixed-species flocks to better observe effects on sentinel behaviour within a species, without the effects of eavesdropping and fake alarm cries performed by other species </w:t>
      </w:r>
      <w:r>
        <w:fldChar w:fldCharType="begin"/>
      </w:r>
      <w:r w:rsidR="00A11ABE">
        <w:instrText xml:space="preserve"> ADDIN ZOTERO_ITEM CSL_CITATION {"citationID":"HDO69hOz","properties":{"formattedCitation":"[63]","plainCitation":"[63]","noteIndex":0},"citationItems":[{"id":600,"uris":["http://zotero.org/users/8430992/items/VJDVFLV9"],"itemData":{"id":600,"type":"article-journal","container-title":"Functional Ecology","DOI":"10.1111/1365-2435.12153","ISSN":"02698463","issue":"1","journalAbbreviation":"Funct Ecol","language":"en","page":"197-205","source":"DOI.org (Crossref)","title":"The ecological benefits of interceptive eavesdropping","volume":"28","author":[{"family":"Ridley","given":"Amanda R."},{"family":"Wiley","given":"Elizabeth M."},{"family":"Thompson","given":"Alex M."}],"editor":[{"family":"Lewis","given":"Sara"}],"issued":{"date-parts":[["2014",2]]}}}],"schema":"https://github.com/citation-style-language/schema/raw/master/csl-citation.json"} </w:instrText>
      </w:r>
      <w:r>
        <w:fldChar w:fldCharType="separate"/>
      </w:r>
      <w:r w:rsidR="00A11ABE" w:rsidRPr="00A11ABE">
        <w:t>[63]</w:t>
      </w:r>
      <w:r>
        <w:fldChar w:fldCharType="end"/>
      </w:r>
      <w:r w:rsidRPr="004E4EAA">
        <w:t>.</w:t>
      </w:r>
    </w:p>
    <w:p w14:paraId="5C91823F" w14:textId="77777777" w:rsidR="00A24D3D" w:rsidRPr="004E4EAA" w:rsidRDefault="00A24D3D" w:rsidP="00FD273E">
      <w:pPr>
        <w:pStyle w:val="SectionSubtitle"/>
        <w:spacing w:after="0" w:line="480" w:lineRule="auto"/>
        <w:rPr>
          <w:rFonts w:cs="Times New Roman"/>
        </w:rPr>
      </w:pPr>
      <w:bookmarkStart w:id="23" w:name="_Toc162610806"/>
      <w:r w:rsidRPr="004E4EAA">
        <w:rPr>
          <w:rFonts w:cs="Times New Roman"/>
        </w:rPr>
        <w:t>Search strategy</w:t>
      </w:r>
      <w:bookmarkEnd w:id="23"/>
    </w:p>
    <w:p w14:paraId="20E0B25E" w14:textId="7375CF64" w:rsidR="00A24D3D" w:rsidRDefault="00A24D3D" w:rsidP="00A24D3D">
      <w:pPr>
        <w:pStyle w:val="SectionText0"/>
        <w:spacing w:line="480" w:lineRule="auto"/>
        <w:sectPr w:rsidR="00A24D3D" w:rsidSect="009B70AE">
          <w:headerReference w:type="default" r:id="rId18"/>
          <w:pgSz w:w="12240" w:h="15840" w:code="1"/>
          <w:pgMar w:top="1440" w:right="1440" w:bottom="1440" w:left="1440" w:header="709" w:footer="709" w:gutter="0"/>
          <w:cols w:space="708"/>
          <w:docGrid w:linePitch="360"/>
        </w:sectPr>
      </w:pPr>
      <w:r>
        <w:t>On Jan. 24</w:t>
      </w:r>
      <w:r w:rsidRPr="00B02DC2">
        <w:rPr>
          <w:vertAlign w:val="superscript"/>
        </w:rPr>
        <w:t>th</w:t>
      </w:r>
      <w:r>
        <w:t>, 2022, a</w:t>
      </w:r>
      <w:r w:rsidRPr="004E4EAA">
        <w:t xml:space="preserve"> preliminary search was performed </w:t>
      </w:r>
      <w:r w:rsidR="009B1137">
        <w:t>on</w:t>
      </w:r>
      <w:r w:rsidRPr="004E4EAA">
        <w:t xml:space="preserve"> Web of Science and Google Scholar to find relevant articles and generate a list of exemplar articles</w:t>
      </w:r>
      <w:r>
        <w:t xml:space="preserve"> using “sentinel behaviour in animals” as a search string</w:t>
      </w:r>
      <w:r w:rsidRPr="004E4EAA">
        <w:t>. This list</w:t>
      </w:r>
      <w:r>
        <w:t xml:space="preserve"> of 20 articles</w:t>
      </w:r>
      <w:r w:rsidRPr="004E4EAA">
        <w:t xml:space="preserve"> was subsequently used to test the </w:t>
      </w:r>
    </w:p>
    <w:p w14:paraId="6FFC5EF4" w14:textId="6208AE68" w:rsidR="00A24D3D" w:rsidRDefault="00A24D3D" w:rsidP="00A24D3D">
      <w:pPr>
        <w:pStyle w:val="BetterCaption"/>
      </w:pPr>
      <w:bookmarkStart w:id="24" w:name="_Ref162209371"/>
      <w:bookmarkStart w:id="25" w:name="_Toc162210467"/>
      <w:r>
        <w:lastRenderedPageBreak/>
        <w:t xml:space="preserve">Table </w:t>
      </w:r>
      <w:r>
        <w:fldChar w:fldCharType="begin"/>
      </w:r>
      <w:r>
        <w:instrText xml:space="preserve"> SEQ Table \* ARABIC </w:instrText>
      </w:r>
      <w:r>
        <w:fldChar w:fldCharType="separate"/>
      </w:r>
      <w:r w:rsidR="003967E6">
        <w:rPr>
          <w:noProof/>
        </w:rPr>
        <w:t>1</w:t>
      </w:r>
      <w:r>
        <w:fldChar w:fldCharType="end"/>
      </w:r>
      <w:bookmarkEnd w:id="24"/>
      <w:r>
        <w:t>:</w:t>
      </w:r>
      <w:r w:rsidRPr="00F23B36">
        <w:rPr>
          <w:rStyle w:val="SectionTextChar"/>
          <w:b w:val="0"/>
          <w:bCs w:val="0"/>
        </w:rPr>
        <w:t xml:space="preserve"> </w:t>
      </w:r>
      <w:r w:rsidRPr="00BD2BF0">
        <w:rPr>
          <w:rStyle w:val="SectionTextChar"/>
          <w:b w:val="0"/>
          <w:bCs w:val="0"/>
        </w:rPr>
        <w:t xml:space="preserve">Inclusion and exclusion criteria for </w:t>
      </w:r>
      <w:r w:rsidR="009B1137">
        <w:rPr>
          <w:rStyle w:val="SectionTextChar"/>
          <w:b w:val="0"/>
          <w:bCs w:val="0"/>
        </w:rPr>
        <w:t xml:space="preserve">the </w:t>
      </w:r>
      <w:r w:rsidRPr="00BD2BF0">
        <w:rPr>
          <w:rStyle w:val="SectionTextChar"/>
          <w:b w:val="0"/>
          <w:bCs w:val="0"/>
        </w:rPr>
        <w:t>scoping review</w:t>
      </w:r>
      <w:bookmarkEnd w:id="25"/>
    </w:p>
    <w:tbl>
      <w:tblPr>
        <w:tblStyle w:val="TableGrid"/>
        <w:tblW w:w="0" w:type="auto"/>
        <w:tblLook w:val="04A0" w:firstRow="1" w:lastRow="0" w:firstColumn="1" w:lastColumn="0" w:noHBand="0" w:noVBand="1"/>
      </w:tblPr>
      <w:tblGrid>
        <w:gridCol w:w="2547"/>
        <w:gridCol w:w="6803"/>
      </w:tblGrid>
      <w:tr w:rsidR="00A24D3D" w14:paraId="1F59FCF2" w14:textId="77777777" w:rsidTr="00031A67">
        <w:tc>
          <w:tcPr>
            <w:tcW w:w="2547" w:type="dxa"/>
            <w:shd w:val="clear" w:color="auto" w:fill="D9D9D9" w:themeFill="background1" w:themeFillShade="D9"/>
          </w:tcPr>
          <w:p w14:paraId="3FD3B4F8" w14:textId="77777777" w:rsidR="00A24D3D" w:rsidRPr="00095365" w:rsidRDefault="00A24D3D" w:rsidP="00031A67">
            <w:pPr>
              <w:pStyle w:val="SectionText0"/>
              <w:rPr>
                <w:b/>
                <w:bCs/>
              </w:rPr>
            </w:pPr>
            <w:r>
              <w:rPr>
                <w:b/>
                <w:bCs/>
              </w:rPr>
              <w:t>Inclusion Criteria</w:t>
            </w:r>
          </w:p>
        </w:tc>
        <w:tc>
          <w:tcPr>
            <w:tcW w:w="6803" w:type="dxa"/>
            <w:shd w:val="clear" w:color="auto" w:fill="D9D9D9" w:themeFill="background1" w:themeFillShade="D9"/>
          </w:tcPr>
          <w:p w14:paraId="37D27186" w14:textId="77777777" w:rsidR="00A24D3D" w:rsidRPr="00095365" w:rsidRDefault="00A24D3D" w:rsidP="00031A67">
            <w:pPr>
              <w:pStyle w:val="SectionText0"/>
              <w:rPr>
                <w:b/>
                <w:bCs/>
              </w:rPr>
            </w:pPr>
            <w:r>
              <w:rPr>
                <w:b/>
                <w:bCs/>
              </w:rPr>
              <w:t>Description</w:t>
            </w:r>
          </w:p>
        </w:tc>
      </w:tr>
      <w:tr w:rsidR="00A24D3D" w14:paraId="08B8010E" w14:textId="77777777" w:rsidTr="00031A67">
        <w:tc>
          <w:tcPr>
            <w:tcW w:w="2547" w:type="dxa"/>
          </w:tcPr>
          <w:p w14:paraId="5A498C88" w14:textId="77777777" w:rsidR="00A24D3D" w:rsidRPr="00095365" w:rsidRDefault="00A24D3D" w:rsidP="00031A67">
            <w:pPr>
              <w:pStyle w:val="SectionText0"/>
              <w:tabs>
                <w:tab w:val="right" w:pos="2331"/>
              </w:tabs>
            </w:pPr>
            <w:r>
              <w:t>Study design</w:t>
            </w:r>
            <w:r>
              <w:tab/>
            </w:r>
          </w:p>
        </w:tc>
        <w:tc>
          <w:tcPr>
            <w:tcW w:w="6803" w:type="dxa"/>
          </w:tcPr>
          <w:p w14:paraId="52A11539" w14:textId="77777777" w:rsidR="00A24D3D" w:rsidRDefault="00A24D3D" w:rsidP="00031A67">
            <w:pPr>
              <w:pStyle w:val="SectionText0"/>
            </w:pPr>
            <w:r>
              <w:t>Study must be experimental; testing the effect of one or more factors on some element of sentinel behaviour.</w:t>
            </w:r>
          </w:p>
        </w:tc>
      </w:tr>
      <w:tr w:rsidR="00A24D3D" w14:paraId="229BEB2C" w14:textId="77777777" w:rsidTr="00031A67">
        <w:tc>
          <w:tcPr>
            <w:tcW w:w="2547" w:type="dxa"/>
          </w:tcPr>
          <w:p w14:paraId="160D254B" w14:textId="77777777" w:rsidR="00A24D3D" w:rsidRDefault="00A24D3D" w:rsidP="00031A67">
            <w:pPr>
              <w:pStyle w:val="SectionText0"/>
            </w:pPr>
            <w:r>
              <w:t>Model species</w:t>
            </w:r>
          </w:p>
        </w:tc>
        <w:tc>
          <w:tcPr>
            <w:tcW w:w="6803" w:type="dxa"/>
          </w:tcPr>
          <w:p w14:paraId="115C725C" w14:textId="77777777" w:rsidR="00A24D3D" w:rsidRDefault="00A24D3D" w:rsidP="00031A67">
            <w:pPr>
              <w:pStyle w:val="SectionText0"/>
            </w:pPr>
            <w:r>
              <w:t>Model species must be terrestrial or avian, and vertebrate.</w:t>
            </w:r>
          </w:p>
        </w:tc>
      </w:tr>
      <w:tr w:rsidR="00A24D3D" w14:paraId="232C49A7" w14:textId="77777777" w:rsidTr="00031A67">
        <w:tc>
          <w:tcPr>
            <w:tcW w:w="2547" w:type="dxa"/>
            <w:tcBorders>
              <w:bottom w:val="single" w:sz="4" w:space="0" w:color="auto"/>
            </w:tcBorders>
          </w:tcPr>
          <w:p w14:paraId="5299AFDB" w14:textId="77777777" w:rsidR="00A24D3D" w:rsidRDefault="00A24D3D" w:rsidP="00031A67">
            <w:pPr>
              <w:pStyle w:val="SectionText0"/>
            </w:pPr>
            <w:r>
              <w:t>Date of publication</w:t>
            </w:r>
          </w:p>
        </w:tc>
        <w:tc>
          <w:tcPr>
            <w:tcW w:w="6803" w:type="dxa"/>
            <w:tcBorders>
              <w:bottom w:val="single" w:sz="4" w:space="0" w:color="auto"/>
            </w:tcBorders>
          </w:tcPr>
          <w:p w14:paraId="6CFC393A" w14:textId="0ED59F96" w:rsidR="00A24D3D" w:rsidRDefault="00A24D3D" w:rsidP="00031A67">
            <w:pPr>
              <w:pStyle w:val="SectionText0"/>
            </w:pPr>
            <w:r>
              <w:t xml:space="preserve">Article must </w:t>
            </w:r>
            <w:r w:rsidR="009B1137">
              <w:t>have been</w:t>
            </w:r>
            <w:r>
              <w:t xml:space="preserve"> published after 1970.</w:t>
            </w:r>
          </w:p>
        </w:tc>
      </w:tr>
      <w:tr w:rsidR="00A24D3D" w14:paraId="4C0AA767" w14:textId="77777777" w:rsidTr="00031A67">
        <w:tc>
          <w:tcPr>
            <w:tcW w:w="2547" w:type="dxa"/>
            <w:tcBorders>
              <w:bottom w:val="single" w:sz="4" w:space="0" w:color="auto"/>
            </w:tcBorders>
          </w:tcPr>
          <w:p w14:paraId="75124E93" w14:textId="77777777" w:rsidR="00A24D3D" w:rsidRDefault="00A24D3D" w:rsidP="00031A67">
            <w:pPr>
              <w:pStyle w:val="SectionText0"/>
            </w:pPr>
            <w:r>
              <w:t>Major concepts</w:t>
            </w:r>
          </w:p>
        </w:tc>
        <w:tc>
          <w:tcPr>
            <w:tcW w:w="6803" w:type="dxa"/>
            <w:tcBorders>
              <w:bottom w:val="single" w:sz="4" w:space="0" w:color="auto"/>
            </w:tcBorders>
          </w:tcPr>
          <w:p w14:paraId="5A5D6579" w14:textId="77777777" w:rsidR="00A24D3D" w:rsidRDefault="00A24D3D" w:rsidP="00031A67">
            <w:pPr>
              <w:pStyle w:val="SectionText0"/>
            </w:pPr>
            <w:r>
              <w:t>Must be related to behaviour, behavioural ecology or adjacent and related fields.</w:t>
            </w:r>
          </w:p>
        </w:tc>
      </w:tr>
      <w:tr w:rsidR="00A24D3D" w14:paraId="380F6CFC" w14:textId="77777777" w:rsidTr="00031A67">
        <w:tc>
          <w:tcPr>
            <w:tcW w:w="2547" w:type="dxa"/>
            <w:tcBorders>
              <w:top w:val="single" w:sz="4" w:space="0" w:color="auto"/>
              <w:left w:val="nil"/>
              <w:bottom w:val="single" w:sz="4" w:space="0" w:color="auto"/>
              <w:right w:val="nil"/>
            </w:tcBorders>
          </w:tcPr>
          <w:p w14:paraId="4FC4E918" w14:textId="77777777" w:rsidR="00A24D3D" w:rsidRDefault="00A24D3D" w:rsidP="00031A67">
            <w:pPr>
              <w:pStyle w:val="SectionText0"/>
            </w:pPr>
          </w:p>
        </w:tc>
        <w:tc>
          <w:tcPr>
            <w:tcW w:w="6803" w:type="dxa"/>
            <w:tcBorders>
              <w:top w:val="single" w:sz="4" w:space="0" w:color="auto"/>
              <w:left w:val="nil"/>
              <w:bottom w:val="single" w:sz="4" w:space="0" w:color="auto"/>
              <w:right w:val="nil"/>
            </w:tcBorders>
          </w:tcPr>
          <w:p w14:paraId="502F0CEB" w14:textId="77777777" w:rsidR="00A24D3D" w:rsidRDefault="00A24D3D" w:rsidP="00031A67">
            <w:pPr>
              <w:pStyle w:val="SectionText0"/>
            </w:pPr>
          </w:p>
        </w:tc>
      </w:tr>
      <w:tr w:rsidR="00A24D3D" w14:paraId="7D699D0B" w14:textId="77777777" w:rsidTr="00031A67">
        <w:tc>
          <w:tcPr>
            <w:tcW w:w="2547" w:type="dxa"/>
            <w:tcBorders>
              <w:top w:val="single" w:sz="4" w:space="0" w:color="auto"/>
            </w:tcBorders>
            <w:shd w:val="clear" w:color="auto" w:fill="D9D9D9" w:themeFill="background1" w:themeFillShade="D9"/>
          </w:tcPr>
          <w:p w14:paraId="42D4E2AD" w14:textId="77777777" w:rsidR="00A24D3D" w:rsidRPr="00095365" w:rsidRDefault="00A24D3D" w:rsidP="00031A67">
            <w:pPr>
              <w:pStyle w:val="SectionText0"/>
              <w:rPr>
                <w:b/>
                <w:bCs/>
              </w:rPr>
            </w:pPr>
            <w:r>
              <w:rPr>
                <w:b/>
                <w:bCs/>
              </w:rPr>
              <w:t>Exclusion Criteria</w:t>
            </w:r>
          </w:p>
        </w:tc>
        <w:tc>
          <w:tcPr>
            <w:tcW w:w="6803" w:type="dxa"/>
            <w:tcBorders>
              <w:top w:val="single" w:sz="4" w:space="0" w:color="auto"/>
            </w:tcBorders>
            <w:shd w:val="clear" w:color="auto" w:fill="D9D9D9" w:themeFill="background1" w:themeFillShade="D9"/>
          </w:tcPr>
          <w:p w14:paraId="7C08EC99" w14:textId="77777777" w:rsidR="00A24D3D" w:rsidRPr="00095365" w:rsidRDefault="00A24D3D" w:rsidP="00031A67">
            <w:pPr>
              <w:pStyle w:val="SectionText0"/>
              <w:rPr>
                <w:b/>
                <w:bCs/>
              </w:rPr>
            </w:pPr>
            <w:r>
              <w:rPr>
                <w:b/>
                <w:bCs/>
              </w:rPr>
              <w:t>Description</w:t>
            </w:r>
          </w:p>
        </w:tc>
      </w:tr>
      <w:tr w:rsidR="00A24D3D" w14:paraId="70299BD0" w14:textId="77777777" w:rsidTr="00031A67">
        <w:tc>
          <w:tcPr>
            <w:tcW w:w="2547" w:type="dxa"/>
          </w:tcPr>
          <w:p w14:paraId="57BAABC0" w14:textId="77777777" w:rsidR="00A24D3D" w:rsidRDefault="00A24D3D" w:rsidP="00031A67">
            <w:pPr>
              <w:pStyle w:val="SectionText0"/>
            </w:pPr>
            <w:r>
              <w:t>Study design</w:t>
            </w:r>
          </w:p>
        </w:tc>
        <w:tc>
          <w:tcPr>
            <w:tcW w:w="6803" w:type="dxa"/>
          </w:tcPr>
          <w:p w14:paraId="2F5BCF39" w14:textId="77777777" w:rsidR="00A24D3D" w:rsidRDefault="00A24D3D" w:rsidP="00031A67">
            <w:pPr>
              <w:pStyle w:val="SectionText0"/>
            </w:pPr>
            <w:r>
              <w:t>Study must not be observational (e.g. X species has a sentinel system), or mathematical/theoretical.</w:t>
            </w:r>
          </w:p>
        </w:tc>
      </w:tr>
      <w:tr w:rsidR="00A24D3D" w14:paraId="39C74CC3" w14:textId="77777777" w:rsidTr="00031A67">
        <w:tc>
          <w:tcPr>
            <w:tcW w:w="2547" w:type="dxa"/>
          </w:tcPr>
          <w:p w14:paraId="074B802A" w14:textId="77777777" w:rsidR="00A24D3D" w:rsidRDefault="00A24D3D" w:rsidP="00031A67">
            <w:pPr>
              <w:pStyle w:val="SectionText0"/>
            </w:pPr>
            <w:r>
              <w:t>Model species</w:t>
            </w:r>
          </w:p>
        </w:tc>
        <w:tc>
          <w:tcPr>
            <w:tcW w:w="6803" w:type="dxa"/>
          </w:tcPr>
          <w:p w14:paraId="768079A3" w14:textId="77777777" w:rsidR="00A24D3D" w:rsidRDefault="00A24D3D" w:rsidP="00031A67">
            <w:pPr>
              <w:pStyle w:val="SectionText0"/>
            </w:pPr>
            <w:r>
              <w:t>Model species must not be aquatic and must not be invertebrate.</w:t>
            </w:r>
          </w:p>
        </w:tc>
      </w:tr>
      <w:tr w:rsidR="00A24D3D" w14:paraId="018D08E0" w14:textId="77777777" w:rsidTr="00031A67">
        <w:tc>
          <w:tcPr>
            <w:tcW w:w="2547" w:type="dxa"/>
          </w:tcPr>
          <w:p w14:paraId="2DD8BA12" w14:textId="77777777" w:rsidR="00A24D3D" w:rsidRDefault="00A24D3D" w:rsidP="00031A67">
            <w:pPr>
              <w:pStyle w:val="SectionText0"/>
            </w:pPr>
            <w:r>
              <w:t>Date of publication</w:t>
            </w:r>
          </w:p>
        </w:tc>
        <w:tc>
          <w:tcPr>
            <w:tcW w:w="6803" w:type="dxa"/>
          </w:tcPr>
          <w:p w14:paraId="6E670739" w14:textId="2D25E75F" w:rsidR="00A24D3D" w:rsidRDefault="00A24D3D" w:rsidP="00031A67">
            <w:pPr>
              <w:pStyle w:val="SectionText0"/>
            </w:pPr>
            <w:r>
              <w:t xml:space="preserve">Article must not </w:t>
            </w:r>
            <w:r w:rsidR="009B1137">
              <w:t>have been</w:t>
            </w:r>
            <w:r>
              <w:t xml:space="preserve"> published before 1970.</w:t>
            </w:r>
          </w:p>
        </w:tc>
      </w:tr>
      <w:tr w:rsidR="00A24D3D" w14:paraId="427FA343" w14:textId="77777777" w:rsidTr="00031A67">
        <w:tc>
          <w:tcPr>
            <w:tcW w:w="2547" w:type="dxa"/>
          </w:tcPr>
          <w:p w14:paraId="1A9A33E6" w14:textId="77777777" w:rsidR="00A24D3D" w:rsidRDefault="00A24D3D" w:rsidP="00031A67">
            <w:pPr>
              <w:pStyle w:val="SectionText0"/>
            </w:pPr>
            <w:r>
              <w:t>Major concepts</w:t>
            </w:r>
          </w:p>
        </w:tc>
        <w:tc>
          <w:tcPr>
            <w:tcW w:w="6803" w:type="dxa"/>
          </w:tcPr>
          <w:p w14:paraId="28C5ACB7" w14:textId="3CB15757" w:rsidR="00A24D3D" w:rsidRDefault="00A24D3D" w:rsidP="00031A67">
            <w:pPr>
              <w:pStyle w:val="SectionText0"/>
            </w:pPr>
            <w:r>
              <w:t xml:space="preserve">Exclude studies from </w:t>
            </w:r>
            <w:r w:rsidR="009B1137">
              <w:t>non-behaviour-related</w:t>
            </w:r>
            <w:r>
              <w:t xml:space="preserve"> fields (e.g. remote sensing, sentinels of ecosystem health/biodiversity, sleep).</w:t>
            </w:r>
          </w:p>
        </w:tc>
      </w:tr>
    </w:tbl>
    <w:p w14:paraId="35A71B11" w14:textId="77777777" w:rsidR="00A24D3D" w:rsidRDefault="00A24D3D" w:rsidP="00FD273E">
      <w:pPr>
        <w:pStyle w:val="SectionTitle"/>
        <w:spacing w:before="0" w:after="0" w:line="480" w:lineRule="auto"/>
        <w:sectPr w:rsidR="00A24D3D" w:rsidSect="009B70AE">
          <w:headerReference w:type="default" r:id="rId19"/>
          <w:pgSz w:w="12240" w:h="15840" w:code="1"/>
          <w:pgMar w:top="1440" w:right="1440" w:bottom="1440" w:left="1440" w:header="709" w:footer="709" w:gutter="0"/>
          <w:cols w:space="708"/>
          <w:docGrid w:linePitch="360"/>
        </w:sectPr>
      </w:pPr>
    </w:p>
    <w:p w14:paraId="553E9FA0" w14:textId="4A70C22A" w:rsidR="00A24D3D" w:rsidRPr="004E4EAA" w:rsidRDefault="00A24D3D" w:rsidP="00A24D3D">
      <w:pPr>
        <w:pStyle w:val="SectionText0"/>
        <w:spacing w:line="480" w:lineRule="auto"/>
      </w:pPr>
      <w:r w:rsidRPr="004E4EAA">
        <w:lastRenderedPageBreak/>
        <w:t>comprehensiveness of the final search strategy and screening. Common keywords in the exemplar articles were compiled and used to develop the search string. The final search string we used to search for articles was "Sentinel AND Behavio*" (</w:t>
      </w:r>
      <w:r>
        <w:fldChar w:fldCharType="begin"/>
      </w:r>
      <w:r>
        <w:instrText xml:space="preserve"> REF _Ref161749046 \h  \* MERGEFORMAT </w:instrText>
      </w:r>
      <w:r>
        <w:fldChar w:fldCharType="separate"/>
      </w:r>
      <w:r w:rsidR="003967E6">
        <w:t xml:space="preserve">Table </w:t>
      </w:r>
      <w:r w:rsidR="003967E6">
        <w:rPr>
          <w:noProof/>
        </w:rPr>
        <w:t>2</w:t>
      </w:r>
      <w:r>
        <w:fldChar w:fldCharType="end"/>
      </w:r>
      <w:r w:rsidRPr="004E4EAA">
        <w:t xml:space="preserve">). We filtered the articles by removing articles in fields unrelated to behaviour (e.g., sleep, remote sensing). On Nov. 1st, 2022, we searched through Web of Science Complete, which included </w:t>
      </w:r>
      <w:r w:rsidRPr="004E4EAA">
        <w:rPr>
          <w:lang w:eastAsia="en-US"/>
        </w:rPr>
        <w:t>Web of Science Core, Current Contents Connect, Zoological Records, SciELO Citation Index, KCI-Korean Journal Database, BIOSIS Citation Index, Data Citation Index</w:t>
      </w:r>
      <w:r w:rsidRPr="004E4EAA">
        <w:t>, and exported the list of search results.</w:t>
      </w:r>
      <w:r>
        <w:t xml:space="preserve"> </w:t>
      </w:r>
      <w:r w:rsidRPr="00187090">
        <w:t>Using the factors identified during the full-text screening of articles, E</w:t>
      </w:r>
      <w:r>
        <w:t>LICIT</w:t>
      </w:r>
      <w:r w:rsidRPr="00187090">
        <w:t xml:space="preserve"> was used to search for any articles not present in the databases searched</w:t>
      </w:r>
      <w:r w:rsidRPr="004E4EAA">
        <w:t xml:space="preserve"> </w:t>
      </w:r>
      <w:r>
        <w:t>on Nov. 20</w:t>
      </w:r>
      <w:r w:rsidRPr="00666AE0">
        <w:rPr>
          <w:vertAlign w:val="superscript"/>
        </w:rPr>
        <w:t>t</w:t>
      </w:r>
      <w:r>
        <w:rPr>
          <w:vertAlign w:val="superscript"/>
        </w:rPr>
        <w:t>h</w:t>
      </w:r>
      <w:r w:rsidRPr="00666AE0">
        <w:t>,</w:t>
      </w:r>
      <w:r>
        <w:rPr>
          <w:vertAlign w:val="superscript"/>
        </w:rPr>
        <w:t xml:space="preserve"> </w:t>
      </w:r>
      <w:r>
        <w:t>2023 using variations of the search string “</w:t>
      </w:r>
      <w:r w:rsidR="009B1137">
        <w:t>How</w:t>
      </w:r>
      <w:r>
        <w:t xml:space="preserve"> does [factor] affect sentinel behaviour?” </w:t>
      </w:r>
      <w:r w:rsidRPr="004E4EAA">
        <w:fldChar w:fldCharType="begin"/>
      </w:r>
      <w:r w:rsidR="00A11ABE">
        <w:instrText xml:space="preserve"> ADDIN ZOTERO_ITEM CSL_CITATION {"citationID":"ScOGkIcG","properties":{"formattedCitation":"[64]","plainCitation":"[64]","noteIndex":0},"citationItems":[{"id":1732,"uris":["http://zotero.org/users/8430992/items/MRMXZ3GG"],"itemData":{"id":1732,"type":"article-journal","container-title":"The Journal of the Canadian Health Libraries Association","DOI":"10.29173/jchla29657","ISSN":"1708-6892","issue":"1","journalAbbreviation":"J Can Health Libr Assoc","note":"PMID: null\nPMCID: PMC10089336","page":"15-18","source":"PubMed Central","title":"Elicit","volume":"44","author":[{"family":"Kung","given":"Janice Y."}],"issued":{"date-parts":[["2023",4,1]]}},"label":"page"}],"schema":"https://github.com/citation-style-language/schema/raw/master/csl-citation.json"} </w:instrText>
      </w:r>
      <w:r w:rsidRPr="004E4EAA">
        <w:fldChar w:fldCharType="separate"/>
      </w:r>
      <w:r w:rsidR="00A11ABE" w:rsidRPr="00A11ABE">
        <w:t>[64]</w:t>
      </w:r>
      <w:r w:rsidRPr="004E4EAA">
        <w:fldChar w:fldCharType="end"/>
      </w:r>
      <w:r w:rsidRPr="004E4EAA">
        <w:t>.</w:t>
      </w:r>
    </w:p>
    <w:p w14:paraId="5E7E96D0" w14:textId="77777777" w:rsidR="00A24D3D" w:rsidRPr="004E4EAA" w:rsidRDefault="00A24D3D" w:rsidP="00FD273E">
      <w:pPr>
        <w:pStyle w:val="SectionSubtitle"/>
        <w:spacing w:after="0" w:line="480" w:lineRule="auto"/>
        <w:rPr>
          <w:rFonts w:cs="Times New Roman"/>
        </w:rPr>
      </w:pPr>
      <w:bookmarkStart w:id="26" w:name="_Toc162610807"/>
      <w:r w:rsidRPr="004E4EAA">
        <w:rPr>
          <w:rFonts w:cs="Times New Roman"/>
        </w:rPr>
        <w:t>Data collection &amp; analysis</w:t>
      </w:r>
      <w:bookmarkEnd w:id="26"/>
    </w:p>
    <w:p w14:paraId="396C93A9" w14:textId="4E80E3FE" w:rsidR="00A24D3D" w:rsidRPr="00A24D3D" w:rsidRDefault="00A24D3D" w:rsidP="00A24D3D">
      <w:pPr>
        <w:pStyle w:val="SectionText0"/>
        <w:spacing w:line="480" w:lineRule="auto"/>
        <w:sectPr w:rsidR="00A24D3D" w:rsidRPr="00A24D3D" w:rsidSect="009B70AE">
          <w:headerReference w:type="default" r:id="rId20"/>
          <w:pgSz w:w="12240" w:h="15840" w:code="1"/>
          <w:pgMar w:top="1440" w:right="1440" w:bottom="1440" w:left="1440" w:header="709" w:footer="709" w:gutter="0"/>
          <w:cols w:space="708"/>
          <w:docGrid w:linePitch="360"/>
        </w:sectPr>
      </w:pPr>
      <w:r w:rsidRPr="004E4EAA">
        <w:t>Title</w:t>
      </w:r>
      <w:r w:rsidR="009B1137">
        <w:t>s</w:t>
      </w:r>
      <w:r w:rsidRPr="004E4EAA">
        <w:t xml:space="preserve"> and abstract</w:t>
      </w:r>
      <w:r w:rsidR="009B1137">
        <w:t>s</w:t>
      </w:r>
      <w:r w:rsidRPr="004E4EAA">
        <w:t xml:space="preserve"> were screened </w:t>
      </w:r>
      <w:r>
        <w:t xml:space="preserve">three times </w:t>
      </w:r>
      <w:r w:rsidRPr="004E4EAA">
        <w:t>using the "Metagear" package in R</w:t>
      </w:r>
      <w:r>
        <w:t xml:space="preserve"> (v.4.2.3, </w:t>
      </w:r>
      <w:r w:rsidRPr="004E4EAA">
        <w:fldChar w:fldCharType="begin"/>
      </w:r>
      <w:r w:rsidR="00A11ABE">
        <w:instrText xml:space="preserve"> ADDIN ZOTERO_ITEM CSL_CITATION {"citationID":"l1affs2x","properties":{"formattedCitation":"[65]","plainCitation":"[65]","noteIndex":0},"citationItems":[{"id":1730,"uris":["http://zotero.org/users/8430992/items/H2DSTLGX"],"itemData":{"id":1730,"type":"article-journal","container-title":"Methods in Ecology and Evolution","DOI":"https://doi.org/10.1111/2041-210X.12472","issue":"3","page":"323-330","title":"Facilitating systematic reviews, data extraction and meta‐analysis with the metagear package for r","volume":"7","author":[{"family":"Lajeunesse","given":"Marc J."}],"issued":{"date-parts":[["2015"]]}}}],"schema":"https://github.com/citation-style-language/schema/raw/master/csl-citation.json"} </w:instrText>
      </w:r>
      <w:r w:rsidRPr="004E4EAA">
        <w:fldChar w:fldCharType="separate"/>
      </w:r>
      <w:r w:rsidR="00A11ABE" w:rsidRPr="00A11ABE">
        <w:t>[65]</w:t>
      </w:r>
      <w:r w:rsidRPr="004E4EAA">
        <w:fldChar w:fldCharType="end"/>
      </w:r>
      <w:r>
        <w:t>)</w:t>
      </w:r>
      <w:r w:rsidRPr="004E4EAA">
        <w:t xml:space="preserve"> by following the inclusion and exclusion criteria</w:t>
      </w:r>
      <w:r>
        <w:t xml:space="preserve"> (</w:t>
      </w:r>
      <w:r>
        <w:fldChar w:fldCharType="begin"/>
      </w:r>
      <w:r>
        <w:instrText xml:space="preserve"> REF _Ref161749023 \h  \* MERGEFORMAT </w:instrText>
      </w:r>
      <w:r>
        <w:fldChar w:fldCharType="separate"/>
      </w:r>
      <w:r w:rsidR="003967E6">
        <w:rPr>
          <w:b/>
          <w:bCs/>
          <w:lang w:val="en-US"/>
        </w:rPr>
        <w:t>Error! Reference source not found.</w:t>
      </w:r>
      <w:r>
        <w:fldChar w:fldCharType="end"/>
      </w:r>
      <w:r>
        <w:t>)</w:t>
      </w:r>
      <w:r w:rsidRPr="004E4EAA">
        <w:t xml:space="preserve">. Full texts of articles </w:t>
      </w:r>
      <w:r>
        <w:t>were then</w:t>
      </w:r>
      <w:r w:rsidRPr="004E4EAA">
        <w:t xml:space="preserve"> screen</w:t>
      </w:r>
      <w:r>
        <w:t>ed</w:t>
      </w:r>
      <w:r w:rsidRPr="004E4EAA">
        <w:t xml:space="preserve"> </w:t>
      </w:r>
      <w:r>
        <w:t>for inclusion or exclusion based on our criteria</w:t>
      </w:r>
      <w:r w:rsidRPr="004E4EAA">
        <w:t xml:space="preserve">. </w:t>
      </w:r>
      <w:r>
        <w:t xml:space="preserve">How changes in </w:t>
      </w:r>
      <w:r w:rsidRPr="004E4EAA">
        <w:t xml:space="preserve">sentinel behaviour </w:t>
      </w:r>
      <w:r>
        <w:t xml:space="preserve">were measured (e.g. total duration, length of bout) </w:t>
      </w:r>
      <w:r w:rsidRPr="004E4EAA">
        <w:t xml:space="preserve">and </w:t>
      </w:r>
      <w:r>
        <w:t xml:space="preserve">which </w:t>
      </w:r>
      <w:r w:rsidRPr="004E4EAA">
        <w:t>factors tested by the articles were recorded, as well as the species</w:t>
      </w:r>
      <w:r>
        <w:t xml:space="preserve"> of interest</w:t>
      </w:r>
      <w:r w:rsidRPr="004E4EAA">
        <w:t xml:space="preserve">. </w:t>
      </w:r>
      <w:r>
        <w:t xml:space="preserve">We later grouped the factors as either intrinsic (e.g. sex, age, body mass) or extrinsic (e.g. anthropogenic noise, presence of predators or outgroup rivals). </w:t>
      </w:r>
      <w:r w:rsidRPr="004E4EAA">
        <w:t xml:space="preserve">We </w:t>
      </w:r>
      <w:r>
        <w:t xml:space="preserve">also </w:t>
      </w:r>
      <w:r w:rsidRPr="004E4EAA">
        <w:t xml:space="preserve">kept a record of articles that defined sentinel behaviour, and if that definition included coordination as a defining feature as proposed by Bednekoff </w:t>
      </w:r>
      <w:r w:rsidRPr="004E4EAA">
        <w:fldChar w:fldCharType="begin"/>
      </w:r>
      <w:r w:rsidR="00EE023D">
        <w:instrText xml:space="preserve"> ADDIN ZOTERO_ITEM CSL_CITATION {"citationID":"6UjsSTyp","properties":{"formattedCitation":"[1]","plainCitation":"[1]","noteIndex":0},"citationItems":[{"id":239,"uris":["http://zotero.org/users/8430992/items/S3J3SQSD"],"itemData":{"id":239,"type":"chapter","container-title":"Advances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A."}],"accessed":{"date-parts":[["2022",1,9]]},"issued":{"date-parts":[["2015"]]}}}],"schema":"https://github.com/citation-style-language/schema/raw/master/csl-citation.json"} </w:instrText>
      </w:r>
      <w:r w:rsidRPr="004E4EAA">
        <w:fldChar w:fldCharType="separate"/>
      </w:r>
      <w:r w:rsidR="00EE023D" w:rsidRPr="00EE023D">
        <w:t>[1]</w:t>
      </w:r>
      <w:r w:rsidRPr="004E4EAA">
        <w:fldChar w:fldCharType="end"/>
      </w:r>
      <w:r w:rsidRPr="004E4EAA">
        <w:t>.</w:t>
      </w:r>
    </w:p>
    <w:p w14:paraId="020E31D0" w14:textId="5E9D7693" w:rsidR="00A24D3D" w:rsidRDefault="00A24D3D" w:rsidP="00F23B36">
      <w:pPr>
        <w:pStyle w:val="BetterCaption"/>
      </w:pPr>
      <w:bookmarkStart w:id="27" w:name="_Ref161749046"/>
      <w:bookmarkStart w:id="28" w:name="_Toc161750861"/>
      <w:bookmarkStart w:id="29" w:name="_Toc162210468"/>
      <w:r>
        <w:lastRenderedPageBreak/>
        <w:t xml:space="preserve">Table </w:t>
      </w:r>
      <w:r>
        <w:fldChar w:fldCharType="begin"/>
      </w:r>
      <w:r>
        <w:instrText xml:space="preserve"> SEQ Table \* ARABIC </w:instrText>
      </w:r>
      <w:r>
        <w:fldChar w:fldCharType="separate"/>
      </w:r>
      <w:r w:rsidR="003967E6">
        <w:rPr>
          <w:noProof/>
        </w:rPr>
        <w:t>2</w:t>
      </w:r>
      <w:r>
        <w:fldChar w:fldCharType="end"/>
      </w:r>
      <w:bookmarkEnd w:id="27"/>
      <w:r>
        <w:t xml:space="preserve">: </w:t>
      </w:r>
      <w:r w:rsidRPr="004E4EAA">
        <w:rPr>
          <w:b w:val="0"/>
          <w:bCs w:val="0"/>
        </w:rPr>
        <w:t>Search string used on Nov. 1st, 2022</w:t>
      </w:r>
      <w:bookmarkEnd w:id="28"/>
      <w:bookmarkEnd w:id="29"/>
    </w:p>
    <w:tbl>
      <w:tblPr>
        <w:tblStyle w:val="TableGrid"/>
        <w:tblW w:w="12955" w:type="dxa"/>
        <w:tblLook w:val="04A0" w:firstRow="1" w:lastRow="0" w:firstColumn="1" w:lastColumn="0" w:noHBand="0" w:noVBand="1"/>
      </w:tblPr>
      <w:tblGrid>
        <w:gridCol w:w="1615"/>
        <w:gridCol w:w="11340"/>
      </w:tblGrid>
      <w:tr w:rsidR="00A24D3D" w:rsidRPr="004E4EAA" w14:paraId="2B4D6FF4" w14:textId="77777777" w:rsidTr="002A3494">
        <w:tc>
          <w:tcPr>
            <w:tcW w:w="1615" w:type="dxa"/>
            <w:shd w:val="clear" w:color="auto" w:fill="D9D9D9" w:themeFill="background1" w:themeFillShade="D9"/>
          </w:tcPr>
          <w:p w14:paraId="75999F99" w14:textId="77777777" w:rsidR="00A24D3D" w:rsidRPr="00095365" w:rsidRDefault="00A24D3D" w:rsidP="009F6D83">
            <w:pPr>
              <w:pStyle w:val="SectionText0"/>
              <w:rPr>
                <w:b/>
                <w:bCs/>
              </w:rPr>
            </w:pPr>
            <w:r w:rsidRPr="00095365">
              <w:rPr>
                <w:b/>
                <w:bCs/>
              </w:rPr>
              <w:t>Element</w:t>
            </w:r>
          </w:p>
        </w:tc>
        <w:tc>
          <w:tcPr>
            <w:tcW w:w="11340" w:type="dxa"/>
            <w:shd w:val="clear" w:color="auto" w:fill="D9D9D9" w:themeFill="background1" w:themeFillShade="D9"/>
          </w:tcPr>
          <w:p w14:paraId="218CA2C7" w14:textId="77777777" w:rsidR="00A24D3D" w:rsidRPr="00095365" w:rsidRDefault="00A24D3D" w:rsidP="009F6D83">
            <w:pPr>
              <w:pStyle w:val="SectionText0"/>
              <w:rPr>
                <w:b/>
                <w:bCs/>
              </w:rPr>
            </w:pPr>
            <w:r w:rsidRPr="00095365">
              <w:rPr>
                <w:b/>
                <w:bCs/>
              </w:rPr>
              <w:t>String</w:t>
            </w:r>
          </w:p>
        </w:tc>
      </w:tr>
      <w:tr w:rsidR="00A24D3D" w:rsidRPr="004E4EAA" w14:paraId="1544AE40" w14:textId="77777777" w:rsidTr="002A3494">
        <w:tc>
          <w:tcPr>
            <w:tcW w:w="1615" w:type="dxa"/>
          </w:tcPr>
          <w:p w14:paraId="54CCBE4E" w14:textId="77777777" w:rsidR="00A24D3D" w:rsidRPr="004E4EAA" w:rsidRDefault="00A24D3D" w:rsidP="009F6D83">
            <w:pPr>
              <w:pStyle w:val="SectionText0"/>
            </w:pPr>
            <w:r w:rsidRPr="004E4EAA">
              <w:t>Topic</w:t>
            </w:r>
          </w:p>
        </w:tc>
        <w:tc>
          <w:tcPr>
            <w:tcW w:w="11340" w:type="dxa"/>
          </w:tcPr>
          <w:p w14:paraId="4DAD87EF" w14:textId="77777777" w:rsidR="00A24D3D" w:rsidRPr="004E4EAA" w:rsidRDefault="00A24D3D" w:rsidP="009F6D83">
            <w:pPr>
              <w:pStyle w:val="SectionText0"/>
            </w:pPr>
            <w:r w:rsidRPr="004E4EAA">
              <w:t>sentinel AND Behavio*</w:t>
            </w:r>
          </w:p>
        </w:tc>
      </w:tr>
      <w:tr w:rsidR="00A24D3D" w:rsidRPr="004E4EAA" w14:paraId="5B0C93D8" w14:textId="77777777" w:rsidTr="002A3494">
        <w:tc>
          <w:tcPr>
            <w:tcW w:w="1615" w:type="dxa"/>
          </w:tcPr>
          <w:p w14:paraId="06DD793D" w14:textId="77777777" w:rsidR="00A24D3D" w:rsidRPr="004E4EAA" w:rsidRDefault="00A24D3D" w:rsidP="009F6D83">
            <w:pPr>
              <w:pStyle w:val="SectionText0"/>
            </w:pPr>
            <w:r w:rsidRPr="004E4EAA">
              <w:t>Language</w:t>
            </w:r>
          </w:p>
        </w:tc>
        <w:tc>
          <w:tcPr>
            <w:tcW w:w="11340" w:type="dxa"/>
          </w:tcPr>
          <w:p w14:paraId="7980BE2C" w14:textId="77777777" w:rsidR="00A24D3D" w:rsidRPr="004E4EAA" w:rsidRDefault="00A24D3D" w:rsidP="009F6D83">
            <w:pPr>
              <w:pStyle w:val="SectionText0"/>
            </w:pPr>
            <w:r w:rsidRPr="004E4EAA">
              <w:t>“ENGLISH”</w:t>
            </w:r>
          </w:p>
        </w:tc>
      </w:tr>
      <w:tr w:rsidR="00A24D3D" w:rsidRPr="004E4EAA" w14:paraId="41B50072" w14:textId="77777777" w:rsidTr="002A3494">
        <w:tc>
          <w:tcPr>
            <w:tcW w:w="1615" w:type="dxa"/>
          </w:tcPr>
          <w:p w14:paraId="0C90BB09" w14:textId="77777777" w:rsidR="00A24D3D" w:rsidRPr="004E4EAA" w:rsidRDefault="00A24D3D" w:rsidP="009F6D83">
            <w:pPr>
              <w:pStyle w:val="SectionText0"/>
            </w:pPr>
            <w:r w:rsidRPr="004E4EAA">
              <w:t>Subject</w:t>
            </w:r>
          </w:p>
        </w:tc>
        <w:tc>
          <w:tcPr>
            <w:tcW w:w="11340" w:type="dxa"/>
          </w:tcPr>
          <w:p w14:paraId="2763FB86" w14:textId="77777777" w:rsidR="00A24D3D" w:rsidRPr="004E4EAA" w:rsidRDefault="00A24D3D" w:rsidP="009F6D83">
            <w:pPr>
              <w:pStyle w:val="SectionText0"/>
            </w:pPr>
            <w:r w:rsidRPr="004E4EAA">
              <w:t>“BEHAVIORAL SCIENCES”</w:t>
            </w:r>
          </w:p>
        </w:tc>
      </w:tr>
      <w:tr w:rsidR="00A24D3D" w:rsidRPr="004E4EAA" w14:paraId="2EBC2887" w14:textId="77777777" w:rsidTr="002A3494">
        <w:tc>
          <w:tcPr>
            <w:tcW w:w="1615" w:type="dxa"/>
          </w:tcPr>
          <w:p w14:paraId="57DEFB2A" w14:textId="77777777" w:rsidR="00A24D3D" w:rsidRPr="004E4EAA" w:rsidRDefault="00A24D3D" w:rsidP="009F6D83">
            <w:pPr>
              <w:pStyle w:val="SectionText0"/>
            </w:pPr>
            <w:r w:rsidRPr="004E4EAA">
              <w:t>NOT Subject</w:t>
            </w:r>
          </w:p>
        </w:tc>
        <w:tc>
          <w:tcPr>
            <w:tcW w:w="11340" w:type="dxa"/>
          </w:tcPr>
          <w:p w14:paraId="20566DB9" w14:textId="77777777" w:rsidR="00A24D3D" w:rsidRPr="004E4EAA" w:rsidRDefault="00A24D3D" w:rsidP="009F6D83">
            <w:pPr>
              <w:pStyle w:val="SectionText0"/>
            </w:pPr>
            <w:r w:rsidRPr="004E4EAA">
              <w:t>"HEALTH CARE SCIENCES SERVICES" OR "PEDIATRICS" OR "PHARMACOLOGY PHARMACY" OR "MARINE FRESHWATER BIOLOGY" OR "GENERAL INTERNAL MEDICINE" OR "METEOROLOGY ATMOSPHERIC SCIENCES" OR "SUBSTANCE ABUSE" OR "CRIMINOLOGY PENOLOGY" OR "RADIOLOGY NUCLEAR MEDICINE MEDICAL IMAGING" OR "SURGERY" OR "MEDICAL LABORATORY TECHNOLOGY" OR "PUBLIC ENVIRONMENTAL OCCUPATIONAL HEALTH" OR "WOMEN APOS S STUDIES" OR "GEOCHEMISTRY GEOPHYSICS" OR "RESEARCH EXPERIMENTAL MEDICINE" OR "IMAGING SCIENCE PHOTOGRAPHIC TECHNOLOGY" OR "EDUCATION EDUCATIONAL RESEARCH" OR "BUSINESS ECONOMICS" OR "BIOTECHNOLOGY APPLIED MICROBIOLOGY"</w:t>
            </w:r>
          </w:p>
        </w:tc>
      </w:tr>
    </w:tbl>
    <w:p w14:paraId="036B801D" w14:textId="77777777" w:rsidR="00A24D3D" w:rsidRPr="004E4EAA" w:rsidRDefault="00A24D3D" w:rsidP="009F6D83">
      <w:pPr>
        <w:pStyle w:val="SectionText0"/>
        <w:sectPr w:rsidR="00A24D3D" w:rsidRPr="004E4EAA" w:rsidSect="009B70AE">
          <w:headerReference w:type="default" r:id="rId21"/>
          <w:pgSz w:w="15840" w:h="12240" w:orient="landscape" w:code="1"/>
          <w:pgMar w:top="1440" w:right="1440" w:bottom="1440" w:left="1440" w:header="709" w:footer="709" w:gutter="0"/>
          <w:cols w:space="708"/>
          <w:docGrid w:linePitch="360"/>
        </w:sectPr>
      </w:pPr>
    </w:p>
    <w:p w14:paraId="4E1E8D6F" w14:textId="77777777" w:rsidR="00A24D3D" w:rsidRPr="004E4EAA" w:rsidRDefault="00A24D3D" w:rsidP="00FD273E">
      <w:pPr>
        <w:pStyle w:val="SectionTitle"/>
        <w:spacing w:before="0" w:after="0" w:line="480" w:lineRule="auto"/>
      </w:pPr>
      <w:bookmarkStart w:id="30" w:name="_Toc162610808"/>
      <w:r w:rsidRPr="004E4EAA">
        <w:lastRenderedPageBreak/>
        <w:t>Results</w:t>
      </w:r>
      <w:bookmarkEnd w:id="30"/>
    </w:p>
    <w:p w14:paraId="0524BE4F" w14:textId="505C2DE1" w:rsidR="00A24D3D" w:rsidRPr="004E4EAA" w:rsidRDefault="00A24D3D" w:rsidP="00A24D3D">
      <w:pPr>
        <w:pStyle w:val="SectionText0"/>
        <w:spacing w:line="480" w:lineRule="auto"/>
      </w:pPr>
      <w:r>
        <w:t>Our search string collected 364 articles on Web of Science. Title and abstract screening rejected 274 articles, three articles were unretrievable, and 48 articles were rejected during full-text screening (</w:t>
      </w:r>
      <w:r>
        <w:fldChar w:fldCharType="begin"/>
      </w:r>
      <w:r>
        <w:instrText xml:space="preserve"> REF _Ref155326346 \h  \* MERGEFORMAT </w:instrText>
      </w:r>
      <w:r>
        <w:fldChar w:fldCharType="separate"/>
      </w:r>
      <w:r w:rsidR="003967E6" w:rsidRPr="004E4EAA">
        <w:t xml:space="preserve">Figure </w:t>
      </w:r>
      <w:r w:rsidR="003967E6">
        <w:rPr>
          <w:noProof/>
        </w:rPr>
        <w:t>1</w:t>
      </w:r>
      <w:r>
        <w:fldChar w:fldCharType="end"/>
      </w:r>
      <w:r>
        <w:t xml:space="preserve">, Supplemental Materials). </w:t>
      </w:r>
      <w:r w:rsidRPr="004E4EAA">
        <w:t xml:space="preserve">We </w:t>
      </w:r>
      <w:r>
        <w:t xml:space="preserve">retained </w:t>
      </w:r>
      <w:r w:rsidRPr="004E4EAA">
        <w:t xml:space="preserve">42 </w:t>
      </w:r>
      <w:r>
        <w:t>studies that met the inclusion criteria</w:t>
      </w:r>
      <w:r w:rsidRPr="004E4EAA">
        <w:t>. Our search of Web of Science Complete and subsequent screening successfully retained 85% of the exemplar articles</w:t>
      </w:r>
      <w:r>
        <w:t xml:space="preserve"> (17/20 articles, higher than the minimum pre-established threshold of 80%)</w:t>
      </w:r>
      <w:r w:rsidRPr="004E4EAA">
        <w:t xml:space="preserve">. The </w:t>
      </w:r>
      <w:r>
        <w:t xml:space="preserve">three </w:t>
      </w:r>
      <w:r w:rsidRPr="004E4EAA">
        <w:t xml:space="preserve">exemplar articles missed by the search on Web of Science were found by searching and screening the results from </w:t>
      </w:r>
      <w:r>
        <w:t xml:space="preserve">ELICIT </w:t>
      </w:r>
      <w:r>
        <w:fldChar w:fldCharType="begin"/>
      </w:r>
      <w:r w:rsidR="00A11ABE">
        <w:instrText xml:space="preserve"> ADDIN ZOTERO_ITEM CSL_CITATION {"citationID":"uMeiML6e","properties":{"formattedCitation":"[64]","plainCitation":"[64]","noteIndex":0},"citationItems":[{"id":1732,"uris":["http://zotero.org/users/8430992/items/MRMXZ3GG"],"itemData":{"id":1732,"type":"article-journal","container-title":"The Journal of the Canadian Health Libraries Association","DOI":"10.29173/jchla29657","ISSN":"1708-6892","issue":"1","journalAbbreviation":"J Can Health Libr Assoc","note":"PMID: null\nPMCID: PMC10089336","page":"15-18","source":"PubMed Central","title":"Elicit","volume":"44","author":[{"family":"Kung","given":"Janice Y."}],"issued":{"date-parts":[["2023",4,1]]}}}],"schema":"https://github.com/citation-style-language/schema/raw/master/csl-citation.json"} </w:instrText>
      </w:r>
      <w:r>
        <w:fldChar w:fldCharType="separate"/>
      </w:r>
      <w:r w:rsidR="00A11ABE" w:rsidRPr="00A11ABE">
        <w:t>[64]</w:t>
      </w:r>
      <w:r>
        <w:fldChar w:fldCharType="end"/>
      </w:r>
      <w:r>
        <w:t>.</w:t>
      </w:r>
    </w:p>
    <w:p w14:paraId="6DA58E26" w14:textId="31470E8F" w:rsidR="00A24D3D" w:rsidRPr="004E4EAA" w:rsidRDefault="00A24D3D" w:rsidP="00A24D3D">
      <w:pPr>
        <w:pStyle w:val="SectionText0"/>
        <w:spacing w:line="480" w:lineRule="auto"/>
      </w:pPr>
      <w:r>
        <w:t xml:space="preserve">We retained 29 </w:t>
      </w:r>
      <w:r w:rsidRPr="004E4EAA">
        <w:t xml:space="preserve">articles </w:t>
      </w:r>
      <w:r>
        <w:t xml:space="preserve">that </w:t>
      </w:r>
      <w:r w:rsidRPr="004E4EAA">
        <w:t xml:space="preserve">conducted studies on sentinel behaviour on avian species, with most studies being performed on </w:t>
      </w:r>
      <w:r w:rsidRPr="004E4EAA">
        <w:rPr>
          <w:i/>
        </w:rPr>
        <w:t>Argya</w:t>
      </w:r>
      <w:r>
        <w:rPr>
          <w:i/>
        </w:rPr>
        <w:t xml:space="preserve"> squamiceps</w:t>
      </w:r>
      <w:r w:rsidRPr="004E4EAA">
        <w:t xml:space="preserve"> (6), </w:t>
      </w:r>
      <w:r w:rsidRPr="004E4EAA">
        <w:rPr>
          <w:i/>
        </w:rPr>
        <w:t>Turdoides</w:t>
      </w:r>
      <w:r>
        <w:rPr>
          <w:i/>
        </w:rPr>
        <w:t xml:space="preserve"> spp.</w:t>
      </w:r>
      <w:r w:rsidRPr="004E4EAA">
        <w:t xml:space="preserve"> (5), </w:t>
      </w:r>
      <w:r w:rsidRPr="004E4EAA">
        <w:rPr>
          <w:i/>
        </w:rPr>
        <w:t>Aphelocoma</w:t>
      </w:r>
      <w:r>
        <w:rPr>
          <w:i/>
        </w:rPr>
        <w:t xml:space="preserve"> spp.</w:t>
      </w:r>
      <w:r w:rsidRPr="004E4EAA">
        <w:t xml:space="preserve"> (5)</w:t>
      </w:r>
      <w:r>
        <w:t>,</w:t>
      </w:r>
      <w:r w:rsidRPr="004E4EAA">
        <w:t xml:space="preserve"> </w:t>
      </w:r>
      <w:r>
        <w:t xml:space="preserve">and </w:t>
      </w:r>
      <w:r w:rsidRPr="004E4EAA">
        <w:t>red-winged blackbirds</w:t>
      </w:r>
      <w:r>
        <w:t xml:space="preserve"> (</w:t>
      </w:r>
      <w:r>
        <w:rPr>
          <w:i/>
        </w:rPr>
        <w:t>Agelaius phoeniceus</w:t>
      </w:r>
      <w:r>
        <w:t>, 3)</w:t>
      </w:r>
      <w:r w:rsidR="00563147">
        <w:t xml:space="preserve"> </w:t>
      </w:r>
      <w:r w:rsidRPr="004E4EAA">
        <w:t>(</w:t>
      </w:r>
      <w:r w:rsidR="00563147">
        <w:fldChar w:fldCharType="begin"/>
      </w:r>
      <w:r w:rsidR="00563147">
        <w:instrText xml:space="preserve"> REF _Ref155326295 \h </w:instrText>
      </w:r>
      <w:r w:rsidR="00563147">
        <w:fldChar w:fldCharType="separate"/>
      </w:r>
      <w:r w:rsidR="003967E6" w:rsidRPr="004E4EAA">
        <w:t xml:space="preserve">Table </w:t>
      </w:r>
      <w:r w:rsidR="003967E6">
        <w:rPr>
          <w:noProof/>
        </w:rPr>
        <w:t>3</w:t>
      </w:r>
      <w:r w:rsidR="00563147">
        <w:fldChar w:fldCharType="end"/>
      </w:r>
      <w:r w:rsidRPr="004E4EAA">
        <w:t>)</w:t>
      </w:r>
      <w:r>
        <w:t xml:space="preserve">. The other </w:t>
      </w:r>
      <w:r w:rsidRPr="004E4EAA">
        <w:t>13 studies were conducted on mammal species, with the majority being performed on meerkats (</w:t>
      </w:r>
      <w:r w:rsidRPr="004E4EAA">
        <w:rPr>
          <w:i/>
        </w:rPr>
        <w:t>Suricata suricatta,</w:t>
      </w:r>
      <w:r w:rsidRPr="004E4EAA">
        <w:t xml:space="preserve"> 7), and dwarf mongoose</w:t>
      </w:r>
      <w:r>
        <w:t>s</w:t>
      </w:r>
      <w:r w:rsidRPr="004E4EAA">
        <w:t xml:space="preserve"> (</w:t>
      </w:r>
      <w:r w:rsidRPr="004E4EAA">
        <w:rPr>
          <w:i/>
        </w:rPr>
        <w:t xml:space="preserve">Helogale parvula, </w:t>
      </w:r>
      <w:r w:rsidRPr="004E4EAA">
        <w:t>5).</w:t>
      </w:r>
    </w:p>
    <w:p w14:paraId="7D737426" w14:textId="2DA28209" w:rsidR="00F72689" w:rsidRDefault="00A24D3D" w:rsidP="00A24D3D">
      <w:pPr>
        <w:pStyle w:val="SectionText0"/>
        <w:spacing w:line="480" w:lineRule="auto"/>
        <w:sectPr w:rsidR="00F72689" w:rsidSect="009B70AE">
          <w:headerReference w:type="default" r:id="rId22"/>
          <w:pgSz w:w="12240" w:h="15840" w:code="1"/>
          <w:pgMar w:top="1440" w:right="1440" w:bottom="1440" w:left="1440" w:header="709" w:footer="709" w:gutter="0"/>
          <w:cols w:space="708"/>
          <w:docGrid w:linePitch="360"/>
        </w:sectPr>
      </w:pPr>
      <w:r w:rsidRPr="004E4EAA">
        <w:t xml:space="preserve">Factors tested were grouped as testing either intrinsic (e.g. sex, maturity, satiation, body size) or extrinsic (e.g. group size, dominance, risk). </w:t>
      </w:r>
      <w:r>
        <w:t>The</w:t>
      </w:r>
      <w:r w:rsidRPr="004E4EAA">
        <w:t xml:space="preserve"> effects of extrinsic factors on sentinel behaviour</w:t>
      </w:r>
      <w:r>
        <w:t xml:space="preserve"> were tested in 13 studies</w:t>
      </w:r>
      <w:r w:rsidRPr="004E4EAA">
        <w:t xml:space="preserve">, and 9 studies tested the effects of intrinsic factors on sentinel behaviour. </w:t>
      </w:r>
      <w:r>
        <w:t>T</w:t>
      </w:r>
      <w:r w:rsidRPr="004E4EAA">
        <w:t>he effects of both intrinsic and extrinsic factors</w:t>
      </w:r>
      <w:r>
        <w:t xml:space="preserve"> were tested in 20 studies</w:t>
      </w:r>
      <w:r w:rsidRPr="004E4EAA">
        <w:t>, the majority of which were studies testing the effects of sex and dominance on sentinel behaviour. The effects of sex (17 articles), dominance (12 articles), and group size (10 articles) were the most studied factors (</w:t>
      </w:r>
      <w:r w:rsidR="00563147">
        <w:fldChar w:fldCharType="begin"/>
      </w:r>
      <w:r w:rsidR="00563147">
        <w:instrText xml:space="preserve"> REF _Ref155326295 \h </w:instrText>
      </w:r>
      <w:r w:rsidR="00563147">
        <w:fldChar w:fldCharType="separate"/>
      </w:r>
      <w:r w:rsidR="003967E6" w:rsidRPr="004E4EAA">
        <w:t xml:space="preserve">Table </w:t>
      </w:r>
      <w:r w:rsidR="003967E6">
        <w:rPr>
          <w:noProof/>
        </w:rPr>
        <w:t>3</w:t>
      </w:r>
      <w:r w:rsidR="00563147">
        <w:fldChar w:fldCharType="end"/>
      </w:r>
      <w:r w:rsidRPr="004E4EAA">
        <w:t>). The effects of satiation (8 articles), predation risk (7 articles), and maturity (7 articles) were also frequently studied.</w:t>
      </w:r>
    </w:p>
    <w:p w14:paraId="64589E58" w14:textId="77777777" w:rsidR="006B3590" w:rsidRPr="004E4EAA" w:rsidRDefault="006B3590" w:rsidP="006B3590">
      <w:pPr>
        <w:pStyle w:val="SectionText0"/>
      </w:pPr>
      <w:r>
        <w:rPr>
          <w:noProof/>
          <w14:ligatures w14:val="standardContextual"/>
        </w:rPr>
        <w:lastRenderedPageBreak/>
        <mc:AlternateContent>
          <mc:Choice Requires="wpg">
            <w:drawing>
              <wp:anchor distT="0" distB="0" distL="114300" distR="114300" simplePos="0" relativeHeight="251666432" behindDoc="0" locked="0" layoutInCell="1" allowOverlap="1" wp14:anchorId="6838B86E" wp14:editId="6308427A">
                <wp:simplePos x="0" y="0"/>
                <wp:positionH relativeFrom="column">
                  <wp:posOffset>1917700</wp:posOffset>
                </wp:positionH>
                <wp:positionV relativeFrom="paragraph">
                  <wp:posOffset>0</wp:posOffset>
                </wp:positionV>
                <wp:extent cx="3835400" cy="1365250"/>
                <wp:effectExtent l="0" t="0" r="12700" b="25400"/>
                <wp:wrapNone/>
                <wp:docPr id="1998486355" name="Group 3"/>
                <wp:cNvGraphicFramePr/>
                <a:graphic xmlns:a="http://schemas.openxmlformats.org/drawingml/2006/main">
                  <a:graphicData uri="http://schemas.microsoft.com/office/word/2010/wordprocessingGroup">
                    <wpg:wgp>
                      <wpg:cNvGrpSpPr/>
                      <wpg:grpSpPr>
                        <a:xfrm>
                          <a:off x="0" y="0"/>
                          <a:ext cx="3835400" cy="1365250"/>
                          <a:chOff x="0" y="0"/>
                          <a:chExt cx="3835400" cy="1365250"/>
                        </a:xfrm>
                      </wpg:grpSpPr>
                      <wps:wsp>
                        <wps:cNvPr id="263788175" name="Rectangle 1"/>
                        <wps:cNvSpPr/>
                        <wps:spPr>
                          <a:xfrm>
                            <a:off x="1066800" y="0"/>
                            <a:ext cx="2768600" cy="136525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8825673" name="Rectangle 2"/>
                        <wps:cNvSpPr/>
                        <wps:spPr>
                          <a:xfrm>
                            <a:off x="0" y="533400"/>
                            <a:ext cx="1066800" cy="19685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765B138" id="Group 3" o:spid="_x0000_s1026" style="position:absolute;margin-left:151pt;margin-top:0;width:302pt;height:107.5pt;z-index:251666432" coordsize="38354,136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">
                <v:rect id="Rectangle 1" o:spid="_x0000_s1027" style="position:absolute;left:10668;width:27686;height:136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" fillcolor="white [3212]" strokecolor="white [3212]" strokeweight="2pt"/>
                <v:rect id="Rectangle 2" o:spid="_x0000_s1028" style="position:absolute;top:5334;width:10668;height:19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" fillcolor="white [3212]" strokecolor="white [3212]" strokeweight="2pt"/>
              </v:group>
            </w:pict>
          </mc:Fallback>
        </mc:AlternateContent>
      </w:r>
      <w:r w:rsidRPr="004E4EAA">
        <w:rPr>
          <w:noProof/>
        </w:rPr>
        <w:drawing>
          <wp:inline distT="0" distB="0" distL="0" distR="0" wp14:anchorId="4EEB3F73" wp14:editId="31EE05A8">
            <wp:extent cx="5943600" cy="5281574"/>
            <wp:effectExtent l="0" t="0" r="0" b="0"/>
            <wp:docPr id="1679489233"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489233" name="Picture 1" descr="A diagram of a flowchart&#10;&#10;Description automatically generated"/>
                    <pic:cNvPicPr/>
                  </pic:nvPicPr>
                  <pic:blipFill rotWithShape="1">
                    <a:blip r:embed="rId23">
                      <a:extLst>
                        <a:ext uri="{28A0092B-C50C-407E-A947-70E740481C1C}">
                          <a14:useLocalDpi xmlns:a14="http://schemas.microsoft.com/office/drawing/2010/main" val="0"/>
                        </a:ext>
                      </a:extLst>
                    </a:blip>
                    <a:srcRect b="31997"/>
                    <a:stretch/>
                  </pic:blipFill>
                  <pic:spPr bwMode="auto">
                    <a:xfrm>
                      <a:off x="0" y="0"/>
                      <a:ext cx="5943600" cy="5281574"/>
                    </a:xfrm>
                    <a:prstGeom prst="rect">
                      <a:avLst/>
                    </a:prstGeom>
                    <a:ln>
                      <a:noFill/>
                    </a:ln>
                    <a:extLst>
                      <a:ext uri="{53640926-AAD7-44D8-BBD7-CCE9431645EC}">
                        <a14:shadowObscured xmlns:a14="http://schemas.microsoft.com/office/drawing/2010/main"/>
                      </a:ext>
                    </a:extLst>
                  </pic:spPr>
                </pic:pic>
              </a:graphicData>
            </a:graphic>
          </wp:inline>
        </w:drawing>
      </w:r>
    </w:p>
    <w:p w14:paraId="36BF8D41" w14:textId="4C33E176" w:rsidR="006B3590" w:rsidRPr="004E4EAA" w:rsidRDefault="006B3590" w:rsidP="006B3590">
      <w:pPr>
        <w:pStyle w:val="BetterCaption"/>
      </w:pPr>
      <w:bookmarkStart w:id="31" w:name="_Ref155326346"/>
      <w:bookmarkStart w:id="32" w:name="_Toc155328548"/>
      <w:bookmarkStart w:id="33" w:name="_Toc155329355"/>
      <w:bookmarkStart w:id="34" w:name="_Toc162210493"/>
      <w:r w:rsidRPr="004E4EAA">
        <w:t xml:space="preserve">Figure </w:t>
      </w:r>
      <w:r w:rsidRPr="004E4EAA">
        <w:fldChar w:fldCharType="begin"/>
      </w:r>
      <w:r w:rsidRPr="004E4EAA">
        <w:instrText xml:space="preserve"> SEQ Figure \* ARABIC </w:instrText>
      </w:r>
      <w:r w:rsidRPr="004E4EAA">
        <w:fldChar w:fldCharType="separate"/>
      </w:r>
      <w:r w:rsidR="003967E6">
        <w:rPr>
          <w:noProof/>
        </w:rPr>
        <w:t>1</w:t>
      </w:r>
      <w:r w:rsidRPr="004E4EAA">
        <w:fldChar w:fldCharType="end"/>
      </w:r>
      <w:bookmarkEnd w:id="31"/>
      <w:r w:rsidRPr="004E4EAA">
        <w:t xml:space="preserve">: </w:t>
      </w:r>
      <w:r w:rsidRPr="004E4EAA">
        <w:rPr>
          <w:b w:val="0"/>
          <w:bCs w:val="0"/>
        </w:rPr>
        <w:t>ROSES Flow diagram showing literature sources and inclusion/exclusion process.</w:t>
      </w:r>
      <w:bookmarkEnd w:id="32"/>
      <w:bookmarkEnd w:id="33"/>
      <w:bookmarkEnd w:id="34"/>
    </w:p>
    <w:p w14:paraId="6D9AD70B" w14:textId="77777777" w:rsidR="006B3590" w:rsidRPr="004E4EAA" w:rsidRDefault="006B3590" w:rsidP="006B3590">
      <w:pPr>
        <w:pStyle w:val="BetterCaption"/>
        <w:sectPr w:rsidR="006B3590" w:rsidRPr="004E4EAA" w:rsidSect="009B70AE">
          <w:headerReference w:type="default" r:id="rId24"/>
          <w:pgSz w:w="12240" w:h="15840" w:code="1"/>
          <w:pgMar w:top="1440" w:right="1440" w:bottom="1440" w:left="1440" w:header="709" w:footer="709" w:gutter="0"/>
          <w:cols w:space="708"/>
          <w:docGrid w:linePitch="360"/>
        </w:sectPr>
      </w:pPr>
    </w:p>
    <w:p w14:paraId="7F58D26B" w14:textId="61BDEE5A" w:rsidR="00A24D3D" w:rsidRPr="004E4EAA" w:rsidRDefault="00A24D3D" w:rsidP="00060D3A">
      <w:pPr>
        <w:pStyle w:val="BetterCaption"/>
        <w:spacing w:before="0" w:after="0"/>
        <w:rPr>
          <w:b w:val="0"/>
          <w:bCs w:val="0"/>
        </w:rPr>
      </w:pPr>
      <w:bookmarkStart w:id="35" w:name="_Ref155326295"/>
      <w:bookmarkStart w:id="36" w:name="_Toc161750862"/>
      <w:bookmarkStart w:id="37" w:name="_Ref162206708"/>
      <w:bookmarkStart w:id="38" w:name="_Toc162210469"/>
      <w:r w:rsidRPr="004E4EAA">
        <w:lastRenderedPageBreak/>
        <w:t xml:space="preserve">Table </w:t>
      </w:r>
      <w:r w:rsidRPr="004E4EAA">
        <w:fldChar w:fldCharType="begin"/>
      </w:r>
      <w:r w:rsidRPr="004E4EAA">
        <w:instrText xml:space="preserve"> SEQ Table \* ARABIC </w:instrText>
      </w:r>
      <w:r w:rsidRPr="004E4EAA">
        <w:fldChar w:fldCharType="separate"/>
      </w:r>
      <w:r w:rsidR="003967E6">
        <w:rPr>
          <w:noProof/>
        </w:rPr>
        <w:t>3</w:t>
      </w:r>
      <w:r w:rsidRPr="004E4EAA">
        <w:fldChar w:fldCharType="end"/>
      </w:r>
      <w:bookmarkEnd w:id="35"/>
      <w:r w:rsidRPr="004E4EAA">
        <w:t>:</w:t>
      </w:r>
      <w:r w:rsidRPr="004E4EAA">
        <w:rPr>
          <w:b w:val="0"/>
          <w:bCs w:val="0"/>
        </w:rPr>
        <w:t xml:space="preserve"> Number of articles retained by the search strategy</w:t>
      </w:r>
      <w:bookmarkEnd w:id="36"/>
      <w:bookmarkEnd w:id="37"/>
      <w:bookmarkEnd w:id="38"/>
    </w:p>
    <w:tbl>
      <w:tblPr>
        <w:tblW w:w="10773" w:type="dxa"/>
        <w:tblLook w:val="04A0" w:firstRow="1" w:lastRow="0" w:firstColumn="1" w:lastColumn="0" w:noHBand="0" w:noVBand="1"/>
      </w:tblPr>
      <w:tblGrid>
        <w:gridCol w:w="2767"/>
        <w:gridCol w:w="502"/>
        <w:gridCol w:w="860"/>
        <w:gridCol w:w="1100"/>
        <w:gridCol w:w="380"/>
        <w:gridCol w:w="1336"/>
        <w:gridCol w:w="1261"/>
        <w:gridCol w:w="723"/>
        <w:gridCol w:w="380"/>
        <w:gridCol w:w="1464"/>
      </w:tblGrid>
      <w:tr w:rsidR="00A24D3D" w:rsidRPr="009B7EEF" w14:paraId="5B701F1B" w14:textId="77777777" w:rsidTr="00016B4D">
        <w:trPr>
          <w:trHeight w:val="66"/>
        </w:trPr>
        <w:tc>
          <w:tcPr>
            <w:tcW w:w="2767" w:type="dxa"/>
            <w:tcBorders>
              <w:top w:val="nil"/>
              <w:left w:val="nil"/>
              <w:bottom w:val="nil"/>
              <w:right w:val="nil"/>
            </w:tcBorders>
            <w:shd w:val="clear" w:color="auto" w:fill="auto"/>
            <w:noWrap/>
            <w:vAlign w:val="bottom"/>
            <w:hideMark/>
          </w:tcPr>
          <w:p w14:paraId="0D8D5A32" w14:textId="77777777" w:rsidR="00A24D3D" w:rsidRPr="009B7EEF" w:rsidRDefault="00A24D3D" w:rsidP="009B7EEF">
            <w:pPr>
              <w:spacing w:line="240" w:lineRule="auto"/>
              <w:rPr>
                <w:rFonts w:ascii="Times New Roman" w:eastAsia="Times New Roman" w:hAnsi="Times New Roman" w:cs="Times New Roman"/>
                <w:sz w:val="24"/>
                <w:szCs w:val="24"/>
                <w:lang w:eastAsia="en-CA"/>
              </w:rPr>
            </w:pPr>
          </w:p>
        </w:tc>
        <w:tc>
          <w:tcPr>
            <w:tcW w:w="502" w:type="dxa"/>
            <w:tcBorders>
              <w:top w:val="nil"/>
              <w:left w:val="nil"/>
              <w:bottom w:val="nil"/>
              <w:right w:val="nil"/>
            </w:tcBorders>
            <w:shd w:val="clear" w:color="auto" w:fill="auto"/>
            <w:noWrap/>
            <w:vAlign w:val="bottom"/>
            <w:hideMark/>
          </w:tcPr>
          <w:p w14:paraId="02C9E571" w14:textId="77777777" w:rsidR="00A24D3D" w:rsidRPr="009B7EEF" w:rsidRDefault="00A24D3D" w:rsidP="009B7EEF">
            <w:pPr>
              <w:spacing w:line="240" w:lineRule="auto"/>
              <w:rPr>
                <w:rFonts w:ascii="Times New Roman" w:eastAsia="Times New Roman" w:hAnsi="Times New Roman" w:cs="Times New Roman"/>
                <w:sz w:val="20"/>
                <w:szCs w:val="20"/>
                <w:lang w:eastAsia="en-CA"/>
              </w:rPr>
            </w:pPr>
          </w:p>
        </w:tc>
        <w:tc>
          <w:tcPr>
            <w:tcW w:w="1960" w:type="dxa"/>
            <w:gridSpan w:val="2"/>
            <w:tcBorders>
              <w:top w:val="nil"/>
              <w:left w:val="nil"/>
              <w:bottom w:val="nil"/>
              <w:right w:val="nil"/>
            </w:tcBorders>
            <w:shd w:val="clear" w:color="auto" w:fill="auto"/>
            <w:noWrap/>
            <w:vAlign w:val="bottom"/>
            <w:hideMark/>
          </w:tcPr>
          <w:p w14:paraId="1673D926"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Coordination</w:t>
            </w:r>
          </w:p>
        </w:tc>
        <w:tc>
          <w:tcPr>
            <w:tcW w:w="380" w:type="dxa"/>
            <w:tcBorders>
              <w:top w:val="nil"/>
              <w:left w:val="nil"/>
              <w:bottom w:val="nil"/>
              <w:right w:val="nil"/>
            </w:tcBorders>
            <w:shd w:val="clear" w:color="auto" w:fill="auto"/>
            <w:noWrap/>
            <w:vAlign w:val="bottom"/>
            <w:hideMark/>
          </w:tcPr>
          <w:p w14:paraId="755E4A04"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p>
        </w:tc>
        <w:tc>
          <w:tcPr>
            <w:tcW w:w="3320" w:type="dxa"/>
            <w:gridSpan w:val="3"/>
            <w:tcBorders>
              <w:top w:val="nil"/>
              <w:left w:val="nil"/>
              <w:bottom w:val="nil"/>
              <w:right w:val="nil"/>
            </w:tcBorders>
            <w:shd w:val="clear" w:color="auto" w:fill="auto"/>
            <w:noWrap/>
            <w:vAlign w:val="bottom"/>
            <w:hideMark/>
          </w:tcPr>
          <w:p w14:paraId="3D4A69AC"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Factors Tested</w:t>
            </w:r>
          </w:p>
        </w:tc>
        <w:tc>
          <w:tcPr>
            <w:tcW w:w="380" w:type="dxa"/>
            <w:tcBorders>
              <w:top w:val="nil"/>
              <w:left w:val="nil"/>
              <w:bottom w:val="nil"/>
              <w:right w:val="nil"/>
            </w:tcBorders>
            <w:shd w:val="clear" w:color="auto" w:fill="auto"/>
            <w:noWrap/>
            <w:vAlign w:val="bottom"/>
            <w:hideMark/>
          </w:tcPr>
          <w:p w14:paraId="6AC4CCD0" w14:textId="77777777" w:rsidR="00A24D3D" w:rsidRPr="009B7EEF" w:rsidRDefault="00A24D3D" w:rsidP="009B7EEF">
            <w:pPr>
              <w:spacing w:line="240" w:lineRule="auto"/>
              <w:jc w:val="center"/>
              <w:rPr>
                <w:rFonts w:ascii="Times New Roman" w:eastAsia="Times New Roman" w:hAnsi="Times New Roman" w:cs="Times New Roman"/>
                <w:b/>
                <w:bCs/>
                <w:color w:val="000000"/>
                <w:sz w:val="32"/>
                <w:szCs w:val="32"/>
                <w:lang w:eastAsia="en-CA"/>
              </w:rPr>
            </w:pPr>
          </w:p>
        </w:tc>
        <w:tc>
          <w:tcPr>
            <w:tcW w:w="1464" w:type="dxa"/>
            <w:tcBorders>
              <w:top w:val="nil"/>
              <w:left w:val="nil"/>
              <w:bottom w:val="nil"/>
              <w:right w:val="nil"/>
            </w:tcBorders>
            <w:shd w:val="clear" w:color="auto" w:fill="auto"/>
            <w:noWrap/>
            <w:vAlign w:val="bottom"/>
            <w:hideMark/>
          </w:tcPr>
          <w:p w14:paraId="1AF245E5" w14:textId="77777777" w:rsidR="00A24D3D" w:rsidRPr="009B7EEF" w:rsidRDefault="00A24D3D" w:rsidP="009B7EEF">
            <w:pPr>
              <w:spacing w:line="240" w:lineRule="auto"/>
              <w:rPr>
                <w:rFonts w:ascii="Times New Roman" w:eastAsia="Times New Roman" w:hAnsi="Times New Roman" w:cs="Times New Roman"/>
                <w:sz w:val="20"/>
                <w:szCs w:val="20"/>
                <w:lang w:eastAsia="en-CA"/>
              </w:rPr>
            </w:pPr>
          </w:p>
        </w:tc>
      </w:tr>
      <w:tr w:rsidR="00A24D3D" w:rsidRPr="004E4EAA" w14:paraId="073F61D8" w14:textId="77777777" w:rsidTr="00016B4D">
        <w:trPr>
          <w:trHeight w:val="304"/>
        </w:trPr>
        <w:tc>
          <w:tcPr>
            <w:tcW w:w="2767" w:type="dxa"/>
            <w:tcBorders>
              <w:top w:val="nil"/>
              <w:left w:val="nil"/>
              <w:bottom w:val="single" w:sz="4" w:space="0" w:color="A6A6A6"/>
              <w:right w:val="nil"/>
            </w:tcBorders>
            <w:shd w:val="clear" w:color="D9D9D9" w:fill="D9D9D9"/>
            <w:noWrap/>
            <w:vAlign w:val="bottom"/>
            <w:hideMark/>
          </w:tcPr>
          <w:p w14:paraId="7766427F" w14:textId="77777777" w:rsidR="00A24D3D" w:rsidRPr="009B7EEF" w:rsidRDefault="00A24D3D" w:rsidP="009B7EEF">
            <w:pPr>
              <w:spacing w:line="240" w:lineRule="auto"/>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Species</w:t>
            </w:r>
          </w:p>
        </w:tc>
        <w:tc>
          <w:tcPr>
            <w:tcW w:w="502" w:type="dxa"/>
            <w:tcBorders>
              <w:top w:val="nil"/>
              <w:left w:val="nil"/>
              <w:bottom w:val="single" w:sz="4" w:space="0" w:color="A6A6A6"/>
              <w:right w:val="nil"/>
            </w:tcBorders>
            <w:shd w:val="clear" w:color="D9D9D9" w:fill="D9D9D9"/>
            <w:noWrap/>
            <w:vAlign w:val="bottom"/>
            <w:hideMark/>
          </w:tcPr>
          <w:p w14:paraId="2911ED5C" w14:textId="77777777" w:rsidR="00A24D3D" w:rsidRPr="009B7EEF" w:rsidRDefault="00A24D3D" w:rsidP="009B7EEF">
            <w:pPr>
              <w:spacing w:line="240" w:lineRule="auto"/>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 </w:t>
            </w:r>
          </w:p>
        </w:tc>
        <w:tc>
          <w:tcPr>
            <w:tcW w:w="860" w:type="dxa"/>
            <w:tcBorders>
              <w:top w:val="nil"/>
              <w:left w:val="nil"/>
              <w:bottom w:val="single" w:sz="4" w:space="0" w:color="A6A6A6"/>
              <w:right w:val="nil"/>
            </w:tcBorders>
            <w:shd w:val="clear" w:color="D9D9D9" w:fill="D9D9D9"/>
            <w:noWrap/>
            <w:vAlign w:val="bottom"/>
            <w:hideMark/>
          </w:tcPr>
          <w:p w14:paraId="2FCBB991" w14:textId="77777777" w:rsidR="00A24D3D" w:rsidRPr="009B7EEF" w:rsidRDefault="00A24D3D" w:rsidP="009B7EEF">
            <w:pPr>
              <w:spacing w:line="240" w:lineRule="auto"/>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NO</w:t>
            </w:r>
          </w:p>
        </w:tc>
        <w:tc>
          <w:tcPr>
            <w:tcW w:w="1100" w:type="dxa"/>
            <w:tcBorders>
              <w:top w:val="nil"/>
              <w:left w:val="nil"/>
              <w:bottom w:val="single" w:sz="4" w:space="0" w:color="A6A6A6"/>
              <w:right w:val="nil"/>
            </w:tcBorders>
            <w:shd w:val="clear" w:color="D9D9D9" w:fill="D9D9D9"/>
            <w:noWrap/>
            <w:vAlign w:val="bottom"/>
            <w:hideMark/>
          </w:tcPr>
          <w:p w14:paraId="359AACAB"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YES</w:t>
            </w:r>
          </w:p>
        </w:tc>
        <w:tc>
          <w:tcPr>
            <w:tcW w:w="380" w:type="dxa"/>
            <w:tcBorders>
              <w:top w:val="nil"/>
              <w:left w:val="nil"/>
              <w:bottom w:val="single" w:sz="4" w:space="0" w:color="A6A6A6"/>
              <w:right w:val="nil"/>
            </w:tcBorders>
            <w:shd w:val="clear" w:color="D9D9D9" w:fill="D9D9D9"/>
            <w:noWrap/>
            <w:vAlign w:val="bottom"/>
            <w:hideMark/>
          </w:tcPr>
          <w:p w14:paraId="09DEF06B" w14:textId="77777777" w:rsidR="00A24D3D" w:rsidRPr="009B7EEF" w:rsidRDefault="00A24D3D" w:rsidP="009B7EEF">
            <w:pPr>
              <w:spacing w:line="240" w:lineRule="auto"/>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 </w:t>
            </w:r>
          </w:p>
        </w:tc>
        <w:tc>
          <w:tcPr>
            <w:tcW w:w="1336" w:type="dxa"/>
            <w:tcBorders>
              <w:top w:val="nil"/>
              <w:left w:val="nil"/>
              <w:bottom w:val="single" w:sz="4" w:space="0" w:color="A6A6A6"/>
              <w:right w:val="nil"/>
            </w:tcBorders>
            <w:shd w:val="clear" w:color="D9D9D9" w:fill="D9D9D9"/>
            <w:noWrap/>
            <w:vAlign w:val="bottom"/>
            <w:hideMark/>
          </w:tcPr>
          <w:p w14:paraId="48B9F99C"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Extrinsic</w:t>
            </w:r>
          </w:p>
        </w:tc>
        <w:tc>
          <w:tcPr>
            <w:tcW w:w="1261" w:type="dxa"/>
            <w:tcBorders>
              <w:top w:val="nil"/>
              <w:left w:val="nil"/>
              <w:bottom w:val="single" w:sz="4" w:space="0" w:color="A6A6A6"/>
              <w:right w:val="nil"/>
            </w:tcBorders>
            <w:shd w:val="clear" w:color="D9D9D9" w:fill="D9D9D9"/>
            <w:noWrap/>
            <w:vAlign w:val="bottom"/>
            <w:hideMark/>
          </w:tcPr>
          <w:p w14:paraId="21A9AD1E" w14:textId="77777777" w:rsidR="00A24D3D" w:rsidRPr="009B7EEF" w:rsidRDefault="00A24D3D" w:rsidP="009B7EEF">
            <w:pPr>
              <w:spacing w:line="240" w:lineRule="auto"/>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Intrinsic</w:t>
            </w:r>
          </w:p>
        </w:tc>
        <w:tc>
          <w:tcPr>
            <w:tcW w:w="723" w:type="dxa"/>
            <w:tcBorders>
              <w:top w:val="nil"/>
              <w:left w:val="nil"/>
              <w:bottom w:val="single" w:sz="4" w:space="0" w:color="A6A6A6"/>
              <w:right w:val="nil"/>
            </w:tcBorders>
            <w:shd w:val="clear" w:color="D9D9D9" w:fill="D9D9D9"/>
            <w:noWrap/>
            <w:vAlign w:val="bottom"/>
            <w:hideMark/>
          </w:tcPr>
          <w:p w14:paraId="05630A67"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Both</w:t>
            </w:r>
          </w:p>
        </w:tc>
        <w:tc>
          <w:tcPr>
            <w:tcW w:w="380" w:type="dxa"/>
            <w:tcBorders>
              <w:top w:val="nil"/>
              <w:left w:val="nil"/>
              <w:bottom w:val="single" w:sz="4" w:space="0" w:color="A6A6A6"/>
              <w:right w:val="nil"/>
            </w:tcBorders>
            <w:shd w:val="clear" w:color="D9D9D9" w:fill="D9D9D9"/>
            <w:noWrap/>
            <w:vAlign w:val="bottom"/>
            <w:hideMark/>
          </w:tcPr>
          <w:p w14:paraId="4392D53A" w14:textId="77777777" w:rsidR="00A24D3D" w:rsidRPr="009B7EEF" w:rsidRDefault="00A24D3D" w:rsidP="009B7EEF">
            <w:pPr>
              <w:spacing w:line="240" w:lineRule="auto"/>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 </w:t>
            </w:r>
          </w:p>
        </w:tc>
        <w:tc>
          <w:tcPr>
            <w:tcW w:w="1464" w:type="dxa"/>
            <w:tcBorders>
              <w:top w:val="nil"/>
              <w:left w:val="nil"/>
              <w:bottom w:val="single" w:sz="4" w:space="0" w:color="A6A6A6"/>
              <w:right w:val="nil"/>
            </w:tcBorders>
            <w:shd w:val="clear" w:color="D9D9D9" w:fill="D9D9D9"/>
            <w:noWrap/>
            <w:vAlign w:val="bottom"/>
            <w:hideMark/>
          </w:tcPr>
          <w:p w14:paraId="730AFAAB"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Nb. of studies</w:t>
            </w:r>
          </w:p>
        </w:tc>
      </w:tr>
      <w:tr w:rsidR="00A24D3D" w:rsidRPr="009B7EEF" w14:paraId="241083A6" w14:textId="77777777" w:rsidTr="00016B4D">
        <w:trPr>
          <w:trHeight w:val="343"/>
        </w:trPr>
        <w:tc>
          <w:tcPr>
            <w:tcW w:w="2767" w:type="dxa"/>
            <w:tcBorders>
              <w:top w:val="nil"/>
              <w:left w:val="nil"/>
              <w:bottom w:val="single" w:sz="4" w:space="0" w:color="A6A6A6"/>
              <w:right w:val="nil"/>
            </w:tcBorders>
            <w:shd w:val="clear" w:color="auto" w:fill="auto"/>
            <w:noWrap/>
            <w:vAlign w:val="bottom"/>
            <w:hideMark/>
          </w:tcPr>
          <w:p w14:paraId="2599485A" w14:textId="77777777" w:rsidR="00A24D3D" w:rsidRPr="009B7EEF" w:rsidRDefault="00A24D3D" w:rsidP="009B7EEF">
            <w:pPr>
              <w:spacing w:line="240" w:lineRule="auto"/>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AVIAN</w:t>
            </w:r>
          </w:p>
        </w:tc>
        <w:tc>
          <w:tcPr>
            <w:tcW w:w="502" w:type="dxa"/>
            <w:tcBorders>
              <w:top w:val="nil"/>
              <w:left w:val="nil"/>
              <w:bottom w:val="single" w:sz="4" w:space="0" w:color="A6A6A6"/>
              <w:right w:val="nil"/>
            </w:tcBorders>
            <w:shd w:val="clear" w:color="auto" w:fill="auto"/>
            <w:noWrap/>
            <w:vAlign w:val="bottom"/>
            <w:hideMark/>
          </w:tcPr>
          <w:p w14:paraId="047976F8" w14:textId="77777777" w:rsidR="00A24D3D" w:rsidRPr="009B7EEF" w:rsidRDefault="00A24D3D" w:rsidP="009B7EEF">
            <w:pPr>
              <w:spacing w:line="240" w:lineRule="auto"/>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 </w:t>
            </w:r>
          </w:p>
        </w:tc>
        <w:tc>
          <w:tcPr>
            <w:tcW w:w="860" w:type="dxa"/>
            <w:tcBorders>
              <w:top w:val="nil"/>
              <w:left w:val="nil"/>
              <w:bottom w:val="single" w:sz="4" w:space="0" w:color="A6A6A6"/>
              <w:right w:val="nil"/>
            </w:tcBorders>
            <w:shd w:val="clear" w:color="auto" w:fill="auto"/>
            <w:noWrap/>
            <w:vAlign w:val="bottom"/>
            <w:hideMark/>
          </w:tcPr>
          <w:p w14:paraId="42D5CC81"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19</w:t>
            </w:r>
          </w:p>
        </w:tc>
        <w:tc>
          <w:tcPr>
            <w:tcW w:w="1100" w:type="dxa"/>
            <w:tcBorders>
              <w:top w:val="nil"/>
              <w:left w:val="nil"/>
              <w:bottom w:val="single" w:sz="4" w:space="0" w:color="A6A6A6"/>
              <w:right w:val="nil"/>
            </w:tcBorders>
            <w:shd w:val="clear" w:color="auto" w:fill="auto"/>
            <w:noWrap/>
            <w:vAlign w:val="bottom"/>
            <w:hideMark/>
          </w:tcPr>
          <w:p w14:paraId="1F13447C"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10</w:t>
            </w:r>
          </w:p>
        </w:tc>
        <w:tc>
          <w:tcPr>
            <w:tcW w:w="380" w:type="dxa"/>
            <w:tcBorders>
              <w:top w:val="nil"/>
              <w:left w:val="nil"/>
              <w:bottom w:val="single" w:sz="4" w:space="0" w:color="A6A6A6"/>
              <w:right w:val="nil"/>
            </w:tcBorders>
            <w:shd w:val="clear" w:color="auto" w:fill="auto"/>
            <w:noWrap/>
            <w:vAlign w:val="bottom"/>
            <w:hideMark/>
          </w:tcPr>
          <w:p w14:paraId="413717CC"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 </w:t>
            </w:r>
          </w:p>
        </w:tc>
        <w:tc>
          <w:tcPr>
            <w:tcW w:w="1336" w:type="dxa"/>
            <w:tcBorders>
              <w:top w:val="nil"/>
              <w:left w:val="nil"/>
              <w:bottom w:val="single" w:sz="4" w:space="0" w:color="A6A6A6"/>
              <w:right w:val="nil"/>
            </w:tcBorders>
            <w:shd w:val="clear" w:color="auto" w:fill="auto"/>
            <w:noWrap/>
            <w:vAlign w:val="bottom"/>
            <w:hideMark/>
          </w:tcPr>
          <w:p w14:paraId="7998C346"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8</w:t>
            </w:r>
          </w:p>
        </w:tc>
        <w:tc>
          <w:tcPr>
            <w:tcW w:w="1261" w:type="dxa"/>
            <w:tcBorders>
              <w:top w:val="nil"/>
              <w:left w:val="nil"/>
              <w:bottom w:val="single" w:sz="4" w:space="0" w:color="A6A6A6"/>
              <w:right w:val="nil"/>
            </w:tcBorders>
            <w:shd w:val="clear" w:color="auto" w:fill="auto"/>
            <w:noWrap/>
            <w:vAlign w:val="bottom"/>
            <w:hideMark/>
          </w:tcPr>
          <w:p w14:paraId="74885049"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7</w:t>
            </w:r>
          </w:p>
        </w:tc>
        <w:tc>
          <w:tcPr>
            <w:tcW w:w="723" w:type="dxa"/>
            <w:tcBorders>
              <w:top w:val="nil"/>
              <w:left w:val="nil"/>
              <w:bottom w:val="single" w:sz="4" w:space="0" w:color="A6A6A6"/>
              <w:right w:val="nil"/>
            </w:tcBorders>
            <w:shd w:val="clear" w:color="auto" w:fill="auto"/>
            <w:noWrap/>
            <w:vAlign w:val="bottom"/>
            <w:hideMark/>
          </w:tcPr>
          <w:p w14:paraId="2C7CE41A"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14</w:t>
            </w:r>
          </w:p>
        </w:tc>
        <w:tc>
          <w:tcPr>
            <w:tcW w:w="380" w:type="dxa"/>
            <w:tcBorders>
              <w:top w:val="nil"/>
              <w:left w:val="nil"/>
              <w:bottom w:val="single" w:sz="4" w:space="0" w:color="A6A6A6"/>
              <w:right w:val="nil"/>
            </w:tcBorders>
            <w:shd w:val="clear" w:color="auto" w:fill="auto"/>
            <w:noWrap/>
            <w:vAlign w:val="bottom"/>
            <w:hideMark/>
          </w:tcPr>
          <w:p w14:paraId="4E477C5B" w14:textId="77777777" w:rsidR="00A24D3D" w:rsidRPr="009B7EEF" w:rsidRDefault="00A24D3D" w:rsidP="009B7EEF">
            <w:pPr>
              <w:spacing w:line="240" w:lineRule="auto"/>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 </w:t>
            </w:r>
          </w:p>
        </w:tc>
        <w:tc>
          <w:tcPr>
            <w:tcW w:w="1464" w:type="dxa"/>
            <w:tcBorders>
              <w:top w:val="nil"/>
              <w:left w:val="nil"/>
              <w:bottom w:val="single" w:sz="4" w:space="0" w:color="A6A6A6"/>
              <w:right w:val="nil"/>
            </w:tcBorders>
            <w:shd w:val="clear" w:color="auto" w:fill="auto"/>
            <w:noWrap/>
            <w:vAlign w:val="bottom"/>
            <w:hideMark/>
          </w:tcPr>
          <w:p w14:paraId="277A90C4" w14:textId="77777777" w:rsidR="00A24D3D" w:rsidRPr="009B7EEF" w:rsidRDefault="00A24D3D" w:rsidP="009B7EEF">
            <w:pPr>
              <w:spacing w:line="240" w:lineRule="auto"/>
              <w:jc w:val="right"/>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29</w:t>
            </w:r>
          </w:p>
        </w:tc>
      </w:tr>
      <w:tr w:rsidR="00A24D3D" w:rsidRPr="004E4EAA" w14:paraId="7FE52093" w14:textId="77777777" w:rsidTr="00016B4D">
        <w:trPr>
          <w:trHeight w:val="334"/>
        </w:trPr>
        <w:tc>
          <w:tcPr>
            <w:tcW w:w="2767" w:type="dxa"/>
            <w:tcBorders>
              <w:top w:val="nil"/>
              <w:left w:val="nil"/>
              <w:bottom w:val="nil"/>
              <w:right w:val="nil"/>
            </w:tcBorders>
            <w:shd w:val="clear" w:color="000000" w:fill="F2F2F2"/>
            <w:noWrap/>
            <w:vAlign w:val="bottom"/>
            <w:hideMark/>
          </w:tcPr>
          <w:p w14:paraId="289745FB"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Agelaius</w:t>
            </w:r>
          </w:p>
        </w:tc>
        <w:tc>
          <w:tcPr>
            <w:tcW w:w="502" w:type="dxa"/>
            <w:tcBorders>
              <w:top w:val="nil"/>
              <w:left w:val="nil"/>
              <w:bottom w:val="nil"/>
              <w:right w:val="nil"/>
            </w:tcBorders>
            <w:shd w:val="clear" w:color="000000" w:fill="F2F2F2"/>
            <w:noWrap/>
            <w:vAlign w:val="bottom"/>
            <w:hideMark/>
          </w:tcPr>
          <w:p w14:paraId="4E647D62"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 </w:t>
            </w:r>
          </w:p>
        </w:tc>
        <w:tc>
          <w:tcPr>
            <w:tcW w:w="860" w:type="dxa"/>
            <w:tcBorders>
              <w:top w:val="nil"/>
              <w:left w:val="nil"/>
              <w:bottom w:val="nil"/>
              <w:right w:val="nil"/>
            </w:tcBorders>
            <w:shd w:val="clear" w:color="000000" w:fill="F2F2F2"/>
            <w:noWrap/>
            <w:vAlign w:val="bottom"/>
            <w:hideMark/>
          </w:tcPr>
          <w:p w14:paraId="002AF238"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1100" w:type="dxa"/>
            <w:tcBorders>
              <w:top w:val="nil"/>
              <w:left w:val="nil"/>
              <w:bottom w:val="nil"/>
              <w:right w:val="nil"/>
            </w:tcBorders>
            <w:shd w:val="clear" w:color="000000" w:fill="F2F2F2"/>
            <w:noWrap/>
            <w:vAlign w:val="bottom"/>
            <w:hideMark/>
          </w:tcPr>
          <w:p w14:paraId="0A9B0B1D"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380" w:type="dxa"/>
            <w:tcBorders>
              <w:top w:val="nil"/>
              <w:left w:val="nil"/>
              <w:bottom w:val="nil"/>
              <w:right w:val="nil"/>
            </w:tcBorders>
            <w:shd w:val="clear" w:color="000000" w:fill="F2F2F2"/>
            <w:noWrap/>
            <w:vAlign w:val="bottom"/>
            <w:hideMark/>
          </w:tcPr>
          <w:p w14:paraId="790616EC"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336" w:type="dxa"/>
            <w:tcBorders>
              <w:top w:val="nil"/>
              <w:left w:val="nil"/>
              <w:bottom w:val="nil"/>
              <w:right w:val="nil"/>
            </w:tcBorders>
            <w:shd w:val="clear" w:color="000000" w:fill="F2F2F2"/>
            <w:noWrap/>
            <w:vAlign w:val="bottom"/>
            <w:hideMark/>
          </w:tcPr>
          <w:p w14:paraId="79AA5D93"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261" w:type="dxa"/>
            <w:tcBorders>
              <w:top w:val="nil"/>
              <w:left w:val="nil"/>
              <w:bottom w:val="nil"/>
              <w:right w:val="nil"/>
            </w:tcBorders>
            <w:shd w:val="clear" w:color="000000" w:fill="F2F2F2"/>
            <w:noWrap/>
            <w:vAlign w:val="bottom"/>
            <w:hideMark/>
          </w:tcPr>
          <w:p w14:paraId="17D4B914"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723" w:type="dxa"/>
            <w:tcBorders>
              <w:top w:val="nil"/>
              <w:left w:val="nil"/>
              <w:bottom w:val="nil"/>
              <w:right w:val="nil"/>
            </w:tcBorders>
            <w:shd w:val="clear" w:color="000000" w:fill="F2F2F2"/>
            <w:noWrap/>
            <w:vAlign w:val="bottom"/>
            <w:hideMark/>
          </w:tcPr>
          <w:p w14:paraId="56CD04AA"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380" w:type="dxa"/>
            <w:tcBorders>
              <w:top w:val="nil"/>
              <w:left w:val="nil"/>
              <w:bottom w:val="nil"/>
              <w:right w:val="nil"/>
            </w:tcBorders>
            <w:shd w:val="clear" w:color="000000" w:fill="F2F2F2"/>
            <w:noWrap/>
            <w:vAlign w:val="bottom"/>
            <w:hideMark/>
          </w:tcPr>
          <w:p w14:paraId="1238C3C7" w14:textId="77777777" w:rsidR="00A24D3D" w:rsidRPr="009B7EEF" w:rsidRDefault="00A24D3D" w:rsidP="009B7EEF">
            <w:pPr>
              <w:spacing w:line="240" w:lineRule="auto"/>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464" w:type="dxa"/>
            <w:tcBorders>
              <w:top w:val="nil"/>
              <w:left w:val="nil"/>
              <w:bottom w:val="nil"/>
              <w:right w:val="nil"/>
            </w:tcBorders>
            <w:shd w:val="clear" w:color="000000" w:fill="F2F2F2"/>
            <w:noWrap/>
            <w:vAlign w:val="bottom"/>
            <w:hideMark/>
          </w:tcPr>
          <w:p w14:paraId="26BB70DA" w14:textId="77777777" w:rsidR="00A24D3D" w:rsidRPr="009B7EEF" w:rsidRDefault="00A24D3D" w:rsidP="009B7EEF">
            <w:pPr>
              <w:spacing w:line="240" w:lineRule="auto"/>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r>
      <w:tr w:rsidR="00A24D3D" w:rsidRPr="009B7EEF" w14:paraId="3D106D83" w14:textId="77777777" w:rsidTr="00016B4D">
        <w:trPr>
          <w:trHeight w:val="79"/>
        </w:trPr>
        <w:tc>
          <w:tcPr>
            <w:tcW w:w="2767" w:type="dxa"/>
            <w:tcBorders>
              <w:top w:val="nil"/>
              <w:left w:val="nil"/>
              <w:bottom w:val="nil"/>
              <w:right w:val="nil"/>
            </w:tcBorders>
            <w:shd w:val="clear" w:color="auto" w:fill="auto"/>
            <w:noWrap/>
            <w:vAlign w:val="bottom"/>
            <w:hideMark/>
          </w:tcPr>
          <w:p w14:paraId="141FAF40"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r w:rsidRPr="009B7EEF">
              <w:rPr>
                <w:rFonts w:ascii="Times New Roman" w:eastAsia="Times New Roman" w:hAnsi="Times New Roman" w:cs="Times New Roman"/>
                <w:i/>
                <w:iCs/>
                <w:color w:val="000000"/>
                <w:lang w:eastAsia="en-CA"/>
              </w:rPr>
              <w:t>phoeniceus</w:t>
            </w:r>
          </w:p>
        </w:tc>
        <w:tc>
          <w:tcPr>
            <w:tcW w:w="502" w:type="dxa"/>
            <w:tcBorders>
              <w:top w:val="nil"/>
              <w:left w:val="nil"/>
              <w:bottom w:val="nil"/>
              <w:right w:val="nil"/>
            </w:tcBorders>
            <w:shd w:val="clear" w:color="auto" w:fill="auto"/>
            <w:noWrap/>
            <w:vAlign w:val="bottom"/>
            <w:hideMark/>
          </w:tcPr>
          <w:p w14:paraId="1E92E9DE"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0522A54C"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2</w:t>
            </w:r>
          </w:p>
        </w:tc>
        <w:tc>
          <w:tcPr>
            <w:tcW w:w="1100" w:type="dxa"/>
            <w:tcBorders>
              <w:top w:val="nil"/>
              <w:left w:val="nil"/>
              <w:bottom w:val="nil"/>
              <w:right w:val="nil"/>
            </w:tcBorders>
            <w:shd w:val="clear" w:color="auto" w:fill="auto"/>
            <w:noWrap/>
            <w:vAlign w:val="bottom"/>
            <w:hideMark/>
          </w:tcPr>
          <w:p w14:paraId="1D2BF834"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380" w:type="dxa"/>
            <w:tcBorders>
              <w:top w:val="nil"/>
              <w:left w:val="nil"/>
              <w:bottom w:val="nil"/>
              <w:right w:val="nil"/>
            </w:tcBorders>
            <w:shd w:val="clear" w:color="auto" w:fill="auto"/>
            <w:noWrap/>
            <w:vAlign w:val="bottom"/>
            <w:hideMark/>
          </w:tcPr>
          <w:p w14:paraId="3ADDA115"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1336" w:type="dxa"/>
            <w:tcBorders>
              <w:top w:val="nil"/>
              <w:left w:val="nil"/>
              <w:bottom w:val="nil"/>
              <w:right w:val="nil"/>
            </w:tcBorders>
            <w:shd w:val="clear" w:color="auto" w:fill="auto"/>
            <w:noWrap/>
            <w:vAlign w:val="bottom"/>
            <w:hideMark/>
          </w:tcPr>
          <w:p w14:paraId="63797353"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261" w:type="dxa"/>
            <w:tcBorders>
              <w:top w:val="nil"/>
              <w:left w:val="nil"/>
              <w:bottom w:val="nil"/>
              <w:right w:val="nil"/>
            </w:tcBorders>
            <w:shd w:val="clear" w:color="auto" w:fill="auto"/>
            <w:noWrap/>
            <w:vAlign w:val="bottom"/>
            <w:hideMark/>
          </w:tcPr>
          <w:p w14:paraId="454A290B"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2</w:t>
            </w:r>
          </w:p>
        </w:tc>
        <w:tc>
          <w:tcPr>
            <w:tcW w:w="723" w:type="dxa"/>
            <w:tcBorders>
              <w:top w:val="nil"/>
              <w:left w:val="nil"/>
              <w:bottom w:val="nil"/>
              <w:right w:val="nil"/>
            </w:tcBorders>
            <w:shd w:val="clear" w:color="auto" w:fill="auto"/>
            <w:noWrap/>
            <w:vAlign w:val="bottom"/>
            <w:hideMark/>
          </w:tcPr>
          <w:p w14:paraId="4915686E"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380" w:type="dxa"/>
            <w:tcBorders>
              <w:top w:val="nil"/>
              <w:left w:val="nil"/>
              <w:bottom w:val="nil"/>
              <w:right w:val="nil"/>
            </w:tcBorders>
            <w:shd w:val="clear" w:color="auto" w:fill="auto"/>
            <w:noWrap/>
            <w:vAlign w:val="bottom"/>
            <w:hideMark/>
          </w:tcPr>
          <w:p w14:paraId="55543135"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1464" w:type="dxa"/>
            <w:tcBorders>
              <w:top w:val="nil"/>
              <w:left w:val="nil"/>
              <w:bottom w:val="nil"/>
              <w:right w:val="nil"/>
            </w:tcBorders>
            <w:shd w:val="clear" w:color="auto" w:fill="auto"/>
            <w:noWrap/>
            <w:vAlign w:val="bottom"/>
            <w:hideMark/>
          </w:tcPr>
          <w:p w14:paraId="19F091A7" w14:textId="77777777" w:rsidR="00A24D3D" w:rsidRPr="009B7EEF" w:rsidRDefault="00A24D3D" w:rsidP="009B7EEF">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3</w:t>
            </w:r>
          </w:p>
        </w:tc>
      </w:tr>
      <w:tr w:rsidR="00A24D3D" w:rsidRPr="004E4EAA" w14:paraId="5C9C1967" w14:textId="77777777" w:rsidTr="00016B4D">
        <w:trPr>
          <w:trHeight w:val="296"/>
        </w:trPr>
        <w:tc>
          <w:tcPr>
            <w:tcW w:w="2767" w:type="dxa"/>
            <w:tcBorders>
              <w:top w:val="nil"/>
              <w:left w:val="nil"/>
              <w:bottom w:val="nil"/>
              <w:right w:val="nil"/>
            </w:tcBorders>
            <w:shd w:val="clear" w:color="000000" w:fill="F2F2F2"/>
            <w:noWrap/>
            <w:vAlign w:val="bottom"/>
            <w:hideMark/>
          </w:tcPr>
          <w:p w14:paraId="3A461D1F"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Aphelocoma</w:t>
            </w:r>
          </w:p>
        </w:tc>
        <w:tc>
          <w:tcPr>
            <w:tcW w:w="502" w:type="dxa"/>
            <w:tcBorders>
              <w:top w:val="nil"/>
              <w:left w:val="nil"/>
              <w:bottom w:val="nil"/>
              <w:right w:val="nil"/>
            </w:tcBorders>
            <w:shd w:val="clear" w:color="000000" w:fill="F2F2F2"/>
            <w:noWrap/>
            <w:vAlign w:val="bottom"/>
            <w:hideMark/>
          </w:tcPr>
          <w:p w14:paraId="2ED802A2"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 </w:t>
            </w:r>
          </w:p>
        </w:tc>
        <w:tc>
          <w:tcPr>
            <w:tcW w:w="860" w:type="dxa"/>
            <w:tcBorders>
              <w:top w:val="nil"/>
              <w:left w:val="nil"/>
              <w:bottom w:val="nil"/>
              <w:right w:val="nil"/>
            </w:tcBorders>
            <w:shd w:val="clear" w:color="000000" w:fill="F2F2F2"/>
            <w:noWrap/>
            <w:vAlign w:val="bottom"/>
            <w:hideMark/>
          </w:tcPr>
          <w:p w14:paraId="2FE9C88F"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1100" w:type="dxa"/>
            <w:tcBorders>
              <w:top w:val="nil"/>
              <w:left w:val="nil"/>
              <w:bottom w:val="nil"/>
              <w:right w:val="nil"/>
            </w:tcBorders>
            <w:shd w:val="clear" w:color="000000" w:fill="F2F2F2"/>
            <w:noWrap/>
            <w:vAlign w:val="bottom"/>
            <w:hideMark/>
          </w:tcPr>
          <w:p w14:paraId="36BFE945"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380" w:type="dxa"/>
            <w:tcBorders>
              <w:top w:val="nil"/>
              <w:left w:val="nil"/>
              <w:bottom w:val="nil"/>
              <w:right w:val="nil"/>
            </w:tcBorders>
            <w:shd w:val="clear" w:color="000000" w:fill="F2F2F2"/>
            <w:noWrap/>
            <w:vAlign w:val="bottom"/>
            <w:hideMark/>
          </w:tcPr>
          <w:p w14:paraId="7B64D54D"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336" w:type="dxa"/>
            <w:tcBorders>
              <w:top w:val="nil"/>
              <w:left w:val="nil"/>
              <w:bottom w:val="nil"/>
              <w:right w:val="nil"/>
            </w:tcBorders>
            <w:shd w:val="clear" w:color="000000" w:fill="F2F2F2"/>
            <w:noWrap/>
            <w:vAlign w:val="bottom"/>
            <w:hideMark/>
          </w:tcPr>
          <w:p w14:paraId="6657F7FC"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261" w:type="dxa"/>
            <w:tcBorders>
              <w:top w:val="nil"/>
              <w:left w:val="nil"/>
              <w:bottom w:val="nil"/>
              <w:right w:val="nil"/>
            </w:tcBorders>
            <w:shd w:val="clear" w:color="000000" w:fill="F2F2F2"/>
            <w:noWrap/>
            <w:vAlign w:val="bottom"/>
            <w:hideMark/>
          </w:tcPr>
          <w:p w14:paraId="57D1790E"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723" w:type="dxa"/>
            <w:tcBorders>
              <w:top w:val="nil"/>
              <w:left w:val="nil"/>
              <w:bottom w:val="nil"/>
              <w:right w:val="nil"/>
            </w:tcBorders>
            <w:shd w:val="clear" w:color="000000" w:fill="F2F2F2"/>
            <w:noWrap/>
            <w:vAlign w:val="bottom"/>
            <w:hideMark/>
          </w:tcPr>
          <w:p w14:paraId="1A1DE741"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380" w:type="dxa"/>
            <w:tcBorders>
              <w:top w:val="nil"/>
              <w:left w:val="nil"/>
              <w:bottom w:val="nil"/>
              <w:right w:val="nil"/>
            </w:tcBorders>
            <w:shd w:val="clear" w:color="000000" w:fill="F2F2F2"/>
            <w:noWrap/>
            <w:vAlign w:val="bottom"/>
            <w:hideMark/>
          </w:tcPr>
          <w:p w14:paraId="083D61F0" w14:textId="77777777" w:rsidR="00A24D3D" w:rsidRPr="009B7EEF" w:rsidRDefault="00A24D3D" w:rsidP="009B7EEF">
            <w:pPr>
              <w:spacing w:line="240" w:lineRule="auto"/>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464" w:type="dxa"/>
            <w:tcBorders>
              <w:top w:val="nil"/>
              <w:left w:val="nil"/>
              <w:bottom w:val="nil"/>
              <w:right w:val="nil"/>
            </w:tcBorders>
            <w:shd w:val="clear" w:color="000000" w:fill="F2F2F2"/>
            <w:noWrap/>
            <w:vAlign w:val="bottom"/>
            <w:hideMark/>
          </w:tcPr>
          <w:p w14:paraId="35E2E5F1" w14:textId="77777777" w:rsidR="00A24D3D" w:rsidRPr="009B7EEF" w:rsidRDefault="00A24D3D" w:rsidP="009B7EEF">
            <w:pPr>
              <w:spacing w:line="240" w:lineRule="auto"/>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r>
      <w:tr w:rsidR="00A24D3D" w:rsidRPr="009B7EEF" w14:paraId="2C12C2FA" w14:textId="77777777" w:rsidTr="00016B4D">
        <w:trPr>
          <w:trHeight w:val="73"/>
        </w:trPr>
        <w:tc>
          <w:tcPr>
            <w:tcW w:w="2767" w:type="dxa"/>
            <w:tcBorders>
              <w:top w:val="nil"/>
              <w:left w:val="nil"/>
              <w:bottom w:val="nil"/>
              <w:right w:val="nil"/>
            </w:tcBorders>
            <w:shd w:val="clear" w:color="auto" w:fill="auto"/>
            <w:noWrap/>
            <w:vAlign w:val="bottom"/>
            <w:hideMark/>
          </w:tcPr>
          <w:p w14:paraId="6B876FDD"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r w:rsidRPr="009B7EEF">
              <w:rPr>
                <w:rFonts w:ascii="Times New Roman" w:eastAsia="Times New Roman" w:hAnsi="Times New Roman" w:cs="Times New Roman"/>
                <w:i/>
                <w:iCs/>
                <w:color w:val="000000"/>
                <w:lang w:eastAsia="en-CA"/>
              </w:rPr>
              <w:t>californica</w:t>
            </w:r>
          </w:p>
        </w:tc>
        <w:tc>
          <w:tcPr>
            <w:tcW w:w="502" w:type="dxa"/>
            <w:tcBorders>
              <w:top w:val="nil"/>
              <w:left w:val="nil"/>
              <w:bottom w:val="nil"/>
              <w:right w:val="nil"/>
            </w:tcBorders>
            <w:shd w:val="clear" w:color="auto" w:fill="auto"/>
            <w:noWrap/>
            <w:vAlign w:val="bottom"/>
            <w:hideMark/>
          </w:tcPr>
          <w:p w14:paraId="45DB5D42"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0B957D14"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100" w:type="dxa"/>
            <w:tcBorders>
              <w:top w:val="nil"/>
              <w:left w:val="nil"/>
              <w:bottom w:val="nil"/>
              <w:right w:val="nil"/>
            </w:tcBorders>
            <w:shd w:val="clear" w:color="auto" w:fill="auto"/>
            <w:noWrap/>
            <w:vAlign w:val="bottom"/>
            <w:hideMark/>
          </w:tcPr>
          <w:p w14:paraId="00EC226A"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380" w:type="dxa"/>
            <w:tcBorders>
              <w:top w:val="nil"/>
              <w:left w:val="nil"/>
              <w:bottom w:val="nil"/>
              <w:right w:val="nil"/>
            </w:tcBorders>
            <w:shd w:val="clear" w:color="auto" w:fill="auto"/>
            <w:noWrap/>
            <w:vAlign w:val="bottom"/>
            <w:hideMark/>
          </w:tcPr>
          <w:p w14:paraId="7DF0EE2F"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1EEE6B53"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261" w:type="dxa"/>
            <w:tcBorders>
              <w:top w:val="nil"/>
              <w:left w:val="nil"/>
              <w:bottom w:val="nil"/>
              <w:right w:val="nil"/>
            </w:tcBorders>
            <w:shd w:val="clear" w:color="auto" w:fill="auto"/>
            <w:noWrap/>
            <w:vAlign w:val="bottom"/>
            <w:hideMark/>
          </w:tcPr>
          <w:p w14:paraId="3B9823E6"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723" w:type="dxa"/>
            <w:tcBorders>
              <w:top w:val="nil"/>
              <w:left w:val="nil"/>
              <w:bottom w:val="nil"/>
              <w:right w:val="nil"/>
            </w:tcBorders>
            <w:shd w:val="clear" w:color="auto" w:fill="auto"/>
            <w:noWrap/>
            <w:vAlign w:val="bottom"/>
            <w:hideMark/>
          </w:tcPr>
          <w:p w14:paraId="56A5F2BD"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380" w:type="dxa"/>
            <w:tcBorders>
              <w:top w:val="nil"/>
              <w:left w:val="nil"/>
              <w:bottom w:val="nil"/>
              <w:right w:val="nil"/>
            </w:tcBorders>
            <w:shd w:val="clear" w:color="auto" w:fill="auto"/>
            <w:noWrap/>
            <w:vAlign w:val="bottom"/>
            <w:hideMark/>
          </w:tcPr>
          <w:p w14:paraId="375E21BD"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464" w:type="dxa"/>
            <w:tcBorders>
              <w:top w:val="nil"/>
              <w:left w:val="nil"/>
              <w:bottom w:val="nil"/>
              <w:right w:val="nil"/>
            </w:tcBorders>
            <w:shd w:val="clear" w:color="auto" w:fill="auto"/>
            <w:noWrap/>
            <w:vAlign w:val="bottom"/>
            <w:hideMark/>
          </w:tcPr>
          <w:p w14:paraId="31412AC6" w14:textId="77777777" w:rsidR="00A24D3D" w:rsidRPr="009B7EEF" w:rsidRDefault="00A24D3D" w:rsidP="009B7EEF">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r>
      <w:tr w:rsidR="00A24D3D" w:rsidRPr="009B7EEF" w14:paraId="3F336DAC" w14:textId="77777777" w:rsidTr="00016B4D">
        <w:trPr>
          <w:trHeight w:val="76"/>
        </w:trPr>
        <w:tc>
          <w:tcPr>
            <w:tcW w:w="2767" w:type="dxa"/>
            <w:tcBorders>
              <w:top w:val="nil"/>
              <w:left w:val="nil"/>
              <w:bottom w:val="nil"/>
              <w:right w:val="nil"/>
            </w:tcBorders>
            <w:shd w:val="clear" w:color="auto" w:fill="auto"/>
            <w:noWrap/>
            <w:vAlign w:val="bottom"/>
            <w:hideMark/>
          </w:tcPr>
          <w:p w14:paraId="66CEAA83"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r w:rsidRPr="009B7EEF">
              <w:rPr>
                <w:rFonts w:ascii="Times New Roman" w:eastAsia="Times New Roman" w:hAnsi="Times New Roman" w:cs="Times New Roman"/>
                <w:i/>
                <w:iCs/>
                <w:color w:val="000000"/>
                <w:lang w:eastAsia="en-CA"/>
              </w:rPr>
              <w:t>coerulescens</w:t>
            </w:r>
          </w:p>
        </w:tc>
        <w:tc>
          <w:tcPr>
            <w:tcW w:w="502" w:type="dxa"/>
            <w:tcBorders>
              <w:top w:val="nil"/>
              <w:left w:val="nil"/>
              <w:bottom w:val="nil"/>
              <w:right w:val="nil"/>
            </w:tcBorders>
            <w:shd w:val="clear" w:color="auto" w:fill="auto"/>
            <w:noWrap/>
            <w:vAlign w:val="bottom"/>
            <w:hideMark/>
          </w:tcPr>
          <w:p w14:paraId="21705E8D"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6EE7FD78"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100" w:type="dxa"/>
            <w:tcBorders>
              <w:top w:val="nil"/>
              <w:left w:val="nil"/>
              <w:bottom w:val="nil"/>
              <w:right w:val="nil"/>
            </w:tcBorders>
            <w:shd w:val="clear" w:color="auto" w:fill="auto"/>
            <w:noWrap/>
            <w:vAlign w:val="bottom"/>
            <w:hideMark/>
          </w:tcPr>
          <w:p w14:paraId="54F3D1EA"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3</w:t>
            </w:r>
          </w:p>
        </w:tc>
        <w:tc>
          <w:tcPr>
            <w:tcW w:w="380" w:type="dxa"/>
            <w:tcBorders>
              <w:top w:val="nil"/>
              <w:left w:val="nil"/>
              <w:bottom w:val="nil"/>
              <w:right w:val="nil"/>
            </w:tcBorders>
            <w:shd w:val="clear" w:color="auto" w:fill="auto"/>
            <w:noWrap/>
            <w:vAlign w:val="bottom"/>
            <w:hideMark/>
          </w:tcPr>
          <w:p w14:paraId="28C8D873"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1336" w:type="dxa"/>
            <w:tcBorders>
              <w:top w:val="nil"/>
              <w:left w:val="nil"/>
              <w:bottom w:val="nil"/>
              <w:right w:val="nil"/>
            </w:tcBorders>
            <w:shd w:val="clear" w:color="auto" w:fill="auto"/>
            <w:noWrap/>
            <w:vAlign w:val="bottom"/>
            <w:hideMark/>
          </w:tcPr>
          <w:p w14:paraId="3C247078"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261" w:type="dxa"/>
            <w:tcBorders>
              <w:top w:val="nil"/>
              <w:left w:val="nil"/>
              <w:bottom w:val="nil"/>
              <w:right w:val="nil"/>
            </w:tcBorders>
            <w:shd w:val="clear" w:color="auto" w:fill="auto"/>
            <w:noWrap/>
            <w:vAlign w:val="bottom"/>
            <w:hideMark/>
          </w:tcPr>
          <w:p w14:paraId="5CFB8A60"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2</w:t>
            </w:r>
          </w:p>
        </w:tc>
        <w:tc>
          <w:tcPr>
            <w:tcW w:w="723" w:type="dxa"/>
            <w:tcBorders>
              <w:top w:val="nil"/>
              <w:left w:val="nil"/>
              <w:bottom w:val="nil"/>
              <w:right w:val="nil"/>
            </w:tcBorders>
            <w:shd w:val="clear" w:color="auto" w:fill="auto"/>
            <w:noWrap/>
            <w:vAlign w:val="bottom"/>
            <w:hideMark/>
          </w:tcPr>
          <w:p w14:paraId="38F87C76"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2</w:t>
            </w:r>
          </w:p>
        </w:tc>
        <w:tc>
          <w:tcPr>
            <w:tcW w:w="380" w:type="dxa"/>
            <w:tcBorders>
              <w:top w:val="nil"/>
              <w:left w:val="nil"/>
              <w:bottom w:val="nil"/>
              <w:right w:val="nil"/>
            </w:tcBorders>
            <w:shd w:val="clear" w:color="auto" w:fill="auto"/>
            <w:noWrap/>
            <w:vAlign w:val="bottom"/>
            <w:hideMark/>
          </w:tcPr>
          <w:p w14:paraId="2FCB90D0"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1464" w:type="dxa"/>
            <w:tcBorders>
              <w:top w:val="nil"/>
              <w:left w:val="nil"/>
              <w:bottom w:val="nil"/>
              <w:right w:val="nil"/>
            </w:tcBorders>
            <w:shd w:val="clear" w:color="auto" w:fill="auto"/>
            <w:noWrap/>
            <w:vAlign w:val="bottom"/>
            <w:hideMark/>
          </w:tcPr>
          <w:p w14:paraId="2F7F3C27" w14:textId="77777777" w:rsidR="00A24D3D" w:rsidRPr="009B7EEF" w:rsidRDefault="00A24D3D" w:rsidP="009B7EEF">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4</w:t>
            </w:r>
          </w:p>
        </w:tc>
      </w:tr>
      <w:tr w:rsidR="00A24D3D" w:rsidRPr="004E4EAA" w14:paraId="0F8320A7" w14:textId="77777777" w:rsidTr="00016B4D">
        <w:trPr>
          <w:trHeight w:val="307"/>
        </w:trPr>
        <w:tc>
          <w:tcPr>
            <w:tcW w:w="2767" w:type="dxa"/>
            <w:tcBorders>
              <w:top w:val="nil"/>
              <w:left w:val="nil"/>
              <w:bottom w:val="nil"/>
              <w:right w:val="nil"/>
            </w:tcBorders>
            <w:shd w:val="clear" w:color="000000" w:fill="F2F2F2"/>
            <w:noWrap/>
            <w:vAlign w:val="bottom"/>
            <w:hideMark/>
          </w:tcPr>
          <w:p w14:paraId="33034098"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Argya</w:t>
            </w:r>
          </w:p>
        </w:tc>
        <w:tc>
          <w:tcPr>
            <w:tcW w:w="502" w:type="dxa"/>
            <w:tcBorders>
              <w:top w:val="nil"/>
              <w:left w:val="nil"/>
              <w:bottom w:val="nil"/>
              <w:right w:val="nil"/>
            </w:tcBorders>
            <w:shd w:val="clear" w:color="000000" w:fill="F2F2F2"/>
            <w:noWrap/>
            <w:vAlign w:val="bottom"/>
            <w:hideMark/>
          </w:tcPr>
          <w:p w14:paraId="1ED1CA48"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 </w:t>
            </w:r>
          </w:p>
        </w:tc>
        <w:tc>
          <w:tcPr>
            <w:tcW w:w="860" w:type="dxa"/>
            <w:tcBorders>
              <w:top w:val="nil"/>
              <w:left w:val="nil"/>
              <w:bottom w:val="nil"/>
              <w:right w:val="nil"/>
            </w:tcBorders>
            <w:shd w:val="clear" w:color="000000" w:fill="F2F2F2"/>
            <w:noWrap/>
            <w:vAlign w:val="bottom"/>
            <w:hideMark/>
          </w:tcPr>
          <w:p w14:paraId="7149F56F"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1100" w:type="dxa"/>
            <w:tcBorders>
              <w:top w:val="nil"/>
              <w:left w:val="nil"/>
              <w:bottom w:val="nil"/>
              <w:right w:val="nil"/>
            </w:tcBorders>
            <w:shd w:val="clear" w:color="000000" w:fill="F2F2F2"/>
            <w:noWrap/>
            <w:vAlign w:val="bottom"/>
            <w:hideMark/>
          </w:tcPr>
          <w:p w14:paraId="3D5995E4"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380" w:type="dxa"/>
            <w:tcBorders>
              <w:top w:val="nil"/>
              <w:left w:val="nil"/>
              <w:bottom w:val="nil"/>
              <w:right w:val="nil"/>
            </w:tcBorders>
            <w:shd w:val="clear" w:color="000000" w:fill="F2F2F2"/>
            <w:noWrap/>
            <w:vAlign w:val="bottom"/>
            <w:hideMark/>
          </w:tcPr>
          <w:p w14:paraId="30D81B54"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336" w:type="dxa"/>
            <w:tcBorders>
              <w:top w:val="nil"/>
              <w:left w:val="nil"/>
              <w:bottom w:val="nil"/>
              <w:right w:val="nil"/>
            </w:tcBorders>
            <w:shd w:val="clear" w:color="000000" w:fill="F2F2F2"/>
            <w:noWrap/>
            <w:vAlign w:val="bottom"/>
            <w:hideMark/>
          </w:tcPr>
          <w:p w14:paraId="6D9D34A3"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261" w:type="dxa"/>
            <w:tcBorders>
              <w:top w:val="nil"/>
              <w:left w:val="nil"/>
              <w:bottom w:val="nil"/>
              <w:right w:val="nil"/>
            </w:tcBorders>
            <w:shd w:val="clear" w:color="000000" w:fill="F2F2F2"/>
            <w:noWrap/>
            <w:vAlign w:val="bottom"/>
            <w:hideMark/>
          </w:tcPr>
          <w:p w14:paraId="42F94A39"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723" w:type="dxa"/>
            <w:tcBorders>
              <w:top w:val="nil"/>
              <w:left w:val="nil"/>
              <w:bottom w:val="nil"/>
              <w:right w:val="nil"/>
            </w:tcBorders>
            <w:shd w:val="clear" w:color="000000" w:fill="F2F2F2"/>
            <w:noWrap/>
            <w:vAlign w:val="bottom"/>
            <w:hideMark/>
          </w:tcPr>
          <w:p w14:paraId="70A15408"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380" w:type="dxa"/>
            <w:tcBorders>
              <w:top w:val="nil"/>
              <w:left w:val="nil"/>
              <w:bottom w:val="nil"/>
              <w:right w:val="nil"/>
            </w:tcBorders>
            <w:shd w:val="clear" w:color="000000" w:fill="F2F2F2"/>
            <w:noWrap/>
            <w:vAlign w:val="bottom"/>
            <w:hideMark/>
          </w:tcPr>
          <w:p w14:paraId="7821A340" w14:textId="77777777" w:rsidR="00A24D3D" w:rsidRPr="009B7EEF" w:rsidRDefault="00A24D3D" w:rsidP="009B7EEF">
            <w:pPr>
              <w:spacing w:line="240" w:lineRule="auto"/>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464" w:type="dxa"/>
            <w:tcBorders>
              <w:top w:val="nil"/>
              <w:left w:val="nil"/>
              <w:bottom w:val="nil"/>
              <w:right w:val="nil"/>
            </w:tcBorders>
            <w:shd w:val="clear" w:color="000000" w:fill="F2F2F2"/>
            <w:noWrap/>
            <w:vAlign w:val="bottom"/>
            <w:hideMark/>
          </w:tcPr>
          <w:p w14:paraId="3D80C144" w14:textId="77777777" w:rsidR="00A24D3D" w:rsidRPr="009B7EEF" w:rsidRDefault="00A24D3D" w:rsidP="009B7EEF">
            <w:pPr>
              <w:spacing w:line="240" w:lineRule="auto"/>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r>
      <w:tr w:rsidR="00A24D3D" w:rsidRPr="009B7EEF" w14:paraId="58B87810" w14:textId="77777777" w:rsidTr="00016B4D">
        <w:trPr>
          <w:trHeight w:val="66"/>
        </w:trPr>
        <w:tc>
          <w:tcPr>
            <w:tcW w:w="2767" w:type="dxa"/>
            <w:tcBorders>
              <w:top w:val="nil"/>
              <w:left w:val="nil"/>
              <w:bottom w:val="nil"/>
              <w:right w:val="nil"/>
            </w:tcBorders>
            <w:shd w:val="clear" w:color="auto" w:fill="auto"/>
            <w:noWrap/>
            <w:vAlign w:val="bottom"/>
            <w:hideMark/>
          </w:tcPr>
          <w:p w14:paraId="34885D11"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r w:rsidRPr="009B7EEF">
              <w:rPr>
                <w:rFonts w:ascii="Times New Roman" w:eastAsia="Times New Roman" w:hAnsi="Times New Roman" w:cs="Times New Roman"/>
                <w:i/>
                <w:iCs/>
                <w:color w:val="000000"/>
                <w:lang w:eastAsia="en-CA"/>
              </w:rPr>
              <w:t>squamiceps</w:t>
            </w:r>
          </w:p>
        </w:tc>
        <w:tc>
          <w:tcPr>
            <w:tcW w:w="502" w:type="dxa"/>
            <w:tcBorders>
              <w:top w:val="nil"/>
              <w:left w:val="nil"/>
              <w:bottom w:val="nil"/>
              <w:right w:val="nil"/>
            </w:tcBorders>
            <w:shd w:val="clear" w:color="auto" w:fill="auto"/>
            <w:noWrap/>
            <w:vAlign w:val="bottom"/>
            <w:hideMark/>
          </w:tcPr>
          <w:p w14:paraId="6E672A11"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06C5C6AA"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3</w:t>
            </w:r>
          </w:p>
        </w:tc>
        <w:tc>
          <w:tcPr>
            <w:tcW w:w="1100" w:type="dxa"/>
            <w:tcBorders>
              <w:top w:val="nil"/>
              <w:left w:val="nil"/>
              <w:bottom w:val="nil"/>
              <w:right w:val="nil"/>
            </w:tcBorders>
            <w:shd w:val="clear" w:color="auto" w:fill="auto"/>
            <w:noWrap/>
            <w:vAlign w:val="bottom"/>
            <w:hideMark/>
          </w:tcPr>
          <w:p w14:paraId="6C631E3A"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3</w:t>
            </w:r>
          </w:p>
        </w:tc>
        <w:tc>
          <w:tcPr>
            <w:tcW w:w="380" w:type="dxa"/>
            <w:tcBorders>
              <w:top w:val="nil"/>
              <w:left w:val="nil"/>
              <w:bottom w:val="nil"/>
              <w:right w:val="nil"/>
            </w:tcBorders>
            <w:shd w:val="clear" w:color="auto" w:fill="auto"/>
            <w:noWrap/>
            <w:vAlign w:val="bottom"/>
            <w:hideMark/>
          </w:tcPr>
          <w:p w14:paraId="318B994C"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1336" w:type="dxa"/>
            <w:tcBorders>
              <w:top w:val="nil"/>
              <w:left w:val="nil"/>
              <w:bottom w:val="nil"/>
              <w:right w:val="nil"/>
            </w:tcBorders>
            <w:shd w:val="clear" w:color="auto" w:fill="auto"/>
            <w:noWrap/>
            <w:vAlign w:val="bottom"/>
            <w:hideMark/>
          </w:tcPr>
          <w:p w14:paraId="5384C6C2"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261" w:type="dxa"/>
            <w:tcBorders>
              <w:top w:val="nil"/>
              <w:left w:val="nil"/>
              <w:bottom w:val="nil"/>
              <w:right w:val="nil"/>
            </w:tcBorders>
            <w:shd w:val="clear" w:color="auto" w:fill="auto"/>
            <w:noWrap/>
            <w:vAlign w:val="bottom"/>
            <w:hideMark/>
          </w:tcPr>
          <w:p w14:paraId="27C9EBA0"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723" w:type="dxa"/>
            <w:tcBorders>
              <w:top w:val="nil"/>
              <w:left w:val="nil"/>
              <w:bottom w:val="nil"/>
              <w:right w:val="nil"/>
            </w:tcBorders>
            <w:shd w:val="clear" w:color="auto" w:fill="auto"/>
            <w:noWrap/>
            <w:vAlign w:val="bottom"/>
            <w:hideMark/>
          </w:tcPr>
          <w:p w14:paraId="0861293A"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6</w:t>
            </w:r>
          </w:p>
        </w:tc>
        <w:tc>
          <w:tcPr>
            <w:tcW w:w="380" w:type="dxa"/>
            <w:tcBorders>
              <w:top w:val="nil"/>
              <w:left w:val="nil"/>
              <w:bottom w:val="nil"/>
              <w:right w:val="nil"/>
            </w:tcBorders>
            <w:shd w:val="clear" w:color="auto" w:fill="auto"/>
            <w:noWrap/>
            <w:vAlign w:val="bottom"/>
            <w:hideMark/>
          </w:tcPr>
          <w:p w14:paraId="12775038"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1464" w:type="dxa"/>
            <w:tcBorders>
              <w:top w:val="nil"/>
              <w:left w:val="nil"/>
              <w:bottom w:val="nil"/>
              <w:right w:val="nil"/>
            </w:tcBorders>
            <w:shd w:val="clear" w:color="auto" w:fill="auto"/>
            <w:noWrap/>
            <w:vAlign w:val="bottom"/>
            <w:hideMark/>
          </w:tcPr>
          <w:p w14:paraId="064D2606" w14:textId="77777777" w:rsidR="00A24D3D" w:rsidRPr="009B7EEF" w:rsidRDefault="00A24D3D" w:rsidP="009B7EEF">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6</w:t>
            </w:r>
          </w:p>
        </w:tc>
      </w:tr>
      <w:tr w:rsidR="00A24D3D" w:rsidRPr="004E4EAA" w14:paraId="3EBE1143" w14:textId="77777777" w:rsidTr="00016B4D">
        <w:trPr>
          <w:trHeight w:val="428"/>
        </w:trPr>
        <w:tc>
          <w:tcPr>
            <w:tcW w:w="2767" w:type="dxa"/>
            <w:tcBorders>
              <w:top w:val="nil"/>
              <w:left w:val="nil"/>
              <w:bottom w:val="nil"/>
              <w:right w:val="nil"/>
            </w:tcBorders>
            <w:shd w:val="clear" w:color="000000" w:fill="F2F2F2"/>
            <w:noWrap/>
            <w:vAlign w:val="bottom"/>
            <w:hideMark/>
          </w:tcPr>
          <w:p w14:paraId="37E2ED62"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Furnarius</w:t>
            </w:r>
          </w:p>
        </w:tc>
        <w:tc>
          <w:tcPr>
            <w:tcW w:w="502" w:type="dxa"/>
            <w:tcBorders>
              <w:top w:val="nil"/>
              <w:left w:val="nil"/>
              <w:bottom w:val="nil"/>
              <w:right w:val="nil"/>
            </w:tcBorders>
            <w:shd w:val="clear" w:color="000000" w:fill="F2F2F2"/>
            <w:noWrap/>
            <w:vAlign w:val="bottom"/>
            <w:hideMark/>
          </w:tcPr>
          <w:p w14:paraId="17B98DD7"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 </w:t>
            </w:r>
          </w:p>
        </w:tc>
        <w:tc>
          <w:tcPr>
            <w:tcW w:w="860" w:type="dxa"/>
            <w:tcBorders>
              <w:top w:val="nil"/>
              <w:left w:val="nil"/>
              <w:bottom w:val="nil"/>
              <w:right w:val="nil"/>
            </w:tcBorders>
            <w:shd w:val="clear" w:color="000000" w:fill="F2F2F2"/>
            <w:noWrap/>
            <w:vAlign w:val="bottom"/>
            <w:hideMark/>
          </w:tcPr>
          <w:p w14:paraId="44831E4A"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1100" w:type="dxa"/>
            <w:tcBorders>
              <w:top w:val="nil"/>
              <w:left w:val="nil"/>
              <w:bottom w:val="nil"/>
              <w:right w:val="nil"/>
            </w:tcBorders>
            <w:shd w:val="clear" w:color="000000" w:fill="F2F2F2"/>
            <w:noWrap/>
            <w:vAlign w:val="bottom"/>
            <w:hideMark/>
          </w:tcPr>
          <w:p w14:paraId="752DC4A9"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380" w:type="dxa"/>
            <w:tcBorders>
              <w:top w:val="nil"/>
              <w:left w:val="nil"/>
              <w:bottom w:val="nil"/>
              <w:right w:val="nil"/>
            </w:tcBorders>
            <w:shd w:val="clear" w:color="000000" w:fill="F2F2F2"/>
            <w:noWrap/>
            <w:vAlign w:val="bottom"/>
            <w:hideMark/>
          </w:tcPr>
          <w:p w14:paraId="77DE880B"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336" w:type="dxa"/>
            <w:tcBorders>
              <w:top w:val="nil"/>
              <w:left w:val="nil"/>
              <w:bottom w:val="nil"/>
              <w:right w:val="nil"/>
            </w:tcBorders>
            <w:shd w:val="clear" w:color="000000" w:fill="F2F2F2"/>
            <w:noWrap/>
            <w:vAlign w:val="bottom"/>
            <w:hideMark/>
          </w:tcPr>
          <w:p w14:paraId="2F16098E"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261" w:type="dxa"/>
            <w:tcBorders>
              <w:top w:val="nil"/>
              <w:left w:val="nil"/>
              <w:bottom w:val="nil"/>
              <w:right w:val="nil"/>
            </w:tcBorders>
            <w:shd w:val="clear" w:color="000000" w:fill="F2F2F2"/>
            <w:noWrap/>
            <w:vAlign w:val="bottom"/>
            <w:hideMark/>
          </w:tcPr>
          <w:p w14:paraId="7B79544A"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723" w:type="dxa"/>
            <w:tcBorders>
              <w:top w:val="nil"/>
              <w:left w:val="nil"/>
              <w:bottom w:val="nil"/>
              <w:right w:val="nil"/>
            </w:tcBorders>
            <w:shd w:val="clear" w:color="000000" w:fill="F2F2F2"/>
            <w:noWrap/>
            <w:vAlign w:val="bottom"/>
            <w:hideMark/>
          </w:tcPr>
          <w:p w14:paraId="78A39490"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380" w:type="dxa"/>
            <w:tcBorders>
              <w:top w:val="nil"/>
              <w:left w:val="nil"/>
              <w:bottom w:val="nil"/>
              <w:right w:val="nil"/>
            </w:tcBorders>
            <w:shd w:val="clear" w:color="000000" w:fill="F2F2F2"/>
            <w:noWrap/>
            <w:vAlign w:val="bottom"/>
            <w:hideMark/>
          </w:tcPr>
          <w:p w14:paraId="368757EB" w14:textId="77777777" w:rsidR="00A24D3D" w:rsidRPr="009B7EEF" w:rsidRDefault="00A24D3D" w:rsidP="009B7EEF">
            <w:pPr>
              <w:spacing w:line="240" w:lineRule="auto"/>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464" w:type="dxa"/>
            <w:tcBorders>
              <w:top w:val="nil"/>
              <w:left w:val="nil"/>
              <w:bottom w:val="nil"/>
              <w:right w:val="nil"/>
            </w:tcBorders>
            <w:shd w:val="clear" w:color="000000" w:fill="F2F2F2"/>
            <w:noWrap/>
            <w:vAlign w:val="bottom"/>
            <w:hideMark/>
          </w:tcPr>
          <w:p w14:paraId="014492BD" w14:textId="77777777" w:rsidR="00A24D3D" w:rsidRPr="009B7EEF" w:rsidRDefault="00A24D3D" w:rsidP="009B7EEF">
            <w:pPr>
              <w:spacing w:line="240" w:lineRule="auto"/>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r>
      <w:tr w:rsidR="00A24D3D" w:rsidRPr="009B7EEF" w14:paraId="53E8197B" w14:textId="77777777" w:rsidTr="00016B4D">
        <w:trPr>
          <w:trHeight w:val="66"/>
        </w:trPr>
        <w:tc>
          <w:tcPr>
            <w:tcW w:w="2767" w:type="dxa"/>
            <w:tcBorders>
              <w:top w:val="nil"/>
              <w:left w:val="nil"/>
              <w:bottom w:val="nil"/>
              <w:right w:val="nil"/>
            </w:tcBorders>
            <w:shd w:val="clear" w:color="auto" w:fill="auto"/>
            <w:noWrap/>
            <w:vAlign w:val="bottom"/>
            <w:hideMark/>
          </w:tcPr>
          <w:p w14:paraId="1CA8FE73"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r w:rsidRPr="009B7EEF">
              <w:rPr>
                <w:rFonts w:ascii="Times New Roman" w:eastAsia="Times New Roman" w:hAnsi="Times New Roman" w:cs="Times New Roman"/>
                <w:i/>
                <w:iCs/>
                <w:color w:val="000000"/>
                <w:lang w:eastAsia="en-CA"/>
              </w:rPr>
              <w:t>rufus</w:t>
            </w:r>
          </w:p>
        </w:tc>
        <w:tc>
          <w:tcPr>
            <w:tcW w:w="502" w:type="dxa"/>
            <w:tcBorders>
              <w:top w:val="nil"/>
              <w:left w:val="nil"/>
              <w:bottom w:val="nil"/>
              <w:right w:val="nil"/>
            </w:tcBorders>
            <w:shd w:val="clear" w:color="auto" w:fill="auto"/>
            <w:noWrap/>
            <w:vAlign w:val="bottom"/>
            <w:hideMark/>
          </w:tcPr>
          <w:p w14:paraId="1A364F2E"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3088638A"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100" w:type="dxa"/>
            <w:tcBorders>
              <w:top w:val="nil"/>
              <w:left w:val="nil"/>
              <w:bottom w:val="nil"/>
              <w:right w:val="nil"/>
            </w:tcBorders>
            <w:shd w:val="clear" w:color="auto" w:fill="auto"/>
            <w:noWrap/>
            <w:vAlign w:val="bottom"/>
            <w:hideMark/>
          </w:tcPr>
          <w:p w14:paraId="7B5F7813"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380" w:type="dxa"/>
            <w:tcBorders>
              <w:top w:val="nil"/>
              <w:left w:val="nil"/>
              <w:bottom w:val="nil"/>
              <w:right w:val="nil"/>
            </w:tcBorders>
            <w:shd w:val="clear" w:color="auto" w:fill="auto"/>
            <w:noWrap/>
            <w:vAlign w:val="bottom"/>
            <w:hideMark/>
          </w:tcPr>
          <w:p w14:paraId="188E7408"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2C060597"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261" w:type="dxa"/>
            <w:tcBorders>
              <w:top w:val="nil"/>
              <w:left w:val="nil"/>
              <w:bottom w:val="nil"/>
              <w:right w:val="nil"/>
            </w:tcBorders>
            <w:shd w:val="clear" w:color="auto" w:fill="auto"/>
            <w:noWrap/>
            <w:vAlign w:val="bottom"/>
            <w:hideMark/>
          </w:tcPr>
          <w:p w14:paraId="7E112B8C"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723" w:type="dxa"/>
            <w:tcBorders>
              <w:top w:val="nil"/>
              <w:left w:val="nil"/>
              <w:bottom w:val="nil"/>
              <w:right w:val="nil"/>
            </w:tcBorders>
            <w:shd w:val="clear" w:color="auto" w:fill="auto"/>
            <w:noWrap/>
            <w:vAlign w:val="bottom"/>
            <w:hideMark/>
          </w:tcPr>
          <w:p w14:paraId="73C094D0"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380" w:type="dxa"/>
            <w:tcBorders>
              <w:top w:val="nil"/>
              <w:left w:val="nil"/>
              <w:bottom w:val="nil"/>
              <w:right w:val="nil"/>
            </w:tcBorders>
            <w:shd w:val="clear" w:color="auto" w:fill="auto"/>
            <w:noWrap/>
            <w:vAlign w:val="bottom"/>
            <w:hideMark/>
          </w:tcPr>
          <w:p w14:paraId="3E19F29D"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464" w:type="dxa"/>
            <w:tcBorders>
              <w:top w:val="nil"/>
              <w:left w:val="nil"/>
              <w:bottom w:val="nil"/>
              <w:right w:val="nil"/>
            </w:tcBorders>
            <w:shd w:val="clear" w:color="auto" w:fill="auto"/>
            <w:noWrap/>
            <w:vAlign w:val="bottom"/>
            <w:hideMark/>
          </w:tcPr>
          <w:p w14:paraId="047D3F0A" w14:textId="77777777" w:rsidR="00A24D3D" w:rsidRPr="009B7EEF" w:rsidRDefault="00A24D3D" w:rsidP="009B7EEF">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r>
      <w:tr w:rsidR="00A24D3D" w:rsidRPr="004E4EAA" w14:paraId="7DC29198" w14:textId="77777777" w:rsidTr="00016B4D">
        <w:trPr>
          <w:trHeight w:val="375"/>
        </w:trPr>
        <w:tc>
          <w:tcPr>
            <w:tcW w:w="2767" w:type="dxa"/>
            <w:tcBorders>
              <w:top w:val="nil"/>
              <w:left w:val="nil"/>
              <w:bottom w:val="nil"/>
              <w:right w:val="nil"/>
            </w:tcBorders>
            <w:shd w:val="clear" w:color="000000" w:fill="F2F2F2"/>
            <w:noWrap/>
            <w:vAlign w:val="bottom"/>
            <w:hideMark/>
          </w:tcPr>
          <w:p w14:paraId="0A265C07"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Grus</w:t>
            </w:r>
          </w:p>
        </w:tc>
        <w:tc>
          <w:tcPr>
            <w:tcW w:w="502" w:type="dxa"/>
            <w:tcBorders>
              <w:top w:val="nil"/>
              <w:left w:val="nil"/>
              <w:bottom w:val="nil"/>
              <w:right w:val="nil"/>
            </w:tcBorders>
            <w:shd w:val="clear" w:color="000000" w:fill="F2F2F2"/>
            <w:noWrap/>
            <w:vAlign w:val="bottom"/>
            <w:hideMark/>
          </w:tcPr>
          <w:p w14:paraId="7CA531EF"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 </w:t>
            </w:r>
          </w:p>
        </w:tc>
        <w:tc>
          <w:tcPr>
            <w:tcW w:w="860" w:type="dxa"/>
            <w:tcBorders>
              <w:top w:val="nil"/>
              <w:left w:val="nil"/>
              <w:bottom w:val="nil"/>
              <w:right w:val="nil"/>
            </w:tcBorders>
            <w:shd w:val="clear" w:color="000000" w:fill="F2F2F2"/>
            <w:noWrap/>
            <w:vAlign w:val="bottom"/>
            <w:hideMark/>
          </w:tcPr>
          <w:p w14:paraId="6879A345"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1100" w:type="dxa"/>
            <w:tcBorders>
              <w:top w:val="nil"/>
              <w:left w:val="nil"/>
              <w:bottom w:val="nil"/>
              <w:right w:val="nil"/>
            </w:tcBorders>
            <w:shd w:val="clear" w:color="000000" w:fill="F2F2F2"/>
            <w:noWrap/>
            <w:vAlign w:val="bottom"/>
            <w:hideMark/>
          </w:tcPr>
          <w:p w14:paraId="1D797B3D"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380" w:type="dxa"/>
            <w:tcBorders>
              <w:top w:val="nil"/>
              <w:left w:val="nil"/>
              <w:bottom w:val="nil"/>
              <w:right w:val="nil"/>
            </w:tcBorders>
            <w:shd w:val="clear" w:color="000000" w:fill="F2F2F2"/>
            <w:noWrap/>
            <w:vAlign w:val="bottom"/>
            <w:hideMark/>
          </w:tcPr>
          <w:p w14:paraId="58799F96"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336" w:type="dxa"/>
            <w:tcBorders>
              <w:top w:val="nil"/>
              <w:left w:val="nil"/>
              <w:bottom w:val="nil"/>
              <w:right w:val="nil"/>
            </w:tcBorders>
            <w:shd w:val="clear" w:color="000000" w:fill="F2F2F2"/>
            <w:noWrap/>
            <w:vAlign w:val="bottom"/>
            <w:hideMark/>
          </w:tcPr>
          <w:p w14:paraId="4CEC21D2"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261" w:type="dxa"/>
            <w:tcBorders>
              <w:top w:val="nil"/>
              <w:left w:val="nil"/>
              <w:bottom w:val="nil"/>
              <w:right w:val="nil"/>
            </w:tcBorders>
            <w:shd w:val="clear" w:color="000000" w:fill="F2F2F2"/>
            <w:noWrap/>
            <w:vAlign w:val="bottom"/>
            <w:hideMark/>
          </w:tcPr>
          <w:p w14:paraId="19DA5773"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723" w:type="dxa"/>
            <w:tcBorders>
              <w:top w:val="nil"/>
              <w:left w:val="nil"/>
              <w:bottom w:val="nil"/>
              <w:right w:val="nil"/>
            </w:tcBorders>
            <w:shd w:val="clear" w:color="000000" w:fill="F2F2F2"/>
            <w:noWrap/>
            <w:vAlign w:val="bottom"/>
            <w:hideMark/>
          </w:tcPr>
          <w:p w14:paraId="6859884E"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380" w:type="dxa"/>
            <w:tcBorders>
              <w:top w:val="nil"/>
              <w:left w:val="nil"/>
              <w:bottom w:val="nil"/>
              <w:right w:val="nil"/>
            </w:tcBorders>
            <w:shd w:val="clear" w:color="000000" w:fill="F2F2F2"/>
            <w:noWrap/>
            <w:vAlign w:val="bottom"/>
            <w:hideMark/>
          </w:tcPr>
          <w:p w14:paraId="4DCEF4A6" w14:textId="77777777" w:rsidR="00A24D3D" w:rsidRPr="009B7EEF" w:rsidRDefault="00A24D3D" w:rsidP="009B7EEF">
            <w:pPr>
              <w:spacing w:line="240" w:lineRule="auto"/>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464" w:type="dxa"/>
            <w:tcBorders>
              <w:top w:val="nil"/>
              <w:left w:val="nil"/>
              <w:bottom w:val="nil"/>
              <w:right w:val="nil"/>
            </w:tcBorders>
            <w:shd w:val="clear" w:color="000000" w:fill="F2F2F2"/>
            <w:noWrap/>
            <w:vAlign w:val="bottom"/>
            <w:hideMark/>
          </w:tcPr>
          <w:p w14:paraId="178C55C1" w14:textId="77777777" w:rsidR="00A24D3D" w:rsidRPr="009B7EEF" w:rsidRDefault="00A24D3D" w:rsidP="009B7EEF">
            <w:pPr>
              <w:spacing w:line="240" w:lineRule="auto"/>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r>
      <w:tr w:rsidR="00A24D3D" w:rsidRPr="009B7EEF" w14:paraId="06DD4DF9" w14:textId="77777777" w:rsidTr="00016B4D">
        <w:trPr>
          <w:trHeight w:val="66"/>
        </w:trPr>
        <w:tc>
          <w:tcPr>
            <w:tcW w:w="2767" w:type="dxa"/>
            <w:tcBorders>
              <w:top w:val="nil"/>
              <w:left w:val="nil"/>
              <w:bottom w:val="nil"/>
              <w:right w:val="nil"/>
            </w:tcBorders>
            <w:shd w:val="clear" w:color="auto" w:fill="auto"/>
            <w:noWrap/>
            <w:vAlign w:val="bottom"/>
            <w:hideMark/>
          </w:tcPr>
          <w:p w14:paraId="2C58752C"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r w:rsidRPr="009B7EEF">
              <w:rPr>
                <w:rFonts w:ascii="Times New Roman" w:eastAsia="Times New Roman" w:hAnsi="Times New Roman" w:cs="Times New Roman"/>
                <w:i/>
                <w:iCs/>
                <w:color w:val="000000"/>
                <w:lang w:eastAsia="en-CA"/>
              </w:rPr>
              <w:t>nigricollis</w:t>
            </w:r>
          </w:p>
        </w:tc>
        <w:tc>
          <w:tcPr>
            <w:tcW w:w="502" w:type="dxa"/>
            <w:tcBorders>
              <w:top w:val="nil"/>
              <w:left w:val="nil"/>
              <w:bottom w:val="nil"/>
              <w:right w:val="nil"/>
            </w:tcBorders>
            <w:shd w:val="clear" w:color="auto" w:fill="auto"/>
            <w:noWrap/>
            <w:vAlign w:val="bottom"/>
            <w:hideMark/>
          </w:tcPr>
          <w:p w14:paraId="5893E3B0"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3C92B473" w14:textId="77777777" w:rsidR="00A24D3D" w:rsidRPr="009B7EEF" w:rsidRDefault="00A24D3D" w:rsidP="009B7EEF">
            <w:pPr>
              <w:spacing w:line="240" w:lineRule="auto"/>
              <w:ind w:firstLineChars="200" w:firstLine="440"/>
              <w:rPr>
                <w:rFonts w:ascii="Times New Roman" w:eastAsia="Times New Roman" w:hAnsi="Times New Roman" w:cs="Times New Roman"/>
                <w:lang w:eastAsia="en-CA"/>
              </w:rPr>
            </w:pPr>
          </w:p>
        </w:tc>
        <w:tc>
          <w:tcPr>
            <w:tcW w:w="1100" w:type="dxa"/>
            <w:tcBorders>
              <w:top w:val="nil"/>
              <w:left w:val="nil"/>
              <w:bottom w:val="nil"/>
              <w:right w:val="nil"/>
            </w:tcBorders>
            <w:shd w:val="clear" w:color="auto" w:fill="auto"/>
            <w:noWrap/>
            <w:vAlign w:val="bottom"/>
            <w:hideMark/>
          </w:tcPr>
          <w:p w14:paraId="63216DA0"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380" w:type="dxa"/>
            <w:tcBorders>
              <w:top w:val="nil"/>
              <w:left w:val="nil"/>
              <w:bottom w:val="nil"/>
              <w:right w:val="nil"/>
            </w:tcBorders>
            <w:shd w:val="clear" w:color="auto" w:fill="auto"/>
            <w:noWrap/>
            <w:vAlign w:val="bottom"/>
            <w:hideMark/>
          </w:tcPr>
          <w:p w14:paraId="147788C4"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1336" w:type="dxa"/>
            <w:tcBorders>
              <w:top w:val="nil"/>
              <w:left w:val="nil"/>
              <w:bottom w:val="nil"/>
              <w:right w:val="nil"/>
            </w:tcBorders>
            <w:shd w:val="clear" w:color="auto" w:fill="auto"/>
            <w:noWrap/>
            <w:vAlign w:val="bottom"/>
            <w:hideMark/>
          </w:tcPr>
          <w:p w14:paraId="48C6816C"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261" w:type="dxa"/>
            <w:tcBorders>
              <w:top w:val="nil"/>
              <w:left w:val="nil"/>
              <w:bottom w:val="nil"/>
              <w:right w:val="nil"/>
            </w:tcBorders>
            <w:shd w:val="clear" w:color="auto" w:fill="auto"/>
            <w:noWrap/>
            <w:vAlign w:val="bottom"/>
            <w:hideMark/>
          </w:tcPr>
          <w:p w14:paraId="025FEB3F"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723" w:type="dxa"/>
            <w:tcBorders>
              <w:top w:val="nil"/>
              <w:left w:val="nil"/>
              <w:bottom w:val="nil"/>
              <w:right w:val="nil"/>
            </w:tcBorders>
            <w:shd w:val="clear" w:color="auto" w:fill="auto"/>
            <w:noWrap/>
            <w:vAlign w:val="bottom"/>
            <w:hideMark/>
          </w:tcPr>
          <w:p w14:paraId="34D08FA7"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380" w:type="dxa"/>
            <w:tcBorders>
              <w:top w:val="nil"/>
              <w:left w:val="nil"/>
              <w:bottom w:val="nil"/>
              <w:right w:val="nil"/>
            </w:tcBorders>
            <w:shd w:val="clear" w:color="auto" w:fill="auto"/>
            <w:noWrap/>
            <w:vAlign w:val="bottom"/>
            <w:hideMark/>
          </w:tcPr>
          <w:p w14:paraId="4023C340"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464" w:type="dxa"/>
            <w:tcBorders>
              <w:top w:val="nil"/>
              <w:left w:val="nil"/>
              <w:bottom w:val="nil"/>
              <w:right w:val="nil"/>
            </w:tcBorders>
            <w:shd w:val="clear" w:color="auto" w:fill="auto"/>
            <w:noWrap/>
            <w:vAlign w:val="bottom"/>
            <w:hideMark/>
          </w:tcPr>
          <w:p w14:paraId="370646F7" w14:textId="77777777" w:rsidR="00A24D3D" w:rsidRPr="009B7EEF" w:rsidRDefault="00A24D3D" w:rsidP="009B7EEF">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r>
      <w:tr w:rsidR="00A24D3D" w:rsidRPr="004E4EAA" w14:paraId="00EC8568" w14:textId="77777777" w:rsidTr="00016B4D">
        <w:trPr>
          <w:trHeight w:val="334"/>
        </w:trPr>
        <w:tc>
          <w:tcPr>
            <w:tcW w:w="2767" w:type="dxa"/>
            <w:tcBorders>
              <w:top w:val="nil"/>
              <w:left w:val="nil"/>
              <w:bottom w:val="nil"/>
              <w:right w:val="nil"/>
            </w:tcBorders>
            <w:shd w:val="clear" w:color="000000" w:fill="F2F2F2"/>
            <w:noWrap/>
            <w:vAlign w:val="bottom"/>
            <w:hideMark/>
          </w:tcPr>
          <w:p w14:paraId="7304ED92"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Haliaeetus</w:t>
            </w:r>
          </w:p>
        </w:tc>
        <w:tc>
          <w:tcPr>
            <w:tcW w:w="502" w:type="dxa"/>
            <w:tcBorders>
              <w:top w:val="nil"/>
              <w:left w:val="nil"/>
              <w:bottom w:val="nil"/>
              <w:right w:val="nil"/>
            </w:tcBorders>
            <w:shd w:val="clear" w:color="000000" w:fill="F2F2F2"/>
            <w:noWrap/>
            <w:vAlign w:val="bottom"/>
            <w:hideMark/>
          </w:tcPr>
          <w:p w14:paraId="1F1AE903"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 </w:t>
            </w:r>
          </w:p>
        </w:tc>
        <w:tc>
          <w:tcPr>
            <w:tcW w:w="860" w:type="dxa"/>
            <w:tcBorders>
              <w:top w:val="nil"/>
              <w:left w:val="nil"/>
              <w:bottom w:val="nil"/>
              <w:right w:val="nil"/>
            </w:tcBorders>
            <w:shd w:val="clear" w:color="000000" w:fill="F2F2F2"/>
            <w:noWrap/>
            <w:vAlign w:val="bottom"/>
            <w:hideMark/>
          </w:tcPr>
          <w:p w14:paraId="6669CC03"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1100" w:type="dxa"/>
            <w:tcBorders>
              <w:top w:val="nil"/>
              <w:left w:val="nil"/>
              <w:bottom w:val="nil"/>
              <w:right w:val="nil"/>
            </w:tcBorders>
            <w:shd w:val="clear" w:color="000000" w:fill="F2F2F2"/>
            <w:noWrap/>
            <w:vAlign w:val="bottom"/>
            <w:hideMark/>
          </w:tcPr>
          <w:p w14:paraId="03C48A93"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380" w:type="dxa"/>
            <w:tcBorders>
              <w:top w:val="nil"/>
              <w:left w:val="nil"/>
              <w:bottom w:val="nil"/>
              <w:right w:val="nil"/>
            </w:tcBorders>
            <w:shd w:val="clear" w:color="000000" w:fill="F2F2F2"/>
            <w:noWrap/>
            <w:vAlign w:val="bottom"/>
            <w:hideMark/>
          </w:tcPr>
          <w:p w14:paraId="2604EA11"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336" w:type="dxa"/>
            <w:tcBorders>
              <w:top w:val="nil"/>
              <w:left w:val="nil"/>
              <w:bottom w:val="nil"/>
              <w:right w:val="nil"/>
            </w:tcBorders>
            <w:shd w:val="clear" w:color="000000" w:fill="F2F2F2"/>
            <w:noWrap/>
            <w:vAlign w:val="bottom"/>
            <w:hideMark/>
          </w:tcPr>
          <w:p w14:paraId="25945EA7"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261" w:type="dxa"/>
            <w:tcBorders>
              <w:top w:val="nil"/>
              <w:left w:val="nil"/>
              <w:bottom w:val="nil"/>
              <w:right w:val="nil"/>
            </w:tcBorders>
            <w:shd w:val="clear" w:color="000000" w:fill="F2F2F2"/>
            <w:noWrap/>
            <w:vAlign w:val="bottom"/>
            <w:hideMark/>
          </w:tcPr>
          <w:p w14:paraId="47FFE34A"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723" w:type="dxa"/>
            <w:tcBorders>
              <w:top w:val="nil"/>
              <w:left w:val="nil"/>
              <w:bottom w:val="nil"/>
              <w:right w:val="nil"/>
            </w:tcBorders>
            <w:shd w:val="clear" w:color="000000" w:fill="F2F2F2"/>
            <w:noWrap/>
            <w:vAlign w:val="bottom"/>
            <w:hideMark/>
          </w:tcPr>
          <w:p w14:paraId="3EBF77AF"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380" w:type="dxa"/>
            <w:tcBorders>
              <w:top w:val="nil"/>
              <w:left w:val="nil"/>
              <w:bottom w:val="nil"/>
              <w:right w:val="nil"/>
            </w:tcBorders>
            <w:shd w:val="clear" w:color="000000" w:fill="F2F2F2"/>
            <w:noWrap/>
            <w:vAlign w:val="bottom"/>
            <w:hideMark/>
          </w:tcPr>
          <w:p w14:paraId="525F3A55" w14:textId="77777777" w:rsidR="00A24D3D" w:rsidRPr="009B7EEF" w:rsidRDefault="00A24D3D" w:rsidP="009B7EEF">
            <w:pPr>
              <w:spacing w:line="240" w:lineRule="auto"/>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464" w:type="dxa"/>
            <w:tcBorders>
              <w:top w:val="nil"/>
              <w:left w:val="nil"/>
              <w:bottom w:val="nil"/>
              <w:right w:val="nil"/>
            </w:tcBorders>
            <w:shd w:val="clear" w:color="000000" w:fill="F2F2F2"/>
            <w:noWrap/>
            <w:vAlign w:val="bottom"/>
            <w:hideMark/>
          </w:tcPr>
          <w:p w14:paraId="2A4DACD7" w14:textId="77777777" w:rsidR="00A24D3D" w:rsidRPr="009B7EEF" w:rsidRDefault="00A24D3D" w:rsidP="009B7EEF">
            <w:pPr>
              <w:spacing w:line="240" w:lineRule="auto"/>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r>
      <w:tr w:rsidR="00A24D3D" w:rsidRPr="009B7EEF" w14:paraId="611A6AAA" w14:textId="77777777" w:rsidTr="00016B4D">
        <w:trPr>
          <w:trHeight w:val="66"/>
        </w:trPr>
        <w:tc>
          <w:tcPr>
            <w:tcW w:w="2767" w:type="dxa"/>
            <w:tcBorders>
              <w:top w:val="nil"/>
              <w:left w:val="nil"/>
              <w:bottom w:val="nil"/>
              <w:right w:val="nil"/>
            </w:tcBorders>
            <w:shd w:val="clear" w:color="auto" w:fill="auto"/>
            <w:noWrap/>
            <w:vAlign w:val="bottom"/>
            <w:hideMark/>
          </w:tcPr>
          <w:p w14:paraId="0CC69D55"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r w:rsidRPr="009B7EEF">
              <w:rPr>
                <w:rFonts w:ascii="Times New Roman" w:eastAsia="Times New Roman" w:hAnsi="Times New Roman" w:cs="Times New Roman"/>
                <w:i/>
                <w:iCs/>
                <w:color w:val="000000"/>
                <w:lang w:eastAsia="en-CA"/>
              </w:rPr>
              <w:t>leucephalus</w:t>
            </w:r>
          </w:p>
        </w:tc>
        <w:tc>
          <w:tcPr>
            <w:tcW w:w="502" w:type="dxa"/>
            <w:tcBorders>
              <w:top w:val="nil"/>
              <w:left w:val="nil"/>
              <w:bottom w:val="nil"/>
              <w:right w:val="nil"/>
            </w:tcBorders>
            <w:shd w:val="clear" w:color="auto" w:fill="auto"/>
            <w:noWrap/>
            <w:vAlign w:val="bottom"/>
            <w:hideMark/>
          </w:tcPr>
          <w:p w14:paraId="3A8E8259"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082B65B7"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100" w:type="dxa"/>
            <w:tcBorders>
              <w:top w:val="nil"/>
              <w:left w:val="nil"/>
              <w:bottom w:val="nil"/>
              <w:right w:val="nil"/>
            </w:tcBorders>
            <w:shd w:val="clear" w:color="auto" w:fill="auto"/>
            <w:noWrap/>
            <w:vAlign w:val="bottom"/>
            <w:hideMark/>
          </w:tcPr>
          <w:p w14:paraId="03E9E351"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380" w:type="dxa"/>
            <w:tcBorders>
              <w:top w:val="nil"/>
              <w:left w:val="nil"/>
              <w:bottom w:val="nil"/>
              <w:right w:val="nil"/>
            </w:tcBorders>
            <w:shd w:val="clear" w:color="auto" w:fill="auto"/>
            <w:noWrap/>
            <w:vAlign w:val="bottom"/>
            <w:hideMark/>
          </w:tcPr>
          <w:p w14:paraId="3EC258FE"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40DCD573"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261" w:type="dxa"/>
            <w:tcBorders>
              <w:top w:val="nil"/>
              <w:left w:val="nil"/>
              <w:bottom w:val="nil"/>
              <w:right w:val="nil"/>
            </w:tcBorders>
            <w:shd w:val="clear" w:color="auto" w:fill="auto"/>
            <w:noWrap/>
            <w:vAlign w:val="bottom"/>
            <w:hideMark/>
          </w:tcPr>
          <w:p w14:paraId="72F57A0F"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723" w:type="dxa"/>
            <w:tcBorders>
              <w:top w:val="nil"/>
              <w:left w:val="nil"/>
              <w:bottom w:val="nil"/>
              <w:right w:val="nil"/>
            </w:tcBorders>
            <w:shd w:val="clear" w:color="auto" w:fill="auto"/>
            <w:noWrap/>
            <w:vAlign w:val="bottom"/>
            <w:hideMark/>
          </w:tcPr>
          <w:p w14:paraId="4E58971F"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380" w:type="dxa"/>
            <w:tcBorders>
              <w:top w:val="nil"/>
              <w:left w:val="nil"/>
              <w:bottom w:val="nil"/>
              <w:right w:val="nil"/>
            </w:tcBorders>
            <w:shd w:val="clear" w:color="auto" w:fill="auto"/>
            <w:noWrap/>
            <w:vAlign w:val="bottom"/>
            <w:hideMark/>
          </w:tcPr>
          <w:p w14:paraId="37AA5BE6"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1464" w:type="dxa"/>
            <w:tcBorders>
              <w:top w:val="nil"/>
              <w:left w:val="nil"/>
              <w:bottom w:val="nil"/>
              <w:right w:val="nil"/>
            </w:tcBorders>
            <w:shd w:val="clear" w:color="auto" w:fill="auto"/>
            <w:noWrap/>
            <w:vAlign w:val="bottom"/>
            <w:hideMark/>
          </w:tcPr>
          <w:p w14:paraId="1D946604" w14:textId="77777777" w:rsidR="00A24D3D" w:rsidRPr="009B7EEF" w:rsidRDefault="00A24D3D" w:rsidP="009B7EEF">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r>
      <w:tr w:rsidR="00A24D3D" w:rsidRPr="004E4EAA" w14:paraId="28B75039" w14:textId="77777777" w:rsidTr="00016B4D">
        <w:trPr>
          <w:trHeight w:val="375"/>
        </w:trPr>
        <w:tc>
          <w:tcPr>
            <w:tcW w:w="2767" w:type="dxa"/>
            <w:tcBorders>
              <w:top w:val="nil"/>
              <w:left w:val="nil"/>
              <w:bottom w:val="nil"/>
              <w:right w:val="nil"/>
            </w:tcBorders>
            <w:shd w:val="clear" w:color="000000" w:fill="F2F2F2"/>
            <w:noWrap/>
            <w:vAlign w:val="bottom"/>
            <w:hideMark/>
          </w:tcPr>
          <w:p w14:paraId="4D7AD2F9"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Malurus</w:t>
            </w:r>
          </w:p>
        </w:tc>
        <w:tc>
          <w:tcPr>
            <w:tcW w:w="502" w:type="dxa"/>
            <w:tcBorders>
              <w:top w:val="nil"/>
              <w:left w:val="nil"/>
              <w:bottom w:val="nil"/>
              <w:right w:val="nil"/>
            </w:tcBorders>
            <w:shd w:val="clear" w:color="000000" w:fill="F2F2F2"/>
            <w:noWrap/>
            <w:vAlign w:val="bottom"/>
            <w:hideMark/>
          </w:tcPr>
          <w:p w14:paraId="7BFC84C7"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 </w:t>
            </w:r>
          </w:p>
        </w:tc>
        <w:tc>
          <w:tcPr>
            <w:tcW w:w="860" w:type="dxa"/>
            <w:tcBorders>
              <w:top w:val="nil"/>
              <w:left w:val="nil"/>
              <w:bottom w:val="nil"/>
              <w:right w:val="nil"/>
            </w:tcBorders>
            <w:shd w:val="clear" w:color="000000" w:fill="F2F2F2"/>
            <w:noWrap/>
            <w:vAlign w:val="bottom"/>
            <w:hideMark/>
          </w:tcPr>
          <w:p w14:paraId="217EBCD5"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1100" w:type="dxa"/>
            <w:tcBorders>
              <w:top w:val="nil"/>
              <w:left w:val="nil"/>
              <w:bottom w:val="nil"/>
              <w:right w:val="nil"/>
            </w:tcBorders>
            <w:shd w:val="clear" w:color="000000" w:fill="F2F2F2"/>
            <w:noWrap/>
            <w:vAlign w:val="bottom"/>
            <w:hideMark/>
          </w:tcPr>
          <w:p w14:paraId="161EF8A5"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380" w:type="dxa"/>
            <w:tcBorders>
              <w:top w:val="nil"/>
              <w:left w:val="nil"/>
              <w:bottom w:val="nil"/>
              <w:right w:val="nil"/>
            </w:tcBorders>
            <w:shd w:val="clear" w:color="000000" w:fill="F2F2F2"/>
            <w:noWrap/>
            <w:vAlign w:val="bottom"/>
            <w:hideMark/>
          </w:tcPr>
          <w:p w14:paraId="3D358D6F"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336" w:type="dxa"/>
            <w:tcBorders>
              <w:top w:val="nil"/>
              <w:left w:val="nil"/>
              <w:bottom w:val="nil"/>
              <w:right w:val="nil"/>
            </w:tcBorders>
            <w:shd w:val="clear" w:color="000000" w:fill="F2F2F2"/>
            <w:noWrap/>
            <w:vAlign w:val="bottom"/>
            <w:hideMark/>
          </w:tcPr>
          <w:p w14:paraId="4A7FBDB4"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261" w:type="dxa"/>
            <w:tcBorders>
              <w:top w:val="nil"/>
              <w:left w:val="nil"/>
              <w:bottom w:val="nil"/>
              <w:right w:val="nil"/>
            </w:tcBorders>
            <w:shd w:val="clear" w:color="000000" w:fill="F2F2F2"/>
            <w:noWrap/>
            <w:vAlign w:val="bottom"/>
            <w:hideMark/>
          </w:tcPr>
          <w:p w14:paraId="219D8F30"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723" w:type="dxa"/>
            <w:tcBorders>
              <w:top w:val="nil"/>
              <w:left w:val="nil"/>
              <w:bottom w:val="nil"/>
              <w:right w:val="nil"/>
            </w:tcBorders>
            <w:shd w:val="clear" w:color="000000" w:fill="F2F2F2"/>
            <w:noWrap/>
            <w:vAlign w:val="bottom"/>
            <w:hideMark/>
          </w:tcPr>
          <w:p w14:paraId="348AF463"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380" w:type="dxa"/>
            <w:tcBorders>
              <w:top w:val="nil"/>
              <w:left w:val="nil"/>
              <w:bottom w:val="nil"/>
              <w:right w:val="nil"/>
            </w:tcBorders>
            <w:shd w:val="clear" w:color="000000" w:fill="F2F2F2"/>
            <w:noWrap/>
            <w:vAlign w:val="bottom"/>
            <w:hideMark/>
          </w:tcPr>
          <w:p w14:paraId="51CE4C89" w14:textId="77777777" w:rsidR="00A24D3D" w:rsidRPr="009B7EEF" w:rsidRDefault="00A24D3D" w:rsidP="009B7EEF">
            <w:pPr>
              <w:spacing w:line="240" w:lineRule="auto"/>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464" w:type="dxa"/>
            <w:tcBorders>
              <w:top w:val="nil"/>
              <w:left w:val="nil"/>
              <w:bottom w:val="nil"/>
              <w:right w:val="nil"/>
            </w:tcBorders>
            <w:shd w:val="clear" w:color="000000" w:fill="F2F2F2"/>
            <w:noWrap/>
            <w:vAlign w:val="bottom"/>
            <w:hideMark/>
          </w:tcPr>
          <w:p w14:paraId="725B040D" w14:textId="77777777" w:rsidR="00A24D3D" w:rsidRPr="009B7EEF" w:rsidRDefault="00A24D3D" w:rsidP="009B7EEF">
            <w:pPr>
              <w:spacing w:line="240" w:lineRule="auto"/>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r>
      <w:tr w:rsidR="00A24D3D" w:rsidRPr="009B7EEF" w14:paraId="1CBF5B58" w14:textId="77777777" w:rsidTr="00016B4D">
        <w:trPr>
          <w:trHeight w:val="66"/>
        </w:trPr>
        <w:tc>
          <w:tcPr>
            <w:tcW w:w="2767" w:type="dxa"/>
            <w:tcBorders>
              <w:top w:val="nil"/>
              <w:left w:val="nil"/>
              <w:bottom w:val="nil"/>
              <w:right w:val="nil"/>
            </w:tcBorders>
            <w:shd w:val="clear" w:color="auto" w:fill="auto"/>
            <w:noWrap/>
            <w:vAlign w:val="bottom"/>
            <w:hideMark/>
          </w:tcPr>
          <w:p w14:paraId="1B8D6AF5"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r w:rsidRPr="009B7EEF">
              <w:rPr>
                <w:rFonts w:ascii="Times New Roman" w:eastAsia="Times New Roman" w:hAnsi="Times New Roman" w:cs="Times New Roman"/>
                <w:i/>
                <w:iCs/>
                <w:color w:val="000000"/>
                <w:lang w:eastAsia="en-CA"/>
              </w:rPr>
              <w:t>cyaneus</w:t>
            </w:r>
          </w:p>
        </w:tc>
        <w:tc>
          <w:tcPr>
            <w:tcW w:w="502" w:type="dxa"/>
            <w:tcBorders>
              <w:top w:val="nil"/>
              <w:left w:val="nil"/>
              <w:bottom w:val="nil"/>
              <w:right w:val="nil"/>
            </w:tcBorders>
            <w:shd w:val="clear" w:color="auto" w:fill="auto"/>
            <w:noWrap/>
            <w:vAlign w:val="bottom"/>
            <w:hideMark/>
          </w:tcPr>
          <w:p w14:paraId="1B4D0116"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742F78CA"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100" w:type="dxa"/>
            <w:tcBorders>
              <w:top w:val="nil"/>
              <w:left w:val="nil"/>
              <w:bottom w:val="nil"/>
              <w:right w:val="nil"/>
            </w:tcBorders>
            <w:shd w:val="clear" w:color="auto" w:fill="auto"/>
            <w:noWrap/>
            <w:vAlign w:val="bottom"/>
            <w:hideMark/>
          </w:tcPr>
          <w:p w14:paraId="5C39C861"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380" w:type="dxa"/>
            <w:tcBorders>
              <w:top w:val="nil"/>
              <w:left w:val="nil"/>
              <w:bottom w:val="nil"/>
              <w:right w:val="nil"/>
            </w:tcBorders>
            <w:shd w:val="clear" w:color="auto" w:fill="auto"/>
            <w:noWrap/>
            <w:vAlign w:val="bottom"/>
            <w:hideMark/>
          </w:tcPr>
          <w:p w14:paraId="2FC919C4"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50EE3697"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261" w:type="dxa"/>
            <w:tcBorders>
              <w:top w:val="nil"/>
              <w:left w:val="nil"/>
              <w:bottom w:val="nil"/>
              <w:right w:val="nil"/>
            </w:tcBorders>
            <w:shd w:val="clear" w:color="auto" w:fill="auto"/>
            <w:noWrap/>
            <w:vAlign w:val="bottom"/>
            <w:hideMark/>
          </w:tcPr>
          <w:p w14:paraId="5DB11625"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723" w:type="dxa"/>
            <w:tcBorders>
              <w:top w:val="nil"/>
              <w:left w:val="nil"/>
              <w:bottom w:val="nil"/>
              <w:right w:val="nil"/>
            </w:tcBorders>
            <w:shd w:val="clear" w:color="auto" w:fill="auto"/>
            <w:noWrap/>
            <w:vAlign w:val="bottom"/>
            <w:hideMark/>
          </w:tcPr>
          <w:p w14:paraId="6DAB7ABB"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380" w:type="dxa"/>
            <w:tcBorders>
              <w:top w:val="nil"/>
              <w:left w:val="nil"/>
              <w:bottom w:val="nil"/>
              <w:right w:val="nil"/>
            </w:tcBorders>
            <w:shd w:val="clear" w:color="auto" w:fill="auto"/>
            <w:noWrap/>
            <w:vAlign w:val="bottom"/>
            <w:hideMark/>
          </w:tcPr>
          <w:p w14:paraId="66904A59"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464" w:type="dxa"/>
            <w:tcBorders>
              <w:top w:val="nil"/>
              <w:left w:val="nil"/>
              <w:bottom w:val="nil"/>
              <w:right w:val="nil"/>
            </w:tcBorders>
            <w:shd w:val="clear" w:color="auto" w:fill="auto"/>
            <w:noWrap/>
            <w:vAlign w:val="bottom"/>
            <w:hideMark/>
          </w:tcPr>
          <w:p w14:paraId="48812042" w14:textId="77777777" w:rsidR="00A24D3D" w:rsidRPr="009B7EEF" w:rsidRDefault="00A24D3D" w:rsidP="009B7EEF">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r>
      <w:tr w:rsidR="00A24D3D" w:rsidRPr="004E4EAA" w14:paraId="07765F07" w14:textId="77777777" w:rsidTr="00016B4D">
        <w:trPr>
          <w:trHeight w:val="375"/>
        </w:trPr>
        <w:tc>
          <w:tcPr>
            <w:tcW w:w="2767" w:type="dxa"/>
            <w:tcBorders>
              <w:top w:val="nil"/>
              <w:left w:val="nil"/>
              <w:bottom w:val="nil"/>
              <w:right w:val="nil"/>
            </w:tcBorders>
            <w:shd w:val="clear" w:color="000000" w:fill="F2F2F2"/>
            <w:noWrap/>
            <w:vAlign w:val="bottom"/>
            <w:hideMark/>
          </w:tcPr>
          <w:p w14:paraId="742010DD"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Melierax</w:t>
            </w:r>
          </w:p>
        </w:tc>
        <w:tc>
          <w:tcPr>
            <w:tcW w:w="502" w:type="dxa"/>
            <w:tcBorders>
              <w:top w:val="nil"/>
              <w:left w:val="nil"/>
              <w:bottom w:val="nil"/>
              <w:right w:val="nil"/>
            </w:tcBorders>
            <w:shd w:val="clear" w:color="000000" w:fill="F2F2F2"/>
            <w:noWrap/>
            <w:vAlign w:val="bottom"/>
            <w:hideMark/>
          </w:tcPr>
          <w:p w14:paraId="0D33DC95"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 </w:t>
            </w:r>
          </w:p>
        </w:tc>
        <w:tc>
          <w:tcPr>
            <w:tcW w:w="860" w:type="dxa"/>
            <w:tcBorders>
              <w:top w:val="nil"/>
              <w:left w:val="nil"/>
              <w:bottom w:val="nil"/>
              <w:right w:val="nil"/>
            </w:tcBorders>
            <w:shd w:val="clear" w:color="000000" w:fill="F2F2F2"/>
            <w:noWrap/>
            <w:vAlign w:val="bottom"/>
            <w:hideMark/>
          </w:tcPr>
          <w:p w14:paraId="19A201FE"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1100" w:type="dxa"/>
            <w:tcBorders>
              <w:top w:val="nil"/>
              <w:left w:val="nil"/>
              <w:bottom w:val="nil"/>
              <w:right w:val="nil"/>
            </w:tcBorders>
            <w:shd w:val="clear" w:color="000000" w:fill="F2F2F2"/>
            <w:noWrap/>
            <w:vAlign w:val="bottom"/>
            <w:hideMark/>
          </w:tcPr>
          <w:p w14:paraId="77333A26"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380" w:type="dxa"/>
            <w:tcBorders>
              <w:top w:val="nil"/>
              <w:left w:val="nil"/>
              <w:bottom w:val="nil"/>
              <w:right w:val="nil"/>
            </w:tcBorders>
            <w:shd w:val="clear" w:color="000000" w:fill="F2F2F2"/>
            <w:noWrap/>
            <w:vAlign w:val="bottom"/>
            <w:hideMark/>
          </w:tcPr>
          <w:p w14:paraId="034AAB96"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336" w:type="dxa"/>
            <w:tcBorders>
              <w:top w:val="nil"/>
              <w:left w:val="nil"/>
              <w:bottom w:val="nil"/>
              <w:right w:val="nil"/>
            </w:tcBorders>
            <w:shd w:val="clear" w:color="000000" w:fill="F2F2F2"/>
            <w:noWrap/>
            <w:vAlign w:val="bottom"/>
            <w:hideMark/>
          </w:tcPr>
          <w:p w14:paraId="62A53CA2"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261" w:type="dxa"/>
            <w:tcBorders>
              <w:top w:val="nil"/>
              <w:left w:val="nil"/>
              <w:bottom w:val="nil"/>
              <w:right w:val="nil"/>
            </w:tcBorders>
            <w:shd w:val="clear" w:color="000000" w:fill="F2F2F2"/>
            <w:noWrap/>
            <w:vAlign w:val="bottom"/>
            <w:hideMark/>
          </w:tcPr>
          <w:p w14:paraId="7813F3F5"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723" w:type="dxa"/>
            <w:tcBorders>
              <w:top w:val="nil"/>
              <w:left w:val="nil"/>
              <w:bottom w:val="nil"/>
              <w:right w:val="nil"/>
            </w:tcBorders>
            <w:shd w:val="clear" w:color="000000" w:fill="F2F2F2"/>
            <w:noWrap/>
            <w:vAlign w:val="bottom"/>
            <w:hideMark/>
          </w:tcPr>
          <w:p w14:paraId="3082FE6F"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380" w:type="dxa"/>
            <w:tcBorders>
              <w:top w:val="nil"/>
              <w:left w:val="nil"/>
              <w:bottom w:val="nil"/>
              <w:right w:val="nil"/>
            </w:tcBorders>
            <w:shd w:val="clear" w:color="000000" w:fill="F2F2F2"/>
            <w:noWrap/>
            <w:vAlign w:val="bottom"/>
            <w:hideMark/>
          </w:tcPr>
          <w:p w14:paraId="2C67A8B0" w14:textId="77777777" w:rsidR="00A24D3D" w:rsidRPr="009B7EEF" w:rsidRDefault="00A24D3D" w:rsidP="009B7EEF">
            <w:pPr>
              <w:spacing w:line="240" w:lineRule="auto"/>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464" w:type="dxa"/>
            <w:tcBorders>
              <w:top w:val="nil"/>
              <w:left w:val="nil"/>
              <w:bottom w:val="nil"/>
              <w:right w:val="nil"/>
            </w:tcBorders>
            <w:shd w:val="clear" w:color="000000" w:fill="F2F2F2"/>
            <w:noWrap/>
            <w:vAlign w:val="bottom"/>
            <w:hideMark/>
          </w:tcPr>
          <w:p w14:paraId="1FBF42E7" w14:textId="77777777" w:rsidR="00A24D3D" w:rsidRPr="009B7EEF" w:rsidRDefault="00A24D3D" w:rsidP="009B7EEF">
            <w:pPr>
              <w:spacing w:line="240" w:lineRule="auto"/>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r>
      <w:tr w:rsidR="00A24D3D" w:rsidRPr="009B7EEF" w14:paraId="2B72A113" w14:textId="77777777" w:rsidTr="00016B4D">
        <w:trPr>
          <w:trHeight w:val="66"/>
        </w:trPr>
        <w:tc>
          <w:tcPr>
            <w:tcW w:w="2767" w:type="dxa"/>
            <w:tcBorders>
              <w:top w:val="nil"/>
              <w:left w:val="nil"/>
              <w:bottom w:val="nil"/>
              <w:right w:val="nil"/>
            </w:tcBorders>
            <w:shd w:val="clear" w:color="auto" w:fill="auto"/>
            <w:noWrap/>
            <w:vAlign w:val="bottom"/>
            <w:hideMark/>
          </w:tcPr>
          <w:p w14:paraId="6328517A"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r w:rsidRPr="009B7EEF">
              <w:rPr>
                <w:rFonts w:ascii="Times New Roman" w:eastAsia="Times New Roman" w:hAnsi="Times New Roman" w:cs="Times New Roman"/>
                <w:i/>
                <w:iCs/>
                <w:color w:val="000000"/>
                <w:lang w:eastAsia="en-CA"/>
              </w:rPr>
              <w:t>canorus</w:t>
            </w:r>
          </w:p>
        </w:tc>
        <w:tc>
          <w:tcPr>
            <w:tcW w:w="502" w:type="dxa"/>
            <w:tcBorders>
              <w:top w:val="nil"/>
              <w:left w:val="nil"/>
              <w:bottom w:val="nil"/>
              <w:right w:val="nil"/>
            </w:tcBorders>
            <w:shd w:val="clear" w:color="auto" w:fill="auto"/>
            <w:noWrap/>
            <w:vAlign w:val="bottom"/>
            <w:hideMark/>
          </w:tcPr>
          <w:p w14:paraId="1CCAAF88"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26BCB1B3"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100" w:type="dxa"/>
            <w:tcBorders>
              <w:top w:val="nil"/>
              <w:left w:val="nil"/>
              <w:bottom w:val="nil"/>
              <w:right w:val="nil"/>
            </w:tcBorders>
            <w:shd w:val="clear" w:color="auto" w:fill="auto"/>
            <w:noWrap/>
            <w:vAlign w:val="bottom"/>
            <w:hideMark/>
          </w:tcPr>
          <w:p w14:paraId="2FF9E9D5"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380" w:type="dxa"/>
            <w:tcBorders>
              <w:top w:val="nil"/>
              <w:left w:val="nil"/>
              <w:bottom w:val="nil"/>
              <w:right w:val="nil"/>
            </w:tcBorders>
            <w:shd w:val="clear" w:color="auto" w:fill="auto"/>
            <w:noWrap/>
            <w:vAlign w:val="bottom"/>
            <w:hideMark/>
          </w:tcPr>
          <w:p w14:paraId="218C6700"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22581D94"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261" w:type="dxa"/>
            <w:tcBorders>
              <w:top w:val="nil"/>
              <w:left w:val="nil"/>
              <w:bottom w:val="nil"/>
              <w:right w:val="nil"/>
            </w:tcBorders>
            <w:shd w:val="clear" w:color="auto" w:fill="auto"/>
            <w:noWrap/>
            <w:vAlign w:val="bottom"/>
            <w:hideMark/>
          </w:tcPr>
          <w:p w14:paraId="2973818C"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723" w:type="dxa"/>
            <w:tcBorders>
              <w:top w:val="nil"/>
              <w:left w:val="nil"/>
              <w:bottom w:val="nil"/>
              <w:right w:val="nil"/>
            </w:tcBorders>
            <w:shd w:val="clear" w:color="auto" w:fill="auto"/>
            <w:noWrap/>
            <w:vAlign w:val="bottom"/>
            <w:hideMark/>
          </w:tcPr>
          <w:p w14:paraId="4F3D95F9"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380" w:type="dxa"/>
            <w:tcBorders>
              <w:top w:val="nil"/>
              <w:left w:val="nil"/>
              <w:bottom w:val="nil"/>
              <w:right w:val="nil"/>
            </w:tcBorders>
            <w:shd w:val="clear" w:color="auto" w:fill="auto"/>
            <w:noWrap/>
            <w:vAlign w:val="bottom"/>
            <w:hideMark/>
          </w:tcPr>
          <w:p w14:paraId="08AF618E"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464" w:type="dxa"/>
            <w:tcBorders>
              <w:top w:val="nil"/>
              <w:left w:val="nil"/>
              <w:bottom w:val="nil"/>
              <w:right w:val="nil"/>
            </w:tcBorders>
            <w:shd w:val="clear" w:color="auto" w:fill="auto"/>
            <w:noWrap/>
            <w:vAlign w:val="bottom"/>
            <w:hideMark/>
          </w:tcPr>
          <w:p w14:paraId="4B3E2DDF" w14:textId="77777777" w:rsidR="00A24D3D" w:rsidRPr="009B7EEF" w:rsidRDefault="00A24D3D" w:rsidP="009B7EEF">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r>
      <w:tr w:rsidR="00A24D3D" w:rsidRPr="004E4EAA" w14:paraId="1E16DD69" w14:textId="77777777" w:rsidTr="00016B4D">
        <w:trPr>
          <w:trHeight w:val="375"/>
        </w:trPr>
        <w:tc>
          <w:tcPr>
            <w:tcW w:w="2767" w:type="dxa"/>
            <w:tcBorders>
              <w:top w:val="nil"/>
              <w:left w:val="nil"/>
              <w:bottom w:val="nil"/>
              <w:right w:val="nil"/>
            </w:tcBorders>
            <w:shd w:val="clear" w:color="000000" w:fill="F2F2F2"/>
            <w:noWrap/>
            <w:vAlign w:val="bottom"/>
            <w:hideMark/>
          </w:tcPr>
          <w:p w14:paraId="679A204E"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Perdix</w:t>
            </w:r>
          </w:p>
        </w:tc>
        <w:tc>
          <w:tcPr>
            <w:tcW w:w="502" w:type="dxa"/>
            <w:tcBorders>
              <w:top w:val="nil"/>
              <w:left w:val="nil"/>
              <w:bottom w:val="nil"/>
              <w:right w:val="nil"/>
            </w:tcBorders>
            <w:shd w:val="clear" w:color="000000" w:fill="F2F2F2"/>
            <w:noWrap/>
            <w:vAlign w:val="bottom"/>
            <w:hideMark/>
          </w:tcPr>
          <w:p w14:paraId="1ED63857"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 </w:t>
            </w:r>
          </w:p>
        </w:tc>
        <w:tc>
          <w:tcPr>
            <w:tcW w:w="860" w:type="dxa"/>
            <w:tcBorders>
              <w:top w:val="nil"/>
              <w:left w:val="nil"/>
              <w:bottom w:val="nil"/>
              <w:right w:val="nil"/>
            </w:tcBorders>
            <w:shd w:val="clear" w:color="000000" w:fill="F2F2F2"/>
            <w:noWrap/>
            <w:vAlign w:val="bottom"/>
            <w:hideMark/>
          </w:tcPr>
          <w:p w14:paraId="1B3C1994"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1100" w:type="dxa"/>
            <w:tcBorders>
              <w:top w:val="nil"/>
              <w:left w:val="nil"/>
              <w:bottom w:val="nil"/>
              <w:right w:val="nil"/>
            </w:tcBorders>
            <w:shd w:val="clear" w:color="000000" w:fill="F2F2F2"/>
            <w:noWrap/>
            <w:vAlign w:val="bottom"/>
            <w:hideMark/>
          </w:tcPr>
          <w:p w14:paraId="6BAE108A"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380" w:type="dxa"/>
            <w:tcBorders>
              <w:top w:val="nil"/>
              <w:left w:val="nil"/>
              <w:bottom w:val="nil"/>
              <w:right w:val="nil"/>
            </w:tcBorders>
            <w:shd w:val="clear" w:color="000000" w:fill="F2F2F2"/>
            <w:noWrap/>
            <w:vAlign w:val="bottom"/>
            <w:hideMark/>
          </w:tcPr>
          <w:p w14:paraId="0FBD6CCE"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336" w:type="dxa"/>
            <w:tcBorders>
              <w:top w:val="nil"/>
              <w:left w:val="nil"/>
              <w:bottom w:val="nil"/>
              <w:right w:val="nil"/>
            </w:tcBorders>
            <w:shd w:val="clear" w:color="000000" w:fill="F2F2F2"/>
            <w:noWrap/>
            <w:vAlign w:val="bottom"/>
            <w:hideMark/>
          </w:tcPr>
          <w:p w14:paraId="7103D940"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261" w:type="dxa"/>
            <w:tcBorders>
              <w:top w:val="nil"/>
              <w:left w:val="nil"/>
              <w:bottom w:val="nil"/>
              <w:right w:val="nil"/>
            </w:tcBorders>
            <w:shd w:val="clear" w:color="000000" w:fill="F2F2F2"/>
            <w:noWrap/>
            <w:vAlign w:val="bottom"/>
            <w:hideMark/>
          </w:tcPr>
          <w:p w14:paraId="3BB251DA"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723" w:type="dxa"/>
            <w:tcBorders>
              <w:top w:val="nil"/>
              <w:left w:val="nil"/>
              <w:bottom w:val="nil"/>
              <w:right w:val="nil"/>
            </w:tcBorders>
            <w:shd w:val="clear" w:color="000000" w:fill="F2F2F2"/>
            <w:noWrap/>
            <w:vAlign w:val="bottom"/>
            <w:hideMark/>
          </w:tcPr>
          <w:p w14:paraId="42FAFDB9"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380" w:type="dxa"/>
            <w:tcBorders>
              <w:top w:val="nil"/>
              <w:left w:val="nil"/>
              <w:bottom w:val="nil"/>
              <w:right w:val="nil"/>
            </w:tcBorders>
            <w:shd w:val="clear" w:color="000000" w:fill="F2F2F2"/>
            <w:noWrap/>
            <w:vAlign w:val="bottom"/>
            <w:hideMark/>
          </w:tcPr>
          <w:p w14:paraId="31E480C5" w14:textId="77777777" w:rsidR="00A24D3D" w:rsidRPr="009B7EEF" w:rsidRDefault="00A24D3D" w:rsidP="009B7EEF">
            <w:pPr>
              <w:spacing w:line="240" w:lineRule="auto"/>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464" w:type="dxa"/>
            <w:tcBorders>
              <w:top w:val="nil"/>
              <w:left w:val="nil"/>
              <w:bottom w:val="nil"/>
              <w:right w:val="nil"/>
            </w:tcBorders>
            <w:shd w:val="clear" w:color="000000" w:fill="F2F2F2"/>
            <w:noWrap/>
            <w:vAlign w:val="bottom"/>
            <w:hideMark/>
          </w:tcPr>
          <w:p w14:paraId="262CC1E3" w14:textId="77777777" w:rsidR="00A24D3D" w:rsidRPr="009B7EEF" w:rsidRDefault="00A24D3D" w:rsidP="009B7EEF">
            <w:pPr>
              <w:spacing w:line="240" w:lineRule="auto"/>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r>
      <w:tr w:rsidR="00A24D3D" w:rsidRPr="009B7EEF" w14:paraId="29C5A08A" w14:textId="77777777" w:rsidTr="00016B4D">
        <w:trPr>
          <w:trHeight w:val="66"/>
        </w:trPr>
        <w:tc>
          <w:tcPr>
            <w:tcW w:w="2767" w:type="dxa"/>
            <w:tcBorders>
              <w:top w:val="nil"/>
              <w:left w:val="nil"/>
              <w:bottom w:val="nil"/>
              <w:right w:val="nil"/>
            </w:tcBorders>
            <w:shd w:val="clear" w:color="auto" w:fill="auto"/>
            <w:noWrap/>
            <w:vAlign w:val="bottom"/>
            <w:hideMark/>
          </w:tcPr>
          <w:p w14:paraId="6E38C49B"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r w:rsidRPr="009B7EEF">
              <w:rPr>
                <w:rFonts w:ascii="Times New Roman" w:eastAsia="Times New Roman" w:hAnsi="Times New Roman" w:cs="Times New Roman"/>
                <w:i/>
                <w:iCs/>
                <w:color w:val="000000"/>
                <w:lang w:eastAsia="en-CA"/>
              </w:rPr>
              <w:t>perdix</w:t>
            </w:r>
          </w:p>
        </w:tc>
        <w:tc>
          <w:tcPr>
            <w:tcW w:w="502" w:type="dxa"/>
            <w:tcBorders>
              <w:top w:val="nil"/>
              <w:left w:val="nil"/>
              <w:bottom w:val="nil"/>
              <w:right w:val="nil"/>
            </w:tcBorders>
            <w:shd w:val="clear" w:color="auto" w:fill="auto"/>
            <w:noWrap/>
            <w:vAlign w:val="bottom"/>
            <w:hideMark/>
          </w:tcPr>
          <w:p w14:paraId="12DB68BF"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064E1360"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100" w:type="dxa"/>
            <w:tcBorders>
              <w:top w:val="nil"/>
              <w:left w:val="nil"/>
              <w:bottom w:val="nil"/>
              <w:right w:val="nil"/>
            </w:tcBorders>
            <w:shd w:val="clear" w:color="auto" w:fill="auto"/>
            <w:noWrap/>
            <w:vAlign w:val="bottom"/>
            <w:hideMark/>
          </w:tcPr>
          <w:p w14:paraId="7C49EEE3"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380" w:type="dxa"/>
            <w:tcBorders>
              <w:top w:val="nil"/>
              <w:left w:val="nil"/>
              <w:bottom w:val="nil"/>
              <w:right w:val="nil"/>
            </w:tcBorders>
            <w:shd w:val="clear" w:color="auto" w:fill="auto"/>
            <w:noWrap/>
            <w:vAlign w:val="bottom"/>
            <w:hideMark/>
          </w:tcPr>
          <w:p w14:paraId="3B5E7054"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310815B7"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261" w:type="dxa"/>
            <w:tcBorders>
              <w:top w:val="nil"/>
              <w:left w:val="nil"/>
              <w:bottom w:val="nil"/>
              <w:right w:val="nil"/>
            </w:tcBorders>
            <w:shd w:val="clear" w:color="auto" w:fill="auto"/>
            <w:noWrap/>
            <w:vAlign w:val="bottom"/>
            <w:hideMark/>
          </w:tcPr>
          <w:p w14:paraId="1E35E719"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723" w:type="dxa"/>
            <w:tcBorders>
              <w:top w:val="nil"/>
              <w:left w:val="nil"/>
              <w:bottom w:val="nil"/>
              <w:right w:val="nil"/>
            </w:tcBorders>
            <w:shd w:val="clear" w:color="auto" w:fill="auto"/>
            <w:noWrap/>
            <w:vAlign w:val="bottom"/>
            <w:hideMark/>
          </w:tcPr>
          <w:p w14:paraId="14EF66DA"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380" w:type="dxa"/>
            <w:tcBorders>
              <w:top w:val="nil"/>
              <w:left w:val="nil"/>
              <w:bottom w:val="nil"/>
              <w:right w:val="nil"/>
            </w:tcBorders>
            <w:shd w:val="clear" w:color="auto" w:fill="auto"/>
            <w:noWrap/>
            <w:vAlign w:val="bottom"/>
            <w:hideMark/>
          </w:tcPr>
          <w:p w14:paraId="3F497896"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1464" w:type="dxa"/>
            <w:tcBorders>
              <w:top w:val="nil"/>
              <w:left w:val="nil"/>
              <w:bottom w:val="nil"/>
              <w:right w:val="nil"/>
            </w:tcBorders>
            <w:shd w:val="clear" w:color="auto" w:fill="auto"/>
            <w:noWrap/>
            <w:vAlign w:val="bottom"/>
            <w:hideMark/>
          </w:tcPr>
          <w:p w14:paraId="00A3DF99" w14:textId="77777777" w:rsidR="00A24D3D" w:rsidRPr="009B7EEF" w:rsidRDefault="00A24D3D" w:rsidP="009B7EEF">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r>
      <w:tr w:rsidR="00A24D3D" w:rsidRPr="004E4EAA" w14:paraId="513B7E56" w14:textId="77777777" w:rsidTr="00016B4D">
        <w:trPr>
          <w:trHeight w:val="375"/>
        </w:trPr>
        <w:tc>
          <w:tcPr>
            <w:tcW w:w="2767" w:type="dxa"/>
            <w:tcBorders>
              <w:top w:val="nil"/>
              <w:left w:val="nil"/>
              <w:bottom w:val="nil"/>
              <w:right w:val="nil"/>
            </w:tcBorders>
            <w:shd w:val="clear" w:color="000000" w:fill="F2F2F2"/>
            <w:noWrap/>
            <w:vAlign w:val="bottom"/>
            <w:hideMark/>
          </w:tcPr>
          <w:p w14:paraId="1DAC8B34"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Plocepasser</w:t>
            </w:r>
          </w:p>
        </w:tc>
        <w:tc>
          <w:tcPr>
            <w:tcW w:w="502" w:type="dxa"/>
            <w:tcBorders>
              <w:top w:val="nil"/>
              <w:left w:val="nil"/>
              <w:bottom w:val="nil"/>
              <w:right w:val="nil"/>
            </w:tcBorders>
            <w:shd w:val="clear" w:color="000000" w:fill="F2F2F2"/>
            <w:noWrap/>
            <w:vAlign w:val="bottom"/>
            <w:hideMark/>
          </w:tcPr>
          <w:p w14:paraId="7F650A4A"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 </w:t>
            </w:r>
          </w:p>
        </w:tc>
        <w:tc>
          <w:tcPr>
            <w:tcW w:w="860" w:type="dxa"/>
            <w:tcBorders>
              <w:top w:val="nil"/>
              <w:left w:val="nil"/>
              <w:bottom w:val="nil"/>
              <w:right w:val="nil"/>
            </w:tcBorders>
            <w:shd w:val="clear" w:color="000000" w:fill="F2F2F2"/>
            <w:noWrap/>
            <w:vAlign w:val="bottom"/>
            <w:hideMark/>
          </w:tcPr>
          <w:p w14:paraId="6248AA83"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1100" w:type="dxa"/>
            <w:tcBorders>
              <w:top w:val="nil"/>
              <w:left w:val="nil"/>
              <w:bottom w:val="nil"/>
              <w:right w:val="nil"/>
            </w:tcBorders>
            <w:shd w:val="clear" w:color="000000" w:fill="F2F2F2"/>
            <w:noWrap/>
            <w:vAlign w:val="bottom"/>
            <w:hideMark/>
          </w:tcPr>
          <w:p w14:paraId="18C23BEF"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380" w:type="dxa"/>
            <w:tcBorders>
              <w:top w:val="nil"/>
              <w:left w:val="nil"/>
              <w:bottom w:val="nil"/>
              <w:right w:val="nil"/>
            </w:tcBorders>
            <w:shd w:val="clear" w:color="000000" w:fill="F2F2F2"/>
            <w:noWrap/>
            <w:vAlign w:val="bottom"/>
            <w:hideMark/>
          </w:tcPr>
          <w:p w14:paraId="6E81F937"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336" w:type="dxa"/>
            <w:tcBorders>
              <w:top w:val="nil"/>
              <w:left w:val="nil"/>
              <w:bottom w:val="nil"/>
              <w:right w:val="nil"/>
            </w:tcBorders>
            <w:shd w:val="clear" w:color="000000" w:fill="F2F2F2"/>
            <w:noWrap/>
            <w:vAlign w:val="bottom"/>
            <w:hideMark/>
          </w:tcPr>
          <w:p w14:paraId="0B42B86E"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261" w:type="dxa"/>
            <w:tcBorders>
              <w:top w:val="nil"/>
              <w:left w:val="nil"/>
              <w:bottom w:val="nil"/>
              <w:right w:val="nil"/>
            </w:tcBorders>
            <w:shd w:val="clear" w:color="000000" w:fill="F2F2F2"/>
            <w:noWrap/>
            <w:vAlign w:val="bottom"/>
            <w:hideMark/>
          </w:tcPr>
          <w:p w14:paraId="19AA1AC5"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723" w:type="dxa"/>
            <w:tcBorders>
              <w:top w:val="nil"/>
              <w:left w:val="nil"/>
              <w:bottom w:val="nil"/>
              <w:right w:val="nil"/>
            </w:tcBorders>
            <w:shd w:val="clear" w:color="000000" w:fill="F2F2F2"/>
            <w:noWrap/>
            <w:vAlign w:val="bottom"/>
            <w:hideMark/>
          </w:tcPr>
          <w:p w14:paraId="2DD1C3FF"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380" w:type="dxa"/>
            <w:tcBorders>
              <w:top w:val="nil"/>
              <w:left w:val="nil"/>
              <w:bottom w:val="nil"/>
              <w:right w:val="nil"/>
            </w:tcBorders>
            <w:shd w:val="clear" w:color="000000" w:fill="F2F2F2"/>
            <w:noWrap/>
            <w:vAlign w:val="bottom"/>
            <w:hideMark/>
          </w:tcPr>
          <w:p w14:paraId="6358CB9A" w14:textId="77777777" w:rsidR="00A24D3D" w:rsidRPr="009B7EEF" w:rsidRDefault="00A24D3D" w:rsidP="009B7EEF">
            <w:pPr>
              <w:spacing w:line="240" w:lineRule="auto"/>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464" w:type="dxa"/>
            <w:tcBorders>
              <w:top w:val="nil"/>
              <w:left w:val="nil"/>
              <w:bottom w:val="nil"/>
              <w:right w:val="nil"/>
            </w:tcBorders>
            <w:shd w:val="clear" w:color="000000" w:fill="F2F2F2"/>
            <w:noWrap/>
            <w:vAlign w:val="bottom"/>
            <w:hideMark/>
          </w:tcPr>
          <w:p w14:paraId="6087B51A" w14:textId="77777777" w:rsidR="00A24D3D" w:rsidRPr="009B7EEF" w:rsidRDefault="00A24D3D" w:rsidP="009B7EEF">
            <w:pPr>
              <w:spacing w:line="240" w:lineRule="auto"/>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r>
      <w:tr w:rsidR="00A24D3D" w:rsidRPr="009B7EEF" w14:paraId="2D48C91E" w14:textId="77777777" w:rsidTr="00016B4D">
        <w:trPr>
          <w:trHeight w:val="66"/>
        </w:trPr>
        <w:tc>
          <w:tcPr>
            <w:tcW w:w="2767" w:type="dxa"/>
            <w:tcBorders>
              <w:top w:val="nil"/>
              <w:left w:val="nil"/>
              <w:bottom w:val="nil"/>
              <w:right w:val="nil"/>
            </w:tcBorders>
            <w:shd w:val="clear" w:color="auto" w:fill="auto"/>
            <w:noWrap/>
            <w:vAlign w:val="bottom"/>
            <w:hideMark/>
          </w:tcPr>
          <w:p w14:paraId="726A858D"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r w:rsidRPr="009B7EEF">
              <w:rPr>
                <w:rFonts w:ascii="Times New Roman" w:eastAsia="Times New Roman" w:hAnsi="Times New Roman" w:cs="Times New Roman"/>
                <w:i/>
                <w:iCs/>
                <w:color w:val="000000"/>
                <w:lang w:eastAsia="en-CA"/>
              </w:rPr>
              <w:t>mahali</w:t>
            </w:r>
          </w:p>
        </w:tc>
        <w:tc>
          <w:tcPr>
            <w:tcW w:w="502" w:type="dxa"/>
            <w:tcBorders>
              <w:top w:val="nil"/>
              <w:left w:val="nil"/>
              <w:bottom w:val="nil"/>
              <w:right w:val="nil"/>
            </w:tcBorders>
            <w:shd w:val="clear" w:color="auto" w:fill="auto"/>
            <w:noWrap/>
            <w:vAlign w:val="bottom"/>
            <w:hideMark/>
          </w:tcPr>
          <w:p w14:paraId="7B926A08"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3AFA9FD4"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100" w:type="dxa"/>
            <w:tcBorders>
              <w:top w:val="nil"/>
              <w:left w:val="nil"/>
              <w:bottom w:val="nil"/>
              <w:right w:val="nil"/>
            </w:tcBorders>
            <w:shd w:val="clear" w:color="auto" w:fill="auto"/>
            <w:noWrap/>
            <w:vAlign w:val="bottom"/>
            <w:hideMark/>
          </w:tcPr>
          <w:p w14:paraId="3BD269A6"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380" w:type="dxa"/>
            <w:tcBorders>
              <w:top w:val="nil"/>
              <w:left w:val="nil"/>
              <w:bottom w:val="nil"/>
              <w:right w:val="nil"/>
            </w:tcBorders>
            <w:shd w:val="clear" w:color="auto" w:fill="auto"/>
            <w:noWrap/>
            <w:vAlign w:val="bottom"/>
            <w:hideMark/>
          </w:tcPr>
          <w:p w14:paraId="122BD2C9"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36421574"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261" w:type="dxa"/>
            <w:tcBorders>
              <w:top w:val="nil"/>
              <w:left w:val="nil"/>
              <w:bottom w:val="nil"/>
              <w:right w:val="nil"/>
            </w:tcBorders>
            <w:shd w:val="clear" w:color="auto" w:fill="auto"/>
            <w:noWrap/>
            <w:vAlign w:val="bottom"/>
            <w:hideMark/>
          </w:tcPr>
          <w:p w14:paraId="203DD1F8"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723" w:type="dxa"/>
            <w:tcBorders>
              <w:top w:val="nil"/>
              <w:left w:val="nil"/>
              <w:bottom w:val="nil"/>
              <w:right w:val="nil"/>
            </w:tcBorders>
            <w:shd w:val="clear" w:color="auto" w:fill="auto"/>
            <w:noWrap/>
            <w:vAlign w:val="bottom"/>
            <w:hideMark/>
          </w:tcPr>
          <w:p w14:paraId="7EACCDDD"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380" w:type="dxa"/>
            <w:tcBorders>
              <w:top w:val="nil"/>
              <w:left w:val="nil"/>
              <w:bottom w:val="nil"/>
              <w:right w:val="nil"/>
            </w:tcBorders>
            <w:shd w:val="clear" w:color="auto" w:fill="auto"/>
            <w:noWrap/>
            <w:vAlign w:val="bottom"/>
            <w:hideMark/>
          </w:tcPr>
          <w:p w14:paraId="46628F05"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1464" w:type="dxa"/>
            <w:tcBorders>
              <w:top w:val="nil"/>
              <w:left w:val="nil"/>
              <w:bottom w:val="nil"/>
              <w:right w:val="nil"/>
            </w:tcBorders>
            <w:shd w:val="clear" w:color="auto" w:fill="auto"/>
            <w:noWrap/>
            <w:vAlign w:val="bottom"/>
            <w:hideMark/>
          </w:tcPr>
          <w:p w14:paraId="4E1596D8" w14:textId="77777777" w:rsidR="00A24D3D" w:rsidRPr="009B7EEF" w:rsidRDefault="00A24D3D" w:rsidP="009B7EEF">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r>
      <w:tr w:rsidR="00A24D3D" w:rsidRPr="004E4EAA" w14:paraId="2F4B9468" w14:textId="77777777" w:rsidTr="00016B4D">
        <w:trPr>
          <w:trHeight w:val="375"/>
        </w:trPr>
        <w:tc>
          <w:tcPr>
            <w:tcW w:w="2767" w:type="dxa"/>
            <w:tcBorders>
              <w:top w:val="nil"/>
              <w:left w:val="nil"/>
              <w:bottom w:val="nil"/>
              <w:right w:val="nil"/>
            </w:tcBorders>
            <w:shd w:val="clear" w:color="000000" w:fill="F2F2F2"/>
            <w:noWrap/>
            <w:vAlign w:val="bottom"/>
            <w:hideMark/>
          </w:tcPr>
          <w:p w14:paraId="5C5845E9"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Pomatostomus</w:t>
            </w:r>
          </w:p>
        </w:tc>
        <w:tc>
          <w:tcPr>
            <w:tcW w:w="502" w:type="dxa"/>
            <w:tcBorders>
              <w:top w:val="nil"/>
              <w:left w:val="nil"/>
              <w:bottom w:val="nil"/>
              <w:right w:val="nil"/>
            </w:tcBorders>
            <w:shd w:val="clear" w:color="000000" w:fill="F2F2F2"/>
            <w:noWrap/>
            <w:vAlign w:val="bottom"/>
            <w:hideMark/>
          </w:tcPr>
          <w:p w14:paraId="417ED675"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 </w:t>
            </w:r>
          </w:p>
        </w:tc>
        <w:tc>
          <w:tcPr>
            <w:tcW w:w="860" w:type="dxa"/>
            <w:tcBorders>
              <w:top w:val="nil"/>
              <w:left w:val="nil"/>
              <w:bottom w:val="nil"/>
              <w:right w:val="nil"/>
            </w:tcBorders>
            <w:shd w:val="clear" w:color="000000" w:fill="F2F2F2"/>
            <w:noWrap/>
            <w:vAlign w:val="bottom"/>
            <w:hideMark/>
          </w:tcPr>
          <w:p w14:paraId="39F6260A"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1100" w:type="dxa"/>
            <w:tcBorders>
              <w:top w:val="nil"/>
              <w:left w:val="nil"/>
              <w:bottom w:val="nil"/>
              <w:right w:val="nil"/>
            </w:tcBorders>
            <w:shd w:val="clear" w:color="000000" w:fill="F2F2F2"/>
            <w:noWrap/>
            <w:vAlign w:val="bottom"/>
            <w:hideMark/>
          </w:tcPr>
          <w:p w14:paraId="331E17D0"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380" w:type="dxa"/>
            <w:tcBorders>
              <w:top w:val="nil"/>
              <w:left w:val="nil"/>
              <w:bottom w:val="nil"/>
              <w:right w:val="nil"/>
            </w:tcBorders>
            <w:shd w:val="clear" w:color="000000" w:fill="F2F2F2"/>
            <w:noWrap/>
            <w:vAlign w:val="bottom"/>
            <w:hideMark/>
          </w:tcPr>
          <w:p w14:paraId="248459A9"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336" w:type="dxa"/>
            <w:tcBorders>
              <w:top w:val="nil"/>
              <w:left w:val="nil"/>
              <w:bottom w:val="nil"/>
              <w:right w:val="nil"/>
            </w:tcBorders>
            <w:shd w:val="clear" w:color="000000" w:fill="F2F2F2"/>
            <w:noWrap/>
            <w:vAlign w:val="bottom"/>
            <w:hideMark/>
          </w:tcPr>
          <w:p w14:paraId="04706CBC"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261" w:type="dxa"/>
            <w:tcBorders>
              <w:top w:val="nil"/>
              <w:left w:val="nil"/>
              <w:bottom w:val="nil"/>
              <w:right w:val="nil"/>
            </w:tcBorders>
            <w:shd w:val="clear" w:color="000000" w:fill="F2F2F2"/>
            <w:noWrap/>
            <w:vAlign w:val="bottom"/>
            <w:hideMark/>
          </w:tcPr>
          <w:p w14:paraId="68080E95"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723" w:type="dxa"/>
            <w:tcBorders>
              <w:top w:val="nil"/>
              <w:left w:val="nil"/>
              <w:bottom w:val="nil"/>
              <w:right w:val="nil"/>
            </w:tcBorders>
            <w:shd w:val="clear" w:color="000000" w:fill="F2F2F2"/>
            <w:noWrap/>
            <w:vAlign w:val="bottom"/>
            <w:hideMark/>
          </w:tcPr>
          <w:p w14:paraId="1824635E"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380" w:type="dxa"/>
            <w:tcBorders>
              <w:top w:val="nil"/>
              <w:left w:val="nil"/>
              <w:bottom w:val="nil"/>
              <w:right w:val="nil"/>
            </w:tcBorders>
            <w:shd w:val="clear" w:color="000000" w:fill="F2F2F2"/>
            <w:noWrap/>
            <w:vAlign w:val="bottom"/>
            <w:hideMark/>
          </w:tcPr>
          <w:p w14:paraId="4704BC94" w14:textId="77777777" w:rsidR="00A24D3D" w:rsidRPr="009B7EEF" w:rsidRDefault="00A24D3D" w:rsidP="009B7EEF">
            <w:pPr>
              <w:spacing w:line="240" w:lineRule="auto"/>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464" w:type="dxa"/>
            <w:tcBorders>
              <w:top w:val="nil"/>
              <w:left w:val="nil"/>
              <w:bottom w:val="nil"/>
              <w:right w:val="nil"/>
            </w:tcBorders>
            <w:shd w:val="clear" w:color="000000" w:fill="F2F2F2"/>
            <w:noWrap/>
            <w:vAlign w:val="bottom"/>
            <w:hideMark/>
          </w:tcPr>
          <w:p w14:paraId="1BC352C8" w14:textId="77777777" w:rsidR="00A24D3D" w:rsidRPr="009B7EEF" w:rsidRDefault="00A24D3D" w:rsidP="009B7EEF">
            <w:pPr>
              <w:spacing w:line="240" w:lineRule="auto"/>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r>
      <w:tr w:rsidR="00A24D3D" w:rsidRPr="009B7EEF" w14:paraId="5AA0C0CC" w14:textId="77777777" w:rsidTr="00016B4D">
        <w:trPr>
          <w:trHeight w:val="66"/>
        </w:trPr>
        <w:tc>
          <w:tcPr>
            <w:tcW w:w="2767" w:type="dxa"/>
            <w:tcBorders>
              <w:top w:val="nil"/>
              <w:left w:val="nil"/>
              <w:bottom w:val="nil"/>
              <w:right w:val="nil"/>
            </w:tcBorders>
            <w:shd w:val="clear" w:color="auto" w:fill="auto"/>
            <w:noWrap/>
            <w:vAlign w:val="bottom"/>
            <w:hideMark/>
          </w:tcPr>
          <w:p w14:paraId="018913C8"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r w:rsidRPr="009B7EEF">
              <w:rPr>
                <w:rFonts w:ascii="Times New Roman" w:eastAsia="Times New Roman" w:hAnsi="Times New Roman" w:cs="Times New Roman"/>
                <w:i/>
                <w:iCs/>
                <w:color w:val="000000"/>
                <w:lang w:eastAsia="en-CA"/>
              </w:rPr>
              <w:t>ruficeps</w:t>
            </w:r>
          </w:p>
        </w:tc>
        <w:tc>
          <w:tcPr>
            <w:tcW w:w="502" w:type="dxa"/>
            <w:tcBorders>
              <w:top w:val="nil"/>
              <w:left w:val="nil"/>
              <w:bottom w:val="nil"/>
              <w:right w:val="nil"/>
            </w:tcBorders>
            <w:shd w:val="clear" w:color="auto" w:fill="auto"/>
            <w:noWrap/>
            <w:vAlign w:val="bottom"/>
            <w:hideMark/>
          </w:tcPr>
          <w:p w14:paraId="02C88367"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6165AC2E"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100" w:type="dxa"/>
            <w:tcBorders>
              <w:top w:val="nil"/>
              <w:left w:val="nil"/>
              <w:bottom w:val="nil"/>
              <w:right w:val="nil"/>
            </w:tcBorders>
            <w:shd w:val="clear" w:color="auto" w:fill="auto"/>
            <w:noWrap/>
            <w:vAlign w:val="bottom"/>
            <w:hideMark/>
          </w:tcPr>
          <w:p w14:paraId="148B5B08"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380" w:type="dxa"/>
            <w:tcBorders>
              <w:top w:val="nil"/>
              <w:left w:val="nil"/>
              <w:bottom w:val="nil"/>
              <w:right w:val="nil"/>
            </w:tcBorders>
            <w:shd w:val="clear" w:color="auto" w:fill="auto"/>
            <w:noWrap/>
            <w:vAlign w:val="bottom"/>
            <w:hideMark/>
          </w:tcPr>
          <w:p w14:paraId="413005DE"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6A5DE5D2"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261" w:type="dxa"/>
            <w:tcBorders>
              <w:top w:val="nil"/>
              <w:left w:val="nil"/>
              <w:bottom w:val="nil"/>
              <w:right w:val="nil"/>
            </w:tcBorders>
            <w:shd w:val="clear" w:color="auto" w:fill="auto"/>
            <w:noWrap/>
            <w:vAlign w:val="bottom"/>
            <w:hideMark/>
          </w:tcPr>
          <w:p w14:paraId="2F4690C4"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723" w:type="dxa"/>
            <w:tcBorders>
              <w:top w:val="nil"/>
              <w:left w:val="nil"/>
              <w:bottom w:val="nil"/>
              <w:right w:val="nil"/>
            </w:tcBorders>
            <w:shd w:val="clear" w:color="auto" w:fill="auto"/>
            <w:noWrap/>
            <w:vAlign w:val="bottom"/>
            <w:hideMark/>
          </w:tcPr>
          <w:p w14:paraId="412C8320"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380" w:type="dxa"/>
            <w:tcBorders>
              <w:top w:val="nil"/>
              <w:left w:val="nil"/>
              <w:bottom w:val="nil"/>
              <w:right w:val="nil"/>
            </w:tcBorders>
            <w:shd w:val="clear" w:color="auto" w:fill="auto"/>
            <w:noWrap/>
            <w:vAlign w:val="bottom"/>
            <w:hideMark/>
          </w:tcPr>
          <w:p w14:paraId="63AF26E2"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464" w:type="dxa"/>
            <w:tcBorders>
              <w:top w:val="nil"/>
              <w:left w:val="nil"/>
              <w:bottom w:val="nil"/>
              <w:right w:val="nil"/>
            </w:tcBorders>
            <w:shd w:val="clear" w:color="auto" w:fill="auto"/>
            <w:noWrap/>
            <w:vAlign w:val="bottom"/>
            <w:hideMark/>
          </w:tcPr>
          <w:p w14:paraId="51739826" w14:textId="77777777" w:rsidR="00A24D3D" w:rsidRPr="009B7EEF" w:rsidRDefault="00A24D3D" w:rsidP="009B7EEF">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r>
      <w:tr w:rsidR="00A24D3D" w:rsidRPr="004E4EAA" w14:paraId="0E2BEE57" w14:textId="77777777" w:rsidTr="00016B4D">
        <w:trPr>
          <w:trHeight w:val="375"/>
        </w:trPr>
        <w:tc>
          <w:tcPr>
            <w:tcW w:w="2767" w:type="dxa"/>
            <w:tcBorders>
              <w:top w:val="nil"/>
              <w:left w:val="nil"/>
              <w:bottom w:val="nil"/>
              <w:right w:val="nil"/>
            </w:tcBorders>
            <w:shd w:val="clear" w:color="000000" w:fill="F2F2F2"/>
            <w:noWrap/>
            <w:vAlign w:val="bottom"/>
            <w:hideMark/>
          </w:tcPr>
          <w:p w14:paraId="64112787"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Saltator</w:t>
            </w:r>
          </w:p>
        </w:tc>
        <w:tc>
          <w:tcPr>
            <w:tcW w:w="502" w:type="dxa"/>
            <w:tcBorders>
              <w:top w:val="nil"/>
              <w:left w:val="nil"/>
              <w:bottom w:val="nil"/>
              <w:right w:val="nil"/>
            </w:tcBorders>
            <w:shd w:val="clear" w:color="000000" w:fill="F2F2F2"/>
            <w:noWrap/>
            <w:vAlign w:val="bottom"/>
            <w:hideMark/>
          </w:tcPr>
          <w:p w14:paraId="01264295"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 </w:t>
            </w:r>
          </w:p>
        </w:tc>
        <w:tc>
          <w:tcPr>
            <w:tcW w:w="860" w:type="dxa"/>
            <w:tcBorders>
              <w:top w:val="nil"/>
              <w:left w:val="nil"/>
              <w:bottom w:val="nil"/>
              <w:right w:val="nil"/>
            </w:tcBorders>
            <w:shd w:val="clear" w:color="000000" w:fill="F2F2F2"/>
            <w:noWrap/>
            <w:vAlign w:val="bottom"/>
            <w:hideMark/>
          </w:tcPr>
          <w:p w14:paraId="33D50E1E"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1100" w:type="dxa"/>
            <w:tcBorders>
              <w:top w:val="nil"/>
              <w:left w:val="nil"/>
              <w:bottom w:val="nil"/>
              <w:right w:val="nil"/>
            </w:tcBorders>
            <w:shd w:val="clear" w:color="000000" w:fill="F2F2F2"/>
            <w:noWrap/>
            <w:vAlign w:val="bottom"/>
            <w:hideMark/>
          </w:tcPr>
          <w:p w14:paraId="0F8B7363"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380" w:type="dxa"/>
            <w:tcBorders>
              <w:top w:val="nil"/>
              <w:left w:val="nil"/>
              <w:bottom w:val="nil"/>
              <w:right w:val="nil"/>
            </w:tcBorders>
            <w:shd w:val="clear" w:color="000000" w:fill="F2F2F2"/>
            <w:noWrap/>
            <w:vAlign w:val="bottom"/>
            <w:hideMark/>
          </w:tcPr>
          <w:p w14:paraId="73D65DD0"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336" w:type="dxa"/>
            <w:tcBorders>
              <w:top w:val="nil"/>
              <w:left w:val="nil"/>
              <w:bottom w:val="nil"/>
              <w:right w:val="nil"/>
            </w:tcBorders>
            <w:shd w:val="clear" w:color="000000" w:fill="F2F2F2"/>
            <w:noWrap/>
            <w:vAlign w:val="bottom"/>
            <w:hideMark/>
          </w:tcPr>
          <w:p w14:paraId="01D9E9A4"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261" w:type="dxa"/>
            <w:tcBorders>
              <w:top w:val="nil"/>
              <w:left w:val="nil"/>
              <w:bottom w:val="nil"/>
              <w:right w:val="nil"/>
            </w:tcBorders>
            <w:shd w:val="clear" w:color="000000" w:fill="F2F2F2"/>
            <w:noWrap/>
            <w:vAlign w:val="bottom"/>
            <w:hideMark/>
          </w:tcPr>
          <w:p w14:paraId="1FE4F832"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723" w:type="dxa"/>
            <w:tcBorders>
              <w:top w:val="nil"/>
              <w:left w:val="nil"/>
              <w:bottom w:val="nil"/>
              <w:right w:val="nil"/>
            </w:tcBorders>
            <w:shd w:val="clear" w:color="000000" w:fill="F2F2F2"/>
            <w:noWrap/>
            <w:vAlign w:val="bottom"/>
            <w:hideMark/>
          </w:tcPr>
          <w:p w14:paraId="2E1251D0"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380" w:type="dxa"/>
            <w:tcBorders>
              <w:top w:val="nil"/>
              <w:left w:val="nil"/>
              <w:bottom w:val="nil"/>
              <w:right w:val="nil"/>
            </w:tcBorders>
            <w:shd w:val="clear" w:color="000000" w:fill="F2F2F2"/>
            <w:noWrap/>
            <w:vAlign w:val="bottom"/>
            <w:hideMark/>
          </w:tcPr>
          <w:p w14:paraId="0FD95329" w14:textId="77777777" w:rsidR="00A24D3D" w:rsidRPr="009B7EEF" w:rsidRDefault="00A24D3D" w:rsidP="009B7EEF">
            <w:pPr>
              <w:spacing w:line="240" w:lineRule="auto"/>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464" w:type="dxa"/>
            <w:tcBorders>
              <w:top w:val="nil"/>
              <w:left w:val="nil"/>
              <w:bottom w:val="nil"/>
              <w:right w:val="nil"/>
            </w:tcBorders>
            <w:shd w:val="clear" w:color="000000" w:fill="F2F2F2"/>
            <w:noWrap/>
            <w:vAlign w:val="bottom"/>
            <w:hideMark/>
          </w:tcPr>
          <w:p w14:paraId="1F580105" w14:textId="77777777" w:rsidR="00A24D3D" w:rsidRPr="009B7EEF" w:rsidRDefault="00A24D3D" w:rsidP="009B7EEF">
            <w:pPr>
              <w:spacing w:line="240" w:lineRule="auto"/>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r>
      <w:tr w:rsidR="00A24D3D" w:rsidRPr="009B7EEF" w14:paraId="0B7652BB" w14:textId="77777777" w:rsidTr="00016B4D">
        <w:trPr>
          <w:trHeight w:val="66"/>
        </w:trPr>
        <w:tc>
          <w:tcPr>
            <w:tcW w:w="2767" w:type="dxa"/>
            <w:tcBorders>
              <w:top w:val="nil"/>
              <w:left w:val="nil"/>
              <w:bottom w:val="nil"/>
              <w:right w:val="nil"/>
            </w:tcBorders>
            <w:shd w:val="clear" w:color="auto" w:fill="auto"/>
            <w:noWrap/>
            <w:vAlign w:val="bottom"/>
            <w:hideMark/>
          </w:tcPr>
          <w:p w14:paraId="46634B0F"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r w:rsidRPr="009B7EEF">
              <w:rPr>
                <w:rFonts w:ascii="Times New Roman" w:eastAsia="Times New Roman" w:hAnsi="Times New Roman" w:cs="Times New Roman"/>
                <w:i/>
                <w:iCs/>
                <w:color w:val="000000"/>
                <w:lang w:eastAsia="en-CA"/>
              </w:rPr>
              <w:t>atricollis</w:t>
            </w:r>
          </w:p>
        </w:tc>
        <w:tc>
          <w:tcPr>
            <w:tcW w:w="502" w:type="dxa"/>
            <w:tcBorders>
              <w:top w:val="nil"/>
              <w:left w:val="nil"/>
              <w:bottom w:val="nil"/>
              <w:right w:val="nil"/>
            </w:tcBorders>
            <w:shd w:val="clear" w:color="auto" w:fill="auto"/>
            <w:noWrap/>
            <w:vAlign w:val="bottom"/>
            <w:hideMark/>
          </w:tcPr>
          <w:p w14:paraId="6A4354EA"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341D8660" w14:textId="77777777" w:rsidR="00A24D3D" w:rsidRPr="009B7EEF" w:rsidRDefault="00A24D3D" w:rsidP="009B7EEF">
            <w:pPr>
              <w:spacing w:line="240" w:lineRule="auto"/>
              <w:ind w:firstLineChars="200" w:firstLine="440"/>
              <w:rPr>
                <w:rFonts w:ascii="Times New Roman" w:eastAsia="Times New Roman" w:hAnsi="Times New Roman" w:cs="Times New Roman"/>
                <w:lang w:eastAsia="en-CA"/>
              </w:rPr>
            </w:pPr>
          </w:p>
        </w:tc>
        <w:tc>
          <w:tcPr>
            <w:tcW w:w="1100" w:type="dxa"/>
            <w:tcBorders>
              <w:top w:val="nil"/>
              <w:left w:val="nil"/>
              <w:bottom w:val="nil"/>
              <w:right w:val="nil"/>
            </w:tcBorders>
            <w:shd w:val="clear" w:color="auto" w:fill="auto"/>
            <w:noWrap/>
            <w:vAlign w:val="bottom"/>
            <w:hideMark/>
          </w:tcPr>
          <w:p w14:paraId="6BB8E3E5"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380" w:type="dxa"/>
            <w:tcBorders>
              <w:top w:val="nil"/>
              <w:left w:val="nil"/>
              <w:bottom w:val="nil"/>
              <w:right w:val="nil"/>
            </w:tcBorders>
            <w:shd w:val="clear" w:color="auto" w:fill="auto"/>
            <w:noWrap/>
            <w:vAlign w:val="bottom"/>
            <w:hideMark/>
          </w:tcPr>
          <w:p w14:paraId="2F0BABEC"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1336" w:type="dxa"/>
            <w:tcBorders>
              <w:top w:val="nil"/>
              <w:left w:val="nil"/>
              <w:bottom w:val="nil"/>
              <w:right w:val="nil"/>
            </w:tcBorders>
            <w:shd w:val="clear" w:color="auto" w:fill="auto"/>
            <w:noWrap/>
            <w:vAlign w:val="bottom"/>
            <w:hideMark/>
          </w:tcPr>
          <w:p w14:paraId="6DCF4D94"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261" w:type="dxa"/>
            <w:tcBorders>
              <w:top w:val="nil"/>
              <w:left w:val="nil"/>
              <w:bottom w:val="nil"/>
              <w:right w:val="nil"/>
            </w:tcBorders>
            <w:shd w:val="clear" w:color="auto" w:fill="auto"/>
            <w:noWrap/>
            <w:vAlign w:val="bottom"/>
            <w:hideMark/>
          </w:tcPr>
          <w:p w14:paraId="44E02698"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723" w:type="dxa"/>
            <w:tcBorders>
              <w:top w:val="nil"/>
              <w:left w:val="nil"/>
              <w:bottom w:val="nil"/>
              <w:right w:val="nil"/>
            </w:tcBorders>
            <w:shd w:val="clear" w:color="auto" w:fill="auto"/>
            <w:noWrap/>
            <w:vAlign w:val="bottom"/>
            <w:hideMark/>
          </w:tcPr>
          <w:p w14:paraId="66356A8F"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380" w:type="dxa"/>
            <w:tcBorders>
              <w:top w:val="nil"/>
              <w:left w:val="nil"/>
              <w:bottom w:val="nil"/>
              <w:right w:val="nil"/>
            </w:tcBorders>
            <w:shd w:val="clear" w:color="auto" w:fill="auto"/>
            <w:noWrap/>
            <w:vAlign w:val="bottom"/>
            <w:hideMark/>
          </w:tcPr>
          <w:p w14:paraId="2A45EBE2"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464" w:type="dxa"/>
            <w:tcBorders>
              <w:top w:val="nil"/>
              <w:left w:val="nil"/>
              <w:bottom w:val="nil"/>
              <w:right w:val="nil"/>
            </w:tcBorders>
            <w:shd w:val="clear" w:color="auto" w:fill="auto"/>
            <w:noWrap/>
            <w:vAlign w:val="bottom"/>
            <w:hideMark/>
          </w:tcPr>
          <w:p w14:paraId="57770136" w14:textId="77777777" w:rsidR="00A24D3D" w:rsidRPr="009B7EEF" w:rsidRDefault="00A24D3D" w:rsidP="009B7EEF">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r>
      <w:tr w:rsidR="00A24D3D" w:rsidRPr="004E4EAA" w14:paraId="45F97C7C" w14:textId="77777777" w:rsidTr="00016B4D">
        <w:trPr>
          <w:trHeight w:val="350"/>
        </w:trPr>
        <w:tc>
          <w:tcPr>
            <w:tcW w:w="2767" w:type="dxa"/>
            <w:tcBorders>
              <w:top w:val="nil"/>
              <w:left w:val="nil"/>
              <w:bottom w:val="nil"/>
              <w:right w:val="nil"/>
            </w:tcBorders>
            <w:shd w:val="clear" w:color="000000" w:fill="F2F2F2"/>
            <w:noWrap/>
            <w:vAlign w:val="bottom"/>
            <w:hideMark/>
          </w:tcPr>
          <w:p w14:paraId="555088CE"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Taeniopygia</w:t>
            </w:r>
          </w:p>
        </w:tc>
        <w:tc>
          <w:tcPr>
            <w:tcW w:w="502" w:type="dxa"/>
            <w:tcBorders>
              <w:top w:val="nil"/>
              <w:left w:val="nil"/>
              <w:bottom w:val="nil"/>
              <w:right w:val="nil"/>
            </w:tcBorders>
            <w:shd w:val="clear" w:color="000000" w:fill="F2F2F2"/>
            <w:noWrap/>
            <w:vAlign w:val="bottom"/>
            <w:hideMark/>
          </w:tcPr>
          <w:p w14:paraId="0D9D1B82"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 </w:t>
            </w:r>
          </w:p>
        </w:tc>
        <w:tc>
          <w:tcPr>
            <w:tcW w:w="860" w:type="dxa"/>
            <w:tcBorders>
              <w:top w:val="nil"/>
              <w:left w:val="nil"/>
              <w:bottom w:val="nil"/>
              <w:right w:val="nil"/>
            </w:tcBorders>
            <w:shd w:val="clear" w:color="000000" w:fill="F2F2F2"/>
            <w:noWrap/>
            <w:vAlign w:val="bottom"/>
            <w:hideMark/>
          </w:tcPr>
          <w:p w14:paraId="5F350771"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1100" w:type="dxa"/>
            <w:tcBorders>
              <w:top w:val="nil"/>
              <w:left w:val="nil"/>
              <w:bottom w:val="nil"/>
              <w:right w:val="nil"/>
            </w:tcBorders>
            <w:shd w:val="clear" w:color="000000" w:fill="F2F2F2"/>
            <w:noWrap/>
            <w:vAlign w:val="bottom"/>
            <w:hideMark/>
          </w:tcPr>
          <w:p w14:paraId="106B6341"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380" w:type="dxa"/>
            <w:tcBorders>
              <w:top w:val="nil"/>
              <w:left w:val="nil"/>
              <w:bottom w:val="nil"/>
              <w:right w:val="nil"/>
            </w:tcBorders>
            <w:shd w:val="clear" w:color="000000" w:fill="F2F2F2"/>
            <w:noWrap/>
            <w:vAlign w:val="bottom"/>
            <w:hideMark/>
          </w:tcPr>
          <w:p w14:paraId="02CB68FE"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336" w:type="dxa"/>
            <w:tcBorders>
              <w:top w:val="nil"/>
              <w:left w:val="nil"/>
              <w:bottom w:val="nil"/>
              <w:right w:val="nil"/>
            </w:tcBorders>
            <w:shd w:val="clear" w:color="000000" w:fill="F2F2F2"/>
            <w:noWrap/>
            <w:vAlign w:val="bottom"/>
            <w:hideMark/>
          </w:tcPr>
          <w:p w14:paraId="50878A7A"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261" w:type="dxa"/>
            <w:tcBorders>
              <w:top w:val="nil"/>
              <w:left w:val="nil"/>
              <w:bottom w:val="nil"/>
              <w:right w:val="nil"/>
            </w:tcBorders>
            <w:shd w:val="clear" w:color="000000" w:fill="F2F2F2"/>
            <w:noWrap/>
            <w:vAlign w:val="bottom"/>
            <w:hideMark/>
          </w:tcPr>
          <w:p w14:paraId="7AD8389F"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723" w:type="dxa"/>
            <w:tcBorders>
              <w:top w:val="nil"/>
              <w:left w:val="nil"/>
              <w:bottom w:val="nil"/>
              <w:right w:val="nil"/>
            </w:tcBorders>
            <w:shd w:val="clear" w:color="000000" w:fill="F2F2F2"/>
            <w:noWrap/>
            <w:vAlign w:val="bottom"/>
            <w:hideMark/>
          </w:tcPr>
          <w:p w14:paraId="5401157C"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380" w:type="dxa"/>
            <w:tcBorders>
              <w:top w:val="nil"/>
              <w:left w:val="nil"/>
              <w:bottom w:val="nil"/>
              <w:right w:val="nil"/>
            </w:tcBorders>
            <w:shd w:val="clear" w:color="000000" w:fill="F2F2F2"/>
            <w:noWrap/>
            <w:vAlign w:val="bottom"/>
            <w:hideMark/>
          </w:tcPr>
          <w:p w14:paraId="48A21B46" w14:textId="77777777" w:rsidR="00A24D3D" w:rsidRPr="009B7EEF" w:rsidRDefault="00A24D3D" w:rsidP="009B7EEF">
            <w:pPr>
              <w:spacing w:line="240" w:lineRule="auto"/>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464" w:type="dxa"/>
            <w:tcBorders>
              <w:top w:val="nil"/>
              <w:left w:val="nil"/>
              <w:bottom w:val="nil"/>
              <w:right w:val="nil"/>
            </w:tcBorders>
            <w:shd w:val="clear" w:color="000000" w:fill="F2F2F2"/>
            <w:noWrap/>
            <w:vAlign w:val="bottom"/>
            <w:hideMark/>
          </w:tcPr>
          <w:p w14:paraId="0DFD357C" w14:textId="77777777" w:rsidR="00A24D3D" w:rsidRPr="009B7EEF" w:rsidRDefault="00A24D3D" w:rsidP="009B7EEF">
            <w:pPr>
              <w:spacing w:line="240" w:lineRule="auto"/>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r>
      <w:tr w:rsidR="00A24D3D" w:rsidRPr="009B7EEF" w14:paraId="6DBB8083" w14:textId="77777777" w:rsidTr="00016B4D">
        <w:trPr>
          <w:trHeight w:val="66"/>
        </w:trPr>
        <w:tc>
          <w:tcPr>
            <w:tcW w:w="2767" w:type="dxa"/>
            <w:tcBorders>
              <w:top w:val="nil"/>
              <w:left w:val="nil"/>
              <w:bottom w:val="nil"/>
              <w:right w:val="nil"/>
            </w:tcBorders>
            <w:shd w:val="clear" w:color="auto" w:fill="auto"/>
            <w:noWrap/>
            <w:vAlign w:val="bottom"/>
            <w:hideMark/>
          </w:tcPr>
          <w:p w14:paraId="0F2981DC"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r w:rsidRPr="009B7EEF">
              <w:rPr>
                <w:rFonts w:ascii="Times New Roman" w:eastAsia="Times New Roman" w:hAnsi="Times New Roman" w:cs="Times New Roman"/>
                <w:i/>
                <w:iCs/>
                <w:color w:val="000000"/>
                <w:lang w:eastAsia="en-CA"/>
              </w:rPr>
              <w:t>guttata</w:t>
            </w:r>
          </w:p>
        </w:tc>
        <w:tc>
          <w:tcPr>
            <w:tcW w:w="502" w:type="dxa"/>
            <w:tcBorders>
              <w:top w:val="nil"/>
              <w:left w:val="nil"/>
              <w:bottom w:val="nil"/>
              <w:right w:val="nil"/>
            </w:tcBorders>
            <w:shd w:val="clear" w:color="auto" w:fill="auto"/>
            <w:noWrap/>
            <w:vAlign w:val="bottom"/>
            <w:hideMark/>
          </w:tcPr>
          <w:p w14:paraId="46677C1C"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0B1117F1"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100" w:type="dxa"/>
            <w:tcBorders>
              <w:top w:val="nil"/>
              <w:left w:val="nil"/>
              <w:bottom w:val="nil"/>
              <w:right w:val="nil"/>
            </w:tcBorders>
            <w:shd w:val="clear" w:color="auto" w:fill="auto"/>
            <w:noWrap/>
            <w:vAlign w:val="bottom"/>
            <w:hideMark/>
          </w:tcPr>
          <w:p w14:paraId="29D01CE5"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380" w:type="dxa"/>
            <w:tcBorders>
              <w:top w:val="nil"/>
              <w:left w:val="nil"/>
              <w:bottom w:val="nil"/>
              <w:right w:val="nil"/>
            </w:tcBorders>
            <w:shd w:val="clear" w:color="auto" w:fill="auto"/>
            <w:noWrap/>
            <w:vAlign w:val="bottom"/>
            <w:hideMark/>
          </w:tcPr>
          <w:p w14:paraId="2FF13457"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5371BB75"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261" w:type="dxa"/>
            <w:tcBorders>
              <w:top w:val="nil"/>
              <w:left w:val="nil"/>
              <w:bottom w:val="nil"/>
              <w:right w:val="nil"/>
            </w:tcBorders>
            <w:shd w:val="clear" w:color="auto" w:fill="auto"/>
            <w:noWrap/>
            <w:vAlign w:val="bottom"/>
            <w:hideMark/>
          </w:tcPr>
          <w:p w14:paraId="4D3146C7"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723" w:type="dxa"/>
            <w:tcBorders>
              <w:top w:val="nil"/>
              <w:left w:val="nil"/>
              <w:bottom w:val="nil"/>
              <w:right w:val="nil"/>
            </w:tcBorders>
            <w:shd w:val="clear" w:color="auto" w:fill="auto"/>
            <w:noWrap/>
            <w:vAlign w:val="bottom"/>
            <w:hideMark/>
          </w:tcPr>
          <w:p w14:paraId="767520DF"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380" w:type="dxa"/>
            <w:tcBorders>
              <w:top w:val="nil"/>
              <w:left w:val="nil"/>
              <w:bottom w:val="nil"/>
              <w:right w:val="nil"/>
            </w:tcBorders>
            <w:shd w:val="clear" w:color="auto" w:fill="auto"/>
            <w:noWrap/>
            <w:vAlign w:val="bottom"/>
            <w:hideMark/>
          </w:tcPr>
          <w:p w14:paraId="067B1063"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464" w:type="dxa"/>
            <w:tcBorders>
              <w:top w:val="nil"/>
              <w:left w:val="nil"/>
              <w:bottom w:val="nil"/>
              <w:right w:val="nil"/>
            </w:tcBorders>
            <w:shd w:val="clear" w:color="auto" w:fill="auto"/>
            <w:noWrap/>
            <w:vAlign w:val="bottom"/>
            <w:hideMark/>
          </w:tcPr>
          <w:p w14:paraId="3A3065BB" w14:textId="77777777" w:rsidR="00A24D3D" w:rsidRPr="009B7EEF" w:rsidRDefault="00A24D3D" w:rsidP="009B7EEF">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r>
      <w:tr w:rsidR="00A24D3D" w:rsidRPr="004E4EAA" w14:paraId="76471A7C" w14:textId="77777777" w:rsidTr="00016B4D">
        <w:trPr>
          <w:trHeight w:val="374"/>
        </w:trPr>
        <w:tc>
          <w:tcPr>
            <w:tcW w:w="2767" w:type="dxa"/>
            <w:tcBorders>
              <w:top w:val="nil"/>
              <w:left w:val="nil"/>
              <w:bottom w:val="nil"/>
              <w:right w:val="nil"/>
            </w:tcBorders>
            <w:shd w:val="clear" w:color="000000" w:fill="F2F2F2"/>
            <w:noWrap/>
            <w:vAlign w:val="bottom"/>
            <w:hideMark/>
          </w:tcPr>
          <w:p w14:paraId="4D3E09AA"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 xml:space="preserve">Turdoides </w:t>
            </w:r>
          </w:p>
        </w:tc>
        <w:tc>
          <w:tcPr>
            <w:tcW w:w="502" w:type="dxa"/>
            <w:tcBorders>
              <w:top w:val="nil"/>
              <w:left w:val="nil"/>
              <w:bottom w:val="nil"/>
              <w:right w:val="nil"/>
            </w:tcBorders>
            <w:shd w:val="clear" w:color="000000" w:fill="F2F2F2"/>
            <w:noWrap/>
            <w:vAlign w:val="bottom"/>
            <w:hideMark/>
          </w:tcPr>
          <w:p w14:paraId="6005A422"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 </w:t>
            </w:r>
          </w:p>
        </w:tc>
        <w:tc>
          <w:tcPr>
            <w:tcW w:w="860" w:type="dxa"/>
            <w:tcBorders>
              <w:top w:val="nil"/>
              <w:left w:val="nil"/>
              <w:bottom w:val="nil"/>
              <w:right w:val="nil"/>
            </w:tcBorders>
            <w:shd w:val="clear" w:color="000000" w:fill="F2F2F2"/>
            <w:noWrap/>
            <w:vAlign w:val="bottom"/>
            <w:hideMark/>
          </w:tcPr>
          <w:p w14:paraId="5376A356"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1100" w:type="dxa"/>
            <w:tcBorders>
              <w:top w:val="nil"/>
              <w:left w:val="nil"/>
              <w:bottom w:val="nil"/>
              <w:right w:val="nil"/>
            </w:tcBorders>
            <w:shd w:val="clear" w:color="000000" w:fill="F2F2F2"/>
            <w:noWrap/>
            <w:vAlign w:val="bottom"/>
            <w:hideMark/>
          </w:tcPr>
          <w:p w14:paraId="0965052B"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380" w:type="dxa"/>
            <w:tcBorders>
              <w:top w:val="nil"/>
              <w:left w:val="nil"/>
              <w:bottom w:val="nil"/>
              <w:right w:val="nil"/>
            </w:tcBorders>
            <w:shd w:val="clear" w:color="000000" w:fill="F2F2F2"/>
            <w:noWrap/>
            <w:vAlign w:val="bottom"/>
            <w:hideMark/>
          </w:tcPr>
          <w:p w14:paraId="0383FDD2"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336" w:type="dxa"/>
            <w:tcBorders>
              <w:top w:val="nil"/>
              <w:left w:val="nil"/>
              <w:bottom w:val="nil"/>
              <w:right w:val="nil"/>
            </w:tcBorders>
            <w:shd w:val="clear" w:color="000000" w:fill="F2F2F2"/>
            <w:noWrap/>
            <w:vAlign w:val="bottom"/>
            <w:hideMark/>
          </w:tcPr>
          <w:p w14:paraId="79AD016E"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261" w:type="dxa"/>
            <w:tcBorders>
              <w:top w:val="nil"/>
              <w:left w:val="nil"/>
              <w:bottom w:val="nil"/>
              <w:right w:val="nil"/>
            </w:tcBorders>
            <w:shd w:val="clear" w:color="000000" w:fill="F2F2F2"/>
            <w:noWrap/>
            <w:vAlign w:val="bottom"/>
            <w:hideMark/>
          </w:tcPr>
          <w:p w14:paraId="7D1CD63D"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723" w:type="dxa"/>
            <w:tcBorders>
              <w:top w:val="nil"/>
              <w:left w:val="nil"/>
              <w:bottom w:val="nil"/>
              <w:right w:val="nil"/>
            </w:tcBorders>
            <w:shd w:val="clear" w:color="000000" w:fill="F2F2F2"/>
            <w:noWrap/>
            <w:vAlign w:val="bottom"/>
            <w:hideMark/>
          </w:tcPr>
          <w:p w14:paraId="5653D6F9"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380" w:type="dxa"/>
            <w:tcBorders>
              <w:top w:val="nil"/>
              <w:left w:val="nil"/>
              <w:bottom w:val="nil"/>
              <w:right w:val="nil"/>
            </w:tcBorders>
            <w:shd w:val="clear" w:color="000000" w:fill="F2F2F2"/>
            <w:noWrap/>
            <w:vAlign w:val="bottom"/>
            <w:hideMark/>
          </w:tcPr>
          <w:p w14:paraId="696AEF30" w14:textId="77777777" w:rsidR="00A24D3D" w:rsidRPr="009B7EEF" w:rsidRDefault="00A24D3D" w:rsidP="009B7EEF">
            <w:pPr>
              <w:spacing w:line="240" w:lineRule="auto"/>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464" w:type="dxa"/>
            <w:tcBorders>
              <w:top w:val="nil"/>
              <w:left w:val="nil"/>
              <w:bottom w:val="nil"/>
              <w:right w:val="nil"/>
            </w:tcBorders>
            <w:shd w:val="clear" w:color="000000" w:fill="F2F2F2"/>
            <w:noWrap/>
            <w:vAlign w:val="bottom"/>
            <w:hideMark/>
          </w:tcPr>
          <w:p w14:paraId="4666F162" w14:textId="77777777" w:rsidR="00A24D3D" w:rsidRPr="009B7EEF" w:rsidRDefault="00A24D3D" w:rsidP="009B7EEF">
            <w:pPr>
              <w:spacing w:line="240" w:lineRule="auto"/>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r>
      <w:tr w:rsidR="00A24D3D" w:rsidRPr="009B7EEF" w14:paraId="24530BD1" w14:textId="77777777" w:rsidTr="00016B4D">
        <w:trPr>
          <w:trHeight w:val="66"/>
        </w:trPr>
        <w:tc>
          <w:tcPr>
            <w:tcW w:w="2767" w:type="dxa"/>
            <w:tcBorders>
              <w:top w:val="nil"/>
              <w:left w:val="nil"/>
              <w:bottom w:val="nil"/>
              <w:right w:val="nil"/>
            </w:tcBorders>
            <w:shd w:val="clear" w:color="auto" w:fill="auto"/>
            <w:noWrap/>
            <w:vAlign w:val="bottom"/>
            <w:hideMark/>
          </w:tcPr>
          <w:p w14:paraId="20CFF7BE"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r w:rsidRPr="009B7EEF">
              <w:rPr>
                <w:rFonts w:ascii="Times New Roman" w:eastAsia="Times New Roman" w:hAnsi="Times New Roman" w:cs="Times New Roman"/>
                <w:i/>
                <w:iCs/>
                <w:color w:val="000000"/>
                <w:lang w:eastAsia="en-CA"/>
              </w:rPr>
              <w:t>affinis</w:t>
            </w:r>
          </w:p>
        </w:tc>
        <w:tc>
          <w:tcPr>
            <w:tcW w:w="502" w:type="dxa"/>
            <w:tcBorders>
              <w:top w:val="nil"/>
              <w:left w:val="nil"/>
              <w:bottom w:val="nil"/>
              <w:right w:val="nil"/>
            </w:tcBorders>
            <w:shd w:val="clear" w:color="auto" w:fill="auto"/>
            <w:noWrap/>
            <w:vAlign w:val="bottom"/>
            <w:hideMark/>
          </w:tcPr>
          <w:p w14:paraId="655FEEB1"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2C54DEC2"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100" w:type="dxa"/>
            <w:tcBorders>
              <w:top w:val="nil"/>
              <w:left w:val="nil"/>
              <w:bottom w:val="nil"/>
              <w:right w:val="nil"/>
            </w:tcBorders>
            <w:shd w:val="clear" w:color="auto" w:fill="auto"/>
            <w:noWrap/>
            <w:vAlign w:val="bottom"/>
            <w:hideMark/>
          </w:tcPr>
          <w:p w14:paraId="4EF285E0"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380" w:type="dxa"/>
            <w:tcBorders>
              <w:top w:val="nil"/>
              <w:left w:val="nil"/>
              <w:bottom w:val="nil"/>
              <w:right w:val="nil"/>
            </w:tcBorders>
            <w:shd w:val="clear" w:color="auto" w:fill="auto"/>
            <w:noWrap/>
            <w:vAlign w:val="bottom"/>
            <w:hideMark/>
          </w:tcPr>
          <w:p w14:paraId="4906D491"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261591A0"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261" w:type="dxa"/>
            <w:tcBorders>
              <w:top w:val="nil"/>
              <w:left w:val="nil"/>
              <w:bottom w:val="nil"/>
              <w:right w:val="nil"/>
            </w:tcBorders>
            <w:shd w:val="clear" w:color="auto" w:fill="auto"/>
            <w:noWrap/>
            <w:vAlign w:val="bottom"/>
            <w:hideMark/>
          </w:tcPr>
          <w:p w14:paraId="24805D86"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723" w:type="dxa"/>
            <w:tcBorders>
              <w:top w:val="nil"/>
              <w:left w:val="nil"/>
              <w:bottom w:val="nil"/>
              <w:right w:val="nil"/>
            </w:tcBorders>
            <w:shd w:val="clear" w:color="auto" w:fill="auto"/>
            <w:noWrap/>
            <w:vAlign w:val="bottom"/>
            <w:hideMark/>
          </w:tcPr>
          <w:p w14:paraId="6B90B292"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380" w:type="dxa"/>
            <w:tcBorders>
              <w:top w:val="nil"/>
              <w:left w:val="nil"/>
              <w:bottom w:val="nil"/>
              <w:right w:val="nil"/>
            </w:tcBorders>
            <w:shd w:val="clear" w:color="auto" w:fill="auto"/>
            <w:noWrap/>
            <w:vAlign w:val="bottom"/>
            <w:hideMark/>
          </w:tcPr>
          <w:p w14:paraId="291F8387"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1464" w:type="dxa"/>
            <w:tcBorders>
              <w:top w:val="nil"/>
              <w:left w:val="nil"/>
              <w:bottom w:val="nil"/>
              <w:right w:val="nil"/>
            </w:tcBorders>
            <w:shd w:val="clear" w:color="auto" w:fill="auto"/>
            <w:noWrap/>
            <w:vAlign w:val="bottom"/>
            <w:hideMark/>
          </w:tcPr>
          <w:p w14:paraId="39058884" w14:textId="77777777" w:rsidR="00A24D3D" w:rsidRPr="009B7EEF" w:rsidRDefault="00A24D3D" w:rsidP="009B7EEF">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r>
      <w:tr w:rsidR="00A24D3D" w:rsidRPr="009B7EEF" w14:paraId="351CF242" w14:textId="77777777" w:rsidTr="00016B4D">
        <w:trPr>
          <w:trHeight w:val="66"/>
        </w:trPr>
        <w:tc>
          <w:tcPr>
            <w:tcW w:w="2767" w:type="dxa"/>
            <w:tcBorders>
              <w:top w:val="nil"/>
              <w:left w:val="nil"/>
              <w:bottom w:val="nil"/>
              <w:right w:val="nil"/>
            </w:tcBorders>
            <w:shd w:val="clear" w:color="auto" w:fill="auto"/>
            <w:noWrap/>
            <w:vAlign w:val="bottom"/>
            <w:hideMark/>
          </w:tcPr>
          <w:p w14:paraId="20F91EEE"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r w:rsidRPr="009B7EEF">
              <w:rPr>
                <w:rFonts w:ascii="Times New Roman" w:eastAsia="Times New Roman" w:hAnsi="Times New Roman" w:cs="Times New Roman"/>
                <w:i/>
                <w:iCs/>
                <w:color w:val="000000"/>
                <w:lang w:eastAsia="en-CA"/>
              </w:rPr>
              <w:t>bicolor</w:t>
            </w:r>
          </w:p>
        </w:tc>
        <w:tc>
          <w:tcPr>
            <w:tcW w:w="502" w:type="dxa"/>
            <w:tcBorders>
              <w:top w:val="nil"/>
              <w:left w:val="nil"/>
              <w:bottom w:val="nil"/>
              <w:right w:val="nil"/>
            </w:tcBorders>
            <w:shd w:val="clear" w:color="auto" w:fill="auto"/>
            <w:noWrap/>
            <w:vAlign w:val="bottom"/>
            <w:hideMark/>
          </w:tcPr>
          <w:p w14:paraId="10244750"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5AD07A0A"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100" w:type="dxa"/>
            <w:tcBorders>
              <w:top w:val="nil"/>
              <w:left w:val="nil"/>
              <w:bottom w:val="nil"/>
              <w:right w:val="nil"/>
            </w:tcBorders>
            <w:shd w:val="clear" w:color="auto" w:fill="auto"/>
            <w:noWrap/>
            <w:vAlign w:val="bottom"/>
            <w:hideMark/>
          </w:tcPr>
          <w:p w14:paraId="0AE6B165"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380" w:type="dxa"/>
            <w:tcBorders>
              <w:top w:val="nil"/>
              <w:left w:val="nil"/>
              <w:bottom w:val="nil"/>
              <w:right w:val="nil"/>
            </w:tcBorders>
            <w:shd w:val="clear" w:color="auto" w:fill="auto"/>
            <w:noWrap/>
            <w:vAlign w:val="bottom"/>
            <w:hideMark/>
          </w:tcPr>
          <w:p w14:paraId="4F302869"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1336" w:type="dxa"/>
            <w:tcBorders>
              <w:top w:val="nil"/>
              <w:left w:val="nil"/>
              <w:bottom w:val="nil"/>
              <w:right w:val="nil"/>
            </w:tcBorders>
            <w:shd w:val="clear" w:color="auto" w:fill="auto"/>
            <w:noWrap/>
            <w:vAlign w:val="bottom"/>
            <w:hideMark/>
          </w:tcPr>
          <w:p w14:paraId="058B313E"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2</w:t>
            </w:r>
          </w:p>
        </w:tc>
        <w:tc>
          <w:tcPr>
            <w:tcW w:w="1261" w:type="dxa"/>
            <w:tcBorders>
              <w:top w:val="nil"/>
              <w:left w:val="nil"/>
              <w:bottom w:val="nil"/>
              <w:right w:val="nil"/>
            </w:tcBorders>
            <w:shd w:val="clear" w:color="auto" w:fill="auto"/>
            <w:noWrap/>
            <w:vAlign w:val="bottom"/>
            <w:hideMark/>
          </w:tcPr>
          <w:p w14:paraId="47ECDCFB"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723" w:type="dxa"/>
            <w:tcBorders>
              <w:top w:val="nil"/>
              <w:left w:val="nil"/>
              <w:bottom w:val="nil"/>
              <w:right w:val="nil"/>
            </w:tcBorders>
            <w:shd w:val="clear" w:color="auto" w:fill="auto"/>
            <w:noWrap/>
            <w:vAlign w:val="bottom"/>
            <w:hideMark/>
          </w:tcPr>
          <w:p w14:paraId="64E671A2"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380" w:type="dxa"/>
            <w:tcBorders>
              <w:top w:val="nil"/>
              <w:left w:val="nil"/>
              <w:bottom w:val="nil"/>
              <w:right w:val="nil"/>
            </w:tcBorders>
            <w:shd w:val="clear" w:color="auto" w:fill="auto"/>
            <w:noWrap/>
            <w:vAlign w:val="bottom"/>
            <w:hideMark/>
          </w:tcPr>
          <w:p w14:paraId="77A235A1"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464" w:type="dxa"/>
            <w:tcBorders>
              <w:top w:val="nil"/>
              <w:left w:val="nil"/>
              <w:bottom w:val="nil"/>
              <w:right w:val="nil"/>
            </w:tcBorders>
            <w:shd w:val="clear" w:color="auto" w:fill="auto"/>
            <w:noWrap/>
            <w:vAlign w:val="bottom"/>
            <w:hideMark/>
          </w:tcPr>
          <w:p w14:paraId="24F06344" w14:textId="77777777" w:rsidR="00A24D3D" w:rsidRPr="009B7EEF" w:rsidRDefault="00A24D3D" w:rsidP="009B7EEF">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2</w:t>
            </w:r>
          </w:p>
        </w:tc>
      </w:tr>
      <w:tr w:rsidR="00A24D3D" w:rsidRPr="009B7EEF" w14:paraId="7E67B815" w14:textId="77777777" w:rsidTr="00016B4D">
        <w:trPr>
          <w:trHeight w:val="66"/>
        </w:trPr>
        <w:tc>
          <w:tcPr>
            <w:tcW w:w="2767" w:type="dxa"/>
            <w:tcBorders>
              <w:top w:val="nil"/>
              <w:left w:val="nil"/>
              <w:bottom w:val="nil"/>
              <w:right w:val="nil"/>
            </w:tcBorders>
            <w:shd w:val="clear" w:color="auto" w:fill="auto"/>
            <w:noWrap/>
            <w:vAlign w:val="bottom"/>
            <w:hideMark/>
          </w:tcPr>
          <w:p w14:paraId="32869D8D"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r w:rsidRPr="009B7EEF">
              <w:rPr>
                <w:rFonts w:ascii="Times New Roman" w:eastAsia="Times New Roman" w:hAnsi="Times New Roman" w:cs="Times New Roman"/>
                <w:i/>
                <w:iCs/>
                <w:color w:val="000000"/>
                <w:lang w:eastAsia="en-CA"/>
              </w:rPr>
              <w:t>striata</w:t>
            </w:r>
          </w:p>
        </w:tc>
        <w:tc>
          <w:tcPr>
            <w:tcW w:w="502" w:type="dxa"/>
            <w:tcBorders>
              <w:top w:val="nil"/>
              <w:left w:val="nil"/>
              <w:bottom w:val="nil"/>
              <w:right w:val="nil"/>
            </w:tcBorders>
            <w:shd w:val="clear" w:color="auto" w:fill="auto"/>
            <w:noWrap/>
            <w:vAlign w:val="bottom"/>
            <w:hideMark/>
          </w:tcPr>
          <w:p w14:paraId="71570050"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31B3F1F4"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2</w:t>
            </w:r>
          </w:p>
        </w:tc>
        <w:tc>
          <w:tcPr>
            <w:tcW w:w="1100" w:type="dxa"/>
            <w:tcBorders>
              <w:top w:val="nil"/>
              <w:left w:val="nil"/>
              <w:bottom w:val="nil"/>
              <w:right w:val="nil"/>
            </w:tcBorders>
            <w:shd w:val="clear" w:color="auto" w:fill="auto"/>
            <w:noWrap/>
            <w:vAlign w:val="bottom"/>
            <w:hideMark/>
          </w:tcPr>
          <w:p w14:paraId="5F55DEE7"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380" w:type="dxa"/>
            <w:tcBorders>
              <w:top w:val="nil"/>
              <w:left w:val="nil"/>
              <w:bottom w:val="nil"/>
              <w:right w:val="nil"/>
            </w:tcBorders>
            <w:shd w:val="clear" w:color="auto" w:fill="auto"/>
            <w:noWrap/>
            <w:vAlign w:val="bottom"/>
            <w:hideMark/>
          </w:tcPr>
          <w:p w14:paraId="7C5525C5"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6996FF4F"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261" w:type="dxa"/>
            <w:tcBorders>
              <w:top w:val="nil"/>
              <w:left w:val="nil"/>
              <w:bottom w:val="nil"/>
              <w:right w:val="nil"/>
            </w:tcBorders>
            <w:shd w:val="clear" w:color="auto" w:fill="auto"/>
            <w:noWrap/>
            <w:vAlign w:val="bottom"/>
            <w:hideMark/>
          </w:tcPr>
          <w:p w14:paraId="60CD6691"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723" w:type="dxa"/>
            <w:tcBorders>
              <w:top w:val="nil"/>
              <w:left w:val="nil"/>
              <w:bottom w:val="nil"/>
              <w:right w:val="nil"/>
            </w:tcBorders>
            <w:shd w:val="clear" w:color="auto" w:fill="auto"/>
            <w:noWrap/>
            <w:vAlign w:val="bottom"/>
            <w:hideMark/>
          </w:tcPr>
          <w:p w14:paraId="42E4C5F5"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380" w:type="dxa"/>
            <w:tcBorders>
              <w:top w:val="nil"/>
              <w:left w:val="nil"/>
              <w:bottom w:val="nil"/>
              <w:right w:val="nil"/>
            </w:tcBorders>
            <w:shd w:val="clear" w:color="auto" w:fill="auto"/>
            <w:noWrap/>
            <w:vAlign w:val="bottom"/>
            <w:hideMark/>
          </w:tcPr>
          <w:p w14:paraId="5D8B1674"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1464" w:type="dxa"/>
            <w:tcBorders>
              <w:top w:val="nil"/>
              <w:left w:val="nil"/>
              <w:bottom w:val="nil"/>
              <w:right w:val="nil"/>
            </w:tcBorders>
            <w:shd w:val="clear" w:color="auto" w:fill="auto"/>
            <w:noWrap/>
            <w:vAlign w:val="bottom"/>
            <w:hideMark/>
          </w:tcPr>
          <w:p w14:paraId="3BE940CC" w14:textId="77777777" w:rsidR="00A24D3D" w:rsidRPr="009B7EEF" w:rsidRDefault="00A24D3D" w:rsidP="009B7EEF">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2</w:t>
            </w:r>
          </w:p>
        </w:tc>
      </w:tr>
      <w:tr w:rsidR="00A24D3D" w:rsidRPr="009B7EEF" w14:paraId="50C53CA0" w14:textId="77777777" w:rsidTr="00016B4D">
        <w:trPr>
          <w:trHeight w:val="66"/>
        </w:trPr>
        <w:tc>
          <w:tcPr>
            <w:tcW w:w="2767" w:type="dxa"/>
            <w:tcBorders>
              <w:top w:val="nil"/>
              <w:left w:val="nil"/>
              <w:bottom w:val="nil"/>
              <w:right w:val="nil"/>
            </w:tcBorders>
            <w:shd w:val="clear" w:color="auto" w:fill="auto"/>
            <w:noWrap/>
            <w:vAlign w:val="bottom"/>
            <w:hideMark/>
          </w:tcPr>
          <w:p w14:paraId="6C0E05FF" w14:textId="77777777" w:rsidR="00A24D3D" w:rsidRPr="009B7EEF" w:rsidRDefault="00A24D3D" w:rsidP="009B7EEF">
            <w:pPr>
              <w:spacing w:line="240" w:lineRule="auto"/>
              <w:jc w:val="right"/>
              <w:rPr>
                <w:rFonts w:ascii="Times New Roman" w:eastAsia="Times New Roman" w:hAnsi="Times New Roman" w:cs="Times New Roman"/>
                <w:color w:val="000000"/>
                <w:sz w:val="24"/>
                <w:szCs w:val="24"/>
                <w:lang w:eastAsia="en-CA"/>
              </w:rPr>
            </w:pPr>
          </w:p>
        </w:tc>
        <w:tc>
          <w:tcPr>
            <w:tcW w:w="502" w:type="dxa"/>
            <w:tcBorders>
              <w:top w:val="nil"/>
              <w:left w:val="nil"/>
              <w:bottom w:val="nil"/>
              <w:right w:val="nil"/>
            </w:tcBorders>
            <w:shd w:val="clear" w:color="auto" w:fill="auto"/>
            <w:noWrap/>
            <w:vAlign w:val="bottom"/>
            <w:hideMark/>
          </w:tcPr>
          <w:p w14:paraId="7108F7F4" w14:textId="77777777" w:rsidR="00A24D3D" w:rsidRPr="009B7EEF" w:rsidRDefault="00A24D3D" w:rsidP="009B7EEF">
            <w:pPr>
              <w:spacing w:line="240" w:lineRule="auto"/>
              <w:ind w:firstLineChars="200" w:firstLine="480"/>
              <w:rPr>
                <w:rFonts w:ascii="Times New Roman" w:eastAsia="Times New Roman" w:hAnsi="Times New Roman" w:cs="Times New Roman"/>
                <w:sz w:val="24"/>
                <w:szCs w:val="24"/>
                <w:lang w:eastAsia="en-CA"/>
              </w:rPr>
            </w:pPr>
          </w:p>
        </w:tc>
        <w:tc>
          <w:tcPr>
            <w:tcW w:w="860" w:type="dxa"/>
            <w:tcBorders>
              <w:top w:val="nil"/>
              <w:left w:val="nil"/>
              <w:bottom w:val="nil"/>
              <w:right w:val="nil"/>
            </w:tcBorders>
            <w:shd w:val="clear" w:color="auto" w:fill="auto"/>
            <w:noWrap/>
            <w:vAlign w:val="bottom"/>
            <w:hideMark/>
          </w:tcPr>
          <w:p w14:paraId="001D3046" w14:textId="77777777" w:rsidR="00A24D3D" w:rsidRPr="009B7EEF" w:rsidRDefault="00A24D3D" w:rsidP="009B7EEF">
            <w:pPr>
              <w:spacing w:line="240" w:lineRule="auto"/>
              <w:ind w:firstLineChars="200" w:firstLine="480"/>
              <w:rPr>
                <w:rFonts w:ascii="Times New Roman" w:eastAsia="Times New Roman" w:hAnsi="Times New Roman" w:cs="Times New Roman"/>
                <w:sz w:val="24"/>
                <w:szCs w:val="24"/>
                <w:lang w:eastAsia="en-CA"/>
              </w:rPr>
            </w:pPr>
          </w:p>
        </w:tc>
        <w:tc>
          <w:tcPr>
            <w:tcW w:w="1100" w:type="dxa"/>
            <w:tcBorders>
              <w:top w:val="nil"/>
              <w:left w:val="nil"/>
              <w:bottom w:val="nil"/>
              <w:right w:val="nil"/>
            </w:tcBorders>
            <w:shd w:val="clear" w:color="auto" w:fill="auto"/>
            <w:noWrap/>
            <w:vAlign w:val="bottom"/>
            <w:hideMark/>
          </w:tcPr>
          <w:p w14:paraId="7AD19ECE" w14:textId="77777777" w:rsidR="00A24D3D" w:rsidRPr="009B7EEF" w:rsidRDefault="00A24D3D" w:rsidP="009B7EEF">
            <w:pPr>
              <w:spacing w:line="240" w:lineRule="auto"/>
              <w:jc w:val="center"/>
              <w:rPr>
                <w:rFonts w:ascii="Times New Roman" w:eastAsia="Times New Roman" w:hAnsi="Times New Roman" w:cs="Times New Roman"/>
                <w:sz w:val="24"/>
                <w:szCs w:val="24"/>
                <w:lang w:eastAsia="en-CA"/>
              </w:rPr>
            </w:pPr>
          </w:p>
        </w:tc>
        <w:tc>
          <w:tcPr>
            <w:tcW w:w="380" w:type="dxa"/>
            <w:tcBorders>
              <w:top w:val="nil"/>
              <w:left w:val="nil"/>
              <w:bottom w:val="nil"/>
              <w:right w:val="nil"/>
            </w:tcBorders>
            <w:shd w:val="clear" w:color="auto" w:fill="auto"/>
            <w:noWrap/>
            <w:vAlign w:val="bottom"/>
            <w:hideMark/>
          </w:tcPr>
          <w:p w14:paraId="56C63993" w14:textId="77777777" w:rsidR="00A24D3D" w:rsidRPr="009B7EEF" w:rsidRDefault="00A24D3D" w:rsidP="009B7EEF">
            <w:pPr>
              <w:spacing w:line="240" w:lineRule="auto"/>
              <w:jc w:val="center"/>
              <w:rPr>
                <w:rFonts w:ascii="Times New Roman" w:eastAsia="Times New Roman" w:hAnsi="Times New Roman" w:cs="Times New Roman"/>
                <w:sz w:val="24"/>
                <w:szCs w:val="24"/>
                <w:lang w:eastAsia="en-CA"/>
              </w:rPr>
            </w:pPr>
          </w:p>
        </w:tc>
        <w:tc>
          <w:tcPr>
            <w:tcW w:w="1336" w:type="dxa"/>
            <w:tcBorders>
              <w:top w:val="nil"/>
              <w:left w:val="nil"/>
              <w:bottom w:val="nil"/>
              <w:right w:val="nil"/>
            </w:tcBorders>
            <w:shd w:val="clear" w:color="auto" w:fill="auto"/>
            <w:noWrap/>
            <w:vAlign w:val="bottom"/>
            <w:hideMark/>
          </w:tcPr>
          <w:p w14:paraId="0D9BA47B" w14:textId="77777777" w:rsidR="00A24D3D" w:rsidRPr="009B7EEF" w:rsidRDefault="00A24D3D" w:rsidP="009B7EEF">
            <w:pPr>
              <w:spacing w:line="240" w:lineRule="auto"/>
              <w:jc w:val="center"/>
              <w:rPr>
                <w:rFonts w:ascii="Times New Roman" w:eastAsia="Times New Roman" w:hAnsi="Times New Roman" w:cs="Times New Roman"/>
                <w:sz w:val="24"/>
                <w:szCs w:val="24"/>
                <w:lang w:eastAsia="en-CA"/>
              </w:rPr>
            </w:pPr>
          </w:p>
        </w:tc>
        <w:tc>
          <w:tcPr>
            <w:tcW w:w="1261" w:type="dxa"/>
            <w:tcBorders>
              <w:top w:val="nil"/>
              <w:left w:val="nil"/>
              <w:bottom w:val="nil"/>
              <w:right w:val="nil"/>
            </w:tcBorders>
            <w:shd w:val="clear" w:color="auto" w:fill="auto"/>
            <w:noWrap/>
            <w:vAlign w:val="bottom"/>
            <w:hideMark/>
          </w:tcPr>
          <w:p w14:paraId="2701C1A0" w14:textId="77777777" w:rsidR="00A24D3D" w:rsidRPr="009B7EEF" w:rsidRDefault="00A24D3D" w:rsidP="009B7EEF">
            <w:pPr>
              <w:spacing w:line="240" w:lineRule="auto"/>
              <w:jc w:val="center"/>
              <w:rPr>
                <w:rFonts w:ascii="Times New Roman" w:eastAsia="Times New Roman" w:hAnsi="Times New Roman" w:cs="Times New Roman"/>
                <w:sz w:val="24"/>
                <w:szCs w:val="24"/>
                <w:lang w:eastAsia="en-CA"/>
              </w:rPr>
            </w:pPr>
          </w:p>
        </w:tc>
        <w:tc>
          <w:tcPr>
            <w:tcW w:w="723" w:type="dxa"/>
            <w:tcBorders>
              <w:top w:val="nil"/>
              <w:left w:val="nil"/>
              <w:bottom w:val="nil"/>
              <w:right w:val="nil"/>
            </w:tcBorders>
            <w:shd w:val="clear" w:color="auto" w:fill="auto"/>
            <w:noWrap/>
            <w:vAlign w:val="bottom"/>
            <w:hideMark/>
          </w:tcPr>
          <w:p w14:paraId="096DE0C8" w14:textId="77777777" w:rsidR="00A24D3D" w:rsidRPr="009B7EEF" w:rsidRDefault="00A24D3D" w:rsidP="009B7EEF">
            <w:pPr>
              <w:spacing w:line="240" w:lineRule="auto"/>
              <w:jc w:val="center"/>
              <w:rPr>
                <w:rFonts w:ascii="Times New Roman" w:eastAsia="Times New Roman" w:hAnsi="Times New Roman" w:cs="Times New Roman"/>
                <w:sz w:val="24"/>
                <w:szCs w:val="24"/>
                <w:lang w:eastAsia="en-CA"/>
              </w:rPr>
            </w:pPr>
          </w:p>
        </w:tc>
        <w:tc>
          <w:tcPr>
            <w:tcW w:w="380" w:type="dxa"/>
            <w:tcBorders>
              <w:top w:val="nil"/>
              <w:left w:val="nil"/>
              <w:bottom w:val="nil"/>
              <w:right w:val="nil"/>
            </w:tcBorders>
            <w:shd w:val="clear" w:color="auto" w:fill="auto"/>
            <w:noWrap/>
            <w:vAlign w:val="bottom"/>
            <w:hideMark/>
          </w:tcPr>
          <w:p w14:paraId="57552156" w14:textId="77777777" w:rsidR="00A24D3D" w:rsidRPr="009B7EEF" w:rsidRDefault="00A24D3D" w:rsidP="009B7EEF">
            <w:pPr>
              <w:spacing w:line="240" w:lineRule="auto"/>
              <w:jc w:val="center"/>
              <w:rPr>
                <w:rFonts w:ascii="Times New Roman" w:eastAsia="Times New Roman" w:hAnsi="Times New Roman" w:cs="Times New Roman"/>
                <w:sz w:val="24"/>
                <w:szCs w:val="24"/>
                <w:lang w:eastAsia="en-CA"/>
              </w:rPr>
            </w:pPr>
          </w:p>
        </w:tc>
        <w:tc>
          <w:tcPr>
            <w:tcW w:w="1464" w:type="dxa"/>
            <w:tcBorders>
              <w:top w:val="nil"/>
              <w:left w:val="nil"/>
              <w:bottom w:val="nil"/>
              <w:right w:val="nil"/>
            </w:tcBorders>
            <w:shd w:val="clear" w:color="auto" w:fill="auto"/>
            <w:noWrap/>
            <w:vAlign w:val="bottom"/>
            <w:hideMark/>
          </w:tcPr>
          <w:p w14:paraId="77ECC16C" w14:textId="77777777" w:rsidR="00A24D3D" w:rsidRPr="009B7EEF" w:rsidRDefault="00A24D3D" w:rsidP="009B7EEF">
            <w:pPr>
              <w:spacing w:line="240" w:lineRule="auto"/>
              <w:rPr>
                <w:rFonts w:ascii="Times New Roman" w:eastAsia="Times New Roman" w:hAnsi="Times New Roman" w:cs="Times New Roman"/>
                <w:sz w:val="24"/>
                <w:szCs w:val="24"/>
                <w:lang w:eastAsia="en-CA"/>
              </w:rPr>
            </w:pPr>
          </w:p>
        </w:tc>
      </w:tr>
      <w:tr w:rsidR="00A24D3D" w:rsidRPr="009B7EEF" w14:paraId="37256998" w14:textId="77777777" w:rsidTr="00016B4D">
        <w:trPr>
          <w:trHeight w:val="375"/>
        </w:trPr>
        <w:tc>
          <w:tcPr>
            <w:tcW w:w="2767" w:type="dxa"/>
            <w:tcBorders>
              <w:top w:val="nil"/>
              <w:left w:val="nil"/>
              <w:bottom w:val="single" w:sz="4" w:space="0" w:color="A6A6A6"/>
              <w:right w:val="nil"/>
            </w:tcBorders>
            <w:shd w:val="clear" w:color="auto" w:fill="auto"/>
            <w:noWrap/>
            <w:vAlign w:val="bottom"/>
            <w:hideMark/>
          </w:tcPr>
          <w:p w14:paraId="39B3B1A6" w14:textId="77777777" w:rsidR="00A24D3D" w:rsidRPr="009B7EEF" w:rsidRDefault="00A24D3D" w:rsidP="009B7EEF">
            <w:pPr>
              <w:spacing w:line="240" w:lineRule="auto"/>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MAMMAL</w:t>
            </w:r>
          </w:p>
        </w:tc>
        <w:tc>
          <w:tcPr>
            <w:tcW w:w="502" w:type="dxa"/>
            <w:tcBorders>
              <w:top w:val="nil"/>
              <w:left w:val="nil"/>
              <w:bottom w:val="single" w:sz="4" w:space="0" w:color="A6A6A6"/>
              <w:right w:val="nil"/>
            </w:tcBorders>
            <w:shd w:val="clear" w:color="auto" w:fill="auto"/>
            <w:noWrap/>
            <w:vAlign w:val="bottom"/>
            <w:hideMark/>
          </w:tcPr>
          <w:p w14:paraId="3DB2F9E2" w14:textId="77777777" w:rsidR="00A24D3D" w:rsidRPr="009B7EEF" w:rsidRDefault="00A24D3D" w:rsidP="009B7EEF">
            <w:pPr>
              <w:spacing w:line="240" w:lineRule="auto"/>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 </w:t>
            </w:r>
          </w:p>
        </w:tc>
        <w:tc>
          <w:tcPr>
            <w:tcW w:w="860" w:type="dxa"/>
            <w:tcBorders>
              <w:top w:val="nil"/>
              <w:left w:val="nil"/>
              <w:bottom w:val="single" w:sz="4" w:space="0" w:color="A6A6A6"/>
              <w:right w:val="nil"/>
            </w:tcBorders>
            <w:shd w:val="clear" w:color="auto" w:fill="auto"/>
            <w:noWrap/>
            <w:vAlign w:val="bottom"/>
            <w:hideMark/>
          </w:tcPr>
          <w:p w14:paraId="16291F02"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10</w:t>
            </w:r>
          </w:p>
        </w:tc>
        <w:tc>
          <w:tcPr>
            <w:tcW w:w="1100" w:type="dxa"/>
            <w:tcBorders>
              <w:top w:val="nil"/>
              <w:left w:val="nil"/>
              <w:bottom w:val="single" w:sz="4" w:space="0" w:color="A6A6A6"/>
              <w:right w:val="nil"/>
            </w:tcBorders>
            <w:shd w:val="clear" w:color="auto" w:fill="auto"/>
            <w:noWrap/>
            <w:vAlign w:val="bottom"/>
            <w:hideMark/>
          </w:tcPr>
          <w:p w14:paraId="42974347"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3</w:t>
            </w:r>
          </w:p>
        </w:tc>
        <w:tc>
          <w:tcPr>
            <w:tcW w:w="380" w:type="dxa"/>
            <w:tcBorders>
              <w:top w:val="nil"/>
              <w:left w:val="nil"/>
              <w:bottom w:val="single" w:sz="4" w:space="0" w:color="A6A6A6"/>
              <w:right w:val="nil"/>
            </w:tcBorders>
            <w:shd w:val="clear" w:color="auto" w:fill="auto"/>
            <w:noWrap/>
            <w:vAlign w:val="bottom"/>
            <w:hideMark/>
          </w:tcPr>
          <w:p w14:paraId="3FFCD36F"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 </w:t>
            </w:r>
          </w:p>
        </w:tc>
        <w:tc>
          <w:tcPr>
            <w:tcW w:w="1336" w:type="dxa"/>
            <w:tcBorders>
              <w:top w:val="nil"/>
              <w:left w:val="nil"/>
              <w:bottom w:val="single" w:sz="4" w:space="0" w:color="A6A6A6"/>
              <w:right w:val="nil"/>
            </w:tcBorders>
            <w:shd w:val="clear" w:color="auto" w:fill="auto"/>
            <w:noWrap/>
            <w:vAlign w:val="bottom"/>
            <w:hideMark/>
          </w:tcPr>
          <w:p w14:paraId="61481E97"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5</w:t>
            </w:r>
          </w:p>
        </w:tc>
        <w:tc>
          <w:tcPr>
            <w:tcW w:w="1261" w:type="dxa"/>
            <w:tcBorders>
              <w:top w:val="nil"/>
              <w:left w:val="nil"/>
              <w:bottom w:val="single" w:sz="4" w:space="0" w:color="A6A6A6"/>
              <w:right w:val="nil"/>
            </w:tcBorders>
            <w:shd w:val="clear" w:color="auto" w:fill="auto"/>
            <w:noWrap/>
            <w:vAlign w:val="bottom"/>
            <w:hideMark/>
          </w:tcPr>
          <w:p w14:paraId="26CA7BD2"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2</w:t>
            </w:r>
          </w:p>
        </w:tc>
        <w:tc>
          <w:tcPr>
            <w:tcW w:w="723" w:type="dxa"/>
            <w:tcBorders>
              <w:top w:val="nil"/>
              <w:left w:val="nil"/>
              <w:bottom w:val="single" w:sz="4" w:space="0" w:color="A6A6A6"/>
              <w:right w:val="nil"/>
            </w:tcBorders>
            <w:shd w:val="clear" w:color="auto" w:fill="auto"/>
            <w:noWrap/>
            <w:vAlign w:val="bottom"/>
            <w:hideMark/>
          </w:tcPr>
          <w:p w14:paraId="40FCEF85"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6</w:t>
            </w:r>
          </w:p>
        </w:tc>
        <w:tc>
          <w:tcPr>
            <w:tcW w:w="380" w:type="dxa"/>
            <w:tcBorders>
              <w:top w:val="nil"/>
              <w:left w:val="nil"/>
              <w:bottom w:val="single" w:sz="4" w:space="0" w:color="A6A6A6"/>
              <w:right w:val="nil"/>
            </w:tcBorders>
            <w:shd w:val="clear" w:color="auto" w:fill="auto"/>
            <w:noWrap/>
            <w:vAlign w:val="bottom"/>
            <w:hideMark/>
          </w:tcPr>
          <w:p w14:paraId="427D9F0D" w14:textId="77777777" w:rsidR="00A24D3D" w:rsidRPr="009B7EEF" w:rsidRDefault="00A24D3D" w:rsidP="009B7EEF">
            <w:pPr>
              <w:spacing w:line="240" w:lineRule="auto"/>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 </w:t>
            </w:r>
          </w:p>
        </w:tc>
        <w:tc>
          <w:tcPr>
            <w:tcW w:w="1464" w:type="dxa"/>
            <w:tcBorders>
              <w:top w:val="nil"/>
              <w:left w:val="nil"/>
              <w:bottom w:val="single" w:sz="4" w:space="0" w:color="A6A6A6"/>
              <w:right w:val="nil"/>
            </w:tcBorders>
            <w:shd w:val="clear" w:color="auto" w:fill="auto"/>
            <w:noWrap/>
            <w:vAlign w:val="bottom"/>
            <w:hideMark/>
          </w:tcPr>
          <w:p w14:paraId="684B987A" w14:textId="77777777" w:rsidR="00A24D3D" w:rsidRPr="009B7EEF" w:rsidRDefault="00A24D3D" w:rsidP="009B7EEF">
            <w:pPr>
              <w:spacing w:line="240" w:lineRule="auto"/>
              <w:jc w:val="right"/>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13</w:t>
            </w:r>
          </w:p>
        </w:tc>
      </w:tr>
      <w:tr w:rsidR="00A24D3D" w:rsidRPr="004E4EAA" w14:paraId="271D55FE" w14:textId="77777777" w:rsidTr="00016B4D">
        <w:trPr>
          <w:trHeight w:val="208"/>
        </w:trPr>
        <w:tc>
          <w:tcPr>
            <w:tcW w:w="2767" w:type="dxa"/>
            <w:tcBorders>
              <w:top w:val="nil"/>
              <w:left w:val="nil"/>
              <w:bottom w:val="nil"/>
              <w:right w:val="nil"/>
            </w:tcBorders>
            <w:shd w:val="clear" w:color="000000" w:fill="F2F2F2"/>
            <w:noWrap/>
            <w:vAlign w:val="bottom"/>
            <w:hideMark/>
          </w:tcPr>
          <w:p w14:paraId="3150CDED"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Cercopithecus</w:t>
            </w:r>
          </w:p>
        </w:tc>
        <w:tc>
          <w:tcPr>
            <w:tcW w:w="502" w:type="dxa"/>
            <w:tcBorders>
              <w:top w:val="nil"/>
              <w:left w:val="nil"/>
              <w:bottom w:val="nil"/>
              <w:right w:val="nil"/>
            </w:tcBorders>
            <w:shd w:val="clear" w:color="000000" w:fill="F2F2F2"/>
            <w:noWrap/>
            <w:vAlign w:val="bottom"/>
            <w:hideMark/>
          </w:tcPr>
          <w:p w14:paraId="03F8D18C"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 </w:t>
            </w:r>
          </w:p>
        </w:tc>
        <w:tc>
          <w:tcPr>
            <w:tcW w:w="860" w:type="dxa"/>
            <w:tcBorders>
              <w:top w:val="nil"/>
              <w:left w:val="nil"/>
              <w:bottom w:val="nil"/>
              <w:right w:val="nil"/>
            </w:tcBorders>
            <w:shd w:val="clear" w:color="000000" w:fill="F2F2F2"/>
            <w:noWrap/>
            <w:vAlign w:val="bottom"/>
            <w:hideMark/>
          </w:tcPr>
          <w:p w14:paraId="7B8B902B"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1100" w:type="dxa"/>
            <w:tcBorders>
              <w:top w:val="nil"/>
              <w:left w:val="nil"/>
              <w:bottom w:val="nil"/>
              <w:right w:val="nil"/>
            </w:tcBorders>
            <w:shd w:val="clear" w:color="000000" w:fill="F2F2F2"/>
            <w:noWrap/>
            <w:vAlign w:val="bottom"/>
            <w:hideMark/>
          </w:tcPr>
          <w:p w14:paraId="3426B72F"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380" w:type="dxa"/>
            <w:tcBorders>
              <w:top w:val="nil"/>
              <w:left w:val="nil"/>
              <w:bottom w:val="nil"/>
              <w:right w:val="nil"/>
            </w:tcBorders>
            <w:shd w:val="clear" w:color="000000" w:fill="F2F2F2"/>
            <w:noWrap/>
            <w:vAlign w:val="bottom"/>
            <w:hideMark/>
          </w:tcPr>
          <w:p w14:paraId="4C4E5FC3"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336" w:type="dxa"/>
            <w:tcBorders>
              <w:top w:val="nil"/>
              <w:left w:val="nil"/>
              <w:bottom w:val="nil"/>
              <w:right w:val="nil"/>
            </w:tcBorders>
            <w:shd w:val="clear" w:color="000000" w:fill="F2F2F2"/>
            <w:noWrap/>
            <w:vAlign w:val="bottom"/>
            <w:hideMark/>
          </w:tcPr>
          <w:p w14:paraId="75BCA5EF"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261" w:type="dxa"/>
            <w:tcBorders>
              <w:top w:val="nil"/>
              <w:left w:val="nil"/>
              <w:bottom w:val="nil"/>
              <w:right w:val="nil"/>
            </w:tcBorders>
            <w:shd w:val="clear" w:color="000000" w:fill="F2F2F2"/>
            <w:noWrap/>
            <w:vAlign w:val="bottom"/>
            <w:hideMark/>
          </w:tcPr>
          <w:p w14:paraId="6136C9D1"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723" w:type="dxa"/>
            <w:tcBorders>
              <w:top w:val="nil"/>
              <w:left w:val="nil"/>
              <w:bottom w:val="nil"/>
              <w:right w:val="nil"/>
            </w:tcBorders>
            <w:shd w:val="clear" w:color="000000" w:fill="F2F2F2"/>
            <w:noWrap/>
            <w:vAlign w:val="bottom"/>
            <w:hideMark/>
          </w:tcPr>
          <w:p w14:paraId="0DE94AD8"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380" w:type="dxa"/>
            <w:tcBorders>
              <w:top w:val="nil"/>
              <w:left w:val="nil"/>
              <w:bottom w:val="nil"/>
              <w:right w:val="nil"/>
            </w:tcBorders>
            <w:shd w:val="clear" w:color="000000" w:fill="F2F2F2"/>
            <w:noWrap/>
            <w:vAlign w:val="bottom"/>
            <w:hideMark/>
          </w:tcPr>
          <w:p w14:paraId="49E8F3DF" w14:textId="77777777" w:rsidR="00A24D3D" w:rsidRPr="009B7EEF" w:rsidRDefault="00A24D3D" w:rsidP="009B7EEF">
            <w:pPr>
              <w:spacing w:line="240" w:lineRule="auto"/>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464" w:type="dxa"/>
            <w:tcBorders>
              <w:top w:val="nil"/>
              <w:left w:val="nil"/>
              <w:bottom w:val="nil"/>
              <w:right w:val="nil"/>
            </w:tcBorders>
            <w:shd w:val="clear" w:color="000000" w:fill="F2F2F2"/>
            <w:noWrap/>
            <w:vAlign w:val="bottom"/>
            <w:hideMark/>
          </w:tcPr>
          <w:p w14:paraId="08E07CB8" w14:textId="77777777" w:rsidR="00A24D3D" w:rsidRPr="009B7EEF" w:rsidRDefault="00A24D3D" w:rsidP="009B7EEF">
            <w:pPr>
              <w:spacing w:line="240" w:lineRule="auto"/>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r>
      <w:tr w:rsidR="00A24D3D" w:rsidRPr="009B7EEF" w14:paraId="3167CFF4" w14:textId="77777777" w:rsidTr="00016B4D">
        <w:trPr>
          <w:trHeight w:val="66"/>
        </w:trPr>
        <w:tc>
          <w:tcPr>
            <w:tcW w:w="2767" w:type="dxa"/>
            <w:tcBorders>
              <w:top w:val="nil"/>
              <w:left w:val="nil"/>
              <w:bottom w:val="nil"/>
              <w:right w:val="nil"/>
            </w:tcBorders>
            <w:shd w:val="clear" w:color="auto" w:fill="auto"/>
            <w:noWrap/>
            <w:vAlign w:val="bottom"/>
            <w:hideMark/>
          </w:tcPr>
          <w:p w14:paraId="2B78BF20"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r w:rsidRPr="009B7EEF">
              <w:rPr>
                <w:rFonts w:ascii="Times New Roman" w:eastAsia="Times New Roman" w:hAnsi="Times New Roman" w:cs="Times New Roman"/>
                <w:i/>
                <w:iCs/>
                <w:color w:val="000000"/>
                <w:lang w:eastAsia="en-CA"/>
              </w:rPr>
              <w:t>aethiops sabaeus</w:t>
            </w:r>
          </w:p>
        </w:tc>
        <w:tc>
          <w:tcPr>
            <w:tcW w:w="502" w:type="dxa"/>
            <w:tcBorders>
              <w:top w:val="nil"/>
              <w:left w:val="nil"/>
              <w:bottom w:val="nil"/>
              <w:right w:val="nil"/>
            </w:tcBorders>
            <w:shd w:val="clear" w:color="auto" w:fill="auto"/>
            <w:noWrap/>
            <w:vAlign w:val="bottom"/>
            <w:hideMark/>
          </w:tcPr>
          <w:p w14:paraId="5248FDE6"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55414123"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100" w:type="dxa"/>
            <w:tcBorders>
              <w:top w:val="nil"/>
              <w:left w:val="nil"/>
              <w:bottom w:val="nil"/>
              <w:right w:val="nil"/>
            </w:tcBorders>
            <w:shd w:val="clear" w:color="auto" w:fill="auto"/>
            <w:noWrap/>
            <w:vAlign w:val="bottom"/>
            <w:hideMark/>
          </w:tcPr>
          <w:p w14:paraId="436CBAB9"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380" w:type="dxa"/>
            <w:tcBorders>
              <w:top w:val="nil"/>
              <w:left w:val="nil"/>
              <w:bottom w:val="nil"/>
              <w:right w:val="nil"/>
            </w:tcBorders>
            <w:shd w:val="clear" w:color="auto" w:fill="auto"/>
            <w:noWrap/>
            <w:vAlign w:val="bottom"/>
            <w:hideMark/>
          </w:tcPr>
          <w:p w14:paraId="3D443156"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7C2579D2"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261" w:type="dxa"/>
            <w:tcBorders>
              <w:top w:val="nil"/>
              <w:left w:val="nil"/>
              <w:bottom w:val="nil"/>
              <w:right w:val="nil"/>
            </w:tcBorders>
            <w:shd w:val="clear" w:color="auto" w:fill="auto"/>
            <w:noWrap/>
            <w:vAlign w:val="bottom"/>
            <w:hideMark/>
          </w:tcPr>
          <w:p w14:paraId="44BF555D"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723" w:type="dxa"/>
            <w:tcBorders>
              <w:top w:val="nil"/>
              <w:left w:val="nil"/>
              <w:bottom w:val="nil"/>
              <w:right w:val="nil"/>
            </w:tcBorders>
            <w:shd w:val="clear" w:color="auto" w:fill="auto"/>
            <w:noWrap/>
            <w:vAlign w:val="bottom"/>
            <w:hideMark/>
          </w:tcPr>
          <w:p w14:paraId="7B3AB629"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380" w:type="dxa"/>
            <w:tcBorders>
              <w:top w:val="nil"/>
              <w:left w:val="nil"/>
              <w:bottom w:val="nil"/>
              <w:right w:val="nil"/>
            </w:tcBorders>
            <w:shd w:val="clear" w:color="auto" w:fill="auto"/>
            <w:noWrap/>
            <w:vAlign w:val="bottom"/>
            <w:hideMark/>
          </w:tcPr>
          <w:p w14:paraId="166B39E2"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464" w:type="dxa"/>
            <w:tcBorders>
              <w:top w:val="nil"/>
              <w:left w:val="nil"/>
              <w:bottom w:val="nil"/>
              <w:right w:val="nil"/>
            </w:tcBorders>
            <w:shd w:val="clear" w:color="auto" w:fill="auto"/>
            <w:noWrap/>
            <w:vAlign w:val="bottom"/>
            <w:hideMark/>
          </w:tcPr>
          <w:p w14:paraId="2A9857AA" w14:textId="77777777" w:rsidR="00A24D3D" w:rsidRPr="009B7EEF" w:rsidRDefault="00A24D3D" w:rsidP="009B7EEF">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r>
      <w:tr w:rsidR="00A24D3D" w:rsidRPr="004E4EAA" w14:paraId="59B0EFB3" w14:textId="77777777" w:rsidTr="00016B4D">
        <w:trPr>
          <w:trHeight w:val="375"/>
        </w:trPr>
        <w:tc>
          <w:tcPr>
            <w:tcW w:w="2767" w:type="dxa"/>
            <w:tcBorders>
              <w:top w:val="nil"/>
              <w:left w:val="nil"/>
              <w:bottom w:val="nil"/>
              <w:right w:val="nil"/>
            </w:tcBorders>
            <w:shd w:val="clear" w:color="000000" w:fill="F2F2F2"/>
            <w:noWrap/>
            <w:vAlign w:val="bottom"/>
            <w:hideMark/>
          </w:tcPr>
          <w:p w14:paraId="76A18A25"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Helogale</w:t>
            </w:r>
          </w:p>
        </w:tc>
        <w:tc>
          <w:tcPr>
            <w:tcW w:w="502" w:type="dxa"/>
            <w:tcBorders>
              <w:top w:val="nil"/>
              <w:left w:val="nil"/>
              <w:bottom w:val="nil"/>
              <w:right w:val="nil"/>
            </w:tcBorders>
            <w:shd w:val="clear" w:color="000000" w:fill="F2F2F2"/>
            <w:noWrap/>
            <w:vAlign w:val="bottom"/>
            <w:hideMark/>
          </w:tcPr>
          <w:p w14:paraId="2E3DAAB9"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 </w:t>
            </w:r>
          </w:p>
        </w:tc>
        <w:tc>
          <w:tcPr>
            <w:tcW w:w="860" w:type="dxa"/>
            <w:tcBorders>
              <w:top w:val="nil"/>
              <w:left w:val="nil"/>
              <w:bottom w:val="nil"/>
              <w:right w:val="nil"/>
            </w:tcBorders>
            <w:shd w:val="clear" w:color="000000" w:fill="F2F2F2"/>
            <w:noWrap/>
            <w:vAlign w:val="bottom"/>
            <w:hideMark/>
          </w:tcPr>
          <w:p w14:paraId="0ECB49A9"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1100" w:type="dxa"/>
            <w:tcBorders>
              <w:top w:val="nil"/>
              <w:left w:val="nil"/>
              <w:bottom w:val="nil"/>
              <w:right w:val="nil"/>
            </w:tcBorders>
            <w:shd w:val="clear" w:color="000000" w:fill="F2F2F2"/>
            <w:noWrap/>
            <w:vAlign w:val="bottom"/>
            <w:hideMark/>
          </w:tcPr>
          <w:p w14:paraId="27D592B1"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380" w:type="dxa"/>
            <w:tcBorders>
              <w:top w:val="nil"/>
              <w:left w:val="nil"/>
              <w:bottom w:val="nil"/>
              <w:right w:val="nil"/>
            </w:tcBorders>
            <w:shd w:val="clear" w:color="000000" w:fill="F2F2F2"/>
            <w:noWrap/>
            <w:vAlign w:val="bottom"/>
            <w:hideMark/>
          </w:tcPr>
          <w:p w14:paraId="47694FEA"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336" w:type="dxa"/>
            <w:tcBorders>
              <w:top w:val="nil"/>
              <w:left w:val="nil"/>
              <w:bottom w:val="nil"/>
              <w:right w:val="nil"/>
            </w:tcBorders>
            <w:shd w:val="clear" w:color="000000" w:fill="F2F2F2"/>
            <w:noWrap/>
            <w:vAlign w:val="bottom"/>
            <w:hideMark/>
          </w:tcPr>
          <w:p w14:paraId="2E2BA604"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261" w:type="dxa"/>
            <w:tcBorders>
              <w:top w:val="nil"/>
              <w:left w:val="nil"/>
              <w:bottom w:val="nil"/>
              <w:right w:val="nil"/>
            </w:tcBorders>
            <w:shd w:val="clear" w:color="000000" w:fill="F2F2F2"/>
            <w:noWrap/>
            <w:vAlign w:val="bottom"/>
            <w:hideMark/>
          </w:tcPr>
          <w:p w14:paraId="5B8CB168"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723" w:type="dxa"/>
            <w:tcBorders>
              <w:top w:val="nil"/>
              <w:left w:val="nil"/>
              <w:bottom w:val="nil"/>
              <w:right w:val="nil"/>
            </w:tcBorders>
            <w:shd w:val="clear" w:color="000000" w:fill="F2F2F2"/>
            <w:noWrap/>
            <w:vAlign w:val="bottom"/>
            <w:hideMark/>
          </w:tcPr>
          <w:p w14:paraId="3F7EC756"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380" w:type="dxa"/>
            <w:tcBorders>
              <w:top w:val="nil"/>
              <w:left w:val="nil"/>
              <w:bottom w:val="nil"/>
              <w:right w:val="nil"/>
            </w:tcBorders>
            <w:shd w:val="clear" w:color="000000" w:fill="F2F2F2"/>
            <w:noWrap/>
            <w:vAlign w:val="bottom"/>
            <w:hideMark/>
          </w:tcPr>
          <w:p w14:paraId="7DB1FEF0" w14:textId="77777777" w:rsidR="00A24D3D" w:rsidRPr="009B7EEF" w:rsidRDefault="00A24D3D" w:rsidP="009B7EEF">
            <w:pPr>
              <w:spacing w:line="240" w:lineRule="auto"/>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464" w:type="dxa"/>
            <w:tcBorders>
              <w:top w:val="nil"/>
              <w:left w:val="nil"/>
              <w:bottom w:val="nil"/>
              <w:right w:val="nil"/>
            </w:tcBorders>
            <w:shd w:val="clear" w:color="000000" w:fill="F2F2F2"/>
            <w:noWrap/>
            <w:vAlign w:val="bottom"/>
            <w:hideMark/>
          </w:tcPr>
          <w:p w14:paraId="308E2F14" w14:textId="77777777" w:rsidR="00A24D3D" w:rsidRPr="009B7EEF" w:rsidRDefault="00A24D3D" w:rsidP="009B7EEF">
            <w:pPr>
              <w:spacing w:line="240" w:lineRule="auto"/>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r>
      <w:tr w:rsidR="00A24D3D" w:rsidRPr="009B7EEF" w14:paraId="7ACBB98E" w14:textId="77777777" w:rsidTr="00016B4D">
        <w:trPr>
          <w:trHeight w:val="66"/>
        </w:trPr>
        <w:tc>
          <w:tcPr>
            <w:tcW w:w="2767" w:type="dxa"/>
            <w:tcBorders>
              <w:top w:val="nil"/>
              <w:left w:val="nil"/>
              <w:bottom w:val="nil"/>
              <w:right w:val="nil"/>
            </w:tcBorders>
            <w:shd w:val="clear" w:color="auto" w:fill="auto"/>
            <w:noWrap/>
            <w:vAlign w:val="bottom"/>
            <w:hideMark/>
          </w:tcPr>
          <w:p w14:paraId="73E89345"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r w:rsidRPr="009B7EEF">
              <w:rPr>
                <w:rFonts w:ascii="Times New Roman" w:eastAsia="Times New Roman" w:hAnsi="Times New Roman" w:cs="Times New Roman"/>
                <w:i/>
                <w:iCs/>
                <w:color w:val="000000"/>
                <w:lang w:eastAsia="en-CA"/>
              </w:rPr>
              <w:t>parvula</w:t>
            </w:r>
          </w:p>
        </w:tc>
        <w:tc>
          <w:tcPr>
            <w:tcW w:w="502" w:type="dxa"/>
            <w:tcBorders>
              <w:top w:val="nil"/>
              <w:left w:val="nil"/>
              <w:bottom w:val="nil"/>
              <w:right w:val="nil"/>
            </w:tcBorders>
            <w:shd w:val="clear" w:color="auto" w:fill="auto"/>
            <w:noWrap/>
            <w:vAlign w:val="bottom"/>
            <w:hideMark/>
          </w:tcPr>
          <w:p w14:paraId="3C66B7D3"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4BA6F9EF"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4</w:t>
            </w:r>
          </w:p>
        </w:tc>
        <w:tc>
          <w:tcPr>
            <w:tcW w:w="1100" w:type="dxa"/>
            <w:tcBorders>
              <w:top w:val="nil"/>
              <w:left w:val="nil"/>
              <w:bottom w:val="nil"/>
              <w:right w:val="nil"/>
            </w:tcBorders>
            <w:shd w:val="clear" w:color="auto" w:fill="auto"/>
            <w:noWrap/>
            <w:vAlign w:val="bottom"/>
            <w:hideMark/>
          </w:tcPr>
          <w:p w14:paraId="5FCF2F52"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380" w:type="dxa"/>
            <w:tcBorders>
              <w:top w:val="nil"/>
              <w:left w:val="nil"/>
              <w:bottom w:val="nil"/>
              <w:right w:val="nil"/>
            </w:tcBorders>
            <w:shd w:val="clear" w:color="auto" w:fill="auto"/>
            <w:noWrap/>
            <w:vAlign w:val="bottom"/>
            <w:hideMark/>
          </w:tcPr>
          <w:p w14:paraId="2A575367"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1336" w:type="dxa"/>
            <w:tcBorders>
              <w:top w:val="nil"/>
              <w:left w:val="nil"/>
              <w:bottom w:val="nil"/>
              <w:right w:val="nil"/>
            </w:tcBorders>
            <w:shd w:val="clear" w:color="auto" w:fill="auto"/>
            <w:noWrap/>
            <w:vAlign w:val="bottom"/>
            <w:hideMark/>
          </w:tcPr>
          <w:p w14:paraId="73275E7F"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3</w:t>
            </w:r>
          </w:p>
        </w:tc>
        <w:tc>
          <w:tcPr>
            <w:tcW w:w="1261" w:type="dxa"/>
            <w:tcBorders>
              <w:top w:val="nil"/>
              <w:left w:val="nil"/>
              <w:bottom w:val="nil"/>
              <w:right w:val="nil"/>
            </w:tcBorders>
            <w:shd w:val="clear" w:color="auto" w:fill="auto"/>
            <w:noWrap/>
            <w:vAlign w:val="bottom"/>
            <w:hideMark/>
          </w:tcPr>
          <w:p w14:paraId="4861244C"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723" w:type="dxa"/>
            <w:tcBorders>
              <w:top w:val="nil"/>
              <w:left w:val="nil"/>
              <w:bottom w:val="nil"/>
              <w:right w:val="nil"/>
            </w:tcBorders>
            <w:shd w:val="clear" w:color="auto" w:fill="auto"/>
            <w:noWrap/>
            <w:vAlign w:val="bottom"/>
            <w:hideMark/>
          </w:tcPr>
          <w:p w14:paraId="51BA62AE"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2</w:t>
            </w:r>
          </w:p>
        </w:tc>
        <w:tc>
          <w:tcPr>
            <w:tcW w:w="380" w:type="dxa"/>
            <w:tcBorders>
              <w:top w:val="nil"/>
              <w:left w:val="nil"/>
              <w:bottom w:val="nil"/>
              <w:right w:val="nil"/>
            </w:tcBorders>
            <w:shd w:val="clear" w:color="auto" w:fill="auto"/>
            <w:noWrap/>
            <w:vAlign w:val="bottom"/>
            <w:hideMark/>
          </w:tcPr>
          <w:p w14:paraId="76689CB4"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1464" w:type="dxa"/>
            <w:tcBorders>
              <w:top w:val="nil"/>
              <w:left w:val="nil"/>
              <w:bottom w:val="nil"/>
              <w:right w:val="nil"/>
            </w:tcBorders>
            <w:shd w:val="clear" w:color="auto" w:fill="auto"/>
            <w:noWrap/>
            <w:vAlign w:val="bottom"/>
            <w:hideMark/>
          </w:tcPr>
          <w:p w14:paraId="26508A05" w14:textId="77777777" w:rsidR="00A24D3D" w:rsidRPr="009B7EEF" w:rsidRDefault="00A24D3D" w:rsidP="009B7EEF">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5</w:t>
            </w:r>
          </w:p>
        </w:tc>
      </w:tr>
      <w:tr w:rsidR="00A24D3D" w:rsidRPr="004E4EAA" w14:paraId="44C8847F" w14:textId="77777777" w:rsidTr="00016B4D">
        <w:trPr>
          <w:trHeight w:val="194"/>
        </w:trPr>
        <w:tc>
          <w:tcPr>
            <w:tcW w:w="2767" w:type="dxa"/>
            <w:tcBorders>
              <w:top w:val="nil"/>
              <w:left w:val="nil"/>
              <w:bottom w:val="nil"/>
              <w:right w:val="nil"/>
            </w:tcBorders>
            <w:shd w:val="clear" w:color="000000" w:fill="F2F2F2"/>
            <w:noWrap/>
            <w:vAlign w:val="bottom"/>
            <w:hideMark/>
          </w:tcPr>
          <w:p w14:paraId="749A7152"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 xml:space="preserve">Suricata </w:t>
            </w:r>
          </w:p>
        </w:tc>
        <w:tc>
          <w:tcPr>
            <w:tcW w:w="502" w:type="dxa"/>
            <w:tcBorders>
              <w:top w:val="nil"/>
              <w:left w:val="nil"/>
              <w:bottom w:val="nil"/>
              <w:right w:val="nil"/>
            </w:tcBorders>
            <w:shd w:val="clear" w:color="000000" w:fill="F2F2F2"/>
            <w:noWrap/>
            <w:vAlign w:val="bottom"/>
            <w:hideMark/>
          </w:tcPr>
          <w:p w14:paraId="63FA56FD"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 </w:t>
            </w:r>
          </w:p>
        </w:tc>
        <w:tc>
          <w:tcPr>
            <w:tcW w:w="860" w:type="dxa"/>
            <w:tcBorders>
              <w:top w:val="nil"/>
              <w:left w:val="nil"/>
              <w:bottom w:val="nil"/>
              <w:right w:val="nil"/>
            </w:tcBorders>
            <w:shd w:val="clear" w:color="000000" w:fill="F2F2F2"/>
            <w:noWrap/>
            <w:vAlign w:val="bottom"/>
            <w:hideMark/>
          </w:tcPr>
          <w:p w14:paraId="15E82006"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1100" w:type="dxa"/>
            <w:tcBorders>
              <w:top w:val="nil"/>
              <w:left w:val="nil"/>
              <w:bottom w:val="nil"/>
              <w:right w:val="nil"/>
            </w:tcBorders>
            <w:shd w:val="clear" w:color="000000" w:fill="F2F2F2"/>
            <w:noWrap/>
            <w:vAlign w:val="bottom"/>
            <w:hideMark/>
          </w:tcPr>
          <w:p w14:paraId="0521402E"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380" w:type="dxa"/>
            <w:tcBorders>
              <w:top w:val="nil"/>
              <w:left w:val="nil"/>
              <w:bottom w:val="nil"/>
              <w:right w:val="nil"/>
            </w:tcBorders>
            <w:shd w:val="clear" w:color="000000" w:fill="F2F2F2"/>
            <w:noWrap/>
            <w:vAlign w:val="bottom"/>
            <w:hideMark/>
          </w:tcPr>
          <w:p w14:paraId="67A7C873"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336" w:type="dxa"/>
            <w:tcBorders>
              <w:top w:val="nil"/>
              <w:left w:val="nil"/>
              <w:bottom w:val="nil"/>
              <w:right w:val="nil"/>
            </w:tcBorders>
            <w:shd w:val="clear" w:color="000000" w:fill="F2F2F2"/>
            <w:noWrap/>
            <w:vAlign w:val="bottom"/>
            <w:hideMark/>
          </w:tcPr>
          <w:p w14:paraId="2AC1D645"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261" w:type="dxa"/>
            <w:tcBorders>
              <w:top w:val="nil"/>
              <w:left w:val="nil"/>
              <w:bottom w:val="nil"/>
              <w:right w:val="nil"/>
            </w:tcBorders>
            <w:shd w:val="clear" w:color="000000" w:fill="F2F2F2"/>
            <w:noWrap/>
            <w:vAlign w:val="bottom"/>
            <w:hideMark/>
          </w:tcPr>
          <w:p w14:paraId="6945DD85"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723" w:type="dxa"/>
            <w:tcBorders>
              <w:top w:val="nil"/>
              <w:left w:val="nil"/>
              <w:bottom w:val="nil"/>
              <w:right w:val="nil"/>
            </w:tcBorders>
            <w:shd w:val="clear" w:color="000000" w:fill="F2F2F2"/>
            <w:noWrap/>
            <w:vAlign w:val="bottom"/>
            <w:hideMark/>
          </w:tcPr>
          <w:p w14:paraId="385029F5"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380" w:type="dxa"/>
            <w:tcBorders>
              <w:top w:val="nil"/>
              <w:left w:val="nil"/>
              <w:bottom w:val="nil"/>
              <w:right w:val="nil"/>
            </w:tcBorders>
            <w:shd w:val="clear" w:color="000000" w:fill="F2F2F2"/>
            <w:noWrap/>
            <w:vAlign w:val="bottom"/>
            <w:hideMark/>
          </w:tcPr>
          <w:p w14:paraId="76667265" w14:textId="77777777" w:rsidR="00A24D3D" w:rsidRPr="009B7EEF" w:rsidRDefault="00A24D3D" w:rsidP="009B7EEF">
            <w:pPr>
              <w:spacing w:line="240" w:lineRule="auto"/>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464" w:type="dxa"/>
            <w:tcBorders>
              <w:top w:val="nil"/>
              <w:left w:val="nil"/>
              <w:bottom w:val="nil"/>
              <w:right w:val="nil"/>
            </w:tcBorders>
            <w:shd w:val="clear" w:color="000000" w:fill="F2F2F2"/>
            <w:noWrap/>
            <w:vAlign w:val="bottom"/>
            <w:hideMark/>
          </w:tcPr>
          <w:p w14:paraId="533F7717" w14:textId="77777777" w:rsidR="00A24D3D" w:rsidRPr="009B7EEF" w:rsidRDefault="00A24D3D" w:rsidP="009B7EEF">
            <w:pPr>
              <w:spacing w:line="240" w:lineRule="auto"/>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r>
      <w:tr w:rsidR="00A24D3D" w:rsidRPr="009B7EEF" w14:paraId="15EDEE0D" w14:textId="77777777" w:rsidTr="00016B4D">
        <w:trPr>
          <w:trHeight w:val="66"/>
        </w:trPr>
        <w:tc>
          <w:tcPr>
            <w:tcW w:w="2767" w:type="dxa"/>
            <w:tcBorders>
              <w:top w:val="nil"/>
              <w:left w:val="nil"/>
              <w:bottom w:val="nil"/>
              <w:right w:val="nil"/>
            </w:tcBorders>
            <w:shd w:val="clear" w:color="auto" w:fill="auto"/>
            <w:noWrap/>
            <w:vAlign w:val="bottom"/>
            <w:hideMark/>
          </w:tcPr>
          <w:p w14:paraId="5B8FDF7E"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r w:rsidRPr="009B7EEF">
              <w:rPr>
                <w:rFonts w:ascii="Times New Roman" w:eastAsia="Times New Roman" w:hAnsi="Times New Roman" w:cs="Times New Roman"/>
                <w:i/>
                <w:iCs/>
                <w:color w:val="000000"/>
                <w:lang w:eastAsia="en-CA"/>
              </w:rPr>
              <w:t>suricatta</w:t>
            </w:r>
          </w:p>
        </w:tc>
        <w:tc>
          <w:tcPr>
            <w:tcW w:w="502" w:type="dxa"/>
            <w:tcBorders>
              <w:top w:val="nil"/>
              <w:left w:val="nil"/>
              <w:bottom w:val="nil"/>
              <w:right w:val="nil"/>
            </w:tcBorders>
            <w:shd w:val="clear" w:color="auto" w:fill="auto"/>
            <w:noWrap/>
            <w:vAlign w:val="bottom"/>
            <w:hideMark/>
          </w:tcPr>
          <w:p w14:paraId="397DB912"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2731A847"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5</w:t>
            </w:r>
          </w:p>
        </w:tc>
        <w:tc>
          <w:tcPr>
            <w:tcW w:w="1100" w:type="dxa"/>
            <w:tcBorders>
              <w:top w:val="nil"/>
              <w:left w:val="nil"/>
              <w:bottom w:val="nil"/>
              <w:right w:val="nil"/>
            </w:tcBorders>
            <w:shd w:val="clear" w:color="auto" w:fill="auto"/>
            <w:noWrap/>
            <w:vAlign w:val="bottom"/>
            <w:hideMark/>
          </w:tcPr>
          <w:p w14:paraId="3711833C"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2</w:t>
            </w:r>
          </w:p>
        </w:tc>
        <w:tc>
          <w:tcPr>
            <w:tcW w:w="380" w:type="dxa"/>
            <w:tcBorders>
              <w:top w:val="nil"/>
              <w:left w:val="nil"/>
              <w:bottom w:val="nil"/>
              <w:right w:val="nil"/>
            </w:tcBorders>
            <w:shd w:val="clear" w:color="auto" w:fill="auto"/>
            <w:noWrap/>
            <w:vAlign w:val="bottom"/>
            <w:hideMark/>
          </w:tcPr>
          <w:p w14:paraId="35E46DAA"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1336" w:type="dxa"/>
            <w:tcBorders>
              <w:top w:val="nil"/>
              <w:left w:val="nil"/>
              <w:bottom w:val="nil"/>
              <w:right w:val="nil"/>
            </w:tcBorders>
            <w:shd w:val="clear" w:color="auto" w:fill="auto"/>
            <w:noWrap/>
            <w:vAlign w:val="bottom"/>
            <w:hideMark/>
          </w:tcPr>
          <w:p w14:paraId="174FD692"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2</w:t>
            </w:r>
          </w:p>
        </w:tc>
        <w:tc>
          <w:tcPr>
            <w:tcW w:w="1261" w:type="dxa"/>
            <w:tcBorders>
              <w:top w:val="nil"/>
              <w:left w:val="nil"/>
              <w:bottom w:val="nil"/>
              <w:right w:val="nil"/>
            </w:tcBorders>
            <w:shd w:val="clear" w:color="auto" w:fill="auto"/>
            <w:noWrap/>
            <w:vAlign w:val="bottom"/>
            <w:hideMark/>
          </w:tcPr>
          <w:p w14:paraId="6CE76146"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723" w:type="dxa"/>
            <w:tcBorders>
              <w:top w:val="nil"/>
              <w:left w:val="nil"/>
              <w:bottom w:val="nil"/>
              <w:right w:val="nil"/>
            </w:tcBorders>
            <w:shd w:val="clear" w:color="auto" w:fill="auto"/>
            <w:noWrap/>
            <w:vAlign w:val="bottom"/>
            <w:hideMark/>
          </w:tcPr>
          <w:p w14:paraId="038BAA27"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4</w:t>
            </w:r>
          </w:p>
        </w:tc>
        <w:tc>
          <w:tcPr>
            <w:tcW w:w="380" w:type="dxa"/>
            <w:tcBorders>
              <w:top w:val="nil"/>
              <w:left w:val="nil"/>
              <w:bottom w:val="nil"/>
              <w:right w:val="nil"/>
            </w:tcBorders>
            <w:shd w:val="clear" w:color="auto" w:fill="auto"/>
            <w:noWrap/>
            <w:vAlign w:val="bottom"/>
            <w:hideMark/>
          </w:tcPr>
          <w:p w14:paraId="200B470D"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1464" w:type="dxa"/>
            <w:tcBorders>
              <w:top w:val="nil"/>
              <w:left w:val="nil"/>
              <w:bottom w:val="nil"/>
              <w:right w:val="nil"/>
            </w:tcBorders>
            <w:shd w:val="clear" w:color="auto" w:fill="auto"/>
            <w:noWrap/>
            <w:vAlign w:val="bottom"/>
            <w:hideMark/>
          </w:tcPr>
          <w:p w14:paraId="6BB18FFE" w14:textId="77777777" w:rsidR="00A24D3D" w:rsidRPr="009B7EEF" w:rsidRDefault="00A24D3D" w:rsidP="009B7EEF">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7</w:t>
            </w:r>
          </w:p>
        </w:tc>
      </w:tr>
      <w:tr w:rsidR="00A24D3D" w:rsidRPr="009B7EEF" w14:paraId="792290D7" w14:textId="77777777" w:rsidTr="00016B4D">
        <w:trPr>
          <w:trHeight w:val="190"/>
        </w:trPr>
        <w:tc>
          <w:tcPr>
            <w:tcW w:w="2767" w:type="dxa"/>
            <w:tcBorders>
              <w:top w:val="nil"/>
              <w:left w:val="nil"/>
              <w:bottom w:val="nil"/>
              <w:right w:val="nil"/>
            </w:tcBorders>
            <w:shd w:val="clear" w:color="auto" w:fill="auto"/>
            <w:noWrap/>
            <w:vAlign w:val="bottom"/>
            <w:hideMark/>
          </w:tcPr>
          <w:p w14:paraId="63D2160D" w14:textId="77777777" w:rsidR="00A24D3D" w:rsidRPr="009B7EEF" w:rsidRDefault="00A24D3D" w:rsidP="009B7EEF">
            <w:pPr>
              <w:spacing w:line="240" w:lineRule="auto"/>
              <w:jc w:val="right"/>
              <w:rPr>
                <w:rFonts w:ascii="Times New Roman" w:eastAsia="Times New Roman" w:hAnsi="Times New Roman" w:cs="Times New Roman"/>
                <w:color w:val="000000"/>
                <w:lang w:eastAsia="en-CA"/>
              </w:rPr>
            </w:pPr>
          </w:p>
        </w:tc>
        <w:tc>
          <w:tcPr>
            <w:tcW w:w="502" w:type="dxa"/>
            <w:tcBorders>
              <w:top w:val="nil"/>
              <w:left w:val="nil"/>
              <w:bottom w:val="nil"/>
              <w:right w:val="nil"/>
            </w:tcBorders>
            <w:shd w:val="clear" w:color="auto" w:fill="auto"/>
            <w:noWrap/>
            <w:vAlign w:val="bottom"/>
            <w:hideMark/>
          </w:tcPr>
          <w:p w14:paraId="0DA4ECCF" w14:textId="77777777" w:rsidR="00A24D3D" w:rsidRPr="009B7EEF" w:rsidRDefault="00A24D3D" w:rsidP="009B7EEF">
            <w:pPr>
              <w:spacing w:line="240" w:lineRule="auto"/>
              <w:ind w:firstLineChars="200" w:firstLine="440"/>
              <w:rPr>
                <w:rFonts w:ascii="Times New Roman" w:eastAsia="Times New Roman" w:hAnsi="Times New Roman" w:cs="Times New Roman"/>
                <w:lang w:eastAsia="en-CA"/>
              </w:rPr>
            </w:pPr>
          </w:p>
        </w:tc>
        <w:tc>
          <w:tcPr>
            <w:tcW w:w="860" w:type="dxa"/>
            <w:tcBorders>
              <w:top w:val="nil"/>
              <w:left w:val="nil"/>
              <w:bottom w:val="nil"/>
              <w:right w:val="nil"/>
            </w:tcBorders>
            <w:shd w:val="clear" w:color="auto" w:fill="auto"/>
            <w:noWrap/>
            <w:vAlign w:val="bottom"/>
            <w:hideMark/>
          </w:tcPr>
          <w:p w14:paraId="0B1D6CE3" w14:textId="77777777" w:rsidR="00A24D3D" w:rsidRPr="009B7EEF" w:rsidRDefault="00A24D3D" w:rsidP="009B7EEF">
            <w:pPr>
              <w:spacing w:line="240" w:lineRule="auto"/>
              <w:ind w:firstLineChars="200" w:firstLine="440"/>
              <w:rPr>
                <w:rFonts w:ascii="Times New Roman" w:eastAsia="Times New Roman" w:hAnsi="Times New Roman" w:cs="Times New Roman"/>
                <w:lang w:eastAsia="en-CA"/>
              </w:rPr>
            </w:pPr>
          </w:p>
        </w:tc>
        <w:tc>
          <w:tcPr>
            <w:tcW w:w="1100" w:type="dxa"/>
            <w:tcBorders>
              <w:top w:val="nil"/>
              <w:left w:val="nil"/>
              <w:bottom w:val="nil"/>
              <w:right w:val="nil"/>
            </w:tcBorders>
            <w:shd w:val="clear" w:color="auto" w:fill="auto"/>
            <w:noWrap/>
            <w:vAlign w:val="bottom"/>
            <w:hideMark/>
          </w:tcPr>
          <w:p w14:paraId="02E6EFF9"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380" w:type="dxa"/>
            <w:tcBorders>
              <w:top w:val="nil"/>
              <w:left w:val="nil"/>
              <w:bottom w:val="nil"/>
              <w:right w:val="nil"/>
            </w:tcBorders>
            <w:shd w:val="clear" w:color="auto" w:fill="auto"/>
            <w:noWrap/>
            <w:vAlign w:val="bottom"/>
            <w:hideMark/>
          </w:tcPr>
          <w:p w14:paraId="7090DD13"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007E15E6"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261" w:type="dxa"/>
            <w:tcBorders>
              <w:top w:val="nil"/>
              <w:left w:val="nil"/>
              <w:bottom w:val="nil"/>
              <w:right w:val="nil"/>
            </w:tcBorders>
            <w:shd w:val="clear" w:color="auto" w:fill="auto"/>
            <w:noWrap/>
            <w:vAlign w:val="bottom"/>
            <w:hideMark/>
          </w:tcPr>
          <w:p w14:paraId="001AC3A5"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723" w:type="dxa"/>
            <w:tcBorders>
              <w:top w:val="nil"/>
              <w:left w:val="nil"/>
              <w:bottom w:val="nil"/>
              <w:right w:val="nil"/>
            </w:tcBorders>
            <w:shd w:val="clear" w:color="auto" w:fill="auto"/>
            <w:noWrap/>
            <w:vAlign w:val="bottom"/>
            <w:hideMark/>
          </w:tcPr>
          <w:p w14:paraId="1DD02F11"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380" w:type="dxa"/>
            <w:tcBorders>
              <w:top w:val="nil"/>
              <w:left w:val="nil"/>
              <w:bottom w:val="nil"/>
              <w:right w:val="nil"/>
            </w:tcBorders>
            <w:shd w:val="clear" w:color="auto" w:fill="auto"/>
            <w:noWrap/>
            <w:vAlign w:val="bottom"/>
            <w:hideMark/>
          </w:tcPr>
          <w:p w14:paraId="56AA5EE6"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464" w:type="dxa"/>
            <w:tcBorders>
              <w:top w:val="nil"/>
              <w:left w:val="nil"/>
              <w:bottom w:val="nil"/>
              <w:right w:val="nil"/>
            </w:tcBorders>
            <w:shd w:val="clear" w:color="auto" w:fill="auto"/>
            <w:noWrap/>
            <w:vAlign w:val="bottom"/>
            <w:hideMark/>
          </w:tcPr>
          <w:p w14:paraId="61078913" w14:textId="77777777" w:rsidR="00A24D3D" w:rsidRPr="009B7EEF" w:rsidRDefault="00A24D3D" w:rsidP="009B7EEF">
            <w:pPr>
              <w:spacing w:line="240" w:lineRule="auto"/>
              <w:rPr>
                <w:rFonts w:ascii="Times New Roman" w:eastAsia="Times New Roman" w:hAnsi="Times New Roman" w:cs="Times New Roman"/>
                <w:lang w:eastAsia="en-CA"/>
              </w:rPr>
            </w:pPr>
          </w:p>
        </w:tc>
      </w:tr>
      <w:tr w:rsidR="00A24D3D" w:rsidRPr="004E4EAA" w14:paraId="08C65193" w14:textId="77777777" w:rsidTr="00016B4D">
        <w:trPr>
          <w:trHeight w:val="158"/>
        </w:trPr>
        <w:tc>
          <w:tcPr>
            <w:tcW w:w="2767" w:type="dxa"/>
            <w:tcBorders>
              <w:top w:val="single" w:sz="4" w:space="0" w:color="A6A6A6"/>
              <w:left w:val="nil"/>
              <w:bottom w:val="nil"/>
              <w:right w:val="nil"/>
            </w:tcBorders>
            <w:shd w:val="clear" w:color="D9D9D9" w:fill="D9D9D9"/>
            <w:noWrap/>
            <w:vAlign w:val="bottom"/>
            <w:hideMark/>
          </w:tcPr>
          <w:p w14:paraId="3E1B7A5F" w14:textId="77777777" w:rsidR="00A24D3D" w:rsidRPr="009B7EEF" w:rsidRDefault="00A24D3D" w:rsidP="009B7EEF">
            <w:pPr>
              <w:spacing w:line="240" w:lineRule="auto"/>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Grand Total</w:t>
            </w:r>
          </w:p>
        </w:tc>
        <w:tc>
          <w:tcPr>
            <w:tcW w:w="502" w:type="dxa"/>
            <w:tcBorders>
              <w:top w:val="single" w:sz="4" w:space="0" w:color="A6A6A6"/>
              <w:left w:val="nil"/>
              <w:bottom w:val="nil"/>
              <w:right w:val="nil"/>
            </w:tcBorders>
            <w:shd w:val="clear" w:color="D9D9D9" w:fill="D9D9D9"/>
            <w:noWrap/>
            <w:vAlign w:val="bottom"/>
            <w:hideMark/>
          </w:tcPr>
          <w:p w14:paraId="3F326880" w14:textId="77777777" w:rsidR="00A24D3D" w:rsidRPr="009B7EEF" w:rsidRDefault="00A24D3D" w:rsidP="009B7EEF">
            <w:pPr>
              <w:spacing w:line="240" w:lineRule="auto"/>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 </w:t>
            </w:r>
          </w:p>
        </w:tc>
        <w:tc>
          <w:tcPr>
            <w:tcW w:w="860" w:type="dxa"/>
            <w:tcBorders>
              <w:top w:val="single" w:sz="4" w:space="0" w:color="A6A6A6"/>
              <w:left w:val="nil"/>
              <w:bottom w:val="nil"/>
              <w:right w:val="nil"/>
            </w:tcBorders>
            <w:shd w:val="clear" w:color="D9D9D9" w:fill="D9D9D9"/>
            <w:noWrap/>
            <w:vAlign w:val="bottom"/>
            <w:hideMark/>
          </w:tcPr>
          <w:p w14:paraId="0BDFD61D"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29</w:t>
            </w:r>
          </w:p>
        </w:tc>
        <w:tc>
          <w:tcPr>
            <w:tcW w:w="1100" w:type="dxa"/>
            <w:tcBorders>
              <w:top w:val="single" w:sz="4" w:space="0" w:color="A6A6A6"/>
              <w:left w:val="nil"/>
              <w:bottom w:val="nil"/>
              <w:right w:val="nil"/>
            </w:tcBorders>
            <w:shd w:val="clear" w:color="D9D9D9" w:fill="D9D9D9"/>
            <w:noWrap/>
            <w:vAlign w:val="bottom"/>
            <w:hideMark/>
          </w:tcPr>
          <w:p w14:paraId="2525C152"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13</w:t>
            </w:r>
          </w:p>
        </w:tc>
        <w:tc>
          <w:tcPr>
            <w:tcW w:w="380" w:type="dxa"/>
            <w:tcBorders>
              <w:top w:val="single" w:sz="4" w:space="0" w:color="A6A6A6"/>
              <w:left w:val="nil"/>
              <w:bottom w:val="nil"/>
              <w:right w:val="nil"/>
            </w:tcBorders>
            <w:shd w:val="clear" w:color="D9D9D9" w:fill="D9D9D9"/>
            <w:noWrap/>
            <w:vAlign w:val="bottom"/>
            <w:hideMark/>
          </w:tcPr>
          <w:p w14:paraId="347635C4"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 </w:t>
            </w:r>
          </w:p>
        </w:tc>
        <w:tc>
          <w:tcPr>
            <w:tcW w:w="1336" w:type="dxa"/>
            <w:tcBorders>
              <w:top w:val="single" w:sz="4" w:space="0" w:color="A6A6A6"/>
              <w:left w:val="nil"/>
              <w:bottom w:val="nil"/>
              <w:right w:val="nil"/>
            </w:tcBorders>
            <w:shd w:val="clear" w:color="D9D9D9" w:fill="D9D9D9"/>
            <w:noWrap/>
            <w:vAlign w:val="bottom"/>
            <w:hideMark/>
          </w:tcPr>
          <w:p w14:paraId="35F964EA"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13</w:t>
            </w:r>
          </w:p>
        </w:tc>
        <w:tc>
          <w:tcPr>
            <w:tcW w:w="1261" w:type="dxa"/>
            <w:tcBorders>
              <w:top w:val="single" w:sz="4" w:space="0" w:color="A6A6A6"/>
              <w:left w:val="nil"/>
              <w:bottom w:val="nil"/>
              <w:right w:val="nil"/>
            </w:tcBorders>
            <w:shd w:val="clear" w:color="D9D9D9" w:fill="D9D9D9"/>
            <w:noWrap/>
            <w:vAlign w:val="bottom"/>
            <w:hideMark/>
          </w:tcPr>
          <w:p w14:paraId="3BA12E23"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9</w:t>
            </w:r>
          </w:p>
        </w:tc>
        <w:tc>
          <w:tcPr>
            <w:tcW w:w="723" w:type="dxa"/>
            <w:tcBorders>
              <w:top w:val="single" w:sz="4" w:space="0" w:color="A6A6A6"/>
              <w:left w:val="nil"/>
              <w:bottom w:val="nil"/>
              <w:right w:val="nil"/>
            </w:tcBorders>
            <w:shd w:val="clear" w:color="D9D9D9" w:fill="D9D9D9"/>
            <w:noWrap/>
            <w:vAlign w:val="bottom"/>
            <w:hideMark/>
          </w:tcPr>
          <w:p w14:paraId="3173D958"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20</w:t>
            </w:r>
          </w:p>
        </w:tc>
        <w:tc>
          <w:tcPr>
            <w:tcW w:w="380" w:type="dxa"/>
            <w:tcBorders>
              <w:top w:val="single" w:sz="4" w:space="0" w:color="A6A6A6"/>
              <w:left w:val="nil"/>
              <w:bottom w:val="nil"/>
              <w:right w:val="nil"/>
            </w:tcBorders>
            <w:shd w:val="clear" w:color="D9D9D9" w:fill="D9D9D9"/>
            <w:noWrap/>
            <w:vAlign w:val="bottom"/>
            <w:hideMark/>
          </w:tcPr>
          <w:p w14:paraId="4465DCA3" w14:textId="77777777" w:rsidR="00A24D3D" w:rsidRPr="009B7EEF" w:rsidRDefault="00A24D3D" w:rsidP="009B7EEF">
            <w:pPr>
              <w:spacing w:line="240" w:lineRule="auto"/>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 </w:t>
            </w:r>
          </w:p>
        </w:tc>
        <w:tc>
          <w:tcPr>
            <w:tcW w:w="1464" w:type="dxa"/>
            <w:tcBorders>
              <w:top w:val="single" w:sz="4" w:space="0" w:color="A6A6A6"/>
              <w:left w:val="nil"/>
              <w:bottom w:val="nil"/>
              <w:right w:val="nil"/>
            </w:tcBorders>
            <w:shd w:val="clear" w:color="D9D9D9" w:fill="D9D9D9"/>
            <w:noWrap/>
            <w:vAlign w:val="bottom"/>
            <w:hideMark/>
          </w:tcPr>
          <w:p w14:paraId="12CE20A0" w14:textId="77777777" w:rsidR="00A24D3D" w:rsidRPr="009B7EEF" w:rsidRDefault="00A24D3D" w:rsidP="009B7EEF">
            <w:pPr>
              <w:spacing w:line="240" w:lineRule="auto"/>
              <w:jc w:val="right"/>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42</w:t>
            </w:r>
          </w:p>
        </w:tc>
      </w:tr>
    </w:tbl>
    <w:p w14:paraId="3B3437C3" w14:textId="77777777" w:rsidR="00A24D3D" w:rsidRPr="004E4EAA" w:rsidRDefault="00A24D3D" w:rsidP="004C5EE5">
      <w:pPr>
        <w:pStyle w:val="SectionText0"/>
        <w:sectPr w:rsidR="00A24D3D" w:rsidRPr="004E4EAA" w:rsidSect="009B70AE">
          <w:headerReference w:type="default" r:id="rId25"/>
          <w:pgSz w:w="12240" w:h="15840" w:code="1"/>
          <w:pgMar w:top="720" w:right="720" w:bottom="720" w:left="720" w:header="709" w:footer="709" w:gutter="0"/>
          <w:cols w:space="708"/>
          <w:docGrid w:linePitch="360"/>
        </w:sectPr>
      </w:pPr>
    </w:p>
    <w:p w14:paraId="012B1A11" w14:textId="35FEE1DD" w:rsidR="006B3590" w:rsidRDefault="006B3590" w:rsidP="006B3590">
      <w:pPr>
        <w:pStyle w:val="SectionText0"/>
        <w:spacing w:line="480" w:lineRule="auto"/>
      </w:pPr>
      <w:r w:rsidRPr="004E4EAA">
        <w:lastRenderedPageBreak/>
        <w:t>To follow up on Bednekoff’s 2015 review on sentinel behaviour, we recorded the number of studies that explicitly mention ‘coordination’ as a characteristic element of sentinel behaviour. Out of 42, 14 articles fit this criterion. An upward trend is observed after 2017, though this trend is not reflected by a decrease in the number of articles published that do not include coordination as a defining feature of sentinel behaviour (</w:t>
      </w:r>
      <w:r>
        <w:fldChar w:fldCharType="begin"/>
      </w:r>
      <w:r>
        <w:instrText xml:space="preserve"> REF _Ref162209621 \h </w:instrText>
      </w:r>
      <w:r>
        <w:fldChar w:fldCharType="separate"/>
      </w:r>
      <w:r w:rsidR="003967E6" w:rsidRPr="004E4EAA">
        <w:t>Figure S</w:t>
      </w:r>
      <w:r w:rsidR="003967E6">
        <w:rPr>
          <w:noProof/>
        </w:rPr>
        <w:t>1</w:t>
      </w:r>
      <w:r>
        <w:fldChar w:fldCharType="end"/>
      </w:r>
      <w:r w:rsidRPr="004E4EAA">
        <w:t>).</w:t>
      </w:r>
    </w:p>
    <w:p w14:paraId="6D939E78" w14:textId="77777777" w:rsidR="006B3590" w:rsidRPr="004E4EAA" w:rsidRDefault="006B3590" w:rsidP="00FD273E">
      <w:pPr>
        <w:pStyle w:val="SectionSubtitle"/>
        <w:spacing w:after="0" w:line="480" w:lineRule="auto"/>
        <w:rPr>
          <w:rFonts w:cs="Times New Roman"/>
        </w:rPr>
      </w:pPr>
      <w:bookmarkStart w:id="39" w:name="_Toc162610809"/>
      <w:r w:rsidRPr="004E4EAA">
        <w:rPr>
          <w:rFonts w:cs="Times New Roman"/>
        </w:rPr>
        <w:t>Trends observed</w:t>
      </w:r>
      <w:bookmarkEnd w:id="39"/>
    </w:p>
    <w:p w14:paraId="53334673" w14:textId="778ED2F0" w:rsidR="006B3590" w:rsidRPr="004E4EAA" w:rsidRDefault="006B3590" w:rsidP="006B3590">
      <w:pPr>
        <w:pStyle w:val="SectionText0"/>
        <w:spacing w:line="480" w:lineRule="auto"/>
      </w:pPr>
      <w:r>
        <w:t>S</w:t>
      </w:r>
      <w:r w:rsidRPr="004E4EAA">
        <w:t xml:space="preserve">everal trends were observed among the studies </w:t>
      </w:r>
      <w:r>
        <w:t>looking at factors that could affect</w:t>
      </w:r>
      <w:r w:rsidRPr="004E4EAA">
        <w:t xml:space="preserve"> sentinel behaviour. The main trends observed were in the effects of sex, dominance, maturity, group size, satiation, body mass and risk. Sex, maturity, satiation, and body mass can be categorized as intrinsic factors, while dominance, group size, and risk are categorized as extrinsic or external factors. </w:t>
      </w:r>
      <w:r w:rsidRPr="005D5220">
        <w:t xml:space="preserve">These effects of these factors were observed among both avian </w:t>
      </w:r>
      <w:r w:rsidRPr="004E4EAA">
        <w:t xml:space="preserve">(N=29) </w:t>
      </w:r>
      <w:r w:rsidRPr="005D5220">
        <w:t>and mammal species</w:t>
      </w:r>
      <w:r>
        <w:t xml:space="preserve"> </w:t>
      </w:r>
      <w:r w:rsidRPr="004E4EAA">
        <w:t>(N=13)</w:t>
      </w:r>
      <w:r w:rsidRPr="005D5220">
        <w:t xml:space="preserve">, though </w:t>
      </w:r>
      <w:r w:rsidR="009B1137">
        <w:t xml:space="preserve">they </w:t>
      </w:r>
      <w:r w:rsidRPr="005D5220">
        <w:t>were more studied in avian species.</w:t>
      </w:r>
    </w:p>
    <w:p w14:paraId="5F989F35" w14:textId="6EBEB4F6" w:rsidR="00563147" w:rsidRDefault="006B3590" w:rsidP="00563147">
      <w:pPr>
        <w:pStyle w:val="SectionText0"/>
        <w:spacing w:line="480" w:lineRule="auto"/>
      </w:pPr>
      <w:r w:rsidRPr="004E4EAA">
        <w:t>Among intrinsic factors, the effects of sex were the most reported.</w:t>
      </w:r>
      <w:r>
        <w:t xml:space="preserve"> M</w:t>
      </w:r>
      <w:r w:rsidRPr="004E4EAA">
        <w:t xml:space="preserve">ales of both avian and mammal species </w:t>
      </w:r>
      <w:r>
        <w:t xml:space="preserve">will sentinel for longer, more often and will initiate sentinel behaviour sooner than females when finding a foraging patch. </w:t>
      </w:r>
      <w:r w:rsidRPr="004E4EAA">
        <w:t xml:space="preserve">Satiation and body mass had similar effects, with </w:t>
      </w:r>
      <w:r>
        <w:t>heavier or satiated</w:t>
      </w:r>
      <w:r w:rsidRPr="004E4EAA">
        <w:t xml:space="preserve"> individuals sentineling earlier, more often</w:t>
      </w:r>
      <w:r>
        <w:t>,</w:t>
      </w:r>
      <w:r w:rsidRPr="004E4EAA">
        <w:t xml:space="preserve"> and/or for longer than individuals who were either lighter or not satiated. Lastly, more mature, an</w:t>
      </w:r>
      <w:r w:rsidR="009B1137">
        <w:t>y</w:t>
      </w:r>
      <w:r w:rsidRPr="004E4EAA">
        <w:t xml:space="preserve"> older</w:t>
      </w:r>
      <w:r>
        <w:t xml:space="preserve"> and more experienced</w:t>
      </w:r>
      <w:r w:rsidRPr="004E4EAA">
        <w:t xml:space="preserve"> individuals generally sentineled more than younger, especially juvenile, individuals</w:t>
      </w:r>
      <w:r>
        <w:t xml:space="preserve">. </w:t>
      </w:r>
      <w:r w:rsidR="00563147" w:rsidRPr="004E4EAA">
        <w:t xml:space="preserve">Among extrinsic factors, the effects of dominance on sentinel behaviour were the most reported. Social hierarchy within the group played a significant role in an individual’s sentinel decision-making, with more dominant individuals </w:t>
      </w:r>
      <w:r w:rsidR="00563147">
        <w:t>sentineling more</w:t>
      </w:r>
      <w:r w:rsidR="00563147" w:rsidRPr="004E4EAA">
        <w:t xml:space="preserve"> than subordinates. A significant interaction between dominance and sex was often observed</w:t>
      </w:r>
      <w:r w:rsidR="00563147">
        <w:t>, where d</w:t>
      </w:r>
      <w:r w:rsidR="00563147" w:rsidRPr="004E4EAA">
        <w:t xml:space="preserve">ominant males tended to sentinel the </w:t>
      </w:r>
      <w:r w:rsidR="00563147" w:rsidRPr="004E4EAA">
        <w:lastRenderedPageBreak/>
        <w:t>most in a group, with males sentineling more than females of the same dominance rank.</w:t>
      </w:r>
      <w:r w:rsidR="00016B4D">
        <w:t xml:space="preserve"> </w:t>
      </w:r>
      <w:r w:rsidR="00563147" w:rsidRPr="004E4EAA">
        <w:t xml:space="preserve">Consistent with </w:t>
      </w:r>
      <w:r w:rsidR="00563147">
        <w:t xml:space="preserve">the </w:t>
      </w:r>
      <w:r w:rsidR="00563147" w:rsidRPr="00D44582">
        <w:t>Many Eyes hypothesis</w:t>
      </w:r>
      <w:r w:rsidR="00563147" w:rsidRPr="004E4EAA">
        <w:t xml:space="preserve"> </w:t>
      </w:r>
      <w:r w:rsidR="00563147" w:rsidRPr="004E4EAA">
        <w:fldChar w:fldCharType="begin"/>
      </w:r>
      <w:r w:rsidR="00A11ABE">
        <w:instrText xml:space="preserve"> ADDIN ZOTERO_ITEM CSL_CITATION {"citationID":"N6PUdA7u","properties":{"formattedCitation":"[66]","plainCitation":"[66]","noteIndex":0},"citationItems":[{"id":1750,"uris":["http://zotero.org/users/8430992/items/2LCBYLU5"],"itemData":{"id":1750,"type":"article-journal","abstract":"A negative relationship between group size and levels of individual vigilance is widespread in socially feeding vertebrates. The main explanation of this ‘group-size effect’, the many-eyes hypothesis, is based on the simple premise that as group size increases, there are progressively more eyes scanning the environment for predators. Thus an individual forager can devote less time to vigilance (and more time to feeding) as group size increases without any lessening of the group's ability to detect an attack. Basic to this hypothesis is the assumption of collective detection: that all members of the group are alerted to an attack as long as it is detected by at least one individual. In addition, an important presumption associated with the many-eyes hypothesis is that individuals monitor the vigilance behaviour of their groupmates in determining their own level of vigilance. Neither the idea of collective detection nor behavioural monitoring received strong support in an experimental study of vigilance in mixed flocks of dark-eyed juncos, Junco hyemalis, and American tree sparrows, Spizella arborea. The lack of support for behavioural monitoring was particularly evident; however, some degree of collective detection was apparent. It is possible that anti-predatory rules-of-thumb may explain the group-size effect while keeping intact the basics of the many-eyes hypothesis.","container-title":"Animal Behaviour","DOI":"10.1016/0003-3472(95)80149-9","ISSN":"0003-3472","issue":"1","journalAbbreviation":"Animal Behaviour","page":"11-20","source":"ScienceDirect","title":"Back to the basics of anti-predatory vigilance: the group-size effect","title-short":"Back to the basics of anti-predatory vigilance","volume":"49","author":[{"family":"Lima","given":"Steven L."}],"issued":{"date-parts":[["1995",1,1]]}}}],"schema":"https://github.com/citation-style-language/schema/raw/master/csl-citation.json"} </w:instrText>
      </w:r>
      <w:r w:rsidR="00563147" w:rsidRPr="004E4EAA">
        <w:fldChar w:fldCharType="separate"/>
      </w:r>
      <w:r w:rsidR="00A11ABE" w:rsidRPr="00A11ABE">
        <w:t>[66]</w:t>
      </w:r>
      <w:r w:rsidR="00563147" w:rsidRPr="004E4EAA">
        <w:fldChar w:fldCharType="end"/>
      </w:r>
      <w:r w:rsidR="00563147" w:rsidRPr="004E4EAA">
        <w:t>, larger groups resulted in overall greater sentinel coverage than in smaller groups, yet individual contribution to the group’s sentinel effort decreased. Risk</w:t>
      </w:r>
      <w:r w:rsidR="00563147">
        <w:t xml:space="preserve"> </w:t>
      </w:r>
      <w:r w:rsidR="00563147" w:rsidRPr="004E4EAA">
        <w:t>through environmental uncertainty, anthropogenic disturbances, or the presence of young, predators</w:t>
      </w:r>
      <w:r w:rsidR="00563147">
        <w:t>,</w:t>
      </w:r>
      <w:r w:rsidR="00563147" w:rsidRPr="004E4EAA">
        <w:t xml:space="preserve"> or </w:t>
      </w:r>
      <w:r w:rsidR="00563147">
        <w:t>conspecifics from another group</w:t>
      </w:r>
      <w:r w:rsidR="00563147" w:rsidRPr="004E4EAA">
        <w:t xml:space="preserve"> caused an increase in sentinel efforts. Dominant males tended to greatly increase their sentinel contribution when risk increased, especially in the presence of rival or outgroup threats.</w:t>
      </w:r>
    </w:p>
    <w:p w14:paraId="58938A3D" w14:textId="4B99CCCE" w:rsidR="00A24D3D" w:rsidRDefault="007A5239" w:rsidP="00FD273E">
      <w:pPr>
        <w:pStyle w:val="SectionTitle"/>
        <w:spacing w:after="0" w:line="480" w:lineRule="auto"/>
      </w:pPr>
      <w:bookmarkStart w:id="40" w:name="_Toc162610810"/>
      <w:r>
        <w:t>Discussion</w:t>
      </w:r>
      <w:bookmarkEnd w:id="40"/>
    </w:p>
    <w:p w14:paraId="13F0C967" w14:textId="261E025E" w:rsidR="00016BD7" w:rsidRPr="00016BD7" w:rsidRDefault="00016BD7" w:rsidP="00FD273E">
      <w:pPr>
        <w:pStyle w:val="SectionSubtitle"/>
        <w:spacing w:after="0" w:line="480" w:lineRule="auto"/>
      </w:pPr>
      <w:bookmarkStart w:id="41" w:name="_Toc162610811"/>
      <w:r w:rsidRPr="00016BD7">
        <w:t>Intrinsic Factors</w:t>
      </w:r>
      <w:bookmarkEnd w:id="41"/>
    </w:p>
    <w:p w14:paraId="176B1F0E" w14:textId="4037DA01" w:rsidR="00016BD7" w:rsidRPr="00B16B42" w:rsidRDefault="00016BD7" w:rsidP="00016BD7">
      <w:pPr>
        <w:pStyle w:val="SectionText0"/>
        <w:spacing w:line="480" w:lineRule="auto"/>
      </w:pPr>
      <w:r w:rsidRPr="00B16B42">
        <w:t xml:space="preserve">Our review identified several intrinsic and extrinsic factors that can influence sentinel </w:t>
      </w:r>
      <w:r w:rsidR="009B1137">
        <w:t>behaviour</w:t>
      </w:r>
      <w:r w:rsidRPr="00B16B42">
        <w:t xml:space="preserve"> in avian and mammal species. The common intrinsic factors tested were sex, maturity, body mass and satiation. The effects of sex were consistent throughout species, with males engaging in sentinel behaviour more than females</w:t>
      </w:r>
      <w:r w:rsidR="00561EF6">
        <w:fldChar w:fldCharType="begin"/>
      </w:r>
      <w:r w:rsidR="00866E8D">
        <w:instrText xml:space="preserve"> ADDIN ZOTERO_ITEM CSL_CITATION {"citationID":"vyMmGZL9","properties":{"formattedCitation":"[13,26,38,67\\uc0\\u8211{}70]","plainCitation":"[13,26,38,67–70]","noteIndex":0},"citationItems":[{"id":777,"uris":["http://zotero.org/users/8430992/items/86Z6ZZRA"],"itemData":{"id":777,"type":"article-journal","abstract":"Crop-raiding by wildlife species often involves collective group movement and animal decision-making in this context is an important area of investigation as the risks and rewards associated with crop-raiding are greater than those that are likely to occur in wild food foraging situations. Yet, the form of consensus decision-making involved in wildlife crop-raiding has not been evaluated. In the current study, we assessed the decision-making process exhibited by rhesus macaques, a generalist primate species, in the context of crop-raiding. We predicted that rhesus macaques would display unshared consensus decision-making during the higher risk-entailed crop-raiding collective movements. We followed two groups of rhesus macaques and collected data on their movement and foraging behavior during crop-raiding events. The results from our study showed that collective movements in the context of crop-raiding were largely led by single individuals. However, individuals of all age-sex categories successfully led crop-raiding collective movements. Although adult individuals joined adult-initiated raid movements most often, they also joined raids initiated by other age classes. Contrary to our predictions, in crop-raiding contexts, rhesus macaques demonstrated a tendency towards equally shared decision-making for group movements.\nIn many cooperatively breeding species, one of the group members (called a sentinel) flies or climbs up occasionally to a high position, looks around and utters alarm calls if a predator approaches, while other group members are foraging. Bednekoff's (1997, American Naturalist, 150, 373–392; 2001, Annales Zoologici Fennici, 38, 5–14) game-theoretic model assumes that group members trade the need to forage against the advantages of earlier risk detection when sentinelling. The model predicts that in the presence of another sentinel which may provide timely alerts, a sentinel will terminate its sentinel bout earlier when its energy level drops below a threshold that is higher than the depletion threshold that would incentivize it to resume foraging if it were sentinelling alone. We propose a complementary hypothesis, that this effect of shortened sentinel duration in the presence of another sentinel will be more pronounced for subordinate group members, for whom the fierce competition they suffer while foraging gets attenuated when a groupmate sentinels. We tested these hypotheses in Arabian babbler, Argya squamiceps, groups by comparing sentinel activity under natural conditions vis-à-vis sentinel activity in a feeding experiment in which one or two individuals were fed. In natural conditions, dominant males not only acted as sentinels longer and more often, but they also initiated a larger share of their sentinel bouts when another group member was already on guard. Following experimental feeding ad libitum, in line with the game-theoretic predictions (1) the probability of starting a sentinel bout was not affected by the presence of another sentinel, nor by its sex or rank, and (2) sentinel bouts that terminated in the presence of another sentinel were significantly shorter than sentinel bouts ending alone. Our findings suggest that the seemingly systematic exchange of sentinels may be a consequence of differential needs and incentives rather than active coordination.\nIncreased vulnerability to predation results in young individuals of many species experiencing higher predation pressure than adults. Consequently, the production of antipredator-related calls by young can differ from that of the same vocalizations given by adults. Sentinel behaviour is a coordinated vigilance behaviour, where one individual climbs on an elevated position and scans the surroundings for predators, while the rest of the group is mainly foraging. Meerkat, Suricata suricatta, sentinels produce six distinct sentinel call types, which inform other group members about the perceived predation risk, resulting in the adjustment of personal vigilance behaviour in foraging group members. Here, we investigated the onset of sentinel behaviour and the ontogeny of the different sentinel call types as well as the development of individual vocal signatures in meerkats. We found that meerkats started acting as a sentinel around 200 days of age, but this was highly dependent on group size, with individuals from smaller groups exhibiting sentinel behaviour earlier than individuals from larger groups. All six sentinel call types were already present in the repertoire upon first emergence of the behaviour; however, call rates of ‘all-clear’ calls increased while ‘warning’ calls decreased with increasing experience as sentinel. Analysis of one of the most frequent sentinel calls, the double note calls, indicated that fundamental frequency, mean amplitude, duration and entropy differed consistently between individuals, but we found no effect of age. Rather, our results provide evidence that individual signatures in this call type were already developed when young meerkats first started to act as sentinel and changed little with age. To conclude, we showed little ontogenetic change in overall sentinel behaviour as well as in its vocal coordination, indicating potentially high selection pressures on antipredator behaviours, such as the sentinel system, resulting in consistent behavioural responses upon first emergence.\nTo maximize survival, animals should adjust their behaviour flexibly in response to indicators of predation risk. Predation risk is affected by a range of ecological, social and individual variables, which can fluctuate over different timescales. In general, current risk levels are known to influence the behaviour of sentinels, individuals that adopt a raised position to scan for danger while groupmates are engaged in other activities. However, there has been little consideration of whether decisions made at different stages of a sentinel bout are affected in the same way by perceived predation risk and whether the same level of behavioural plasticity is exhibited when making these different decisions. Here we used detailed behavioural observations and a playback experiment to investigate the behavioural choices of dwarf mongoose sentinels at three different stages of a bout (before, start, during). Individuals were more likely to begin a bout, and did so sooner, following alarm calls, which are immediate, direct indicators of elevated risk. Sentinels selected an initial height from which to guard depending on factors that tended to vary in the medium term (hours), choosing higher positions in denser habitat and less windy conditions. In contrast, decisions about bout duration were made in relation to short-term (seconds/minutes) changes in information, with sentinels guarding for longer when an alarm call was given during a bout, and terminating bouts sooner when groupmates moved out of sight. Our results demonstrate that sentinel decisions are influenced by both direct and indirect indicators of likely predation risk and that sentinel behaviour is adjusted flexibly with regard to information presented on various timescales, highlighting the complexity of decision-making processes.\nMany foraging animals face a fundamental tradeoff between predation and starvation 1, 2. In a range of social species, this tradeoff has probably driven the evolution of sentinel behavior, where individuals adopt prominent positions to watch for predators while groupmates forage [3]. Although there has been much debate about whether acting as a sentinel is a selfish or cooperative behavior 3, 4, 5, 6, far less attention has focused on why sentinels often produce quiet vocalizations (hereafter known as “sentinel calls”) to announce their presence 7, 8. We use observational and experimental data to provide the first evidence that group members gain an increase in foraging success by responding to these vocal cues given by sentinels. Foraging pied babblers (Turdoides bicolor) spread out more, use more exposed patches, look up less often, and spend less time vigilant in response to sentinel calling. Crucially, we demonstrate that these behavioral alterations lead to an increase in biomass intake by foragers, which is likely to enhance survival. We argue that this benefit may be the reason for sentinel calling, making it a truly cooperative behavior [9].","container-title":"Animal Behaviour","DOI":"10.1016/S0003-3472(86)80226-3","ISSN":"0003-3472","issue":"5","journalAbbreviation":"Animal Behaviour","language":"en","page":"1566-1568","source":"ScienceDirect","title":"Sentinel behaviour in vervet monkeys: who sees whom first?","title-short":"Sentinel behaviour in vervet monkeys","volume":"34","author":[{"family":"Horrocks","given":"J. A."},{"family":"Hunte","given":"W."}],"issued":{"date-parts":[["1986",10,1]]}}},{"id":770,"uris":["http://zotero.org/users/8430992/items/2SFBTQ8B"],"itemData":{"id":770,"type":"article-journal","abstract":"Five aspects of intra-group behaviour among wild jungle babblers were analysed in relation to the age, sex and breeding status of the participants . The amount of participation in allopreening, sentinel behaviour, and movement initiation were found to be closely correlated with age and breeding status, resulting in a rough concordance between rankings based on these three activities . There was some difference between the sexes in the degree of participation in allopreening and sentinel behaviour and this may be explained by differences in their strategies for breeding . Changes in play and roosting behaviour with age are related to the establishment of dominance relations among birds of the year and possible connections between other aspects of behaviour and social status are also discussed .","container-title":"Animal Behaviour","issue":"4","language":"en","page":"828-848","source":"Zotero","title":"Social behaviour within groups of jungle babblers (&lt;i&gt;Turdoides striatus&lt;/i&gt;)","volume":"25","author":[{"family":"Gaston","given":"A.J."}],"issued":{"date-parts":[["1977"]]}}},{"id":421,"uris":["http://zotero.org/users/8430992/items/C59SZWFU"],"itemData":{"id":421,"type":"article-journal","abstract":"Although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label":"page"},{"id":245,"uris":["http://zotero.org/users/8430992/items/ILIIAP4Y"],"itemData":{"id":245,"type":"article-journal","abstract":"During the nesting season, male red-winged blackbirds frequently scan from prominent perches near active nests. Males engaged in such behaviour appear to be acting as sentinels, guarding their nests against predators. The sentinel hypothesis was tested in three ways. (1) Male response to a simulated predator was observed. On average, males spent significantly more time within 10 m of their nests following predator presentations than at other times during the same day, and many males looked into their nests immediately after the simulated predator was removed. (2) The height and distance distributions of putative sentinel perches near nests that successfully fledged young were compared with those near nests that failed as a result of predation. Successful nests were associated with significantly closer and higher perches than were depredated nests. (3) The effect of artificial sentinel perches on female choice of nest location in a prairie habitat lacking tall perches was observed. Females were more likely to place their nests in areas with nearby artificial perches than in similar areas lacking such perches. These results support the sentinel hypothesis. There was no evidence, however, that more vigilant male red-winged blackbirds were more aggressive in nest defence, or experienced higher pairing and reproductive success than less vigilant males.","container-title":"Animal Behaviour","DOI":"10.1016/S0003-3472(06)80009-6","ISSN":"0003-3472","issue":"6","journalAbbreviation":"Animal Behaviour","language":"en","page":"961-969","source":"ScienceDirect","title":"Anti-predator vigilance in the red-winged blackbird, &lt;i&gt;Agelaius phoeniceus &lt;/i&gt;: do males act as sentinels?","title-short":"Anti-predator vigilance in the red-winged blackbird, Agelaius phoeniceus","volume":"43","author":[{"family":"Yasukawa","given":"Ken"},{"family":"Whittenberger","given":"Lynn K."},{"family":"Nielsen","given":"Tracy A."}],"issued":{"date-parts":[["1992",6,1]]}}},{"id":602,"uris":["http://zotero.org/users/8430992/items/WCZ8JRZ9"],"itemData":{"id":602,"type":"article-journal","abstract":"Male Red-winged Blackbirds (Agelaius phoeniceus) are known to give alarm calls in response to the approach of a predator, and to encode information about the level of threat in their calling behavior. To determine whether such sentinel males alert females, we conducted a simple field experiment in which we measured the distances at which incubating females flushed from their nests in response to the approach of a human observer. Using a matched-pairs design, we measured flushing distances with a sentinel male present (mean 19.8 m), and when the same male was absent from his territory (mean 10.4 m). Female Redwinged Blackbirds flushed from their nests at significantly greater distances when males were present than when males were absent. These results and those of other studies support the existence of a \"predator early warning system\" in the Red-winged Blackbird.","container-title":"Journal of Field Ornithology","issue":"1","language":"en","page":"106-112","source":"Zotero","title":"The \"Predator Early Warning System\" of Red-Winged Blackbirds (Sistema de Alarma Temprana Contra Depredadores por Parte de &lt;i&gt;Agelaius phoeniceus&lt;/i&gt;)","volume":"72","author":[{"family":"Burton","given":"Nicole"},{"family":"Yasukawa","given":"Ken"}],"issued":{"date-parts":[["2001"]]}}},{"id":654,"uris":["http://zotero.org/users/8430992/items/NRD6QX4F"],"itemData":{"id":654,"type":"article-journal","abstract":"I propose a method to test extensions of models concerning the maintenance of cooperative breeding systems that examines patterns of habitat use relative to the distribution of habitat components among territories. I analyzed habitat use and behavioral time budget data for a Texas population of the Western Scrub-Jay (Aphelocoma californica). As a non-cooperative population, one of two habitat-use patterns was expected: (1) specialist habitat-use patterns in an abundant, widespread habitat type, with little variation among territories in habitat composition or (2) generalist habitat-use patterns with the potential of significant variation in habitat composition among territories. These jays show a combination of habitat-use patterns supporting both predictions. The only resources that males utilize as a specialist, tall oak trees during sentinel behavior, are fairly widespread and would not be considered a limiting resource. In the remaining habitat categories, Texas populations of Western Scrub-Jays act as generalists, using the habitat in relation to its availability, even though variation in habitat composition among territories is considerable. Variation among individuals within a sex was observed but could not be explained using various demographic and ecological correlates. Additional detailed habitat use data when used in a comparative framework can aid determination of subtle ecological differences among populations of Western Scrub-Jays and allow closer examination of intrinsic and extrinsic ecological models concerning the evolution and maintenance of cooperative breeding systems in this group.","container-title":"The Wilson bulletin","issue":"4","language":"en","page":"712-727","source":"Zotero","title":"Habitat-use patterns in cooperative and non-cooperative breeding birds: testing predictions with western scrub-jays","volume":"108","author":[{"family":"Burt","given":"D. Brent"}],"issued":{"date-parts":[["1996"]]}}},{"id":627,"uris":["http://zotero.org/users/8430992/items/XY5HGZUY"],"itemData":{"id":627,"type":"article-journal","abstract":"Natural selection favours those individuals with eﬀective anti-predator defences. The presence of sentinels is known to be an eﬀective form of defence amongst stable groups of individuals within cooperative and polygynous breeding systems. However, the presence of sentinels in the more prevalent socially monogamous breeding systems remains overlooked as an important beneﬁt of such partnerships. Here, we describe a study in which we examined the presence and eﬀectiveness of sentinels in a wild population of the socially monogamous zebra ﬁnch (Taeniopygia guttata). We found that when experimentally approached by a human observer during incubation, birds ﬂushed from their nests at signiﬁcantly greater distances when their reproductive partner was acting as a sentinel than when the partner was absent. The distance at which birds ﬂushed was not inﬂuenced by the approach direction of the human observer, the gender of the incubating bird, the presence of conspeciﬁcs, the habitat type or the size of the breeding colony. Our results indicate that sentinels are an eﬀective anti-predator defence amongst socially monogamous birds, and may represent a neglected beneﬁt of the formation of stable social partnerships in birds. We suggest that whilst recent work has focused on the sexual conﬂicts that occur between males and females in socially monogamous pairs, we should not lose sight of the beneﬁts that individuals may gain from their partner.","container-title":"PeerJ","DOI":"10.7717/peerj.83","ISSN":"2167-8359","language":"en","page":"e83","source":"DOI.org (Crossref)","title":"Looking after your partner: sentinel behaviour in a socially monogamous bird","title-short":"Looking after your partner","volume":"1","author":[{"family":"Mainwaring","given":"Mark C."},{"family":"Griffith","given":"Simon C."}],"issued":{"date-parts":[["2013",6,4]]}}}],"schema":"https://github.com/citation-style-language/schema/raw/master/csl-citation.json"} </w:instrText>
      </w:r>
      <w:r w:rsidR="00561EF6">
        <w:fldChar w:fldCharType="separate"/>
      </w:r>
      <w:r w:rsidR="00866E8D" w:rsidRPr="00866E8D">
        <w:t>[13,26,38,67–70]</w:t>
      </w:r>
      <w:r w:rsidR="00561EF6">
        <w:fldChar w:fldCharType="end"/>
      </w:r>
      <w:r w:rsidR="00561EF6">
        <w:t>.</w:t>
      </w:r>
      <w:r w:rsidRPr="00B16B42">
        <w:t xml:space="preserve"> The difference in sentinel behaviour could be attributed to differences in energetic investment between sexes, with males having more energy available for activities outside of reproduction</w:t>
      </w:r>
      <w:r w:rsidR="00561EF6">
        <w:t xml:space="preserve"> </w:t>
      </w:r>
      <w:r w:rsidR="00526D1F">
        <w:fldChar w:fldCharType="begin"/>
      </w:r>
      <w:r w:rsidR="00526D1F">
        <w:instrText xml:space="preserve"> ADDIN ZOTERO_ITEM CSL_CITATION {"citationID":"obvOQs64","properties":{"formattedCitation":"[38]","plainCitation":"[38]","noteIndex":0},"citationItems":[{"id":421,"uris":["http://zotero.org/users/8430992/items/C59SZWFU"],"itemData":{"id":421,"type":"article-journal","abstract":"Although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sentinels?","volume":"27","author":[{"family":"Walker","given":"Lindsay"},{"family":"York","given":"Jenny"},{"family":"Young","given":"Andrew"}],"issued":{"date-parts":[["2016",4,24]]}}}],"schema":"https://github.com/citation-style-language/schema/raw/master/csl-citation.json"} </w:instrText>
      </w:r>
      <w:r w:rsidR="00526D1F">
        <w:fldChar w:fldCharType="separate"/>
      </w:r>
      <w:r w:rsidR="00526D1F" w:rsidRPr="00526D1F">
        <w:t>[38]</w:t>
      </w:r>
      <w:r w:rsidR="00526D1F">
        <w:fldChar w:fldCharType="end"/>
      </w:r>
      <w:r w:rsidRPr="00B16B42">
        <w:t>. Male reproduction is less energetically costly than in females (sperm vs. egg production) which would result in additional energy able to be allocated towards other behaviours including sentinel behaviour. This is especially true during the breeding season when females could be investing considerable amounts of time and energy into caring for young. In red-winged blackbirds (</w:t>
      </w:r>
      <w:r w:rsidRPr="00B16B42">
        <w:rPr>
          <w:i/>
        </w:rPr>
        <w:t>Agelaius phoeniceus</w:t>
      </w:r>
      <w:r w:rsidRPr="00B16B42">
        <w:t>), males assume the role of nest guarding through sentinel behaviour, with nest success associated with closer and higher perches</w:t>
      </w:r>
      <w:r w:rsidR="00526D1F">
        <w:t xml:space="preserve"> </w:t>
      </w:r>
      <w:r w:rsidR="00526D1F">
        <w:fldChar w:fldCharType="begin"/>
      </w:r>
      <w:r w:rsidR="00866E8D">
        <w:instrText xml:space="preserve"> ADDIN ZOTERO_ITEM CSL_CITATION {"citationID":"4C8dTWOk","properties":{"formattedCitation":"[67]","plainCitation":"[67]","noteIndex":0},"citationItems":[{"id":245,"uris":["http://zotero.org/users/8430992/items/ILIIAP4Y"],"itemData":{"id":245,"type":"article-journal","abstract":"During the nesting season, male red-winged blackbirds frequently scan from prominent perches near active nests. Males engaged in such behaviour appear to be acting as sentinels, guarding their nests against predators. The sentinel hypothesis was tested in three ways. (1) Male response to a simulated predator was observed. On average, males spent significantly more time within 10 m of their nests following predator presentations than at other times during the same day, and many males looked into their nests immediately after the simulated predator was removed. (2) The height and distance distributions of putative sentinel perches near nests that successfully fledged young were compared with those near nests that failed as a result of predation. Successful nests were associated with significantly closer and higher perches than were depredated nests. (3) The effect of artificial sentinel perches on female choice of nest location in a prairie habitat lacking tall perches was observed. Females were more likely to place their nests in areas with nearby artificial perches than in similar areas lacking such perches. These results support the sentinel hypothesis. There was no evidence, however, that more vigilant male red-winged blackbirds were more aggressive in nest defence, or experienced higher pairing and reproductive success than less vigilant males.","container-title":"Animal Behaviour","DOI":"10.1016/S0003-3472(06)80009-6","ISSN":"0003-3472","issue":"6","journalAbbreviation":"Animal Behaviour","language":"en","page":"961-969","source":"ScienceDirect","title":"Anti-predator vigilance in the red-winged blackbird, &lt;i&gt;Agelaius phoeniceus &lt;/i&gt;: do males act as sentinels?","title-short":"Anti-predator vigilance in the red-winged blackbird, Agelaius phoeniceus","volume":"43","author":[{"family":"Yasukawa","given":"Ken"},{"family":"Whittenberger","given":"Lynn K."},{"family":"Nielsen","given":"Tracy A."}],"issued":{"date-parts":[["1992",6,1]]}},"label":"page"}],"schema":"https://github.com/citation-style-language/schema/raw/master/csl-citation.json"} </w:instrText>
      </w:r>
      <w:r w:rsidR="00526D1F">
        <w:fldChar w:fldCharType="separate"/>
      </w:r>
      <w:r w:rsidR="00866E8D" w:rsidRPr="00866E8D">
        <w:t>[67]</w:t>
      </w:r>
      <w:r w:rsidR="00526D1F">
        <w:fldChar w:fldCharType="end"/>
      </w:r>
      <w:r w:rsidRPr="00B16B42">
        <w:t xml:space="preserve">. Likewise in Zebra finch, sentinels, which were most often males, alerted their partners when threats approached the nest, resulting in </w:t>
      </w:r>
      <w:r w:rsidRPr="00B16B42">
        <w:lastRenderedPageBreak/>
        <w:t>incubating individuals flushing their nests earlier than when sentinels were absent</w:t>
      </w:r>
      <w:r w:rsidR="00526D1F">
        <w:t xml:space="preserve"> </w:t>
      </w:r>
      <w:r w:rsidR="00526D1F">
        <w:fldChar w:fldCharType="begin"/>
      </w:r>
      <w:r w:rsidR="00866E8D">
        <w:instrText xml:space="preserve"> ADDIN ZOTERO_ITEM CSL_CITATION {"citationID":"6sRm8KsJ","properties":{"formattedCitation":"[70]","plainCitation":"[70]","noteIndex":0},"citationItems":[{"id":627,"uris":["http://zotero.org/users/8430992/items/XY5HGZUY"],"itemData":{"id":627,"type":"article-journal","abstract":"Natural selection favours those individuals with eﬀective anti-predator defences. The presence of sentinels is known to be an eﬀective form of defence amongst stable groups of individuals within cooperative and polygynous breeding systems. However, the presence of sentinels in the more prevalent socially monogamous breeding systems remains overlooked as an important beneﬁt of such partnerships. Here, we describe a study in which we examined the presence and eﬀectiveness of sentinels in a wild population of the socially monogamous zebra ﬁnch (Taeniopygia guttata). We found that when experimentally approached by a human observer during incubation, birds ﬂushed from their nests at signiﬁcantly greater distances when their reproductive partner was acting as a sentinel than when the partner was absent. The distance at which birds ﬂushed was not inﬂuenced by the approach direction of the human observer, the gender of the incubating bird, the presence of conspeciﬁcs, the habitat type or the size of the breeding colony. Our results indicate that sentinels are an eﬀective anti-predator defence amongst socially monogamous birds, and may represent a neglected beneﬁt of the formation of stable social partnerships in birds. We suggest that whilst recent work has focused on the sexual conﬂicts that occur between males and females in socially monogamous pairs, we should not lose sight of the beneﬁts that individuals may gain from their partner.","container-title":"PeerJ","DOI":"10.7717/peerj.83","ISSN":"2167-8359","language":"en","page":"e83","source":"DOI.org (Crossref)","title":"Looking after your partner: sentinel behaviour in a socially monogamous bird","title-short":"Looking after your partner","volume":"1","author":[{"family":"Mainwaring","given":"Mark C."},{"family":"Griffith","given":"Simon C."}],"issued":{"date-parts":[["2013",6,4]]}}}],"schema":"https://github.com/citation-style-language/schema/raw/master/csl-citation.json"} </w:instrText>
      </w:r>
      <w:r w:rsidR="00526D1F">
        <w:fldChar w:fldCharType="separate"/>
      </w:r>
      <w:r w:rsidR="00866E8D" w:rsidRPr="00866E8D">
        <w:t>[70]</w:t>
      </w:r>
      <w:r w:rsidR="00526D1F">
        <w:fldChar w:fldCharType="end"/>
      </w:r>
      <w:r w:rsidRPr="00B16B42">
        <w:t>. The benefits from sentinel behaviour could therefore extend past increased foraging efficiency and increased biomass intake, but also to increased nest success and mate survival.</w:t>
      </w:r>
    </w:p>
    <w:p w14:paraId="03931D21" w14:textId="2A8B6736" w:rsidR="00016BD7" w:rsidRPr="00B16B42" w:rsidRDefault="00016BD7" w:rsidP="00016BD7">
      <w:pPr>
        <w:pStyle w:val="SectionText0"/>
        <w:spacing w:line="480" w:lineRule="auto"/>
      </w:pPr>
      <w:r w:rsidRPr="00B16B42">
        <w:t>Sentinel behaviour could also play a role in male intrasexual competition over mates and territories. When encountering a foreign male’s solo song, dominant male white-browed sparrow weavers (</w:t>
      </w:r>
      <w:r w:rsidRPr="00B16B42">
        <w:rPr>
          <w:i/>
        </w:rPr>
        <w:t>Plocepasser mahali</w:t>
      </w:r>
      <w:r w:rsidRPr="00B16B42">
        <w:t>) increased their sentinel effort despite already sentineling more than other group members</w:t>
      </w:r>
      <w:r w:rsidR="00526D1F">
        <w:t xml:space="preserve"> </w:t>
      </w:r>
      <w:r w:rsidR="00526D1F">
        <w:fldChar w:fldCharType="begin"/>
      </w:r>
      <w:r w:rsidR="00526D1F">
        <w:instrText xml:space="preserve"> ADDIN ZOTERO_ITEM CSL_CITATION {"citationID":"3vere9AG","properties":{"formattedCitation":"[38]","plainCitation":"[38]","noteIndex":0},"citationItems":[{"id":421,"uris":["http://zotero.org/users/8430992/items/C59SZWFU"],"itemData":{"id":421,"type":"article-journal","abstract":"Although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label":"page"}],"schema":"https://github.com/citation-style-language/schema/raw/master/csl-citation.json"} </w:instrText>
      </w:r>
      <w:r w:rsidR="00526D1F">
        <w:fldChar w:fldCharType="separate"/>
      </w:r>
      <w:r w:rsidR="00526D1F" w:rsidRPr="00526D1F">
        <w:t>[38]</w:t>
      </w:r>
      <w:r w:rsidR="00526D1F">
        <w:fldChar w:fldCharType="end"/>
      </w:r>
      <w:r w:rsidRPr="00B16B42">
        <w:t>. The increased sentinel behaviour of dominant male individuals could be to detect and gather information about the intruding individual. The use of sentinel behaviour for non-antipredator vigilance is also observed in mammal species. When encountering signs of rival groups, dwarf mongoose (</w:t>
      </w:r>
      <w:r w:rsidRPr="00B16B42">
        <w:rPr>
          <w:i/>
        </w:rPr>
        <w:t xml:space="preserve">Helogale </w:t>
      </w:r>
      <w:r w:rsidRPr="00B16B42">
        <w:t>parvula) more regularly engaged in sentinel behaviour to gather more information about the threat</w:t>
      </w:r>
      <w:r w:rsidR="00526D1F">
        <w:t xml:space="preserve"> </w:t>
      </w:r>
      <w:r w:rsidR="00526D1F">
        <w:fldChar w:fldCharType="begin"/>
      </w:r>
      <w:r w:rsidR="00526D1F">
        <w:instrText xml:space="preserve"> ADDIN ZOTERO_ITEM CSL_CITATION {"citationID":"gXkyBMmz","properties":{"formattedCitation":"[37]","plainCitation":"[37]","noteIndex":0},"citationItems":[{"id":598,"uris":["http://zotero.org/users/8430992/items/AURHX4ZR"],"itemData":{"id":598,"type":"article-journal","abstract":"Abstract\n            In social species, conspecific outsiders present various threats to groups and their members. These out-group threats are predicted to affect subsequent within-group interactions (e.g., affiliation and aggression) and individual behavior (e.g., foraging and vigilance decisions). However, experimental investigations of such consequences are rare, especially in natural conditions. We used field-based call playbacks and fecal presentations on habituated wild dwarf mongooses (Helogale parvula)—a cooperatively breeding, territorial species—to examine postinteraction responses to the simulated threat of a rival group. Dwarf mongooses invested more in grooming of groupmates, foraged closer together, and more regularly acted as sentinels (a raised guard) after encountering indicators of rival-group presence compared to control conditions. These behavioral changes likely arise from greater anxiety and, in the case of increased vigilance, the need to seek additional information about the threat. The influence of an out-group threat lasted at least 1 h but individuals of different dominance status and sex responded similarly, potentially because all group members suffer costs if a contest with rivals is lost. Our results provide field-based experimental evidence from wild animals that out-group threats can influence within-group behavior and decision making, and suggest the need for greater consideration of the lasting impacts of social conflict.","container-title":"Behavioral Ecology","DOI":"10.1093/beheco/arz095","ISSN":"1045-2249, 1465-7279","issue":"5","language":"en","page":"1425-1435","source":"DOI.org (Crossref)","title":"Experimental field evidence that out-group threats influence within-group behavior","volume":"30","author":[{"family":"Morris-Drake","given":"Amy"},{"family":"Christensen","given":"Charlotte"},{"family":"Kern","given":"Julie M"},{"family":"Radford","given":"Andrew N"}],"editor":[{"family":"Barrett","given":"Louise"}],"issued":{"date-parts":[["2019",9,28]]}},"label":"page"}],"schema":"https://github.com/citation-style-language/schema/raw/master/csl-citation.json"} </w:instrText>
      </w:r>
      <w:r w:rsidR="00526D1F">
        <w:fldChar w:fldCharType="separate"/>
      </w:r>
      <w:r w:rsidR="00526D1F" w:rsidRPr="00526D1F">
        <w:t>[37]</w:t>
      </w:r>
      <w:r w:rsidR="00526D1F">
        <w:fldChar w:fldCharType="end"/>
      </w:r>
      <w:r w:rsidRPr="00B16B42">
        <w:t xml:space="preserve">. Since dominant males are most often usurped by out-group </w:t>
      </w:r>
      <w:r w:rsidR="009B1137">
        <w:t>individuals</w:t>
      </w:r>
      <w:r w:rsidRPr="00B16B42">
        <w:t xml:space="preserve"> rather than subordinates, early detection and monitoring of rivals is essential for dominant males to maintain their position in the group</w:t>
      </w:r>
      <w:r w:rsidR="00493019">
        <w:t xml:space="preserve"> </w:t>
      </w:r>
      <w:r w:rsidR="00493019">
        <w:fldChar w:fldCharType="begin"/>
      </w:r>
      <w:r w:rsidR="00493019">
        <w:instrText xml:space="preserve"> ADDIN ZOTERO_ITEM CSL_CITATION {"citationID":"TpKKGOTC","properties":{"formattedCitation":"[38]","plainCitation":"[38]","noteIndex":0},"citationItems":[{"id":421,"uris":["http://zotero.org/users/8430992/items/C59SZWFU"],"itemData":{"id":421,"type":"article-journal","abstract":"Although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sentinels?","volume":"27","author":[{"family":"Walker","given":"Lindsay"},{"family":"York","given":"Jenny"},{"family":"Young","given":"Andrew"}],"issued":{"date-parts":[["2016",4,24]]}}}],"schema":"https://github.com/citation-style-language/schema/raw/master/csl-citation.json"} </w:instrText>
      </w:r>
      <w:r w:rsidR="00493019">
        <w:fldChar w:fldCharType="separate"/>
      </w:r>
      <w:r w:rsidR="00493019" w:rsidRPr="00493019">
        <w:t>[38]</w:t>
      </w:r>
      <w:r w:rsidR="00493019">
        <w:fldChar w:fldCharType="end"/>
      </w:r>
      <w:r w:rsidRPr="00B16B42">
        <w:t>. This interaction between sex and dominance, an extrinsic factor, is often reported in studies, with dominant males sentineling more than other group members</w:t>
      </w:r>
      <w:r w:rsidR="00493019">
        <w:t xml:space="preserve"> </w:t>
      </w:r>
      <w:r w:rsidR="00493019">
        <w:fldChar w:fldCharType="begin"/>
      </w:r>
      <w:r w:rsidR="00493019">
        <w:instrText xml:space="preserve"> ADDIN ZOTERO_ITEM CSL_CITATION {"citationID":"wlsSSdfH","properties":{"formattedCitation":"[6,16,22]","plainCitation":"[6,16,22]","noteIndex":0},"citationItems":[{"id":616,"uris":["http://zotero.org/users/8430992/items/R3QC9GEW"],"itemData":{"id":616,"type":"article-journal","container-title":"Animal Behaviour","DOI":"10.1016/j.anbehav.2012.12.029","ISSN":"00033472","issue":"3","journalAbbreviation":"Animal Behaviour","language":"en","page":"655-661","source":"DOI.org (Crossref)","title":"Meerkat helpers increase sentinel behaviour and bipedal vigilance in the presence of pups","volume":"85","author":[{"family":"Santema","given":"Peter"},{"family":"Clutton-Brock","given":"Tim"}],"issued":{"date-parts":[["2013",3]]}},"label":"page"},{"id":640,"uris":["http://zotero.org/users/8430992/items/I4YD749U"],"itemData":{"id":640,"type":"article-journal","abstract":"T w o independently conceived and executed field studies using somewhat different methodologies tested the hypothesis that non-breeding helpers of the Florida scrub jay (Aphelocoma c. coerulescens) contribute importantly to antipredator sentinel behaviour. Specifically, we made four predictions: 1. Helpers participate to a non-trivial degree in sentinel behaviour; 2. Breeding pairs with helpers spend less time o n sentinel behaviour and hence more time foraging; 3. Breeders with helpers have more protected foraging time; and 4. Groups with helpers have greater total sentinel time.","container-title":"Ethology","DOI":"10.1111/j.1439-0310.1994.tb01034.x","ISSN":"01791613, 14390310","issue":"1-2","language":"en","page":"119-140","source":"DOI.org (Crossref)","title":"Role of helpers in the sentinel behaviour of the Florida scrub jay (&lt;i&gt;Aphelocoma c. coerulescens&lt;/i&gt;)","volume":"97","author":[{"family":"Hailman","given":"Jack P."},{"family":"McGowan","given":"Kevin J."},{"family":"Woolfenden","given":"Glen E."}],"issued":{"date-parts":[["2010",4,26]]}},"label":"page"},{"id":629,"uris":["http://zotero.org/users/8430992/items/J766ME8X"],"itemData":{"id":629,"type":"article-journal","abstract":"Many cooperative breeders forage under predation risks, sentineling is a central activity, and groupmates have to balance between sentineling and foraging. The optimal balance between sentinel activity and foraging may differ among dominant and subordinate individuals, as dominants are more efficient foragers. Two theoretical models pertain to this balance and predict when individuals with different foraging abilities should switch between the two activities on the basis of their energetic state. In one of these models, individuals must attain a critical energetic level by dusk to pass the night, and in the second model fitness is monotonically increasing with the energetic state. We tested these models in the cooperatively breeding Arabian babbler, Turdoides squamiceps. We measured the length of sentinel bouts and the gaps between them both in natural conditions and following experimental feeding. Following feeding ad libitum, subordinates expanded their sentinel bouts significantly more than dominants in comparison with natural conditions. These findings are consistent with the first model, but not with the second. In the experiment, we measured the mass of mealworms consumed by each individual following a sentinel bout relative to its body mass. This ratio was larger for subordinates, indicating that they ended their sentinel bouts at a lower energetic state than dominants. This finding is consistent with the second model, but not with the first. Immediately after eating ad libitum, in 62% of the cases the first behavior performed by the babblers was a new sentinel bout, but in 17% it was a mutual interaction with a groupmate, indicating that social interactions also play a role in the trade‐off vis‐à‐vis sentinel activity.","container-title":"Ethology","DOI":"10.1111/eth.12833","ISSN":"01791613","issue":"2","journalAbbreviation":"Ethology","language":"en","page":"98-105","source":"DOI.org (Crossref)","title":"The sentineling-foraging trade-off in dominant and subordinate arabian babblers","volume":"125","author":[{"family":"Ostreiher","given":"Roni"},{"family":"Heifetz","given":"Aviad"}],"editor":[{"family":"Koenig","given":"W."}],"issued":{"date-parts":[["2019",2]]}}}],"schema":"https://github.com/citation-style-language/schema/raw/master/csl-citation.json"} </w:instrText>
      </w:r>
      <w:r w:rsidR="00493019">
        <w:fldChar w:fldCharType="separate"/>
      </w:r>
      <w:r w:rsidR="00493019" w:rsidRPr="00493019">
        <w:t>[6,16,22]</w:t>
      </w:r>
      <w:r w:rsidR="00493019">
        <w:fldChar w:fldCharType="end"/>
      </w:r>
      <w:r w:rsidRPr="00B16B42">
        <w:t xml:space="preserve">. Consistent with the hypothesis of differing energetic investment between sexes, subordinate males sentineled more than subordinate females in both mammal and avian species. </w:t>
      </w:r>
    </w:p>
    <w:p w14:paraId="3DD12194" w14:textId="58C731D1" w:rsidR="00016BD7" w:rsidRPr="00B16B42" w:rsidRDefault="00016BD7" w:rsidP="00016BD7">
      <w:pPr>
        <w:pStyle w:val="SectionText0"/>
        <w:spacing w:line="480" w:lineRule="auto"/>
      </w:pPr>
      <w:r w:rsidRPr="00B16B42">
        <w:t>Another intrinsic factor identified in our review was maturity. Older and more experienced individuals sentineled more than younger individuals</w:t>
      </w:r>
      <w:r w:rsidR="00493019">
        <w:t xml:space="preserve"> </w:t>
      </w:r>
      <w:r w:rsidR="00866E8D">
        <w:fldChar w:fldCharType="begin"/>
      </w:r>
      <w:r w:rsidR="00866E8D">
        <w:instrText xml:space="preserve"> ADDIN ZOTERO_ITEM CSL_CITATION {"citationID":"OFSOgr0N","properties":{"formattedCitation":"[4,13,16,26,71]","plainCitation":"[4,13,16,26,71]","noteIndex":0},"citationItems":[{"id":636,"uris":["http://zotero.org/users/8430992/items/PBMZB2SQ"],"itemData":{"id":636,"type":"article-journal","container-title":"Animal Behaviour","DOI":"10.1016/j.anbehav.2020.11.014","ISSN":"00033472","journalAbbreviation":"Animal Behaviour","language":"en","page":"129-138","source":"DOI.org (Crossref)","title":"Effect of group size and experience on the ontogeny of sentinel calling behaviour in meerkats","volume":"171","author":[{"family":"Rauber","given":"Ramona"},{"family":"Manser","given":"Marta B."}],"issued":{"date-parts":[["2021",1]]}}},{"id":777,"uris":["http://zotero.org/users/8430992/items/86Z6ZZRA"],"itemData":{"id":777,"type":"article-journal","abstract":"Crop-raiding by wildlife species often involves collective group movement and animal decision-making in this context is an important area of investigation as the risks and rewards associated with crop-raiding are greater than those that are likely to occur in wild food foraging situations. Yet, the form of consensus decision-making involved in wildlife crop-raiding has not been evaluated. In the current study, we assessed the decision-making process exhibited by rhesus macaques, a generalist primate species, in the context of crop-raiding. We predicted that rhesus macaques would display unshared consensus decision-making during the higher risk-entailed crop-raiding collective movements. We followed two groups of rhesus macaques and collected data on their movement and foraging behavior during crop-raiding events. The results from our study showed that collective movements in the context of crop-raiding were largely led by single individuals. However, individuals of all age-sex categories successfully led crop-raiding collective movements. Although adult individuals joined adult-initiated raid movements most often, they also joined raids initiated by other age classes. Contrary to our predictions, in crop-raiding contexts, rhesus macaques demonstrated a tendency towards equally shared decision-making for group movements.\nIn many cooperatively breeding species, one of the group members (called a sentinel) flies or climbs up occasionally to a high position, looks around and utters alarm calls if a predator approaches, while other group members are foraging. Bednekoff's (1997, American Naturalist, 150, 373–392; 2001, Annales Zoologici Fennici, 38, 5–14) game-theoretic model assumes that group members trade the need to forage against the advantages of earlier risk detection when sentinelling. The model predicts that in the presence of another sentinel which may provide timely alerts, a sentinel will terminate its sentinel bout earlier when its energy level drops below a threshold that is higher than the depletion threshold that would incentivize it to resume foraging if it were sentinelling alone. We propose a complementary hypothesis, that this effect of shortened sentinel duration in the presence of another sentinel will be more pronounced for subordinate group members, for whom the fierce competition they suffer while foraging gets attenuated when a groupmate sentinels. We tested these hypotheses in Arabian babbler, Argya squamiceps, groups by comparing sentinel activity under natural conditions vis-à-vis sentinel activity in a feeding experiment in which one or two individuals were fed. In natural conditions, dominant males not only acted as sentinels longer and more often, but they also initiated a larger share of their sentinel bouts when another group member was already on guard. Following experimental feeding ad libitum, in line with the game-theoretic predictions (1) the probability of starting a sentinel bout was not affected by the presence of another sentinel, nor by its sex or rank, and (2) sentinel bouts that terminated in the presence of another sentinel were significantly shorter than sentinel bouts ending alone. Our findings suggest that the seemingly systematic exchange of sentinels may be a consequence of differential needs and incentives rather than active coordination.\nIncreased vulnerability to predation results in young individuals of many species experiencing higher predation pressure than adults. Consequently, the production of antipredator-related calls by young can differ from that of the same vocalizations given by adults. Sentinel behaviour is a coordinated vigilance behaviour, where one individual climbs on an elevated position and scans the surroundings for predators, while the rest of the group is mainly foraging. Meerkat, Suricata suricatta, sentinels produce six distinct sentinel call types, which inform other group members about the perceived predation risk, resulting in the adjustment of personal vigilance behaviour in foraging group members. Here, we investigated the onset of sentinel behaviour and the ontogeny of the different sentinel call types as well as the development of individual vocal signatures in meerkats. We found that meerkats started acting as a sentinel around 200 days of age, but this was highly dependent on group size, with individuals from smaller groups exhibiting sentinel behaviour earlier than individuals from larger groups. All six sentinel call types were already present in the repertoire upon first emergence of the behaviour; however, call rates of ‘all-clear’ calls increased while ‘warning’ calls decreased with increasing experience as sentinel. Analysis of one of the most frequent sentinel calls, the double note calls, indicated that fundamental frequency, mean amplitude, duration and entropy differed consistently between individuals, but we found no effect of age. Rather, our results provide evidence that individual signatures in this call type were already developed when young meerkats first started to act as sentinel and changed little with age. To conclude, we showed little ontogenetic change in overall sentinel behaviour as well as in its vocal coordination, indicating potentially high selection pressures on antipredator behaviours, such as the sentinel system, resulting in consistent behavioural responses upon first emergence.\nTo maximize survival, animals should adjust their behaviour flexibly in response to indicators of predation risk. Predation risk is affected by a range of ecological, social and individual variables, which can fluctuate over different timescales. In general, current risk levels are known to influence the behaviour of sentinels, individuals that adopt a raised position to scan for danger while groupmates are engaged in other activities. However, there has been little consideration of whether decisions made at different stages of a sentinel bout are affected in the same way by perceived predation risk and whether the same level of behavioural plasticity is exhibited when making these different decisions. Here we used detailed behavioural observations and a playback experiment to investigate the behavioural choices of dwarf mongoose sentinels at three different stages of a bout (before, start, during). Individuals were more likely to begin a bout, and did so sooner, following alarm calls, which are immediate, direct indicators of elevated risk. Sentinels selected an initial height from which to guard depending on factors that tended to vary in the medium term (hours), choosing higher positions in denser habitat and less windy conditions. In contrast, decisions about bout duration were made in relation to short-term (seconds/minutes) changes in information, with sentinels guarding for longer when an alarm call was given during a bout, and terminating bouts sooner when groupmates moved out of sight. Our results demonstrate that sentinel decisions are influenced by both direct and indirect indicators of likely predation risk and that sentinel behaviour is adjusted flexibly with regard to information presented on various timescales, highlighting the complexity of decision-making processes.\nMany foraging animals face a fundamental tradeoff between predation and starvation 1, 2. In a range of social species, this tradeoff has probably driven the evolution of sentinel behavior, where individuals adopt prominent positions to watch for predators while groupmates forage [3]. Although there has been much debate about whether acting as a sentinel is a selfish or cooperative behavior 3, 4, 5, 6, far less attention has focused on why sentinels often produce quiet vocalizations (hereafter known as “sentinel calls”) to announce their presence 7, 8. We use observational and experimental data to provide the first evidence that group members gain an increase in foraging success by responding to these vocal cues given by sentinels. Foraging pied babblers (Turdoides bicolor) spread out more, use more exposed patches, look up less often, and spend less time vigilant in response to sentinel calling. Crucially, we demonstrate that these behavioral alterations lead to an increase in biomass intake by foragers, which is likely to enhance survival. We argue that this benefit may be the reason for sentinel calling, making it a truly cooperative behavior [9].","container-title":"Animal Behaviour","DOI":"10.1016/S0003-3472(86)80226-3","ISSN":"0003-3472","issue":"5","journalAbbreviation":"Animal Behaviour","language":"en","page":"1566-1568","source":"ScienceDirect","title":"Sentinel behaviour in vervet monkeys: who sees whom first?","title-short":"Sentinel behaviour in vervet monkeys","volume":"34","author":[{"family":"Horrocks","given":"J. A."},{"family":"Hunte","given":"W."}],"issued":{"date-parts":[["1986",10,1]]}},"label":"page"},{"id":640,"uris":["http://zotero.org/users/8430992/items/I4YD749U"],"itemData":{"id":640,"type":"article-journal","abstract":"T w o independently conceived and executed field studies using somewhat different methodologies tested the hypothesis that non-breeding helpers of the Florida scrub jay (Aphelocoma c. coerulescens) contribute importantly to antipredator sentinel behaviour. Specifically, we made four predictions: 1. Helpers participate to a non-trivial degree in sentinel behaviour; 2. Breeding pairs with helpers spend less time o n sentinel behaviour and hence more time foraging; 3. Breeders with helpers have more protected foraging time; and 4. Groups with helpers have greater total sentinel time.","container-title":"Ethology","DOI":"10.1111/j.1439-0310.1994.tb01034.x","ISSN":"01791613, 14390310","issue":"1-2","language":"en","page":"119-140","source":"DOI.org (Crossref)","title":"Role of helpers in the sentinel behaviour of the Florida scrub jay (&lt;i&gt;Aphelocoma c. coerulescens&lt;/i&gt;)","volume":"97","author":[{"family":"Hailman","given":"Jack P."},{"family":"McGowan","given":"Kevin J."},{"family":"Woolfenden","given":"Glen E."}],"issued":{"date-parts":[["2010",4,26]]}}},{"id":770,"uris":["http://zotero.org/users/8430992/items/2SFBTQ8B"],"itemData":{"id":770,"type":"article-journal","abstract":"Five aspects of intra-group behaviour among wild jungle babblers were analysed in relation to the age, sex and breeding status of the participants . The amount of participation in allopreening, sentinel behaviour, and movement initiation were found to be closely correlated with age and breeding status, resulting in a rough concordance between rankings based on these three activities . There was some difference between the sexes in the degree of participation in allopreening and sentinel behaviour and this may be explained by differences in their strategies for breeding . Changes in play and roosting behaviour with age are related to the establishment of dominance relations among birds of the year and possible connections between other aspects of behaviour and social status are also discussed .","container-title":"Animal Behaviour","issue":"4","language":"en","page":"828-848","source":"Zotero","title":"Social behaviour within groups of jungle babblers (&lt;i&gt;Turdoides striatus&lt;/i&gt;)","volume":"25","author":[{"family":"Gaston","given":"A.J."}],"issued":{"date-parts":[["1977"]]}}},{"id":624,"uris":["http://zotero.org/users/8430992/items/5SP6SVGS"],"itemData":{"id":624,"type":"article-journal","language":"en","page":"8","source":"Zotero","title":"Behaviour of the whiteheaded babbler &lt;i&gt;Turdoides affinis Jerdon &lt;/i&gt;","volume":"95","author":[{"family":"Zacharias","given":"V. J."},{"family":"Mathew","given":"D. N."}],"issued":{"date-parts":[["1998"]]}}}],"schema":"https://github.com/citation-style-language/schema/raw/master/csl-citation.json"} </w:instrText>
      </w:r>
      <w:r w:rsidR="00866E8D">
        <w:fldChar w:fldCharType="separate"/>
      </w:r>
      <w:r w:rsidR="00866E8D" w:rsidRPr="00866E8D">
        <w:t>[4,13,16,26,71]</w:t>
      </w:r>
      <w:r w:rsidR="00866E8D">
        <w:fldChar w:fldCharType="end"/>
      </w:r>
      <w:r w:rsidRPr="00B16B42">
        <w:t>. Younger individuals could be inefficient sentinels as they lack the experience to identify potential threats</w:t>
      </w:r>
      <w:r w:rsidR="003E0496">
        <w:t xml:space="preserve"> </w:t>
      </w:r>
      <w:r w:rsidR="003E0496">
        <w:fldChar w:fldCharType="begin"/>
      </w:r>
      <w:r w:rsidR="003E0496">
        <w:instrText xml:space="preserve"> ADDIN ZOTERO_ITEM CSL_CITATION {"citationID":"cZlDYlUV","properties":{"formattedCitation":"[71]","plainCitation":"[71]","noteIndex":0},"citationItems":[{"id":624,"uris":["http://zotero.org/users/8430992/items/5SP6SVGS"],"itemData":{"id":624,"type":"article-journal","language":"en","page":"8","source":"Zotero","title":"Behaviour of the whiteheaded babbler &lt;i&gt;Turdoides affinis Jerdon &lt;/i&gt;","volume":"95","author":[{"family":"Zacharias","given":"V. J."},{"family":"Mathew","given":"D. N."}],"issued":{"date-parts":[["1998"]]}}}],"schema":"https://github.com/citation-style-language/schema/raw/master/csl-citation.json"} </w:instrText>
      </w:r>
      <w:r w:rsidR="003E0496">
        <w:fldChar w:fldCharType="separate"/>
      </w:r>
      <w:r w:rsidR="003E0496" w:rsidRPr="003E0496">
        <w:t>[71]</w:t>
      </w:r>
      <w:r w:rsidR="003E0496">
        <w:fldChar w:fldCharType="end"/>
      </w:r>
      <w:r w:rsidRPr="00B16B42">
        <w:t xml:space="preserve">. The misidentification of a threat could result in mortality or unnecessary </w:t>
      </w:r>
      <w:r w:rsidR="00382F78">
        <w:t>energy</w:t>
      </w:r>
      <w:r w:rsidRPr="00B16B42">
        <w:t xml:space="preserve"> expenditure. If a threat is undetected by the sentinel, foragers could be at greater risk of predation due to their reliance on the sentinel’s vigilance, resulting in injury or death. Though less detrimental to an </w:t>
      </w:r>
      <w:r w:rsidRPr="00B16B42">
        <w:lastRenderedPageBreak/>
        <w:t>individual’s immediate survival, inappropriate alarm calls are detrimental to foraging efficiency and diminish the benefits provided by sentinel behaviour. Correct identification of threats is therefore crucial for effective sentinel behaviour. Older individuals could have had greater exposure to potential threats present in the environment and can better recognize and vocalize the presence of a threat</w:t>
      </w:r>
      <w:r w:rsidR="003E0496">
        <w:t xml:space="preserve"> </w:t>
      </w:r>
      <w:r w:rsidR="003E0496">
        <w:fldChar w:fldCharType="begin"/>
      </w:r>
      <w:r w:rsidR="003E0496">
        <w:instrText xml:space="preserve"> ADDIN ZOTERO_ITEM CSL_CITATION {"citationID":"NoCoi3tG","properties":{"formattedCitation":"[4]","plainCitation":"[4]","noteIndex":0},"citationItems":[{"id":636,"uris":["http://zotero.org/users/8430992/items/PBMZB2SQ"],"itemData":{"id":636,"type":"article-journal","container-title":"Animal Behaviour","DOI":"10.1016/j.anbehav.2020.11.014","ISSN":"00033472","journalAbbreviation":"Animal Behaviour","language":"en","page":"129-138","source":"DOI.org (Crossref)","title":"Effect of group size and experience on the ontogeny of sentinel calling behaviour in meerkats","volume":"171","author":[{"family":"Rauber","given":"Ramona"},{"family":"Manser","given":"Marta B."}],"issued":{"date-parts":[["2021",1]]}}}],"schema":"https://github.com/citation-style-language/schema/raw/master/csl-citation.json"} </w:instrText>
      </w:r>
      <w:r w:rsidR="003E0496">
        <w:fldChar w:fldCharType="separate"/>
      </w:r>
      <w:r w:rsidR="003E0496" w:rsidRPr="003E0496">
        <w:t>[4]</w:t>
      </w:r>
      <w:r w:rsidR="003E0496">
        <w:fldChar w:fldCharType="end"/>
      </w:r>
      <w:r w:rsidRPr="00B16B42">
        <w:t xml:space="preserve">. Younger individuals could also take advantage of the sentinel behaviour of more experienced individuals to learn to identify threats. Social learning helps mitigate the costs of learning about threats by reducing the risk of injury or mortality of learning through direct exposure to danger. </w:t>
      </w:r>
    </w:p>
    <w:p w14:paraId="1B01F326" w14:textId="77777777" w:rsidR="00016BD7" w:rsidRPr="00B16B42" w:rsidRDefault="00016BD7" w:rsidP="00016BD7">
      <w:pPr>
        <w:pStyle w:val="SectionText0"/>
        <w:spacing w:line="480" w:lineRule="auto"/>
      </w:pPr>
      <w:r w:rsidRPr="00B16B42">
        <w:t xml:space="preserve">Older and more experienced individuals could also have greater energetic resources to allocate to sentinel behaviour. Mature adults could have more efficient foraging strategies and no longer need to allocate as much energy to growth and development, reducing the costs of performing sentinel behaviour. In comparison, maturing young could have a different allocation of energy and could be less capable of spending energy being sentinel and instead favouring foraging to compensate for the lower foraging efficiency and their growth. </w:t>
      </w:r>
    </w:p>
    <w:p w14:paraId="34D9BE1D" w14:textId="6C38294D" w:rsidR="00016BD7" w:rsidRPr="00B16B42" w:rsidRDefault="00016BD7" w:rsidP="00016BD7">
      <w:pPr>
        <w:pStyle w:val="SectionText0"/>
        <w:spacing w:line="480" w:lineRule="auto"/>
      </w:pPr>
      <w:r w:rsidRPr="00B16B42">
        <w:t>Energetic resources therefore play a considerable role in an individual’s decision to perform sentinel behaviour. The selfish state-dependent model proposes that an individual will perform sentinel behaviour if the alternative is foraging without a sentinel present, a considerably more dangerous option</w:t>
      </w:r>
      <w:r w:rsidR="003E0496">
        <w:t xml:space="preserve"> </w:t>
      </w:r>
      <w:r w:rsidR="003E0496">
        <w:fldChar w:fldCharType="begin"/>
      </w:r>
      <w:r w:rsidR="003E0496">
        <w:instrText xml:space="preserve"> ADDIN ZOTERO_ITEM CSL_CITATION {"citationID":"49QMtZoj","properties":{"formattedCitation":"[1,28,29]","plainCitation":"[1,28,29]","noteIndex":0},"citationItems":[{"id":239,"uris":["http://zotero.org/users/8430992/items/S3J3SQSD"],"itemData":{"id":239,"type":"chapter","container-title":"Advances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A."}],"accessed":{"date-parts":[["2022",1,9]]},"issued":{"date-parts":[["2015"]]}}},{"id":1726,"uris":["http://zotero.org/users/8430992/items/5Y2MYXKI"],"itemData":{"id":1726,"type":"article-journal","container-title":"The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A."}],"issued":{"date-parts":[["1997",9]]}}},{"id":1728,"uris":["http://zotero.org/users/8430992/items/RK8XJ8GS"],"itemData":{"id":1728,"type":"article-journal","abstract":"Sentinels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A."}],"issued":{"date-parts":[["2001"]]}}}],"schema":"https://github.com/citation-style-language/schema/raw/master/csl-citation.json"} </w:instrText>
      </w:r>
      <w:r w:rsidR="003E0496">
        <w:fldChar w:fldCharType="separate"/>
      </w:r>
      <w:r w:rsidR="003E0496" w:rsidRPr="003E0496">
        <w:t>[1,28,29]</w:t>
      </w:r>
      <w:r w:rsidR="003E0496">
        <w:fldChar w:fldCharType="end"/>
      </w:r>
      <w:r w:rsidRPr="00B16B42">
        <w:t>. However, sentinel behaviour is only favourable if the individual has sufficient energetic reserves to perform this behaviour. The results of studies on the effects of satiation and body mass on sentinel behaviour are consistent with this hypothesis, with heavier and more satiated individuals sentineling more than lighter, unsatiated individuals</w:t>
      </w:r>
      <w:r w:rsidR="003E0496">
        <w:t xml:space="preserve"> </w:t>
      </w:r>
      <w:r w:rsidR="003E0496">
        <w:fldChar w:fldCharType="begin"/>
      </w:r>
      <w:r w:rsidR="003E0496">
        <w:instrText xml:space="preserve"> ADDIN ZOTERO_ITEM CSL_CITATION {"citationID":"jaj2UGcX","properties":{"formattedCitation":"[3,15,24,25,30,36]","plainCitation":"[3,15,24,25,30,36]","noteIndex":0},"citationItems":[{"id":631,"uris":["http://zotero.org/users/8430992/items/KQJR9S6E"],"itemData":{"id":631,"type":"article-journal","abstract":"The social and cooperative behavior of meerkats (Suricata suricatta), specifically their sentinel behavior, has been intensively studied in free‐ranging populations. This study focuses on whether guarding in captive meerkats exhibits a pattern similar to that described for wild groups. Sentinel behavior in captivity has been somewhat neglected because predation is usually not a critical factor. Nonetheless, observations in captivity might reveal whether individual or group experience influences this specific behavior pattern. We observed three captive meerkat groups (in outdoor as well as indoor enclosures) and analyzed the duration of guarding sequences, the number of established guards, the guard posture, and the individual guard positions. We also conducted playback experiments to investigate the reaction of the sentinel and the group to bird calls (songbird vs. predatory bird species). The results demonstrated that captive groups behave much the same as wild groups. Certain individuals performed the guard job more often than other group members. Accordingly, the “super sentinels” observed in the wild also exist in captive groups. Playbacks showed that the sentinels reacted more strongly to the calls of predatory bird species, indicating that captive meerkats are able to categorize bird calls. We also documented major differences in behavioral responses to the calls of specific predatory bird species. Our observations underline that sentinel behavior is probably a combination of an innate, imprinted pattern that is further affected by the experience. Future studies might further investigate this influence of experience, beyond innate behavior, on the group‐specific sentinel behavior pattern in captive meerkats.","container-title":"Zoo Biology","DOI":"10.1002/zoo.21644","ISSN":"0733-3188, 1098-2361","issue":"1","journalAbbreviation":"Zoo Biology","language":"en","page":"10-19","source":"DOI.org (Crossref)","title":"Sentinel behavior in captive meerkats ( &lt;i&gt;Suricata suricatta&lt;/i&gt; )","volume":"41","author":[{"family":"Huels","given":"Florian D."},{"family":"Stoeger","given":"Angela S."}],"issued":{"date-parts":[["2022",1]]}}},{"id":641,"uris":["http://zotero.org/users/8430992/items/2RMFDXDF"],"itemData":{"id":641,"type":"article-journal","abstract":"Sentinels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 &lt;i&gt;Aphelocoma coerulescens&lt;/i&gt; ) are sentinels more when well-fed (even with no kin nearby): sentinel behavior by Florida scrub-jays fed peanuts","title-short":"Florida scrub-jays ( &lt;i&gt;aphelocoma coerulescens&lt;/i&gt; ) are sentinels more when well-fed (even with no kin nearby)","volume":"109","author":[{"family":"Bednekoff","given":"Peter A."},{"family":"Woolfenden","given":"Glen E."}],"issued":{"date-parts":[["2003",11]]}}},{"id":645,"uris":["http://zotero.org/users/8430992/items/B9VM83BZ"],"itemData":{"id":645,"type":"article-journal","container-title":"Animal Behaviour","DOI":"10.1006/anbe.2001.1838","ISSN":"00033472","issue":"5","journalAbbreviation":"Animal Behaviour","language":"en","page":"973-979","source":"DOI.org (Crossref)","title":"Cooperative sentinel behaviour in the Arabian babbler","volume":"62","author":[{"family":"Wright","given":"Jonathan"},{"family":"Berg","given":"Elena"},{"family":"De Kort","given":"Selvino R."},{"family":"Khazin","given":"Vladimir"},{"family":"Maklakov","given":"Alexei A."}],"issued":{"date-parts":[["2001",11]]}}},{"id":637,"uris":["http://zotero.org/users/8430992/items/KALNEGTB"],"itemData":{"id":637,"type":"article-journal","container-title":"Proceedings of the Royal Society of London. Series B: Biological Sciences","DOI":"10.1098/rspb.2000.1574","ISSN":"0962-8452, 1471-2954","issue":"1469","journalAbbreviation":"Proc. R. Soc. Lond. B","language":"en","page":"821-826","source":"DOI.org (Crossref)","title":"State-dependent sentinels: an experimental study in the Arabian babbler","title-short":"State-dependent sentinels","volume":"268","author":[{"family":"Wright","given":"J."},{"family":"Maklakov","given":"A. A."},{"family":"Khazin","given":"V."}],"issued":{"date-parts":[["2001",4,22]]}}},{"id":845,"uris":["http://zotero.org/users/8430992/items/KLYWEFGE"],"itemData":{"id":845,"type":"article-journal","container-title":"Journal of Animal Ecology","DOI":"10.1046/j.0021-8790.2001.00565.x","ISSN":"00218790","issue":"6","language":"en","page":"1070-1079","source":"DOI.org (Crossref)","title":"Safe selfish sentinels in a cooperative bird: &lt;i&gt;Safe selfish sentinels&lt;/i&gt;","title-short":"Safe selfish sentinels in a cooperative bird","volume":"70","author":[{"family":"Wright","given":"J."},{"family":"Berg","given":"E."},{"family":"De Kort","given":"S. R."},{"family":"Khazin","given":"V."},{"family":"Maklakov","given":"A. A."}],"issued":{"date-parts":[["2001",11]]}}},{"id":628,"uris":["http://zotero.org/users/8430992/items/L76TN5JZ"],"itemData":{"id":628,"type":"article-journal","abstract":"Like humans engaged in risky activities, group members of some animal societies take turns acting as sentinels. Explanations of the evolution of sentinel behavior have frequently relied on kin selection or reciprocal altruism, but recent models suggest that guarding may be an individual's optimal activity once its stomach is full if no other animal is on guard. This paper provides support for this last explanation by showing that, in groups of meerkats (\n              Suricata suricatta\n              ), animals guard from safe sites, and solitary individuals as well as group members spend part of their time on guard. Though individuals seldom take successive guarding bouts, there is no regular rota, and the provision of food increases contributions to guarding and reduces the latency between bouts by the same individual.","container-title":"Science","DOI":"10.1126/science.284.5420.1640","ISSN":"0036-8075, 1095-9203","issue":"5420","journalAbbreviation":"Science","language":"en","page":"1640-1644","source":"DOI.org (Crossref)","title":"Selfish sentinels in cooperative mammals","volume":"284","author":[{"family":"Clutton-Brock","given":"T. H."},{"family":"O'Riain","given":"M. J."},{"family":"Brotherton","given":"P. N. M."},{"family":"Gaynor","given":"D."},{"family":"Kansky","given":"R."},{"family":"Griffin","given":"A. S."},{"family":"Manser","given":"M."}],"issued":{"date-parts":[["1999",6,4]]}}}],"schema":"https://github.com/citation-style-language/schema/raw/master/csl-citation.json"} </w:instrText>
      </w:r>
      <w:r w:rsidR="003E0496">
        <w:fldChar w:fldCharType="separate"/>
      </w:r>
      <w:r w:rsidR="003E0496" w:rsidRPr="003E0496">
        <w:t>[3,15,24,25,30,36]</w:t>
      </w:r>
      <w:r w:rsidR="003E0496">
        <w:fldChar w:fldCharType="end"/>
      </w:r>
      <w:r w:rsidRPr="00B16B42">
        <w:t xml:space="preserve">. Sentinel behaviour is unfavourable for individuals lacking sufficient energetic levels to perform it as the long periods of vigil are lost foraging opportunities for the </w:t>
      </w:r>
      <w:r w:rsidRPr="00B16B42">
        <w:lastRenderedPageBreak/>
        <w:t>individual. Instead, it would be most beneficial to forage quickly and maintain sufficient individual vigilance to limit the risk of predation. Individuals capable of more efficient foraging, achieving the minimal energetic threshold to perform sentinel behaviour quicker than other individuals, therefore sentinel earlier and more than other group members. This was supported by the results of studies on dwarf mongoose and, Arabian babblers (</w:t>
      </w:r>
      <w:r w:rsidRPr="00B16B42">
        <w:rPr>
          <w:i/>
        </w:rPr>
        <w:t>Turdoides squamiceps</w:t>
      </w:r>
      <w:r w:rsidRPr="00B16B42">
        <w:t>), and Florida scrub-jays</w:t>
      </w:r>
      <w:r w:rsidR="003C6881">
        <w:t xml:space="preserve"> </w:t>
      </w:r>
      <w:r w:rsidRPr="00B16B42">
        <w:t xml:space="preserve">(Aphelocoma coerulescens) which found that fed individuals </w:t>
      </w:r>
      <w:r w:rsidR="003C6881">
        <w:t xml:space="preserve">initiated bouts of sentinel behaviour more frequently </w:t>
      </w:r>
      <w:r w:rsidR="003C6881" w:rsidRPr="003C6881">
        <w:t>[15,17,22,23,25,36,59]</w:t>
      </w:r>
      <w:r w:rsidRPr="00B16B42">
        <w:t>. Satiated individuals also decreased their foraging behaviour and sentineled more and longer than unsatiated individuals. In response to the increased sentinel behaviour of a group member, other members compensated and decreased their own sentinel behaviour</w:t>
      </w:r>
      <w:r w:rsidR="003C6881">
        <w:t xml:space="preserve"> </w:t>
      </w:r>
      <w:r w:rsidR="003C6881">
        <w:fldChar w:fldCharType="begin"/>
      </w:r>
      <w:r w:rsidR="003C6881">
        <w:instrText xml:space="preserve"> ADDIN ZOTERO_ITEM CSL_CITATION {"citationID":"XtWXk88R","properties":{"formattedCitation":"[17]","plainCitation":"[17]","noteIndex":0},"citationItems":[{"id":849,"uris":["http://zotero.org/users/8430992/items/7DBQBTTQ"],"itemData":{"id":849,"type":"article-journal","abstract":"Sentinel coordination requires that individuals react to the sentinel behavior of others. Previous work showed that Florida scrub-jays are sentinels more often when given supplemental food. Here we measured how birds in pairs reacted when their mates were fed. Scrub-jays were sentinels less when their mates were fed, demonstrating compensation. Indirect evidence suggests that this compensatory decrease in sentinel behavior was smaller than the increase in sentinel behavior by their mates. In addition, males in newly established groups were sentinels less often.","container-title":"Ethology","DOI":"10.1111/j.1439-0310.2006.01227.x","ISSN":"0179-1613, 1439-0310","issue":"8","journalAbbreviation":"Ethology","language":"en","page":"796-800","source":"DOI.org (Crossref)","title":"Florida scrub-jays compensate for the sentinel behavior of flockmates","volume":"112","author":[{"family":"Bednekoff","given":"Peter A."},{"family":"Woolfenden","given":"Glen E."}],"issued":{"date-parts":[["2006",8]]}}}],"schema":"https://github.com/citation-style-language/schema/raw/master/csl-citation.json"} </w:instrText>
      </w:r>
      <w:r w:rsidR="003C6881">
        <w:fldChar w:fldCharType="separate"/>
      </w:r>
      <w:r w:rsidR="003C6881" w:rsidRPr="003C6881">
        <w:t>[17]</w:t>
      </w:r>
      <w:r w:rsidR="003C6881">
        <w:fldChar w:fldCharType="end"/>
      </w:r>
      <w:r w:rsidRPr="00B16B42">
        <w:t>. These findings suggest that upon achieving sufficient energetic reserves, sentinel behaviour could be the most beneficial activity for the individual.</w:t>
      </w:r>
    </w:p>
    <w:p w14:paraId="205F390D" w14:textId="742F024E" w:rsidR="00016BD7" w:rsidRPr="00B16B42" w:rsidRDefault="00016BD7" w:rsidP="00016BD7">
      <w:pPr>
        <w:pStyle w:val="SectionText0"/>
        <w:spacing w:line="480" w:lineRule="auto"/>
      </w:pPr>
      <w:r w:rsidRPr="00B16B42">
        <w:t>Originally believed to be a selfless behaviour, sentinel behaviour as explained by the state-dependent model for sentinel decision-making could be a result of selfish decisions made by the individual to satisfy their personal needs. The energetic state of the individual appears to be trade</w:t>
      </w:r>
      <w:r w:rsidR="009B1137">
        <w:t>d</w:t>
      </w:r>
      <w:r w:rsidRPr="00B16B42">
        <w:t xml:space="preserve"> off for increased individual safety provided by sentinel behaviour. When under risk of predation, sentinels could identify threats and reach a safe refuge earlier than foragers. Intrinsic factors identified by our review can affect the energetic investment and reserves of individuals, altering their behaviour. Though the benefits of sentinel behaviour are mainly antipredator vigilance, dominant males could have ulterior motives for performing the behaviour, further altering their propensity to perform sentinel behaviour.</w:t>
      </w:r>
    </w:p>
    <w:p w14:paraId="001C6B63" w14:textId="77777777" w:rsidR="00016BD7" w:rsidRPr="00016BD7" w:rsidRDefault="00016BD7" w:rsidP="00FD273E">
      <w:pPr>
        <w:pStyle w:val="SectionSubtitle"/>
        <w:spacing w:after="0" w:line="480" w:lineRule="auto"/>
      </w:pPr>
      <w:bookmarkStart w:id="42" w:name="_Toc162610812"/>
      <w:r w:rsidRPr="00016BD7">
        <w:lastRenderedPageBreak/>
        <w:t>Extrinsic Factors:</w:t>
      </w:r>
      <w:bookmarkEnd w:id="42"/>
    </w:p>
    <w:p w14:paraId="5D506943" w14:textId="142376AB" w:rsidR="00016BD7" w:rsidRPr="00B16B42" w:rsidRDefault="00016BD7" w:rsidP="00016BD7">
      <w:pPr>
        <w:pStyle w:val="SectionText0"/>
        <w:spacing w:line="480" w:lineRule="auto"/>
      </w:pPr>
      <w:r w:rsidRPr="00B16B42">
        <w:t xml:space="preserve">Our review has also identified several extrinsic factors that can affect sentinel behaviour. Dominance, group size, and risk play significant roles in shaping sentinel </w:t>
      </w:r>
      <w:r w:rsidR="00382F78">
        <w:t>behaviour</w:t>
      </w:r>
      <w:r w:rsidRPr="00B16B42">
        <w:t xml:space="preserve"> in mammal and avian species. These factors influence sentinel decision-making often in conjunction with intrinsic factors. Social hierarchies within groups can significantly affect sentinel behaviour, with dominant individuals sentineling more than subordinates</w:t>
      </w:r>
      <w:r w:rsidR="00B96E1F">
        <w:t xml:space="preserve"> </w:t>
      </w:r>
      <w:r w:rsidR="00B96E1F">
        <w:fldChar w:fldCharType="begin"/>
      </w:r>
      <w:r w:rsidR="00B96E1F">
        <w:instrText xml:space="preserve"> ADDIN ZOTERO_ITEM CSL_CITATION {"citationID":"mgjoKFQZ","properties":{"formattedCitation":"[23,24,26,38,71,71]","plainCitation":"[23,24,26,38,71,71]","noteIndex":0},"citationItems":[{"id":643,"uris":["http://zotero.org/users/8430992/items/FQGLQAFW"],"itemData":{"id":643,"type":"article-journal","container-title":"Animal Behaviour","DOI":"10.1016/j.anbehav.2021.01.002","ISSN":"00033472","journalAbbreviation":"Animal Behaviour","language":"en","page":"81-92","source":"DOI.org (Crossref)","title":"On the self-regulation of sentinel activity among Arabian babbler groupmates","volume":"173","author":[{"family":"Ostreiher","given":"Roni"},{"family":"Mundry","given":"Roger"},{"family":"Heifetz","given":"Aviad"}],"issued":{"date-parts":[["2021",3]]}}},{"id":645,"uris":["http://zotero.org/users/8430992/items/B9VM83BZ"],"itemData":{"id":645,"type":"article-journal","container-title":"Animal Behaviour","DOI":"10.1006/anbe.2001.1838","ISSN":"00033472","issue":"5","journalAbbreviation":"Animal Behaviour","language":"en","page":"973-979","source":"DOI.org (Crossref)","title":"Cooperative sentinel behaviour in the Arabian babbler","volume":"62","author":[{"family":"Wright","given":"Jonathan"},{"family":"Berg","given":"Elena"},{"family":"De Kort","given":"Selvino R."},{"family":"Khazin","given":"Vladimir"},{"family":"Maklakov","given":"Alexei A."}],"issued":{"date-parts":[["2001",11]]}}},{"id":770,"uris":["http://zotero.org/users/8430992/items/2SFBTQ8B"],"itemData":{"id":770,"type":"article-journal","abstract":"Five aspects of intra-group behaviour among wild jungle babblers were analysed in relation to the age, sex and breeding status of the participants . The amount of participation in allopreening, sentinel behaviour, and movement initiation were found to be closely correlated with age and breeding status, resulting in a rough concordance between rankings based on these three activities . There was some difference between the sexes in the degree of participation in allopreening and sentinel behaviour and this may be explained by differences in their strategies for breeding . Changes in play and roosting behaviour with age are related to the establishment of dominance relations among birds of the year and possible connections between other aspects of behaviour and social status are also discussed .","container-title":"Animal Behaviour","issue":"4","language":"en","page":"828-848","source":"Zotero","title":"Social behaviour within groups of jungle babblers (&lt;i&gt;Turdoides striatus&lt;/i&gt;)","volume":"25","author":[{"family":"Gaston","given":"A.J."}],"issued":{"date-parts":[["1977"]]}}},{"id":421,"uris":["http://zotero.org/users/8430992/items/C59SZWFU"],"itemData":{"id":421,"type":"article-journal","abstract":"Although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id":624,"uris":["http://zotero.org/users/8430992/items/5SP6SVGS"],"itemData":{"id":624,"type":"article-journal","language":"en","page":"8","source":"Zotero","title":"Behaviour of the whiteheaded babbler &lt;i&gt;Turdoides affinis Jerdon &lt;/i&gt;","volume":"95","author":[{"family":"Zacharias","given":"V. J."},{"family":"Mathew","given":"D. N."}],"issued":{"date-parts":[["1998"]]}}},{"id":624,"uris":["http://zotero.org/users/8430992/items/5SP6SVGS"],"itemData":{"id":624,"type":"article-journal","language":"en","page":"8","source":"Zotero","title":"Behaviour of the whiteheaded babbler &lt;i&gt;Turdoides affinis Jerdon &lt;/i&gt;","volume":"95","author":[{"family":"Zacharias","given":"V. J."},{"family":"Mathew","given":"D. N."}],"issued":{"date-parts":[["1998"]]}}}],"schema":"https://github.com/citation-style-language/schema/raw/master/csl-citation.json"} </w:instrText>
      </w:r>
      <w:r w:rsidR="00B96E1F">
        <w:fldChar w:fldCharType="separate"/>
      </w:r>
      <w:r w:rsidR="00B96E1F" w:rsidRPr="00B96E1F">
        <w:t>[23,24,26,38,71,71]</w:t>
      </w:r>
      <w:r w:rsidR="00B96E1F">
        <w:fldChar w:fldCharType="end"/>
      </w:r>
      <w:r w:rsidRPr="00B16B42">
        <w:t>. Dominant individuals could have greater access to resources, either through more effective foraging strategies or receiving gifts from other members of the group, reducing the lost foraging opportunity cost of performing the behaviour. The differences in sentinel behaviour between dominant and subordinate individuals could also reflect the differences in benefits received by the sentinel. Dominant, usually male, individuals could also be using the behaviour for non-antipredator benefits, but instead to guard against outgroup rivals and territory intrusions as previously discussed. Subordinates do contribute to a group’s sentinel behaviour but could be compensating for the dominant individual’s sentinel behaviour by reducing theirs. When fed</w:t>
      </w:r>
      <w:r w:rsidR="00382F78">
        <w:t>,</w:t>
      </w:r>
      <w:r w:rsidRPr="00B16B42">
        <w:t xml:space="preserve"> however, subordinate Arabian babblers increased the duration of their sentinel bouts significantly more than dominants in comparison to when unfed, indicating they ended their bouts with a lower energetic state than dominants</w:t>
      </w:r>
      <w:r w:rsidR="00B96E1F">
        <w:t xml:space="preserve"> </w:t>
      </w:r>
      <w:r w:rsidR="00B96E1F">
        <w:fldChar w:fldCharType="begin"/>
      </w:r>
      <w:r w:rsidR="00B96E1F">
        <w:instrText xml:space="preserve"> ADDIN ZOTERO_ITEM CSL_CITATION {"citationID":"uLaSz6fQ","properties":{"formattedCitation":"[22]","plainCitation":"[22]","noteIndex":0},"citationItems":[{"id":629,"uris":["http://zotero.org/users/8430992/items/J766ME8X"],"itemData":{"id":629,"type":"article-journal","abstract":"Many cooperative breeders forage under predation risks, sentineling is a central activity, and groupmates have to balance between sentineling and foraging. The optimal balance between sentinel activity and foraging may differ among dominant and subordinate individuals, as dominants are more efficient foragers. Two theoretical models pertain to this balance and predict when individuals with different foraging abilities should switch between the two activities on the basis of their energetic state. In one of these models, individuals must attain a critical energetic level by dusk to pass the night, and in the second model fitness is monotonically increasing with the energetic state. We tested these models in the cooperatively breeding Arabian babbler, Turdoides squamiceps. We measured the length of sentinel bouts and the gaps between them both in natural conditions and following experimental feeding. Following feeding ad libitum, subordinates expanded their sentinel bouts significantly more than dominants in comparison with natural conditions. These findings are consistent with the first model, but not with the second. In the experiment, we measured the mass of mealworms consumed by each individual following a sentinel bout relative to its body mass. This ratio was larger for subordinates, indicating that they ended their sentinel bouts at a lower energetic state than dominants. This finding is consistent with the second model, but not with the first. Immediately after eating ad libitum, in 62% of the cases the first behavior performed by the babblers was a new sentinel bout, but in 17% it was a mutual interaction with a groupmate, indicating that social interactions also play a role in the trade‐off vis‐à‐vis sentinel activity.","container-title":"Ethology","DOI":"10.1111/eth.12833","ISSN":"01791613","issue":"2","journalAbbreviation":"Ethology","language":"en","page":"98-105","source":"DOI.org (Crossref)","title":"The sentineling-foraging trade-off in dominant and subordinate arabian babblers","volume":"125","author":[{"family":"Ostreiher","given":"Roni"},{"family":"Heifetz","given":"Aviad"}],"editor":[{"family":"Koenig","given":"W."}],"issued":{"date-parts":[["2019",2]]}}}],"schema":"https://github.com/citation-style-language/schema/raw/master/csl-citation.json"} </w:instrText>
      </w:r>
      <w:r w:rsidR="00B96E1F">
        <w:fldChar w:fldCharType="separate"/>
      </w:r>
      <w:r w:rsidR="00B96E1F" w:rsidRPr="00B96E1F">
        <w:t>[22]</w:t>
      </w:r>
      <w:r w:rsidR="00B96E1F">
        <w:fldChar w:fldCharType="end"/>
      </w:r>
      <w:r w:rsidRPr="00B16B42">
        <w:t>. This could point to yet another difference in energetic investment among group members, causing a difference in their individual contribution to the group’s sentinel behaviour.</w:t>
      </w:r>
    </w:p>
    <w:p w14:paraId="70E3274D" w14:textId="2F8C37E4" w:rsidR="00016BD7" w:rsidRPr="00B16B42" w:rsidRDefault="00016BD7" w:rsidP="00016BD7">
      <w:pPr>
        <w:pStyle w:val="SectionText0"/>
        <w:spacing w:line="480" w:lineRule="auto"/>
      </w:pPr>
      <w:r w:rsidRPr="00B16B42">
        <w:t xml:space="preserve">The effects of group size on sentinel behaviour are not surprising. The greater the number of group members, the greater the likelihood of an individual having sufficient energetic reserves to sentinel. Larger groups will therefore see decreased individual sentinel behaviour but more sentinel behaviour at the group level, with fewer and shorter gaps between bouts of sentinel </w:t>
      </w:r>
      <w:r w:rsidRPr="00B16B42">
        <w:lastRenderedPageBreak/>
        <w:t>behaviour</w:t>
      </w:r>
      <w:r w:rsidR="00B96E1F">
        <w:t xml:space="preserve"> </w:t>
      </w:r>
      <w:r w:rsidR="00B96E1F">
        <w:fldChar w:fldCharType="begin"/>
      </w:r>
      <w:r w:rsidR="00B96E1F">
        <w:instrText xml:space="preserve"> ADDIN ZOTERO_ITEM CSL_CITATION {"citationID":"jmwTZdpU","properties":{"formattedCitation":"[16,72,73]","plainCitation":"[16,72,73]","noteIndex":0},"citationItems":[{"id":640,"uris":["http://zotero.org/users/8430992/items/I4YD749U"],"itemData":{"id":640,"type":"article-journal","abstract":"T w o independently conceived and executed field studies using somewhat different methodologies tested the hypothesis that non-breeding helpers of the Florida scrub jay (Aphelocoma c. coerulescens) contribute importantly to antipredator sentinel behaviour. Specifically, we made four predictions: 1. Helpers participate to a non-trivial degree in sentinel behaviour; 2. Breeding pairs with helpers spend less time o n sentinel behaviour and hence more time foraging; 3. Breeders with helpers have more protected foraging time; and 4. Groups with helpers have greater total sentinel time.","container-title":"Ethology","DOI":"10.1111/j.1439-0310.1994.tb01034.x","ISSN":"01791613, 14390310","issue":"1-2","language":"en","page":"119-140","source":"DOI.org (Crossref)","title":"Role of helpers in the sentinel behaviour of the Florida scrub jay (&lt;i&gt;Aphelocoma c. coerulescens&lt;/i&gt;)","volume":"97","author":[{"family":"Hailman","given":"Jack P."},{"family":"McGowan","given":"Kevin J."},{"family":"Woolfenden","given":"Glen E."}],"issued":{"date-parts":[["2010",4,26]]}}},{"id":247,"uris":["http://zotero.org/users/8430992/items/ZDEF2H3N"],"itemData":{"id":247,"type":"article-journal","abstract":"We studied 19 color-banded groups of the cooperatively breeding Superb Fairy-wren (Malurus cyaneus) to determine (1) the contributions of breeding and helper males to antipredator vigilance, (2) whether such vigilance reduces predation risk, and (3) the mechanisms by which it might do so. Time spent as a sentinel (perching and scanning from conspicuous locations within sight of the nest) increased with group size, but successful and depredated nests did not differ significantly in sentinel time, and sentinels did not appear to coordinate their vigilance. Both breeder and helper males acted as sentinels, and both were more vigilant when nests contained nestlings than when they contained eggs. Breeders with helpers spent more time as sentinels than those without helpers. Presence of a sentinel reduced the time feeding adults spent pausing to scan when approaching and leaving the nest. Thus, vigilance could enable a male to detect a predator and decoy it away from the nest site or prevent it from locating the nest by deferring feeding visits of other provisioners, but we could not demonstrate that it reduced nest predation by the major nest predator, the Pied Currawong (Strepera graculina).","container-title":"The Auk","DOI":"10.1525/auk.2009.08074","ISSN":"1938-4254","issue":"1","journalAbbreviation":"The Auk","page":"147-154","source":"Silverchair","title":"Antipredator Vigilance in Cooperatively Breeding Superb Fairy-Wrens (&lt;i&gt;Malurus Cyaneus &lt;/i&gt;)","volume":"126","author":[{"family":"Yasukawa","given":"Ken"},{"family":"Cockburn","given":"Andrew"}],"issued":{"date-parts":[["2009",1,1]]}}},{"id":761,"uris":["http://zotero.org/users/8430992/items/VWR9WGBK"],"itemData":{"id":761,"type":"article-journal","container-title":"Evolution","DOI":"10.1111/evo.14383","ISSN":"0014-3820, 1558-5646","issue":"12","journalAbbreviation":"Evolution","language":"en","page":"3071-3086","source":"DOI.org (Crossref)","title":"Contributions of genetic and nongenetic sources to variation in cooperative behavior in a cooperative mammal","volume":"75","author":[{"family":"Houslay","given":"Thomas M."},{"family":"Nielsen","given":"Johanna F."},{"family":"Clutton‐Brock","given":"Tim H."}],"issued":{"date-parts":[["2021",12]]}}}],"schema":"https://github.com/citation-style-language/schema/raw/master/csl-citation.json"} </w:instrText>
      </w:r>
      <w:r w:rsidR="00B96E1F">
        <w:fldChar w:fldCharType="separate"/>
      </w:r>
      <w:r w:rsidR="00B96E1F" w:rsidRPr="00B96E1F">
        <w:t>[16,72,73]</w:t>
      </w:r>
      <w:r w:rsidR="00B96E1F">
        <w:fldChar w:fldCharType="end"/>
      </w:r>
      <w:r w:rsidRPr="00B16B42">
        <w:t xml:space="preserve">. In smaller groups, individuals must perform longer bouts of sentinel behaviour, increasing </w:t>
      </w:r>
      <w:r w:rsidR="00382F78">
        <w:t xml:space="preserve">the </w:t>
      </w:r>
      <w:r w:rsidRPr="00B16B42">
        <w:t>costs of sentinel behaviour for participating group members</w:t>
      </w:r>
      <w:r w:rsidR="00B96E1F">
        <w:t xml:space="preserve"> </w:t>
      </w:r>
      <w:r w:rsidR="00B96E1F">
        <w:fldChar w:fldCharType="begin"/>
      </w:r>
      <w:r w:rsidR="00B96E1F">
        <w:instrText xml:space="preserve"> ADDIN ZOTERO_ITEM CSL_CITATION {"citationID":"zlexIpFm","properties":{"formattedCitation":"[36]","plainCitation":"[36]","noteIndex":0},"citationItems":[{"id":628,"uris":["http://zotero.org/users/8430992/items/L76TN5JZ"],"itemData":{"id":628,"type":"article-journal","abstract":"Like humans engaged in risky activities, group members of some animal societies take turns acting as sentinels. Explanations of the evolution of sentinel behavior have frequently relied on kin selection or reciprocal altruism, but recent models suggest that guarding may be an individual's optimal activity once its stomach is full if no other animal is on guard. This paper provides support for this last explanation by showing that, in groups of meerkats (\n              Suricata suricatta\n              ), animals guard from safe sites, and solitary individuals as well as group members spend part of their time on guard. Though individuals seldom take successive guarding bouts, there is no regular rota, and the provision of food increases contributions to guarding and reduces the latency between bouts by the same individual.","container-title":"Science","DOI":"10.1126/science.284.5420.1640","ISSN":"0036-8075, 1095-9203","issue":"5420","journalAbbreviation":"Science","language":"en","page":"1640-1644","source":"DOI.org (Crossref)","title":"Selfish sentinels in cooperative mammals","volume":"284","author":[{"family":"Clutton-Brock","given":"T. H."},{"family":"O'Riain","given":"M. J."},{"family":"Brotherton","given":"P. N. M."},{"family":"Gaynor","given":"D."},{"family":"Kansky","given":"R."},{"family":"Griffin","given":"A. S."},{"family":"Manser","given":"M."}],"issued":{"date-parts":[["1999",6,4]]}}}],"schema":"https://github.com/citation-style-language/schema/raw/master/csl-citation.json"} </w:instrText>
      </w:r>
      <w:r w:rsidR="00B96E1F">
        <w:fldChar w:fldCharType="separate"/>
      </w:r>
      <w:r w:rsidR="00B96E1F" w:rsidRPr="00B96E1F">
        <w:t>[36]</w:t>
      </w:r>
      <w:r w:rsidR="00B96E1F">
        <w:fldChar w:fldCharType="end"/>
      </w:r>
      <w:r w:rsidRPr="00B16B42">
        <w:t>. Larger groups can more effectively distribute the costs of sentinel behaviour among members, while also providing other predation risk-reducing effects through other group-size effects such as the Many Eyes hypothesis.</w:t>
      </w:r>
    </w:p>
    <w:p w14:paraId="556795C7" w14:textId="697D3844" w:rsidR="00016BD7" w:rsidRDefault="00016BD7" w:rsidP="00016BD7">
      <w:pPr>
        <w:pStyle w:val="SectionText0"/>
        <w:spacing w:line="480" w:lineRule="auto"/>
      </w:pPr>
      <w:r w:rsidRPr="00B16B42">
        <w:t>Increased risk had similar effects on the sentinel behaviour of avian and mammal species, where increased sentinel behaviour was observed in situations of heightened risk</w:t>
      </w:r>
      <w:r w:rsidR="00B96E1F">
        <w:t xml:space="preserve"> </w:t>
      </w:r>
      <w:r w:rsidR="00B96E1F">
        <w:fldChar w:fldCharType="begin"/>
      </w:r>
      <w:r w:rsidR="00220616">
        <w:instrText xml:space="preserve"> ADDIN ZOTERO_ITEM CSL_CITATION {"citationID":"7gXgzQQx","properties":{"formattedCitation":"[11,59,74,75]","plainCitation":"[11,59,74,75]","noteIndex":0},"citationItems":[{"id":619,"uris":["http://zotero.org/users/8430992/items/RCE7A48W"],"itemData":{"id":619,"type":"article-journal","container-title":"Animal Behaviour","DOI":"10.1016/j.anbehav.2014.10.012","ISSN":"00033472","journalAbbreviation":"Animal Behaviour","language":"en","page":"185-192","source":"DOI.org (Crossref)","title":"Sentinel dwarf mongooses, &lt;i&gt;Helogale parvula&lt;/i&gt;, exhibit flexible decision making in relation to predation risk","volume":"98","author":[{"family":"Kern","given":"Julie M."},{"family":"Radford","given":"Andrew N."}],"issued":{"date-parts":[["2014",12]]}}},{"id":625,"uris":["http://zotero.org/users/8430992/items/5DPL2ZRV"],"itemData":{"id":625,"type":"article-journal","container-title":"Animal Behaviour","DOI":"10.1016/j.anbehav.2020.04.021","ISSN":"00033472","journalAbbreviation":"Animal Behaviour","language":"en","page":"143-152","source":"DOI.org (Crossref)","title":"Context-dependent contributions to sentinel behaviour: audience, satiation and danger effects","title-short":"Context-dependent contributions to sentinel behaviour","volume":"165","author":[{"family":"Arbon","given":"Josh J."},{"family":"Kern","given":"Julie M."},{"family":"Morris-Drake","given":"Amy"},{"family":"Radford","given":"Andrew N."}],"issued":{"date-parts":[["2020",7]]}}},{"id":767,"uris":["http://zotero.org/users/8430992/items/RXZQCJNU"],"itemData":{"id":767,"type":"article-journal","abstract":"Animals monitor surrounding dangers independently or cooperatively (synchronized and coordinated vigilance), with independent and synchronized scanning being prevalent. Coordinated vigilance, including unique sentinel behavior, is rare in nature, since it is time-consuming and limited in terms of benefits. No evidence showed animals adopt alternative vigilance strategies during antipredation scanning yet. Considering the nonindependent nature of both synchronization and coordination, we assessed whether group members could keep alert synchronously or in a coordinated fashion under different circumstance. We studied how human behavior and species-specific variables impacted individual and collective vigilance of globally threatened blacknecked cranes (Grus nigricollis) and explored behavior-based wildlife management. We tested both predation risk (number of juveniles in group) and human disturbance (level and distance) effects on individual and collective antipredation vigilance of black-necked crane families. Adults spent significantly more time (proportion and duration) on scanning than juveniles, and parents with juveniles behaved more vigilant. Both adults and juveniles increased time allocation and duration on vigilance with observer proximity. Deviation between observed and expected collective vigilance varied with disturbance and predation risk from zero, but not significantly so, indicating that an independent vigilance strategy was adopted by black-necked crane couples. The birds showed synchronized vigilance in low disturbance areas, with fewer juveniles and far from observers; otherwise, they scanned in coordinated fashion. The collective vigilance, from synchronized to coordinated pattern, varied as a function of observer distance that helped us determine a safe distance of 403.75 m for the most vulnerable family groups with two juveniles. We argue that vigilance could constitute a prime indicator in behavior-based species conservation, and we suggesting a safe distance of at least 400 m should be considered in future tourist management.","container-title":"Ecology and Evolution","DOI":"10.1002/ece3.7196","ISSN":"2045-7758, 2045-7758","issue":"5","journalAbbreviation":"Ecol. Evol.","language":"en","page":"2289-2298","source":"DOI.org (Crossref)","title":"Disturbance and predation risk influence vigilance synchrony of black‐necked cranes &lt;i&gt;Grus nigricollis&lt;/i&gt; , but not as strongly as expected","volume":"11","author":[{"family":"Kong","given":"Dejun"},{"family":"Møller","given":"Anders Pape"},{"family":"Zhang","given":"Yanyun"}],"issued":{"date-parts":[["2021",3]]}}},{"id":850,"uris":["http://zotero.org/users/8430992/items/8H9EQT86"],"itemData":{"id":850,"type":"article-journal","container-title":"Animal Behaviour","DOI":"10.1016/j.anbehav.2012.07.003","ISSN":"00033472","issue":"4","journalAbbreviation":"Animal Behaviour","language":"en","page":"823-834","source":"DOI.org (Crossref)","title":"Effects of predation risk on foraging behaviour and group size: adaptations in a social cooperative species","title-short":"Effects of predation risk on foraging behaviour and group size","volume":"84","author":[{"family":"Sorato","given":"Enrico"},{"family":"Gullett","given":"Philippa R."},{"family":"Griffith","given":"Simon C."},{"family":"Russell","given":"Andrew F."}],"issued":{"date-parts":[["2012",10]]}}}],"schema":"https://github.com/citation-style-language/schema/raw/master/csl-citation.json"} </w:instrText>
      </w:r>
      <w:r w:rsidR="00B96E1F">
        <w:fldChar w:fldCharType="separate"/>
      </w:r>
      <w:r w:rsidR="00220616" w:rsidRPr="00220616">
        <w:t>[11,59,74,75]</w:t>
      </w:r>
      <w:r w:rsidR="00B96E1F">
        <w:fldChar w:fldCharType="end"/>
      </w:r>
      <w:r w:rsidRPr="00B16B42">
        <w:t xml:space="preserve">. This risk can be from the presence of predators but also the presence of outgroup rivals and territory intruders, which </w:t>
      </w:r>
      <w:r w:rsidR="00382F78">
        <w:t>cause</w:t>
      </w:r>
      <w:r w:rsidRPr="00B16B42">
        <w:t xml:space="preserve"> an increase in sentinel behaviour</w:t>
      </w:r>
      <w:r w:rsidR="00220616">
        <w:t xml:space="preserve"> </w:t>
      </w:r>
      <w:r w:rsidR="00220616">
        <w:fldChar w:fldCharType="begin"/>
      </w:r>
      <w:r w:rsidR="00220616">
        <w:instrText xml:space="preserve"> ADDIN ZOTERO_ITEM CSL_CITATION {"citationID":"FyzOODcm","properties":{"formattedCitation":"[37,38]","plainCitation":"[37,38]","noteIndex":0},"citationItems":[{"id":598,"uris":["http://zotero.org/users/8430992/items/AURHX4ZR"],"itemData":{"id":598,"type":"article-journal","abstract":"Abstract\n            In social species, conspecific outsiders present various threats to groups and their members. These out-group threats are predicted to affect subsequent within-group interactions (e.g., affiliation and aggression) and individual behavior (e.g., foraging and vigilance decisions). However, experimental investigations of such consequences are rare, especially in natural conditions. We used field-based call playbacks and fecal presentations on habituated wild dwarf mongooses (Helogale parvula)—a cooperatively breeding, territorial species—to examine postinteraction responses to the simulated threat of a rival group. Dwarf mongooses invested more in grooming of groupmates, foraged closer together, and more regularly acted as sentinels (a raised guard) after encountering indicators of rival-group presence compared to control conditions. These behavioral changes likely arise from greater anxiety and, in the case of increased vigilance, the need to seek additional information about the threat. The influence of an out-group threat lasted at least 1 h but individuals of different dominance status and sex responded similarly, potentially because all group members suffer costs if a contest with rivals is lost. Our results provide field-based experimental evidence from wild animals that out-group threats can influence within-group behavior and decision making, and suggest the need for greater consideration of the lasting impacts of social conflict.","container-title":"Behavioral Ecology","DOI":"10.1093/beheco/arz095","ISSN":"1045-2249, 1465-7279","issue":"5","language":"en","page":"1425-1435","source":"DOI.org (Crossref)","title":"Experimental field evidence that out-group threats influence within-group behavior","volume":"30","author":[{"family":"Morris-Drake","given":"Amy"},{"family":"Christensen","given":"Charlotte"},{"family":"Kern","given":"Julie M"},{"family":"Radford","given":"Andrew N"}],"editor":[{"family":"Barrett","given":"Louise"}],"issued":{"date-parts":[["2019",9,28]]}}},{"id":421,"uris":["http://zotero.org/users/8430992/items/C59SZWFU"],"itemData":{"id":421,"type":"article-journal","abstract":"Although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sentinels?","volume":"27","author":[{"family":"Walker","given":"Lindsay"},{"family":"York","given":"Jenny"},{"family":"Young","given":"Andrew"}],"issued":{"date-parts":[["2016",4,24]]}}}],"schema":"https://github.com/citation-style-language/schema/raw/master/csl-citation.json"} </w:instrText>
      </w:r>
      <w:r w:rsidR="00220616">
        <w:fldChar w:fldCharType="separate"/>
      </w:r>
      <w:r w:rsidR="00220616" w:rsidRPr="00220616">
        <w:t>[37,38]</w:t>
      </w:r>
      <w:r w:rsidR="00220616">
        <w:fldChar w:fldCharType="end"/>
      </w:r>
      <w:r w:rsidRPr="00B16B42">
        <w:t xml:space="preserve">. The collection of information on potential threats is essential to the survival of individuals. Earlier detection of predators can reduce the risk of mortality and injury because of an interaction with a predator, increasing </w:t>
      </w:r>
      <w:r w:rsidR="00382F78">
        <w:t xml:space="preserve">the </w:t>
      </w:r>
      <w:r w:rsidRPr="00B16B42">
        <w:t xml:space="preserve">survival of group members and mates. The presence of at-risk individuals, such as young individuals, also </w:t>
      </w:r>
      <w:r w:rsidR="00382F78">
        <w:t>increased</w:t>
      </w:r>
      <w:r w:rsidRPr="00B16B42">
        <w:t xml:space="preserve"> sentinel behaviour, likely to compensate for an increase in predation risk. In meerkats (</w:t>
      </w:r>
      <w:r w:rsidRPr="00B16B42">
        <w:rPr>
          <w:i/>
        </w:rPr>
        <w:t>Suricata suricatta</w:t>
      </w:r>
      <w:r w:rsidRPr="00B16B42">
        <w:t>), the presence of pups significantly increased the sentinel behaviour of subordinates during foraging trips</w:t>
      </w:r>
      <w:r w:rsidR="00220616">
        <w:t xml:space="preserve"> </w:t>
      </w:r>
      <w:r w:rsidR="00220616">
        <w:fldChar w:fldCharType="begin"/>
      </w:r>
      <w:r w:rsidR="00220616">
        <w:instrText xml:space="preserve"> ADDIN ZOTERO_ITEM CSL_CITATION {"citationID":"59XxrECE","properties":{"formattedCitation":"[6]","plainCitation":"[6]","noteIndex":0},"citationItems":[{"id":616,"uris":["http://zotero.org/users/8430992/items/R3QC9GEW"],"itemData":{"id":616,"type":"article-journal","container-title":"Animal Behaviour","DOI":"10.1016/j.anbehav.2012.12.029","ISSN":"00033472","issue":"3","journalAbbreviation":"Animal Behaviour","language":"en","page":"655-661","source":"DOI.org (Crossref)","title":"Meerkat helpers increase sentinel behaviour and bipedal vigilance in the presence of pups","volume":"85","author":[{"family":"Santema","given":"Peter"},{"family":"Clutton-Brock","given":"Tim"}],"issued":{"date-parts":[["2013",3]]}}}],"schema":"https://github.com/citation-style-language/schema/raw/master/csl-citation.json"} </w:instrText>
      </w:r>
      <w:r w:rsidR="00220616">
        <w:fldChar w:fldCharType="separate"/>
      </w:r>
      <w:r w:rsidR="00220616" w:rsidRPr="00220616">
        <w:t>[6]</w:t>
      </w:r>
      <w:r w:rsidR="00220616">
        <w:fldChar w:fldCharType="end"/>
      </w:r>
      <w:r w:rsidRPr="00B16B42">
        <w:t xml:space="preserve">. The presence of young in the group could increase predation risk if young individuals are more vulnerable or have inefficient vigilance due to a lack of </w:t>
      </w:r>
      <w:r w:rsidR="00382F78">
        <w:t>experience</w:t>
      </w:r>
      <w:r w:rsidRPr="00B16B42">
        <w:t xml:space="preserve"> with threats. Their inclusion in foraging groups could therefore increase the group’s risk of predation, resulting in increased sentinel behaviour in adult members.</w:t>
      </w:r>
      <w:r>
        <w:t xml:space="preserve"> </w:t>
      </w:r>
      <w:r w:rsidR="00382F78">
        <w:t>Reduced-risk</w:t>
      </w:r>
      <w:r>
        <w:t xml:space="preserve"> environments, such as in captivity, have shown that captive meerkats behaved similarly to their wild counterparts suggesting that sentinel behaviour is plastic, but does not disappear in the absence of predation risk</w:t>
      </w:r>
      <w:r w:rsidR="00220616">
        <w:t xml:space="preserve"> </w:t>
      </w:r>
      <w:r w:rsidR="00220616">
        <w:fldChar w:fldCharType="begin"/>
      </w:r>
      <w:r w:rsidR="00220616">
        <w:instrText xml:space="preserve"> ADDIN ZOTERO_ITEM CSL_CITATION {"citationID":"XSzxnvZ3","properties":{"formattedCitation":"[3]","plainCitation":"[3]","noteIndex":0},"citationItems":[{"id":631,"uris":["http://zotero.org/users/8430992/items/KQJR9S6E"],"itemData":{"id":631,"type":"article-journal","abstract":"The social and cooperative behavior of meerkats (Suricata suricatta), specifically their sentinel behavior, has been intensively studied in free‐ranging populations. This study focuses on whether guarding in captive meerkats exhibits a pattern similar to that described for wild groups. Sentinel behavior in captivity has been somewhat neglected because predation is usually not a critical factor. Nonetheless, observations in captivity might reveal whether individual or group experience influences this specific behavior pattern. We observed three captive meerkat groups (in outdoor as well as indoor enclosures) and analyzed the duration of guarding sequences, the number of established guards, the guard posture, and the individual guard positions. We also conducted playback experiments to investigate the reaction of the sentinel and the group to bird calls (songbird vs. predatory bird species). The results demonstrated that captive groups behave much the same as wild groups. Certain individuals performed the guard job more often than other group members. Accordingly, the “super sentinels” observed in the wild also exist in captive groups. Playbacks showed that the sentinels reacted more strongly to the calls of predatory bird species, indicating that captive meerkats are able to categorize bird calls. We also documented major differences in behavioral responses to the calls of specific predatory bird species. Our observations underline that sentinel behavior is probably a combination of an innate, imprinted pattern that is further affected by the experience. Future studies might further investigate this influence of experience, beyond innate behavior, on the group‐specific sentinel behavior pattern in captive meerkats.","container-title":"Zoo Biology","DOI":"10.1002/zoo.21644","ISSN":"0733-3188, 1098-2361","issue":"1","journalAbbreviation":"Zoo Biology","language":"en","page":"10-19","source":"DOI.org (Crossref)","title":"Sentinel behavior in captive meerkats ( &lt;i&gt;Suricata suricatta&lt;/i&gt; )","volume":"41","author":[{"family":"Huels","given":"Florian D."},{"family":"Stoeger","given":"Angela S."}],"issued":{"date-parts":[["2022",1]]}}}],"schema":"https://github.com/citation-style-language/schema/raw/master/csl-citation.json"} </w:instrText>
      </w:r>
      <w:r w:rsidR="00220616">
        <w:fldChar w:fldCharType="separate"/>
      </w:r>
      <w:r w:rsidR="00220616" w:rsidRPr="00220616">
        <w:t>[3]</w:t>
      </w:r>
      <w:r w:rsidR="00220616">
        <w:fldChar w:fldCharType="end"/>
      </w:r>
      <w:r>
        <w:t xml:space="preserve">. Instead, individuals could be upregulating their sentinel behaviour in response to increased perceived threat but maintain a ‘baseline’ level of </w:t>
      </w:r>
      <w:r>
        <w:lastRenderedPageBreak/>
        <w:t>sentinel behaviour in times of low risk, further supporting the hypothesis that the behaviour is dependent on the selfish motivation of individuals.</w:t>
      </w:r>
    </w:p>
    <w:p w14:paraId="01E9E736" w14:textId="7B0800D9" w:rsidR="00016BD7" w:rsidRPr="001A1DF9" w:rsidRDefault="00016BD7" w:rsidP="00016BD7">
      <w:pPr>
        <w:pStyle w:val="SectionText0"/>
        <w:spacing w:line="480" w:lineRule="auto"/>
      </w:pPr>
      <w:r>
        <w:t>Extrinsic factors can also modify the effectiveness of the sentinel, diminishing the benefits provided to the non-sentinel individuals. Factors such as access to adequate sentinel locations</w:t>
      </w:r>
      <w:r w:rsidR="00220616">
        <w:t xml:space="preserve"> </w:t>
      </w:r>
      <w:r w:rsidR="00220616">
        <w:fldChar w:fldCharType="begin"/>
      </w:r>
      <w:r w:rsidR="00220616">
        <w:instrText xml:space="preserve"> ADDIN ZOTERO_ITEM CSL_CITATION {"citationID":"HL665tNI","properties":{"formattedCitation":"[30]","plainCitation":"[30]","noteIndex":0},"citationItems":[{"id":845,"uris":["http://zotero.org/users/8430992/items/KLYWEFGE"],"itemData":{"id":845,"type":"article-journal","container-title":"Journal of Animal Ecology","DOI":"10.1046/j.0021-8790.2001.00565.x","ISSN":"00218790","issue":"6","language":"en","page":"1070-1079","source":"DOI.org (Crossref)","title":"Safe selfish sentinels in a cooperative bird: &lt;i&gt;Safe selfish sentinels&lt;/i&gt;","title-short":"Safe selfish sentinels in a cooperative bird","volume":"70","author":[{"family":"Wright","given":"J."},{"family":"Berg","given":"E."},{"family":"De Kort","given":"S. R."},{"family":"Khazin","given":"V."},{"family":"Maklakov","given":"A. A."}],"issued":{"date-parts":[["2001",11]]}}}],"schema":"https://github.com/citation-style-language/schema/raw/master/csl-citation.json"} </w:instrText>
      </w:r>
      <w:r w:rsidR="00220616">
        <w:fldChar w:fldCharType="separate"/>
      </w:r>
      <w:r w:rsidR="00220616" w:rsidRPr="00220616">
        <w:t>[30]</w:t>
      </w:r>
      <w:r w:rsidR="00220616">
        <w:fldChar w:fldCharType="end"/>
      </w:r>
      <w:r>
        <w:t>, anthropogenic noise</w:t>
      </w:r>
      <w:r w:rsidR="00220616">
        <w:t xml:space="preserve"> </w:t>
      </w:r>
      <w:r w:rsidR="00220616">
        <w:fldChar w:fldCharType="begin"/>
      </w:r>
      <w:r w:rsidR="00220616">
        <w:instrText xml:space="preserve"> ADDIN ZOTERO_ITEM CSL_CITATION {"citationID":"J5pSMkdI","properties":{"formattedCitation":"[55]","plainCitation":"[55]","noteIndex":0},"citationItems":[{"id":1763,"uris":["http://zotero.org/users/8430992/items/HIRBGBBW"],"itemData":{"id":1763,"type":"article-journal","abstract":"Anthropogenic noise is rapidly becoming a universal environmental feature. While the impacts of such additional noise on avian sexual signals are well documented, our understanding of its effect in other terrestrial taxa, on other vocalisations, and on receivers is more limited. Little is known, for example, about the influence of anthropogenic noise on responses to vocalisations relating to predation risk, despite the potential fitness consequences. We use playback experiments to investigate the impact of traffic noise on the responses of foraging dwarf mongooses (Helogale parvula) to surveillance calls produced by sentinels, individuals scanning for danger from a raised position whose presence usually results in reduced vigilance by foragers. Foragers exhibited a lessened response to surveillance calls in traffic-noise compared to ambient-sound playback, increasing personal vigilance. A second playback experiment, using noise playbacks without surveillance calls, suggests that the increased vigilance could arise in part from the direct influence of additional noise as there was an increase in response to traffic-noise playback alone. Acoustic masking could also play a role. Foragers maintained the ability to distinguish between sentinels of different dominance class, increasing personal vigilance when presented with subordinate surveillance calls compared to calls of a dominant groupmate in both noise treatments, suggesting complete masking was not occurring. However, an acoustic-transmission experiment showed that while surveillance calls were potentially audible during approaching traffic noise, they were probably inaudible during peak traffic intensity noise. While recent work has demonstrated detrimental effects of anthropogenic noise on defensive responses to actual predatory attacks, which are relatively rare, our results provide evidence of a potentially more widespread influence since animals should constantly assess background risk to optimise the foraging-vigilance trade-off.","container-title":"Environmental Pollution (Barking, Essex: 1987)","DOI":"10.1016/j.envpol.2016.08.049","ISSN":"1873-6424","journalAbbreviation":"Environ Pollut","language":"eng","note":"PMID: 27595178","page":"988-995","source":"PubMed","title":"Anthropogenic noise disrupts use of vocal information about predation risk","volume":"218","author":[{"family":"Kern","given":"Julie M."},{"family":"Radford","given":"Andrew N."}],"issued":{"date-parts":[["2016",11]]}}}],"schema":"https://github.com/citation-style-language/schema/raw/master/csl-citation.json"} </w:instrText>
      </w:r>
      <w:r w:rsidR="00220616">
        <w:fldChar w:fldCharType="separate"/>
      </w:r>
      <w:r w:rsidR="00220616" w:rsidRPr="00220616">
        <w:t>[55]</w:t>
      </w:r>
      <w:r w:rsidR="00220616">
        <w:fldChar w:fldCharType="end"/>
      </w:r>
      <w:r>
        <w:t xml:space="preserve"> and factors that increase environmental uncertainty such as visual obstructions (e.g. tall grasses)</w:t>
      </w:r>
      <w:r w:rsidR="00220616">
        <w:t xml:space="preserve"> </w:t>
      </w:r>
      <w:r w:rsidR="00220616">
        <w:fldChar w:fldCharType="begin"/>
      </w:r>
      <w:r w:rsidR="00220616">
        <w:instrText xml:space="preserve"> ADDIN ZOTERO_ITEM CSL_CITATION {"citationID":"NCAtl5di","properties":{"formattedCitation":"[11]","plainCitation":"[11]","noteIndex":0},"citationItems":[{"id":619,"uris":["http://zotero.org/users/8430992/items/RCE7A48W"],"itemData":{"id":619,"type":"article-journal","container-title":"Animal Behaviour","DOI":"10.1016/j.anbehav.2014.10.012","ISSN":"00033472","journalAbbreviation":"Animal Behaviour","language":"en","page":"185-192","source":"DOI.org (Crossref)","title":"Sentinel dwarf mongooses, &lt;i&gt;Helogale parvula&lt;/i&gt;, exhibit flexible decision making in relation to predation risk","volume":"98","author":[{"family":"Kern","given":"Julie M."},{"family":"Radford","given":"Andrew N."}],"issued":{"date-parts":[["2014",12]]}}}],"schema":"https://github.com/citation-style-language/schema/raw/master/csl-citation.json"} </w:instrText>
      </w:r>
      <w:r w:rsidR="00220616">
        <w:fldChar w:fldCharType="separate"/>
      </w:r>
      <w:r w:rsidR="00220616" w:rsidRPr="00220616">
        <w:t>[11]</w:t>
      </w:r>
      <w:r w:rsidR="00220616">
        <w:fldChar w:fldCharType="end"/>
      </w:r>
      <w:r>
        <w:t xml:space="preserve">, shorter lines of sight and novel stimuli can also alter an individual’s need for vigilance and by extension sentinel behaviour. In dwarf </w:t>
      </w:r>
      <w:r w:rsidR="00382F78">
        <w:t>mongooses</w:t>
      </w:r>
      <w:r>
        <w:t xml:space="preserve">, the presence of anthropogenic noises significantly affected the ability to hear acoustic signals from the sentinel, reducing their effectiveness. Foragers were observed to increase their personal vigilance in response to </w:t>
      </w:r>
      <w:r w:rsidR="00382F78">
        <w:t>in compensation</w:t>
      </w:r>
      <w:r w:rsidR="00220616">
        <w:t xml:space="preserve"> </w:t>
      </w:r>
      <w:r w:rsidR="00220616">
        <w:fldChar w:fldCharType="begin"/>
      </w:r>
      <w:r w:rsidR="00220616">
        <w:instrText xml:space="preserve"> ADDIN ZOTERO_ITEM CSL_CITATION {"citationID":"6uxwYGA0","properties":{"formattedCitation":"[55]","plainCitation":"[55]","noteIndex":0},"citationItems":[{"id":1763,"uris":["http://zotero.org/users/8430992/items/HIRBGBBW"],"itemData":{"id":1763,"type":"article-journal","abstract":"Anthropogenic noise is rapidly becoming a universal environmental feature. While the impacts of such additional noise on avian sexual signals are well documented, our understanding of its effect in other terrestrial taxa, on other vocalisations, and on receivers is more limited. Little is known, for example, about the influence of anthropogenic noise on responses to vocalisations relating to predation risk, despite the potential fitness consequences. We use playback experiments to investigate the impact of traffic noise on the responses of foraging dwarf mongooses (Helogale parvula) to surveillance calls produced by sentinels, individuals scanning for danger from a raised position whose presence usually results in reduced vigilance by foragers. Foragers exhibited a lessened response to surveillance calls in traffic-noise compared to ambient-sound playback, increasing personal vigilance. A second playback experiment, using noise playbacks without surveillance calls, suggests that the increased vigilance could arise in part from the direct influence of additional noise as there was an increase in response to traffic-noise playback alone. Acoustic masking could also play a role. Foragers maintained the ability to distinguish between sentinels of different dominance class, increasing personal vigilance when presented with subordinate surveillance calls compared to calls of a dominant groupmate in both noise treatments, suggesting complete masking was not occurring. However, an acoustic-transmission experiment showed that while surveillance calls were potentially audible during approaching traffic noise, they were probably inaudible during peak traffic intensity noise. While recent work has demonstrated detrimental effects of anthropogenic noise on defensive responses to actual predatory attacks, which are relatively rare, our results provide evidence of a potentially more widespread influence since animals should constantly assess background risk to optimise the foraging-vigilance trade-off.","container-title":"Environmental Pollution (Barking, Essex: 1987)","DOI":"10.1016/j.envpol.2016.08.049","ISSN":"1873-6424","journalAbbreviation":"Environ Pollut","language":"eng","note":"PMID: 27595178","page":"988-995","source":"PubMed","title":"Anthropogenic noise disrupts use of vocal information about predation risk","volume":"218","author":[{"family":"Kern","given":"Julie M."},{"family":"Radford","given":"Andrew N."}],"issued":{"date-parts":[["2016",11]]}}}],"schema":"https://github.com/citation-style-language/schema/raw/master/csl-citation.json"} </w:instrText>
      </w:r>
      <w:r w:rsidR="00220616">
        <w:fldChar w:fldCharType="separate"/>
      </w:r>
      <w:r w:rsidR="00220616" w:rsidRPr="00220616">
        <w:t>[55]</w:t>
      </w:r>
      <w:r w:rsidR="00220616">
        <w:fldChar w:fldCharType="end"/>
      </w:r>
      <w:r>
        <w:t>. The wealth of environmental factors that can increase the anxiety and need for vigilance require further study to assess their impacts on sentinel behaviour.</w:t>
      </w:r>
    </w:p>
    <w:p w14:paraId="0557B606" w14:textId="62DB6312" w:rsidR="00016BD7" w:rsidRPr="00F24438" w:rsidRDefault="00016BD7" w:rsidP="00016BD7">
      <w:pPr>
        <w:pStyle w:val="SectionText0"/>
        <w:spacing w:line="480" w:lineRule="auto"/>
      </w:pPr>
      <w:r w:rsidRPr="00F24438">
        <w:t xml:space="preserve">The likelihood of an individual to perform sentinel behaviour can therefore be affected by extrinsic as well as intrinsic factors, revealing a remarkably plastic behaviour. By altering their behaviour, individuals can best manage their own needs for foraging and vigilance based on their energetic reserves and the perceived threats in their environments. This ability to </w:t>
      </w:r>
      <w:r w:rsidR="00220616">
        <w:t>change</w:t>
      </w:r>
      <w:r w:rsidRPr="00F24438">
        <w:t xml:space="preserve"> their behaviour can be adaptive in highly variable environments. </w:t>
      </w:r>
    </w:p>
    <w:p w14:paraId="10EEA887" w14:textId="57B717EF" w:rsidR="00016BD7" w:rsidRPr="00016BD7" w:rsidRDefault="00016BD7" w:rsidP="00FD273E">
      <w:pPr>
        <w:pStyle w:val="SectionSubtitle"/>
        <w:spacing w:after="0" w:line="480" w:lineRule="auto"/>
      </w:pPr>
      <w:bookmarkStart w:id="43" w:name="_Toc162610813"/>
      <w:r w:rsidRPr="00016BD7">
        <w:t>Coordination</w:t>
      </w:r>
      <w:bookmarkEnd w:id="43"/>
    </w:p>
    <w:p w14:paraId="2EC3EAD2" w14:textId="7D156CD4" w:rsidR="00016BD7" w:rsidRPr="00726CBB" w:rsidRDefault="00016BD7" w:rsidP="00016BD7">
      <w:pPr>
        <w:pStyle w:val="SectionText0"/>
        <w:spacing w:line="480" w:lineRule="auto"/>
      </w:pPr>
      <w:r w:rsidRPr="00726CBB">
        <w:t>Coordination of sentinels has been identified as the defining feature of true sentinel systems</w:t>
      </w:r>
      <w:r w:rsidR="00220616">
        <w:t xml:space="preserve"> </w:t>
      </w:r>
      <w:r w:rsidR="00220616">
        <w:fldChar w:fldCharType="begin"/>
      </w:r>
      <w:r w:rsidR="00220616">
        <w:instrText xml:space="preserve"> ADDIN ZOTERO_ITEM CSL_CITATION {"citationID":"075kUWJR","properties":{"formattedCitation":"[1,15,17,29,76]","plainCitation":"[1,15,17,29,76]","noteIndex":0},"citationItems":[{"id":239,"uris":["http://zotero.org/users/8430992/items/S3J3SQSD"],"itemData":{"id":239,"type":"chapter","container-title":"Advances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A."}],"accessed":{"date-parts":[["2022",1,9]]},"issued":{"date-parts":[["2015"]]}}},{"id":641,"uris":["http://zotero.org/users/8430992/items/2RMFDXDF"],"itemData":{"id":641,"type":"article-journal","abstract":"Sentinels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 &lt;i&gt;Aphelocoma coerulescens&lt;/i&gt; ) are sentinels more when well-fed (even with no kin nearby): sentinel behavior by Florida scrub-jays fed peanuts","title-short":"Florida scrub-jays ( &lt;i&gt;aphelocoma coerulescens&lt;/i&gt; ) are sentinels more when well-fed (even with no kin nearby)","volume":"109","author":[{"family":"Bednekoff","given":"Peter A."},{"family":"Woolfenden","given":"Glen E."}],"issued":{"date-parts":[["2003",11]]}}},{"id":849,"uris":["http://zotero.org/users/8430992/items/7DBQBTTQ"],"itemData":{"id":849,"type":"article-journal","abstract":"Sentinel coordination requires that individuals react to the sentinel behavior of others. Previous work showed that Florida scrub-jays are sentinels more often when given supplemental food. Here we measured how birds in pairs reacted when their mates were fed. Scrub-jays were sentinels less when their mates were fed, demonstrating compensation. Indirect evidence suggests that this compensatory decrease in sentinel behavior was smaller than the increase in sentinel behavior by their mates. In addition, males in newly established groups were sentinels less often.","container-title":"Ethology","DOI":"10.1111/j.1439-0310.2006.01227.x","ISSN":"0179-1613, 1439-0310","issue":"8","journalAbbreviation":"Ethology","language":"en","page":"796-800","source":"DOI.org (Crossref)","title":"Florida scrub-jays compensate for the sentinel behavior of flockmates","volume":"112","author":[{"family":"Bednekoff","given":"Peter A."},{"family":"Woolfenden","given":"Glen E."}],"issued":{"date-parts":[["2006",8]]}}},{"id":1728,"uris":["http://zotero.org/users/8430992/items/RK8XJ8GS"],"itemData":{"id":1728,"type":"article-journal","abstract":"Sentinels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A."}],"issued":{"date-parts":[["2001"]]}}},{"id":623,"uris":["http://zotero.org/users/8430992/items/7Z3BBTH7"],"itemData":{"id":623,"type":"chapter","container-title":"Mixed-Species Groups of Animals","ISBN":"978-0-12-805355-3","language":"en","note":"DOI: 10.1016/B978-0-12-805355-3.00007-5","page":"125-145","publisher":"Elsevier","source":"DOI.org (Crossref)","title":"Leadership and Sentinel Behavior","URL":"https://linkinghub.elsevier.com/retrieve/pii/B9780128053553000075","author":[{"family":"Goodale","given":"Eben"},{"family":"Beauchamp","given":"Guy"},{"family":"Ruxton","given":"Graeme D."}],"accessed":{"date-parts":[["2022",11,24]]},"issued":{"date-parts":[["2017"]]}}}],"schema":"https://github.com/citation-style-language/schema/raw/master/csl-citation.json"} </w:instrText>
      </w:r>
      <w:r w:rsidR="00220616">
        <w:fldChar w:fldCharType="separate"/>
      </w:r>
      <w:r w:rsidR="00220616" w:rsidRPr="00220616">
        <w:t>[1,15,17,29,76]</w:t>
      </w:r>
      <w:r w:rsidR="00220616">
        <w:fldChar w:fldCharType="end"/>
      </w:r>
      <w:r w:rsidRPr="00726CBB">
        <w:t xml:space="preserve">. The adoption of an exposed prominent position from which to perform constant vigilance, and the communication of threats through alarm calls are not behaviours exclusive to sentinel behaviour. These characteristics can not be solely relied upon to describe a sentinel </w:t>
      </w:r>
      <w:r w:rsidRPr="00726CBB">
        <w:lastRenderedPageBreak/>
        <w:t xml:space="preserve">species. Instead, the coordination of sentinel bouts to ensure no overlap and reduce gaps should then appear more frequently in contemporary literature on sentinel behaviour. Despite this, there is a low number of articles that explicitly mention coordination in their definition of sentinel behaviour, though an upward trend is detected in articles published after 2017. However, this is not accompanied by a decrease in the number of articles without this criterion. By not including and testing for the coordination of sentinels, we are exposing ourselves to </w:t>
      </w:r>
      <w:r w:rsidR="00382F78">
        <w:t xml:space="preserve">an </w:t>
      </w:r>
      <w:r w:rsidRPr="00726CBB">
        <w:t>increased risk of misidentification of sentinel species. The correct identification of sentinel systems is required to further our understanding of the underlying mechanisms behind these complex social behaviours.</w:t>
      </w:r>
    </w:p>
    <w:p w14:paraId="2D145631" w14:textId="11FF21CA" w:rsidR="00016BD7" w:rsidRPr="00016BD7" w:rsidRDefault="00016BD7" w:rsidP="00FD273E">
      <w:pPr>
        <w:pStyle w:val="SectionSubtitle"/>
        <w:spacing w:after="0" w:line="480" w:lineRule="auto"/>
      </w:pPr>
      <w:bookmarkStart w:id="44" w:name="_Toc162610814"/>
      <w:r w:rsidRPr="00016BD7">
        <w:t>Urbanization</w:t>
      </w:r>
      <w:bookmarkEnd w:id="44"/>
    </w:p>
    <w:p w14:paraId="003B541C" w14:textId="3AD10B55" w:rsidR="00016BD7" w:rsidRPr="00B32F56" w:rsidRDefault="00016BD7" w:rsidP="00016BD7">
      <w:pPr>
        <w:pStyle w:val="SectionText0"/>
        <w:spacing w:line="480" w:lineRule="auto"/>
      </w:pPr>
      <w:r w:rsidRPr="00B32F56">
        <w:t xml:space="preserve">Urbanization is an important driver of behavioural change. Animals will alter their behaviours to increase success in their environments, and the effects of urbanization on individual behaviours </w:t>
      </w:r>
      <w:r w:rsidR="00382F78">
        <w:t>have</w:t>
      </w:r>
      <w:r w:rsidRPr="00B32F56">
        <w:t xml:space="preserve"> frequently been studied in a variety of species</w:t>
      </w:r>
      <w:r w:rsidR="00220616">
        <w:t xml:space="preserve"> </w:t>
      </w:r>
      <w:r w:rsidR="00220616">
        <w:fldChar w:fldCharType="begin"/>
      </w:r>
      <w:r w:rsidR="00220616">
        <w:instrText xml:space="preserve"> ADDIN ZOTERO_ITEM CSL_CITATION {"citationID":"aPCdc54X","properties":{"formattedCitation":"[41,42,51,77,78]","plainCitation":"[41,42,51,77,78]","noteIndex":0},"citationItems":[{"id":268,"uris":["http://zotero.org/users/8430992/items/U83EWWCW"],"itemData":{"id":268,"type":"chapter","abstract":"Urban habitats and landscapes are markedly different from nonurban “natural” habitats. The major difference is the transformation of the land, from natural green areas to anthropogenic structures and impervious surfaces. To survive in the urban habitat, birds are forced to either accept or avoid the new conditions. In addition, the urban sprawl has led to a highly fragmented landscape, with islets of suitable bird habitat surrounded by highways and buildings that frequently act as barriers, even for mobile creatures such as birds. These altered conditions have changed the avifauna dramatically, with many species vanishing once an area is urbanized, thus resulting in a significant loss of local biodiversity. However, some species seem to thrive in the city, and these urban-dwelling species often show pronounced phenotypic differences (e.g., in behavior, physiology, and morphology) to their rural conspecifics. These phenotypic changes have been linked to specific urban selective drivers such as air pollution, artificial light at night, noise, different kinds of food, different predation pressures, and human disturbances. However, these drivers are often confounded, and it is hard to separate one urban factor as the main driver for the differentiation. Although the urban habitat is a large threat to biodiversity, it is also an exciting environment for studies of population divergence, evolutionary responses, and ultimately speciation in real time.","collection-title":"Fascinating Life Sciences","container-title":"Bird Species: How They Arise, Modify and Vanish","event-place":"Cham","ISBN":"978-3-319-91689-7","language":"en","note":"DOI: 10.1007/978-3-319-91689-7_13","page":"235-257","publisher":"Springer International Publishing","publisher-place":"Cham","source":"Springer Link","title":"Impact of urbanization on birds","URL":"https://doi.org/10.1007/978-3-319-91689-7_13","author":[{"family":"Isaksson","given":"Caroline"}],"editor":[{"family":"Tietze","given":"Dieter Thomas"}],"accessed":{"date-parts":[["2022",1,10]]},"issued":{"date-parts":[["2018"]]}}},{"id":6,"uris":["http://zotero.org/users/8430992/items/56QUZNTG"],"itemData":{"id":6,"type":"chapter","abstract":"Human populations are increasing and becoming predominantly urban. Resulting land cover changes reduce, perforate, isolate, and degrade bird habitat on local and global scales. I review: 1) urbanization of the Earth, and 2) published studies of bird responses to human settlement, and then: 3) suggest how and why birds respond to settlement. In a slight majority of studies, bird density increased, but richness and evenness decreased in response to urbanization. The most consistent effects of increasing settlement were increases in non-native species of birds, increases in birds able to nest on buildings (esp. swifts and swallows), increases in nest predation, and decreases in interior- and ground-nesting species. Effects of urbanization on hawks, owls, and cavity nesters were less consistent, in part being dependent on the surrounding habitat. The factors favoring species in urbanizing areas appear simpler than those reducing species. Increased availability of food was primary among factors benefiting species; predator reduction, reduced human persecution, and habitat enhancement were less important. Decreased habitat availability, reduced patch size, increased edge, increased non-native vegetation, decreased vegetative complexity, and increased nest predation were commonly associated with bird declines in response to human settlement. Urban planners and policy makers can profoundly affect how and where cities grow. Avian ecologists can help inform these important decisions by: 1) quantifying how the pattern of settlement affects birds and 2) understanding how bird populations and resulting communities change along entire gradients of urbanization.","container-title":"Avian Ecology and Conservation in an Urbanizing World","event-place":"Boston, MA","ISBN":"978-1-4615-1531-9","language":"en","note":"DOI: 10.1007/978-1-4615-1531-9_2","page":"19-47","publisher":"Springer US","publisher-place":"Boston, MA","source":"Springer Link","title":"Worldwide urbanization and its effects on birds","URL":"https://doi.org/10.1007/978-1-4615-1531-9_2","author":[{"family":"Marzluff","given":"John M."}],"editor":[{"family":"Marzluff","given":"John M."},{"family":"Bowman","given":"Reed"},{"family":"Donnelly","given":"Roarke"}],"accessed":{"date-parts":[["2021",9,22]]},"issued":{"date-parts":[["2001"]]}}},{"id":1756,"uris":["http://zotero.org/users/8430992/items/ATXGBHTA","http://zotero.org/users/8430992/items/JILFH5I6"],"itemData":{"id":1756,"type":"article-journal","abstract":"The conversion of forests and farmlands to human settlements has negative impacts on many native species, but also provides resources that some species are able to exploit. American Crows (Corvus brachyrhynchos), one such exploiter, create concern due to their impact as nest predators, disease hosts, and cultural harbingers of evil. We used various measures of crow abundance and resource use to determine crows’ response to features of anthropogenic landscapes in the Puget Sound region of the United States. We examined land cover and land use composition at three spatial scales: study sites (up to 208 ha), crow home ranges within sites (18.1 ha), and local land cover (400 m2). At the study site and within-site scales crow abundance was strongly correlated with land cover providing anthropogenic resources. In particular, crows were associated with the amount of ‘maintained forest’ cover, and were more likely to use grass and shrub cover than forest or bare soil cover. Although crows did not show a generalized response to an edge variable, they exhibited greater use of patchy habitat created by human settlements than of native forests. Radio-tagged territorial adults used resources within their home ranges relatively evenly, suggesting resource selection had occurred at a larger spatial scale. The land conversion pattern of new suburban and exurban settlements creates the mix of impervious surfaces and maintained vegetation that crows use, and in our study area crow populations are expected to continue to increase.","container-title":"Landscape Ecology","DOI":"10.1007/s10980-008-9305-9","ISSN":"0921-2973, 1572-9761","issue":"2","journalAbbreviation":"Landscape Ecol","language":"en","page":"281-293","source":"Semantic Scholar","title":"Multi-scale use of lands providing anthropogenic resources by American Crows in an urbanizing landscape","volume":"24","author":[{"family":"Withey","given":"John C."},{"family":"Marzluff","given":"John M."}],"issued":{"date-parts":[["2009",2]]}}},{"id":3,"uris":["http://zotero.org/users/8430992/items/AR2NP7SS"],"itemData":{"id":3,"type":"article-journal","abstract":"Urbanization is considered the fastest growing form of global land‐use change and can dramatically modify habitat structure and ecosystem functioning. While ecological processes continue to operate within cities, urban ecosystems are profoundly different from their more natural counterparts. Thus, ecological predictions derived from more natural ecosystems are rarely generalizable to urban environments.\nIn this study, we used data from a large‐scale and long‐term camera trap project in Chicago IL, USA, to determine whether urbanization alters predator‐avoidance behaviour of urban prey species.\nWe studied three behavioural mechanisms often induced by the fear of predation (spatial distribution, daily activity patterns and vigilance) of white‐tailed deer (Odocoileus virginianus) and eastern cottontail (Sylvilagus floridanus) when coyote (Canis latrans)—an urban apex predator—was present.\nWe found no evidence of spatial segregation between coyote and either prey species. Furthermore, neither white‐tailed deer nor eastern cottontail changed their daily activity or increased vigilance in urban areas when coyotes were present. Eastern cottontail, however, had their uppermost level of vigilance in highly urban sites when coyotes were absent.\nOur study demonstrates that predator–prey dynamics might be modified in urban ecosystems—moving from what is traditionally thought of as a two‐player system (predator and prey) to a three‐player system (predator, prey and people).\nThe authors found that urban prey species are less “afraid” of predators in cities, indicating that interactions between predators and prey in urban ecosystems may be better understood by considering three players instead of two: predators, prey and people.","container-title":"The Journal of animal ecology","DOI":"10.1111/1365-2656.12967","ISSN":"0021-8790","issue":"5","language":"eng","note":"publisher-place: England\npublisher: Wiley Subscription Services, Inc","page":"793–803","source":"ocul-bu.primo.exlibrisgroup.com","title":"Urbanization alters predator‐avoidance behaviours","volume":"88","author":[{"family":"Gallo","given":"Travis"},{"family":"Fidino","given":"Mason"},{"family":"Lehrer","given":"Elizabeth W."},{"family":"Magle","given":"Seth"},{"family":"Loison","given":"Anne"}],"contributor":[{"family":"Loison","given":"Anne"}],"issued":{"date-parts":[["2019"]]}}},{"id":23,"uris":["http://zotero.org/users/8430992/items/PK67KPNF"],"itemData":{"id":23,"type":"article-journal","abstract":"Most of the organisms are seasonal and live in a periodic environment and rely on external cues to optimally time their annual life history stages. The most predictable environmental cue which organisms use to time reproduction is the photoperiod, but food, temperature, and humidity may play role as a crucial factors. Urbanization is greatly increasing phenomenon and leads to change in landscape and habitat destruction for wildlife and brings extra hours of light at night (LAN), altering the natural signal of light and darkness, hence the temperature and availability of food. This artificial LAN has been implemented to affect behavior, endocrinology, and reproductive physiology and to advance seasonal reproduction in birds. Here, we review the literature available on the effects of urbanization on diverse processes of organisms with particular emphasis on avian system. We consider further research with long-term data-sets on phenological and physiological parameters from diverse group of organisms and diverse habitat is essential for better understanding of impact of global climate change on the biodiversity.","container-title":"Biological rhythm research","DOI":"10.1080/09291016.2017.1345462","ISSN":"0929-1016","issue":"5","language":"eng","note":"publisher: Taylor &amp; Francis","page":"789–804","source":"ocul-bu.primo.exlibrisgroup.com","title":"Effect of urbanization on daily behavior and seasonal functions in vertebrates","volume":"48","author":[{"family":"Renthlei","given":"Zothanmawii"},{"family":"Borah","given":"Bijoy Krishn"},{"family":"Trivedi","given":"Amit Kumar"}],"issued":{"date-parts":[["2017"]]}}}],"schema":"https://github.com/citation-style-language/schema/raw/master/csl-citation.json"} </w:instrText>
      </w:r>
      <w:r w:rsidR="00220616">
        <w:fldChar w:fldCharType="separate"/>
      </w:r>
      <w:r w:rsidR="00220616" w:rsidRPr="00220616">
        <w:t>[41,42,51,77,78]</w:t>
      </w:r>
      <w:r w:rsidR="00220616">
        <w:fldChar w:fldCharType="end"/>
      </w:r>
      <w:r w:rsidRPr="00B32F56">
        <w:t>. Less researched are the effects of urbanization on social behaviour such as sentinel behaviour. The effects of factors such as sex and maturity are unalterable by the environment, both intrinsic and extrinsic factors are predicted to be affected by urbanization. Urban environments often have an increased abundance and predictability of anthropogenic foods</w:t>
      </w:r>
      <w:r w:rsidR="00220616">
        <w:t xml:space="preserve"> </w:t>
      </w:r>
      <w:r w:rsidR="00220616">
        <w:fldChar w:fldCharType="begin"/>
      </w:r>
      <w:r w:rsidR="00220616">
        <w:instrText xml:space="preserve"> ADDIN ZOTERO_ITEM CSL_CITATION {"citationID":"jkDTOnuT","properties":{"formattedCitation":"[49,50]","plainCitation":"[49,50]","noteIndex":0},"citationItems":[{"id":218,"uris":["http://zotero.org/users/8430992/items/WBMUKQWR"],"itemData":{"id":218,"type":"chapter","container-title":"Avian Ecology and Conservation in an Urbanizing World","event-place":"Boston, MA","ISBN":"978-1-4613-5600-4","language":"en","note":"DOI: 10.1007/978-1-4615-1531-9_16","page":"331-363","publisher":"Springer US","publisher-place":"Boston, MA","source":"DOI.org (Crossref)","title":"Causes and consequences of expanding American Crow populations","URL":"http://link.springer.com/10.1007/978-1-4615-1531-9_16","editor":[{"family":"Marzluff","given":"John M."},{"family":"Bowman","given":"Reed"},{"family":"Donnelly","given":"Roarke"}],"author":[{"family":"Marzluff","given":"John M."},{"family":"McGowan","given":"Kevin J."},{"family":"Donnelly","given":"Roarke"},{"family":"Knight","given":"Richard L."}],"accessed":{"date-parts":[["2022",1,5]]},"issued":{"date-parts":[["2001"]]}}},{"id":27,"uris":["http://zotero.org/users/8430992/items/AHRLEAVU"],"itemData":{"id":27,"type":"article-journal","abstract":"Human development often favors species adapted to human conditions with subsequent negative effects on sensitive species. This is occurring throughout the urbanizing world as increases by generalist omnivores, like some crows and ravens (corvids) threaten other birds with increased rates of nest predation. The process of corvid responses and their actual effects on other species is only vaguely understood, so we quantified the population response of radio-tagged American crows (\nCorvus brachyrhynchos), common ravens (\nCorvus corax), and Steller’s jays (\nCyanocitta stelleri) to human settlements and campgrounds and examined their influence as nest predators on simulated marbled murrelet (\nBrachyramphus marmoratus) nests on Washington’s Olympic Peninsula from 1995 to 2000. The behavior and demography of crows, ravens, and jays was correlated to varying degrees with proximity to human development. Crows and ravens had smaller home ranges and higher reproduction near human settlements and recreation. Annual survival of crows was positively associated with proximity to human development. Home range and reproduction of Steller’s jays was independent of proximity to human settlements and campgrounds. Local density of crows increased because home ranges of neighboring breeding pairs overlapped extensively (6× more than ravens and 3× more than Steller’s jays) and breeders far from anthropogenic foods traveled 10s of kilometers to access them. Corvids accounted for 32.5% of the predation events (\nn\n=\n837) we documented on artificial murrelet nests. Small corvids (jays) were common nest predators across our study area but their contribution as predators did not vary with proximity to settlements and campgrounds. In contrast, large corvids (crows and ravens) were rare nest predators across our study area but their contribution varied greatly with proximity to settlements and campgrounds. Managers seeking to reduce the risk of nest predation need to consider the varied impacts and variable behavioral and population responses of potential nest predators. In our situation, removing large corvids may do little to reduce overall rates of nest predation because of the diverse predator assemblage, but reducing anthropogenic food in the landscape may be effective.","container-title":"Biological conservation","DOI":"10.1016/j.biocon.2005.12.026","ISSN":"0006-3207","issue":"2","language":"eng","note":"publisher-place: Oxford\npublisher: Elsevier Ltd","page":"301–314","source":"ocul-bu.primo.exlibrisgroup.com","title":"Corvid response to human settlements and campgrounds: Causes, consequences, and challenges for conservation","title-short":"Corvid response to human settlements and campgrounds","volume":"130","author":[{"family":"Marzluff","given":"John M."},{"family":"Neatherlin","given":"Erik"}],"issued":{"date-parts":[["2006"]]}}}],"schema":"https://github.com/citation-style-language/schema/raw/master/csl-citation.json"} </w:instrText>
      </w:r>
      <w:r w:rsidR="00220616">
        <w:fldChar w:fldCharType="separate"/>
      </w:r>
      <w:r w:rsidR="00220616" w:rsidRPr="00220616">
        <w:t>[49,50]</w:t>
      </w:r>
      <w:r w:rsidR="00220616">
        <w:fldChar w:fldCharType="end"/>
      </w:r>
      <w:r w:rsidRPr="00B32F56">
        <w:t>. Human food could have considerably more calories, resulting in increased energetic intake and possible satiation. Individuals who have fed on human foods could then shift their preference towards human foods and are more likely to perform sentinel behaviour by having greater energetic reserves. Factors that can affect the energetic levels of individuals could therefore also alter their sentinel behaviour. Additional studies on the effects of anthropogenic food sources on sentinel behaviour could help elucidate one way urbanization can affect the behaviour but could provide additional support to the selfish state-dependent model.</w:t>
      </w:r>
    </w:p>
    <w:p w14:paraId="7F1657C6" w14:textId="6423C724" w:rsidR="00016BD7" w:rsidRPr="00B32F56" w:rsidRDefault="00016BD7" w:rsidP="00016BD7">
      <w:pPr>
        <w:pStyle w:val="SectionText0"/>
        <w:spacing w:line="480" w:lineRule="auto"/>
      </w:pPr>
      <w:r w:rsidRPr="00B32F56">
        <w:lastRenderedPageBreak/>
        <w:t xml:space="preserve">Urbanization also has the effect of increasing the density of individuals in urban areas, increasing the number of groups as well as potentially the number of individuals in the groups. This can have a two-fold effect on sentinel behaviour. Greater group sizes are expected to decrease individual sentinel behaviour as there are a greater number of individuals capable of performing sentinel behaviour. On the other hand, the increase in frequency of interactions with </w:t>
      </w:r>
      <w:r w:rsidR="00382F78">
        <w:t>out-group</w:t>
      </w:r>
      <w:r w:rsidRPr="00B32F56">
        <w:t xml:space="preserve"> rivals is expected to increase the sentinel behaviour of certain group members, typically dominant males. How urbanization can alter the social dynamics of a species is an interesting avenue for future research, and the downstream effects on sentinel behaviour could differ greatly between </w:t>
      </w:r>
      <w:r w:rsidR="00382F78">
        <w:t>group members</w:t>
      </w:r>
      <w:r w:rsidRPr="00B32F56">
        <w:t xml:space="preserve">. Individual-level variations in behaviour could reflect differences in personal motivations and could support the hypothesis that sentinel behaviour could play a role in non-antipredator behaviours. </w:t>
      </w:r>
    </w:p>
    <w:p w14:paraId="173245D3" w14:textId="4B2F503E" w:rsidR="00016BD7" w:rsidRPr="00B32F56" w:rsidRDefault="00016BD7" w:rsidP="00016BD7">
      <w:pPr>
        <w:pStyle w:val="SectionText0"/>
        <w:spacing w:line="480" w:lineRule="auto"/>
      </w:pPr>
      <w:r w:rsidRPr="00B32F56">
        <w:t xml:space="preserve">Urbanization could affect an individual’s perception of the threats in their environment. Disruptive factors such as anthropogenic noise can decrease the effectiveness of sentinels. </w:t>
      </w:r>
      <w:r w:rsidR="00382F78">
        <w:t>Disrupting</w:t>
      </w:r>
      <w:r w:rsidRPr="00B32F56">
        <w:t xml:space="preserve"> forager-sentinel communication can result in foragers relying less on the sentinel’s vigilance, affecting their foraging efficiency. The shortening or obstruction of lines of sight could affect the sentinel’s ability to identify threats in time, possibly increasing the risk of predation to themselves and other group members. If the benefits to the sentinel decrease, then the option to forage without a sentinel could be </w:t>
      </w:r>
      <w:r w:rsidR="00382F78">
        <w:t>favoured</w:t>
      </w:r>
      <w:r w:rsidRPr="00B32F56">
        <w:t xml:space="preserve">. A surprising finding in future studies could be a decrease in sentinel behaviour and increased reliance on other types of coordinated vigilance in urban environments. Though this would not be expected, the possibility of such a shift in social behaviour in urban environments reinforces the need for further research. Habitat alteration could also beneficially affect sentinel behaviour by increasing the presence of perches and elevated locations from which to sentinel from. Lampposts are frequently used by avian </w:t>
      </w:r>
      <w:r w:rsidRPr="00B32F56">
        <w:lastRenderedPageBreak/>
        <w:t xml:space="preserve">species and are elevated positions that offer wide fields of view. Artificial lighting could also increase the ability of the sentinel to identify threats during dusk and dawn. Microenvironments within urban centers could also cause variations in sentinel behaviour, as urban environments can be highly </w:t>
      </w:r>
      <w:r w:rsidR="00382F78">
        <w:t>heterogeneous</w:t>
      </w:r>
      <w:r w:rsidRPr="00B32F56">
        <w:t>. Factors that contribute to sentinel decision-making could differ wildly between an undeveloped area and a grocery store parking lot. Predation risk due to the presence of urban raptors could also differ within urban environments, with urban green areas being hunting areas for species such as the red-tailed hawk</w:t>
      </w:r>
      <w:r w:rsidR="00EA0B42">
        <w:t xml:space="preserve"> </w:t>
      </w:r>
      <w:r w:rsidR="00EA0B42">
        <w:fldChar w:fldCharType="begin"/>
      </w:r>
      <w:r w:rsidR="00EA0B42">
        <w:instrText xml:space="preserve"> ADDIN ZOTERO_ITEM CSL_CITATION {"citationID":"dw3U90P5","properties":{"formattedCitation":"[79]","plainCitation":"[79]","noteIndex":0},"citationItems":[{"id":1786,"uris":["http://zotero.org/users/8430992/items/I7ZMZB27"],"itemData":{"id":1786,"type":"article-journal","abstract":"Raptors increasingly live and nest successfully in urban areas. In the urban landscape of Hartford, CT, red-tailed hawks established home ranges in large green spaces such as parks, golf courses, and cemeteries but also nested successfully in the commercial district of downtown and in densely built urban and suburban neighborhoods. Data collected from 11 radio-tagged breeding adult hawks indicated that year-round home ranges averaged 107.7 ha, much smaller than home ranges reported for hawks inhabiting rural areas. Most hawk home ranges had multiple core areas that were usually associated with favored perches or larger patches of ‘usable’ green space, defined as patches ≥0.25 ha in size, and home range size was positively associated with larger usable green space patches in core areas. Most nests were located in the largest core area and were within a larger patch of green space within the largest core area. Rather than just the amount or size of green space patches, the value of urban green spaces for these hawks likely also varies with the number and proximity of suitable perches such as buildings or tall trees, types and density of prey, and amount of human activity in and adjacent to these spaces. Territoriality and intraspecific competition may also influence home range size and dispersion of red-tailed hawks nesting in Hartford. In this urban area, mortality due to ingestion of rodenticides and collisions with vehicles affected hawk reproductive success.","container-title":"Urban Ecosystems","DOI":"10.1007/s11252-016-0554-0","ISSN":"1083-8155, 1573-1642","issue":"3","journalAbbreviation":"Urban Ecosyst","language":"en","page":"1373-1388","source":"Semantic Scholar","title":"Spatial distribution and the value of green spaces for urban red-tailed hawks","volume":"19","author":[{"family":"Morrison","given":"Joan L."},{"family":"Gottlieb","given":"Isabel G. W."},{"family":"Pias","given":"Kyle E."}],"issued":{"date-parts":[["2016",9]]}}}],"schema":"https://github.com/citation-style-language/schema/raw/master/csl-citation.json"} </w:instrText>
      </w:r>
      <w:r w:rsidR="00EA0B42">
        <w:fldChar w:fldCharType="separate"/>
      </w:r>
      <w:r w:rsidR="00EA0B42" w:rsidRPr="00EA0B42">
        <w:t>[79]</w:t>
      </w:r>
      <w:r w:rsidR="00EA0B42">
        <w:fldChar w:fldCharType="end"/>
      </w:r>
      <w:r w:rsidRPr="00B32F56">
        <w:t xml:space="preserve">. Studying the differences in sentinel behaviour between different types of urban </w:t>
      </w:r>
      <w:r w:rsidR="00382F78">
        <w:t>environments</w:t>
      </w:r>
      <w:r w:rsidRPr="00B32F56">
        <w:t xml:space="preserve"> could reveal more subtle factors at play in sentinel decision-making.</w:t>
      </w:r>
    </w:p>
    <w:p w14:paraId="7EAD75B5" w14:textId="077B6241" w:rsidR="00016BD7" w:rsidRPr="00016BD7" w:rsidRDefault="00016BD7" w:rsidP="00FD273E">
      <w:pPr>
        <w:pStyle w:val="SectionSubtitle"/>
        <w:spacing w:after="0" w:line="480" w:lineRule="auto"/>
      </w:pPr>
      <w:bookmarkStart w:id="45" w:name="_Toc162610815"/>
      <w:r w:rsidRPr="00016BD7">
        <w:t>Implications and Future Directions</w:t>
      </w:r>
      <w:bookmarkEnd w:id="45"/>
    </w:p>
    <w:p w14:paraId="5F899A96" w14:textId="3A9F2206" w:rsidR="00016BD7" w:rsidRPr="007C4FDE" w:rsidRDefault="00016BD7" w:rsidP="00016BD7">
      <w:pPr>
        <w:pStyle w:val="SectionText0"/>
        <w:spacing w:line="480" w:lineRule="auto"/>
      </w:pPr>
      <w:r w:rsidRPr="007C4FDE">
        <w:t xml:space="preserve">The findings of this review should demonstrate that sentinel behaviour is a plastic behaviour that serves primarily the sentinel, revolving generally around an individual’s need to forage (i.e. to maintain sufficient energetic reserves) and for safety. Several intrinsic and extrinsic factors can alter an individual’s propensity to perform sentinel behaviour through changes in energetic investment and requirements. An individual’s perception of </w:t>
      </w:r>
      <w:r w:rsidR="00382F78">
        <w:t>their</w:t>
      </w:r>
      <w:r w:rsidRPr="007C4FDE">
        <w:t xml:space="preserve"> environment can then further affect an individual’s requirement for information on potential threats, thereby increasing their requirement for sentinel behaviour. Individuals can therefore modify their sentinel behaviour to best meet their personal and energetic requirements. Other group members can then alter their behaviour to </w:t>
      </w:r>
      <w:r w:rsidR="00382F78">
        <w:t>maximize</w:t>
      </w:r>
      <w:r w:rsidRPr="007C4FDE">
        <w:t xml:space="preserve"> the advantages provided by the sentinel, demonstrating a complex interaction between sentinel and forager. As we continue to research social behaviours, we must continue to take into consideration both intrinsic and extrinsic motivators, as we have shown that they can often interact and significantly alter behaviours. Studying the interaction between intrinsic and extrinsic factors can provide insights into the complex social dynamics and </w:t>
      </w:r>
      <w:r w:rsidRPr="007C4FDE">
        <w:lastRenderedPageBreak/>
        <w:t xml:space="preserve">decision-making processes behind sentinel </w:t>
      </w:r>
      <w:r w:rsidR="00382F78">
        <w:t>behaviour</w:t>
      </w:r>
      <w:r w:rsidRPr="007C4FDE">
        <w:t xml:space="preserve"> in animal groups. Further studies are required to continue analyzing this relationship and to better understand how behaviours like sentinel behaviour have evolved and become adaptive.</w:t>
      </w:r>
    </w:p>
    <w:p w14:paraId="3CFC53D2" w14:textId="77777777" w:rsidR="00016BD7" w:rsidRPr="007C4FDE" w:rsidRDefault="00016BD7" w:rsidP="00016BD7">
      <w:pPr>
        <w:pStyle w:val="SectionText0"/>
        <w:spacing w:line="480" w:lineRule="auto"/>
      </w:pPr>
      <w:r w:rsidRPr="007C4FDE">
        <w:t>The effects of urban environments on sentinel behaviour require additional investigations, as human-altered environments continue to expand and affect sentinel species. How sentinel species will respond to urban living conditions must be researched. Factors such as resource availability and anthropogenic disturbances can have significant effects on social behaviours and reveal more about how individuals decide to perform sentinel behaviour. The relative lack of studies on the effects of urbanization on social behaviours, when compared to the abundance of studies on individual behaviours, represents a considerable gap in our understanding of the effects of urbanization on wildlife.</w:t>
      </w:r>
    </w:p>
    <w:p w14:paraId="37286546" w14:textId="77777777" w:rsidR="00016BD7" w:rsidRPr="007C4FDE" w:rsidRDefault="00016BD7" w:rsidP="00016BD7">
      <w:pPr>
        <w:pStyle w:val="SectionText0"/>
        <w:spacing w:line="480" w:lineRule="auto"/>
      </w:pPr>
      <w:r w:rsidRPr="007C4FDE">
        <w:t>As urbanization continues globally, it is associated with a loss of biodiversity and an increase in the abundance of urbanized species. Some of these species could have adaptive behaviours such as sentinel behaviour, which in turn can contribute to the success of these species in urban environments. By further researching the effects of urbanization on social behaviours, we could infer how social species will react to urban living and help guide urban planning to better protect social species at risk.</w:t>
      </w:r>
    </w:p>
    <w:p w14:paraId="23C1FAEF" w14:textId="58C098B2" w:rsidR="00016BD7" w:rsidRPr="007C4FDE" w:rsidRDefault="00016BD7" w:rsidP="00016BD7">
      <w:pPr>
        <w:pStyle w:val="SectionText0"/>
        <w:spacing w:line="480" w:lineRule="auto"/>
      </w:pPr>
      <w:r w:rsidRPr="007C4FDE">
        <w:t xml:space="preserve">Future research should also endeavour to create standardized protocols for testing the effects of factors such as body mass and satiation in a variety of species. These standardized protocols would permit better comparisons between species. Additionally, future research should seek additional sentinel species to determine if there are any species-specific differences in sentinel systems. Many studies focus on a limited number of species, often birds or mammals, neglecting </w:t>
      </w:r>
      <w:r w:rsidRPr="007C4FDE">
        <w:lastRenderedPageBreak/>
        <w:t xml:space="preserve">other taxa such as reptiles, and amphibians. The study of a wider variety of sentinel species could help identify general patterns across taxa and understand the evolutionary drivers of sentinel </w:t>
      </w:r>
      <w:r w:rsidR="00382F78">
        <w:t>behaviour</w:t>
      </w:r>
      <w:r w:rsidRPr="007C4FDE">
        <w:t>.</w:t>
      </w:r>
    </w:p>
    <w:p w14:paraId="70935052" w14:textId="23751462" w:rsidR="00016BD7" w:rsidRPr="00016BD7" w:rsidRDefault="00016BD7" w:rsidP="00016BD7">
      <w:pPr>
        <w:pStyle w:val="SectionText0"/>
        <w:spacing w:line="480" w:lineRule="auto"/>
      </w:pPr>
      <w:r w:rsidRPr="00434E68">
        <w:t>Our scoping review has identified several intrinsic and extrinsic factors that can significantly alter sentinel behaviour in avian and mammal species. These effects can often interact with one another, further complicating the role of internal and external influences on this social behaviour. Though the effects of urbanization on sentinel behaviour have yet to be fully understood, its potential effects on an individual’s energetic reserves and the perception of threat in its environment cannot be ignored and demand further study. Future research should focus on this source of variation in social behaviours such as sentinel behaviour. This knowledge can inform conservation efforts and urban planning to mitigate the impacts of human activities on wildlife. Ultimately, this research contributes to a deeper understanding of the intricate relationship between animals and their environments, highlighting the need for conservation strategies that consider both the individual and the ecosystem.</w:t>
      </w:r>
    </w:p>
    <w:p w14:paraId="60E06FC3" w14:textId="05E66C7C" w:rsidR="00777071" w:rsidRDefault="00777071" w:rsidP="00FD273E">
      <w:pPr>
        <w:pStyle w:val="SectionTitle"/>
        <w:spacing w:after="0" w:line="480" w:lineRule="auto"/>
        <w:sectPr w:rsidR="00777071" w:rsidSect="009B70AE">
          <w:headerReference w:type="default" r:id="rId26"/>
          <w:pgSz w:w="12240" w:h="15840"/>
          <w:pgMar w:top="1440" w:right="1440" w:bottom="1440" w:left="1440" w:header="720" w:footer="720" w:gutter="0"/>
          <w:cols w:space="720"/>
        </w:sectPr>
      </w:pPr>
    </w:p>
    <w:p w14:paraId="5C3CDE24" w14:textId="5132CBAF" w:rsidR="00083109" w:rsidRPr="00B8527A" w:rsidRDefault="00083109" w:rsidP="00FC7976">
      <w:pPr>
        <w:pStyle w:val="ChapterTitleB"/>
        <w:spacing w:before="0" w:after="0" w:line="480" w:lineRule="auto"/>
      </w:pPr>
      <w:bookmarkStart w:id="46" w:name="_Toc162610816"/>
      <w:r w:rsidRPr="00B8527A">
        <w:lastRenderedPageBreak/>
        <w:t>Chapter 2: Heads up! Social vigilance behaviour in urban American crows</w:t>
      </w:r>
      <w:bookmarkEnd w:id="13"/>
      <w:bookmarkEnd w:id="46"/>
    </w:p>
    <w:p w14:paraId="4816B8EC" w14:textId="33CD0B72" w:rsidR="00E36B05" w:rsidRDefault="00E36B05" w:rsidP="00FD273E">
      <w:pPr>
        <w:pStyle w:val="SectionSubtitle"/>
        <w:spacing w:after="0" w:line="480" w:lineRule="auto"/>
      </w:pPr>
      <w:bookmarkStart w:id="47" w:name="_Toc162204952"/>
      <w:bookmarkStart w:id="48" w:name="_Toc162610817"/>
      <w:r>
        <w:t>Introduction</w:t>
      </w:r>
      <w:bookmarkEnd w:id="47"/>
      <w:bookmarkEnd w:id="48"/>
    </w:p>
    <w:p w14:paraId="0BEF6283" w14:textId="39309744" w:rsidR="00DB679E" w:rsidRDefault="00A20BE7" w:rsidP="00A24D3D">
      <w:pPr>
        <w:pStyle w:val="ChapterTitle"/>
        <w:spacing w:line="480" w:lineRule="auto"/>
      </w:pPr>
      <w:r>
        <w:t>Groups of</w:t>
      </w:r>
      <w:r w:rsidR="00DB679E" w:rsidRPr="00DB679E">
        <w:t xml:space="preserve"> American crow</w:t>
      </w:r>
      <w:r w:rsidR="00E55E98">
        <w:t>s</w:t>
      </w:r>
      <w:r w:rsidR="00DB679E" w:rsidRPr="00DB679E">
        <w:t xml:space="preserve"> (Corvus brachyrhynchos) </w:t>
      </w:r>
      <w:r>
        <w:t>can be found roaming the skies of most North American cities and are an example of an urbanized species able to exploit human-altered environments</w:t>
      </w:r>
      <w:r w:rsidR="00EE023D">
        <w:t xml:space="preserve"> </w:t>
      </w:r>
      <w:r w:rsidR="00EE023D">
        <w:fldChar w:fldCharType="begin"/>
      </w:r>
      <w:r w:rsidR="002702D2">
        <w:instrText xml:space="preserve"> ADDIN ZOTERO_ITEM CSL_CITATION {"citationID":"s2qVPjj7","properties":{"formattedCitation":"[49,51]","plainCitation":"[49,51]","noteIndex":0},"citationItems":[{"id":218,"uris":["http://zotero.org/users/8430992/items/WBMUKQWR"],"itemData":{"id":218,"type":"chapter","container-title":"Avian Ecology and Conservation in an Urbanizing World","event-place":"Boston, MA","ISBN":"978-1-4613-5600-4","language":"en","note":"DOI: 10.1007/978-1-4615-1531-9_16","page":"331-363","publisher":"Springer US","publisher-place":"Boston, MA","source":"DOI.org (Crossref)","title":"Causes and consequences of expanding American Crow populations","URL":"http://link.springer.com/10.1007/978-1-4615-1531-9_16","editor":[{"family":"Marzluff","given":"John M."},{"family":"Bowman","given":"Reed"},{"family":"Donnelly","given":"Roarke"}],"author":[{"family":"Marzluff","given":"John M."},{"family":"McGowan","given":"Kevin J."},{"family":"Donnelly","given":"Roarke"},{"family":"Knight","given":"Richard L."}],"accessed":{"date-parts":[["2022",1,5]]},"issued":{"date-parts":[["2001"]]}}},{"id":1756,"uris":["http://zotero.org/users/8430992/items/ATXGBHTA","http://zotero.org/users/8430992/items/JILFH5I6"],"itemData":{"id":1756,"type":"article-journal","abstract":"The conversion of forests and farmlands to human settlements has negative impacts on many native species, but also provides resources that some species are able to exploit. American Crows (Corvus brachyrhynchos), one such exploiter, create concern due to their impact as nest predators, disease hosts, and cultural harbingers of evil. We used various measures of crow abundance and resource use to determine crows’ response to features of anthropogenic landscapes in the Puget Sound region of the United States. We examined land cover and land use composition at three spatial scales: study sites (up to 208 ha), crow home ranges within sites (18.1 ha), and local land cover (400 m2). At the study site and within-site scales crow abundance was strongly correlated with land cover providing anthropogenic resources. In particular, crows were associated with the amount of ‘maintained forest’ cover, and were more likely to use grass and shrub cover than forest or bare soil cover. Although crows did not show a generalized response to an edge variable, they exhibited greater use of patchy habitat created by human settlements than of native forests. Radio-tagged territorial adults used resources within their home ranges relatively evenly, suggesting resource selection had occurred at a larger spatial scale. The land conversion pattern of new suburban and exurban settlements creates the mix of impervious surfaces and maintained vegetation that crows use, and in our study area crow populations are expected to continue to increase.","container-title":"Landscape Ecology","DOI":"10.1007/s10980-008-9305-9","ISSN":"0921-2973, 1572-9761","issue":"2","journalAbbreviation":"Landscape Ecol","language":"en","page":"281-293","source":"Semantic Scholar","title":"Multi-scale use of lands providing anthropogenic resources by American Crows in an urbanizing landscape","volume":"24","author":[{"family":"Withey","given":"John C."},{"family":"Marzluff","given":"John M."}],"issued":{"date-parts":[["2009",2]]}}}],"schema":"https://github.com/citation-style-language/schema/raw/master/csl-citation.json"} </w:instrText>
      </w:r>
      <w:r w:rsidR="00EE023D">
        <w:fldChar w:fldCharType="separate"/>
      </w:r>
      <w:r w:rsidR="002702D2" w:rsidRPr="002702D2">
        <w:t>[49,51]</w:t>
      </w:r>
      <w:r w:rsidR="00EE023D">
        <w:fldChar w:fldCharType="end"/>
      </w:r>
      <w:r>
        <w:t>.</w:t>
      </w:r>
      <w:r w:rsidR="00DB679E" w:rsidRPr="00DB679E">
        <w:t xml:space="preserve"> </w:t>
      </w:r>
      <w:r>
        <w:t>Their success has led to an</w:t>
      </w:r>
      <w:r w:rsidR="00DB679E" w:rsidRPr="00DB679E">
        <w:t xml:space="preserve"> escalating abundance of</w:t>
      </w:r>
      <w:r>
        <w:t xml:space="preserve"> crows in urban environments</w:t>
      </w:r>
      <w:r w:rsidR="00EE023D">
        <w:t xml:space="preserve"> </w:t>
      </w:r>
      <w:r w:rsidR="00EE023D">
        <w:fldChar w:fldCharType="begin"/>
      </w:r>
      <w:r w:rsidR="002702D2">
        <w:instrText xml:space="preserve"> ADDIN ZOTERO_ITEM CSL_CITATION {"citationID":"vusJu2vd","properties":{"formattedCitation":"[49]","plainCitation":"[49]","noteIndex":0},"citationItems":[{"id":218,"uris":["http://zotero.org/users/8430992/items/WBMUKQWR"],"itemData":{"id":218,"type":"chapter","container-title":"Avian Ecology and Conservation in an Urbanizing World","event-place":"Boston, MA","ISBN":"978-1-4613-5600-4","language":"en","note":"DOI: 10.1007/978-1-4615-1531-9_16","page":"331-363","publisher":"Springer US","publisher-place":"Boston, MA","source":"DOI.org (Crossref)","title":"Causes and consequences of expanding American Crow populations","URL":"http://link.springer.com/10.1007/978-1-4615-1531-9_16","editor":[{"family":"Marzluff","given":"John M."},{"family":"Bowman","given":"Reed"},{"family":"Donnelly","given":"Roarke"}],"author":[{"family":"Marzluff","given":"John M."},{"family":"McGowan","given":"Kevin J."},{"family":"Donnelly","given":"Roarke"},{"family":"Knight","given":"Richard L."}],"accessed":{"date-parts":[["2022",1,5]]},"issued":{"date-parts":[["2001"]]}}}],"schema":"https://github.com/citation-style-language/schema/raw/master/csl-citation.json"} </w:instrText>
      </w:r>
      <w:r w:rsidR="00EE023D">
        <w:fldChar w:fldCharType="separate"/>
      </w:r>
      <w:r w:rsidR="002702D2" w:rsidRPr="002702D2">
        <w:t>[49]</w:t>
      </w:r>
      <w:r w:rsidR="00EE023D">
        <w:fldChar w:fldCharType="end"/>
      </w:r>
      <w:r>
        <w:t xml:space="preserve">. </w:t>
      </w:r>
      <w:r w:rsidR="00382F78">
        <w:t>Behavioural</w:t>
      </w:r>
      <w:r w:rsidR="00DB679E" w:rsidRPr="00DB679E">
        <w:t xml:space="preserve"> adaptations have allowed them to</w:t>
      </w:r>
      <w:r>
        <w:t xml:space="preserve"> use</w:t>
      </w:r>
      <w:r w:rsidR="00DB679E" w:rsidRPr="00DB679E">
        <w:t xml:space="preserve"> anthropogenic resources and </w:t>
      </w:r>
      <w:r>
        <w:t>deal with</w:t>
      </w:r>
      <w:r w:rsidR="00DB679E" w:rsidRPr="00DB679E">
        <w:t xml:space="preserve"> the challenges of </w:t>
      </w:r>
      <w:r>
        <w:t>urban living</w:t>
      </w:r>
      <w:r w:rsidR="00EE023D">
        <w:t xml:space="preserve"> </w:t>
      </w:r>
      <w:r w:rsidR="00EE023D">
        <w:fldChar w:fldCharType="begin"/>
      </w:r>
      <w:r w:rsidR="00E97CE7">
        <w:instrText xml:space="preserve"> ADDIN ZOTERO_ITEM CSL_CITATION {"citationID":"r5GnZKga","properties":{"formattedCitation":"[41,47]","plainCitation":"[41,47]","noteIndex":0},"citationItems":[{"id":268,"uris":["http://zotero.org/users/8430992/items/U83EWWCW"],"itemData":{"id":268,"type":"chapter","abstract":"Urban habitats and landscapes are markedly different from nonurban “natural” habitats. The major difference is the transformation of the land, from natural green areas to anthropogenic structures and impervious surfaces. To survive in the urban habitat, birds are forced to either accept or avoid the new conditions. In addition, the urban sprawl has led to a highly fragmented landscape, with islets of suitable bird habitat surrounded by highways and buildings that frequently act as barriers, even for mobile creatures such as birds. These altered conditions have changed the avifauna dramatically, with many species vanishing once an area is urbanized, thus resulting in a significant loss of local biodiversity. However, some species seem to thrive in the city, and these urban-dwelling species often show pronounced phenotypic differences (e.g., in behavior, physiology, and morphology) to their rural conspecifics. These phenotypic changes have been linked to specific urban selective drivers such as air pollution, artificial light at night, noise, different kinds of food, different predation pressures, and human disturbances. However, these drivers are often confounded, and it is hard to separate one urban factor as the main driver for the differentiation. Although the urban habitat is a large threat to biodiversity, it is also an exciting environment for studies of population divergence, evolutionary responses, and ultimately speciation in real time.","collection-title":"Fascinating Life Sciences","container-title":"Bird Species: How They Arise, Modify and Vanish","event-place":"Cham","ISBN":"978-3-319-91689-7","language":"en","note":"DOI: 10.1007/978-3-319-91689-7_13","page":"235-257","publisher":"Springer International Publishing","publisher-place":"Cham","source":"Springer Link","title":"Impact of urbanization on birds","URL":"https://doi.org/10.1007/978-3-319-91689-7_13","author":[{"family":"Isaksson","given":"Caroline"}],"editor":[{"family":"Tietze","given":"Dieter Thomas"}],"accessed":{"date-parts":[["2022",1,10]]},"issued":{"date-parts":[["2018"]]}}},{"id":16,"uris":["http://zotero.org/users/8430992/items/WS7GWY5C"],"itemData":{"id":16,"type":"article-journal","abstract":"Increased urbanization represents a formidable challenge for wildlife. Nevertheless, a few species appear to thrive in the evolutionarily novel environment created by cities, demonstrating the remarkable adaptability of some animals. We argue that individuals that can adjust their behaviours to the new selection pressures presented by cities should have greater success in urban habitats. Accordingly, urban wildlife often exhibit behaviours that differ from those of their rural counterparts, from changes to food and den preferences to adjustments in the structure of their signals. Research suggests that behavioural flexibility (or phenotypic plasticity) may be an important characteristic for succeeding in urban environments. Moreover, some individuals or species might possess behavioural traits (a particular temperament) that are inherently well suited to occupying urban habitats, such as a high level of disturbance tolerance. This suggests that members of species that are less ‘plastic’ or naturally timid in temperament are likely to be disadvantaged in high‐disturbance environments and consequently may be precluded from colonizing cities and towns.","container-title":"Biological reviews of the Cambridge Philosophical Society","DOI":"10.1111/brv.12012","ISSN":"1464-7931","issue":"3","language":"eng","note":"publisher-place: Oxford, UK\npublisher: Blackwell Publishing Ltd","page":"537–549","source":"ocul-bu.primo.exlibrisgroup.com","title":"Behavioural responses of wildlife to urban environments","volume":"88","author":[{"family":"Lowry","given":"Hélène"},{"family":"Lill","given":"Alan"},{"family":"Wong","given":"Bob B. M."}],"issued":{"date-parts":[["2013"]]}}}],"schema":"https://github.com/citation-style-language/schema/raw/master/csl-citation.json"} </w:instrText>
      </w:r>
      <w:r w:rsidR="00EE023D">
        <w:fldChar w:fldCharType="separate"/>
      </w:r>
      <w:r w:rsidR="00E97CE7" w:rsidRPr="00E97CE7">
        <w:t>[41,47]</w:t>
      </w:r>
      <w:r w:rsidR="00EE023D">
        <w:fldChar w:fldCharType="end"/>
      </w:r>
      <w:r>
        <w:t xml:space="preserve">. Adapted social foraging behaviours could further help mitigate the drawbacks of foraging in urban areas, and potentially increase their foraging efficiency. </w:t>
      </w:r>
      <w:r w:rsidRPr="00DB679E">
        <w:t>Th</w:t>
      </w:r>
      <w:r>
        <w:t>ese</w:t>
      </w:r>
      <w:r w:rsidRPr="00DB679E">
        <w:t xml:space="preserve"> adaptations</w:t>
      </w:r>
      <w:r>
        <w:t xml:space="preserve"> are beneficial to the success of crows but could have</w:t>
      </w:r>
      <w:r w:rsidR="00DB679E" w:rsidRPr="00DB679E">
        <w:t xml:space="preserve"> broader ecological implications, </w:t>
      </w:r>
      <w:r>
        <w:t xml:space="preserve">namely contributing to the decrease in </w:t>
      </w:r>
      <w:r w:rsidR="001938A7">
        <w:t>North American avifauna</w:t>
      </w:r>
      <w:r w:rsidR="00EE023D">
        <w:t xml:space="preserve"> </w:t>
      </w:r>
      <w:r w:rsidR="00E05426">
        <w:t xml:space="preserve">through increased competition or predation </w:t>
      </w:r>
      <w:r w:rsidR="00EE023D">
        <w:fldChar w:fldCharType="begin"/>
      </w:r>
      <w:r w:rsidR="00EA0B42">
        <w:instrText xml:space="preserve"> ADDIN ZOTERO_ITEM CSL_CITATION {"citationID":"xR7TUsIt","properties":{"formattedCitation":"[80,81]","plainCitation":"[80,81]","noteIndex":0},"citationItems":[{"id":1761,"uris":["http://zotero.org/users/8430992/items/E8NQER9P"],"itemData":{"id":1761,"type":"article-journal","abstract":"Ground-nesting Common Nighthawks (Chordeiles minor), adapted to living and reproducing in North American cities, nest on flat-topped gravel roofs. But populations of Common Nighthawks have declined in recent years throughout their range. One hypothesis to explain these declines is that American Crows (Corvus brachyrhynchos), which have increased dramatically in numbers in urban areas in recent years, may be depredating nighthawk nests. If urban crows are a factor in nighthawk declines, we predicted there would be higher rates of predation on nests in urban areas than in rural areas. We tested this hypothesis by placing and monitoring artificial nests containing Coturnix quail eggs in both urban and rural settings. Depredation of experimental clutches was significantly lower in rural, natural habitats than in the urban environment. The type of substrate on urban roofs may also be important in influencing rates of depredation, as egg-loss was more common at experimental nests on roofs with a small pea gravel substrate than on roofs covered in larger river stone. In all cases, identified predators were American Crows. While experimental predation rates may not represent actual levels of predation on natural nests, these relative differences in rates of predation suggest that urban crows may be an important contributor to declining populations of Common Nighthawks.","container-title":"The Wilson Journal of Ornithology","DOI":"10.1676/14-181.1","ISSN":"1559-4491, 1938-5447","issue":"3","journalAbbreviation":"wils","note":"publisher: The Wilson Ornithological Society","page":"528-533","source":"bioone.org","title":"Do urban american crows (&lt;i&gt;Corvus brachyrhynchos&lt;/i&gt;) contribute to population declines of the common nighthawk (&lt;i&gt;Chordeiles minor&lt;/i&gt;)?","volume":"127","author":[{"family":"Latta","given":"Steven C."},{"family":"Latta","given":"Krista N."}],"issued":{"date-parts":[["2015",9]]}},"label":"page"},{"id":1797,"uris":["http://zotero.org/users/8430992/items/Y939TZK5"],"itemData":{"id":1797,"type":"article-journal","abstract":"Staggering decline of bird populations\n            \n              Because birds are conspicuous and easy to identify and count, reliable records of their occurrence have been gathered over many decades in many parts of the world. Drawing on such data for North America, Rosenberg\n              et al.\n              report wide-spread population declines of birds over the past half-century, resulting in the cumulative loss of billions of breeding individuals across a wide range of species and habitats. They show that declines are not restricted to rare and threatened species—those once considered common and wide-spread are also diminished. These results have major implications for ecosystem integrity, the conservation of wildlife more broadly, and policies associated with the protection of birds and native ecosystems on which they depend.\n            \n            \n              Science\n              , this issue p.\n              120\n            \n          , \n            The cumulative loss of nearly 3 billion birds since 1970 across North American biomes signals a continuing avifaunal crisis.\n          , \n            Species extinctions have defined the global biodiversity crisis, but extinction begins with loss in abundance of individuals that can result in compositional and functional changes of ecosystems. Using multiple and independent monitoring networks, we report population losses across much of the North American avifauna over 48 years, including once-common species and from most biomes. Integration of range-wide population trajectories and size estimates indicates a net loss approaching 3 billion birds, or 29% of 1970 abundance. A continent-wide weather radar network also reveals a similarly steep decline in biomass passage of migrating birds over a recent 10-year period. This loss of bird abundance signals an urgent need to address threats to avert future avifaunal collapse and associated loss of ecosystem integrity, function, and services.","container-title":"Science","DOI":"10.1126/science.aaw1313","ISSN":"0036-8075, 1095-9203","issue":"6461","journalAbbreviation":"Science","language":"en","page":"120-124","source":"Semantic Scholar","title":"Decline of the North American avifauna","volume":"366","author":[{"family":"Rosenberg","given":"Kenneth V."},{"family":"Dokter","given":"Adriaan M."},{"family":"Blancher","given":"Peter J."},{"family":"Sauer","given":"John R."},{"family":"Smith","given":"Adam C."},{"family":"Smith","given":"Paul A."},{"family":"Stanton","given":"Jessica C."},{"family":"Panjabi","given":"Arvind"},{"family":"Helft","given":"Laura"},{"family":"Parr","given":"Michael"},{"family":"Marra","given":"Peter P."}],"issued":{"date-parts":[["2019",10,4]]}}}],"schema":"https://github.com/citation-style-language/schema/raw/master/csl-citation.json"} </w:instrText>
      </w:r>
      <w:r w:rsidR="00EE023D">
        <w:fldChar w:fldCharType="separate"/>
      </w:r>
      <w:r w:rsidR="00EA0B42" w:rsidRPr="00EA0B42">
        <w:t>[80,81]</w:t>
      </w:r>
      <w:r w:rsidR="00EE023D">
        <w:fldChar w:fldCharType="end"/>
      </w:r>
      <w:r>
        <w:t xml:space="preserve">. </w:t>
      </w:r>
    </w:p>
    <w:p w14:paraId="1BF478EA" w14:textId="4C088967" w:rsidR="00EE561E" w:rsidRDefault="00EE561E" w:rsidP="00A24D3D">
      <w:pPr>
        <w:pStyle w:val="SectionText"/>
        <w:spacing w:line="480" w:lineRule="auto"/>
      </w:pPr>
      <w:r>
        <w:t>Studying the behaviour of American crows in urban environments is therefore crucial for several reasons</w:t>
      </w:r>
      <w:r w:rsidR="00E05426">
        <w:t xml:space="preserve">. </w:t>
      </w:r>
      <w:r>
        <w:t xml:space="preserve">Understanding how crows </w:t>
      </w:r>
      <w:r w:rsidR="00E05426">
        <w:t>can alter</w:t>
      </w:r>
      <w:r>
        <w:t xml:space="preserve"> their individual and social </w:t>
      </w:r>
      <w:r w:rsidR="00382F78">
        <w:t>behaviours</w:t>
      </w:r>
      <w:r>
        <w:t xml:space="preserve"> to </w:t>
      </w:r>
      <w:r w:rsidR="00E05426">
        <w:t xml:space="preserve">better </w:t>
      </w:r>
      <w:r>
        <w:t>forage in urban landscapes can help our understanding of urban adaptation. By examining how crows respond to urban challenges such as increased</w:t>
      </w:r>
      <w:r w:rsidR="001938A7">
        <w:t xml:space="preserve"> ambient</w:t>
      </w:r>
      <w:r>
        <w:t xml:space="preserve"> noise, impermeable surfaces, and increased frequency of disturbances, we can gain a better understanding of how animals perceive their environment. Lastly, by studying changes in their social behaviours, we can better understand their contribution to the success of urbanized social species.</w:t>
      </w:r>
    </w:p>
    <w:p w14:paraId="3C0A1E47" w14:textId="23A09897" w:rsidR="00AF5346" w:rsidRPr="00777071" w:rsidRDefault="00AF5346" w:rsidP="00FD273E">
      <w:pPr>
        <w:pStyle w:val="SectionSubtitle"/>
        <w:spacing w:after="0" w:line="480" w:lineRule="auto"/>
      </w:pPr>
      <w:bookmarkStart w:id="49" w:name="_Toc162204953"/>
      <w:bookmarkStart w:id="50" w:name="_Toc162610818"/>
      <w:r w:rsidRPr="00777071">
        <w:lastRenderedPageBreak/>
        <w:t>Sentinel Behaviour</w:t>
      </w:r>
      <w:bookmarkEnd w:id="49"/>
      <w:bookmarkEnd w:id="50"/>
    </w:p>
    <w:p w14:paraId="64DA4FD6" w14:textId="5935F8ED" w:rsidR="00724F53" w:rsidRDefault="00F433DE" w:rsidP="00A24D3D">
      <w:pPr>
        <w:pStyle w:val="SectionText"/>
        <w:spacing w:line="480" w:lineRule="auto"/>
      </w:pPr>
      <w:r>
        <w:t>American crows are capable of a variety of social behaviours</w:t>
      </w:r>
      <w:r w:rsidR="001938A7">
        <w:t xml:space="preserve"> </w:t>
      </w:r>
      <w:r w:rsidR="001938A7">
        <w:fldChar w:fldCharType="begin"/>
      </w:r>
      <w:r w:rsidR="00EA0B42">
        <w:instrText xml:space="preserve"> ADDIN ZOTERO_ITEM CSL_CITATION {"citationID":"tnUsxgOw","properties":{"formattedCitation":"[58,80,82]","plainCitation":"[58,80,82]","noteIndex":0},"citationItems":[{"id":250,"uris":["http://zotero.org/users/8430992/items/YW3AMMQD"],"itemData":{"id":250,"type":"article-journal","container-title":"Bird Behavior","DOI":"10.3727/015613887791918105","ISSN":"01561383","issue":"2","language":"en","page":"93-95","source":"DOI.org (Crossref)","title":"Sentinel behaviour in American crows","volume":"7","author":[{"family":"Maccarone","given":"Alan D."}],"issued":{"date-parts":[["1987",12,1]]}}},{"id":1761,"uris":["http://zotero.org/users/8430992/items/E8NQER9P"],"itemData":{"id":1761,"type":"article-journal","abstract":"Ground-nesting Common Nighthawks (Chordeiles minor), adapted to living and reproducing in North American cities, nest on flat-topped gravel roofs. But populations of Common Nighthawks have declined in recent years throughout their range. One hypothesis to explain these declines is that American Crows (Corvus brachyrhynchos), which have increased dramatically in numbers in urban areas in recent years, may be depredating nighthawk nests. If urban crows are a factor in nighthawk declines, we predicted there would be higher rates of predation on nests in urban areas than in rural areas. We tested this hypothesis by placing and monitoring artificial nests containing Coturnix quail eggs in both urban and rural settings. Depredation of experimental clutches was significantly lower in rural, natural habitats than in the urban environment. The type of substrate on urban roofs may also be important in influencing rates of depredation, as egg-loss was more common at experimental nests on roofs with a small pea gravel substrate than on roofs covered in larger river stone. In all cases, identified predators were American Crows. While experimental predation rates may not represent actual levels of predation on natural nests, these relative differences in rates of predation suggest that urban crows may be an important contributor to declining populations of Common Nighthawks.","container-title":"The Wilson Journal of Ornithology","DOI":"10.1676/14-181.1","ISSN":"1559-4491, 1938-5447","issue":"3","journalAbbreviation":"wils","note":"publisher: The Wilson Ornithological Society","page":"528-533","source":"bioone.org","title":"Do urban american crows (&lt;i&gt;Corvus brachyrhynchos&lt;/i&gt;) contribute to population declines of the common nighthawk (&lt;i&gt;Chordeiles minor&lt;/i&gt;)?","volume":"127","author":[{"family":"Latta","given":"Steven C."},{"family":"Latta","given":"Krista N."}],"issued":{"date-parts":[["2015",9]]}}},{"id":57,"uris":["http://zotero.org/users/8430992/items/RM9GJ65L"],"itemData":{"id":57,"type":"article-journal","container-title":"The Handbook: Prevention and Control of Wildlife Damage","title":"AMERICAN CROWS","URL":"https://digitalcommons.unl.edu/icwdmhandbook/60","author":[{"family":"Johnson","given":"Ron"}],"issued":{"date-parts":[["1994",1,1]]}}}],"schema":"https://github.com/citation-style-language/schema/raw/master/csl-citation.json"} </w:instrText>
      </w:r>
      <w:r w:rsidR="001938A7">
        <w:fldChar w:fldCharType="separate"/>
      </w:r>
      <w:r w:rsidR="00EA0B42" w:rsidRPr="00EA0B42">
        <w:t>[58,80,82]</w:t>
      </w:r>
      <w:r w:rsidR="001938A7">
        <w:fldChar w:fldCharType="end"/>
      </w:r>
      <w:r>
        <w:t xml:space="preserve">. </w:t>
      </w:r>
      <w:r w:rsidR="00DB679E" w:rsidRPr="00DB679E">
        <w:t xml:space="preserve">Of particular interest is sentinel </w:t>
      </w:r>
      <w:r w:rsidR="00382F78">
        <w:t>behaviour</w:t>
      </w:r>
      <w:r w:rsidR="00DB679E" w:rsidRPr="00DB679E">
        <w:t xml:space="preserve">, a coordinated social </w:t>
      </w:r>
      <w:r>
        <w:t>behaviour</w:t>
      </w:r>
      <w:r w:rsidR="00DB679E" w:rsidRPr="00DB679E">
        <w:t xml:space="preserve"> where </w:t>
      </w:r>
      <w:r>
        <w:t>an</w:t>
      </w:r>
      <w:r w:rsidR="00DB679E" w:rsidRPr="00DB679E">
        <w:t xml:space="preserve"> </w:t>
      </w:r>
      <w:r w:rsidR="00724F53" w:rsidRPr="00DB679E">
        <w:t>individual</w:t>
      </w:r>
      <w:r w:rsidR="00DB679E" w:rsidRPr="00DB679E">
        <w:t xml:space="preserve"> </w:t>
      </w:r>
      <w:r>
        <w:t xml:space="preserve">is constantly vigilant </w:t>
      </w:r>
      <w:r w:rsidR="00DB679E" w:rsidRPr="00DB679E">
        <w:t>to monitor threats while others forage</w:t>
      </w:r>
      <w:r w:rsidR="001938A7">
        <w:t xml:space="preserve"> </w:t>
      </w:r>
      <w:r w:rsidR="001938A7">
        <w:fldChar w:fldCharType="begin"/>
      </w:r>
      <w:r w:rsidR="001938A7">
        <w:instrText xml:space="preserve"> ADDIN ZOTERO_ITEM CSL_CITATION {"citationID":"trswNukK","properties":{"formattedCitation":"[1]","plainCitation":"[1]","noteIndex":0},"citationItems":[{"id":239,"uris":["http://zotero.org/users/8430992/items/S3J3SQSD"],"itemData":{"id":239,"type":"chapter","container-title":"Advances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A."}],"accessed":{"date-parts":[["2022",1,9]]},"issued":{"date-parts":[["2015"]]}}}],"schema":"https://github.com/citation-style-language/schema/raw/master/csl-citation.json"} </w:instrText>
      </w:r>
      <w:r w:rsidR="001938A7">
        <w:fldChar w:fldCharType="separate"/>
      </w:r>
      <w:r w:rsidR="001938A7" w:rsidRPr="001938A7">
        <w:t>[1]</w:t>
      </w:r>
      <w:r w:rsidR="001938A7">
        <w:fldChar w:fldCharType="end"/>
      </w:r>
      <w:r w:rsidR="00DB679E" w:rsidRPr="00DB679E">
        <w:t xml:space="preserve">. </w:t>
      </w:r>
      <w:r w:rsidR="00724F53">
        <w:t xml:space="preserve">Sentinels often adopt prominent, exposed positions to maximize their field of view, making them more likely to detect approaching predators. </w:t>
      </w:r>
      <w:r>
        <w:t xml:space="preserve">This </w:t>
      </w:r>
      <w:r w:rsidR="00382F78">
        <w:t>behaviour</w:t>
      </w:r>
      <w:r w:rsidR="001938A7">
        <w:t xml:space="preserve"> can be </w:t>
      </w:r>
      <w:r>
        <w:t>observed in a variety of social animals, including birds, mammals, and fish</w:t>
      </w:r>
      <w:r w:rsidR="001938A7">
        <w:t xml:space="preserve"> </w:t>
      </w:r>
      <w:r w:rsidR="001938A7">
        <w:fldChar w:fldCharType="begin"/>
      </w:r>
      <w:r w:rsidR="001938A7">
        <w:instrText xml:space="preserve"> ADDIN ZOTERO_ITEM CSL_CITATION {"citationID":"A6XNRApq","properties":{"formattedCitation":"[1]","plainCitation":"[1]","noteIndex":0},"citationItems":[{"id":239,"uris":["http://zotero.org/users/8430992/items/S3J3SQSD"],"itemData":{"id":239,"type":"chapter","container-title":"Advances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A."}],"accessed":{"date-parts":[["2022",1,9]]},"issued":{"date-parts":[["2015"]]}}}],"schema":"https://github.com/citation-style-language/schema/raw/master/csl-citation.json"} </w:instrText>
      </w:r>
      <w:r w:rsidR="001938A7">
        <w:fldChar w:fldCharType="separate"/>
      </w:r>
      <w:r w:rsidR="001938A7" w:rsidRPr="001938A7">
        <w:t>[1]</w:t>
      </w:r>
      <w:r w:rsidR="001938A7">
        <w:fldChar w:fldCharType="end"/>
      </w:r>
      <w:r>
        <w:t xml:space="preserve">. </w:t>
      </w:r>
      <w:r w:rsidR="00DB679E" w:rsidRPr="00DB679E">
        <w:t>Initially perceived as an altruistic act benefiting the group</w:t>
      </w:r>
      <w:r w:rsidR="00724F53">
        <w:t xml:space="preserve"> at the expense of the sentinel</w:t>
      </w:r>
      <w:r w:rsidR="00DB679E" w:rsidRPr="00DB679E">
        <w:t xml:space="preserve">, sentinel </w:t>
      </w:r>
      <w:r w:rsidR="00382F78">
        <w:t>behaviour</w:t>
      </w:r>
      <w:r w:rsidR="00DB679E" w:rsidRPr="00DB679E">
        <w:t xml:space="preserve"> is now recognized as a more self</w:t>
      </w:r>
      <w:r>
        <w:t>ish behaviour</w:t>
      </w:r>
      <w:r w:rsidR="00DB679E" w:rsidRPr="00DB679E">
        <w:t>, with the sentinel reaping the primary benefits through increased safety</w:t>
      </w:r>
      <w:r w:rsidR="001938A7">
        <w:t xml:space="preserve"> </w:t>
      </w:r>
      <w:r w:rsidR="009C5366">
        <w:fldChar w:fldCharType="begin"/>
      </w:r>
      <w:r w:rsidR="002702D2">
        <w:instrText xml:space="preserve"> ADDIN ZOTERO_ITEM CSL_CITATION {"citationID":"4vBYdEyd","properties":{"formattedCitation":"[2,28,29,36]","plainCitation":"[2,28,29,36]","noteIndex":0},"citationItems":[{"id":638,"uris":["http://zotero.org/users/8430992/items/GMGBJIAF"],"itemData":{"id":638,"type":"article-journal","abstract":"Research on the African mongoose contradicts the myth that animals undertake the danger of sentinel behavior because this behavior benefits their relatives. The researchers found that nutritional state rather than kinship was a strong influence on sentinel behavior.","container-title":"Science","DOI":"10.1126/science.284.5420.1633","ISSN":"0036-8075, 1095-9203","issue":"5420","journalAbbreviation":"Science","language":"en","page":"1633-1634","source":"DOI.org (Crossref)","title":"Selfish sentinels","volume":"284","author":[{"family":"Blumstein","given":"Daniel T."}],"issued":{"date-parts":[["1999",6,4]]}}},{"id":1728,"uris":["http://zotero.org/users/8430992/items/RK8XJ8GS"],"itemData":{"id":1728,"type":"article-journal","abstract":"Sentinels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A."}],"issued":{"date-parts":[["2001"]]}}},{"id":1726,"uris":["http://zotero.org/users/8430992/items/5Y2MYXKI"],"itemData":{"id":1726,"type":"article-journal","container-title":"The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A."}],"issued":{"date-parts":[["1997",9]]}}},{"id":628,"uris":["http://zotero.org/users/8430992/items/L76TN5JZ"],"itemData":{"id":628,"type":"article-journal","abstract":"Like humans engaged in risky activities, group members of some animal societies take turns acting as sentinels. Explanations of the evolution of sentinel behavior have frequently relied on kin selection or reciprocal altruism, but recent models suggest that guarding may be an individual's optimal activity once its stomach is full if no other animal is on guard. This paper provides support for this last explanation by showing that, in groups of meerkats (\n              Suricata suricatta\n              ), animals guard from safe sites, and solitary individuals as well as group members spend part of their time on guard. Though individuals seldom take successive guarding bouts, there is no regular rota, and the provision of food increases contributions to guarding and reduces the latency between bouts by the same individual.","container-title":"Science","DOI":"10.1126/science.284.5420.1640","ISSN":"0036-8075, 1095-9203","issue":"5420","journalAbbreviation":"Science","language":"en","page":"1640-1644","source":"DOI.org (Crossref)","title":"Selfish sentinels in cooperative mammals","volume":"284","author":[{"family":"Clutton-Brock","given":"T. H."},{"family":"O'Riain","given":"M. J."},{"family":"Brotherton","given":"P. N. M."},{"family":"Gaynor","given":"D."},{"family":"Kansky","given":"R."},{"family":"Griffin","given":"A. S."},{"family":"Manser","given":"M."}],"issued":{"date-parts":[["1999",6,4]]}}}],"schema":"https://github.com/citation-style-language/schema/raw/master/csl-citation.json"} </w:instrText>
      </w:r>
      <w:r w:rsidR="009C5366">
        <w:fldChar w:fldCharType="separate"/>
      </w:r>
      <w:r w:rsidR="002702D2" w:rsidRPr="002702D2">
        <w:t>[2,28,29,36]</w:t>
      </w:r>
      <w:r w:rsidR="009C5366">
        <w:fldChar w:fldCharType="end"/>
      </w:r>
      <w:r w:rsidR="00DB679E" w:rsidRPr="00DB679E">
        <w:t xml:space="preserve">. </w:t>
      </w:r>
      <w:r w:rsidR="00E05426">
        <w:t>The selfish state-dependent model for sentinel decision-making proposes</w:t>
      </w:r>
      <w:r w:rsidR="00724F53">
        <w:t xml:space="preserve"> that an individual with sufficient energetic reserves will choose to be sentinel if the alternative is foraging without a sentinel, a considerably more dangerous option</w:t>
      </w:r>
      <w:r w:rsidR="009C5366">
        <w:t xml:space="preserve"> </w:t>
      </w:r>
      <w:r w:rsidR="006820DE">
        <w:fldChar w:fldCharType="begin"/>
      </w:r>
      <w:r w:rsidR="00B52135">
        <w:instrText xml:space="preserve"> ADDIN ZOTERO_ITEM CSL_CITATION {"citationID":"hF9ywAci","properties":{"formattedCitation":"[28]","plainCitation":"[28]","noteIndex":0},"citationItems":[{"id":1726,"uris":["http://zotero.org/users/8430992/items/5Y2MYXKI"],"itemData":{"id":1726,"type":"article-journal","container-title":"The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A."}],"issued":{"date-parts":[["1997",9]]}}}],"schema":"https://github.com/citation-style-language/schema/raw/master/csl-citation.json"} </w:instrText>
      </w:r>
      <w:r w:rsidR="006820DE">
        <w:fldChar w:fldCharType="separate"/>
      </w:r>
      <w:r w:rsidR="00B52135" w:rsidRPr="00B52135">
        <w:t>[28]</w:t>
      </w:r>
      <w:r w:rsidR="006820DE">
        <w:fldChar w:fldCharType="end"/>
      </w:r>
      <w:r w:rsidR="00724F53">
        <w:t>. Other group members then benefit from the increased protection and early warning provided by the sentinel, leading to higher overall foraging success and potentially greater biomass intake</w:t>
      </w:r>
      <w:r w:rsidR="006820DE">
        <w:t xml:space="preserve"> </w:t>
      </w:r>
      <w:r w:rsidR="006820DE">
        <w:fldChar w:fldCharType="begin"/>
      </w:r>
      <w:r w:rsidR="002702D2">
        <w:instrText xml:space="preserve"> ADDIN ZOTERO_ITEM CSL_CITATION {"citationID":"PTAmB46a","properties":{"formattedCitation":"[39]","plainCitation":"[39]","noteIndex":0},"citationItems":[{"id":240,"uris":["http://zotero.org/users/8430992/items/MPPQIDNU"],"itemData":{"id":240,"type":"article-journal","container-title":"Current Biology","DOI":"10.1016/j.cub.2008.02.078","ISSN":"0960-9822","issue":"8","journalAbbreviation":"Current Biology","language":"English","note":"publisher: Elsevier\nPMID: 18424147","page":"576-579","source":"www.cell.com","title":"Cooperative sentinel calling? Foragers gain increased biomass intake","title-short":"Cooperative sentinel calling?","volume":"18","author":[{"family":"Hollén","given":"Linda I."},{"family":"Bell","given":"Matthew B. V."},{"family":"Radford","given":"Andrew N."}],"issued":{"date-parts":[["2008",4,22]]}}}],"schema":"https://github.com/citation-style-language/schema/raw/master/csl-citation.json"} </w:instrText>
      </w:r>
      <w:r w:rsidR="006820DE">
        <w:fldChar w:fldCharType="separate"/>
      </w:r>
      <w:r w:rsidR="002702D2" w:rsidRPr="002702D2">
        <w:t>[39]</w:t>
      </w:r>
      <w:r w:rsidR="006820DE">
        <w:fldChar w:fldCharType="end"/>
      </w:r>
      <w:r w:rsidR="00724F53">
        <w:t>.</w:t>
      </w:r>
    </w:p>
    <w:p w14:paraId="093A2C2B" w14:textId="284BB851" w:rsidR="00AF5346" w:rsidRPr="00777071" w:rsidRDefault="00AF5346" w:rsidP="00FD273E">
      <w:pPr>
        <w:pStyle w:val="SectionSubtitle"/>
        <w:spacing w:after="0" w:line="480" w:lineRule="auto"/>
      </w:pPr>
      <w:bookmarkStart w:id="51" w:name="_Toc162204954"/>
      <w:bookmarkStart w:id="52" w:name="_Toc162610819"/>
      <w:r w:rsidRPr="00777071">
        <w:t>Urban Environments</w:t>
      </w:r>
      <w:bookmarkEnd w:id="51"/>
      <w:bookmarkEnd w:id="52"/>
    </w:p>
    <w:p w14:paraId="00782265" w14:textId="0A22983D" w:rsidR="00F736B2" w:rsidRDefault="00DB679E" w:rsidP="00A24D3D">
      <w:pPr>
        <w:pStyle w:val="SectionText"/>
        <w:spacing w:line="480" w:lineRule="auto"/>
      </w:pPr>
      <w:r w:rsidRPr="00DB679E">
        <w:t xml:space="preserve">Urban environments, </w:t>
      </w:r>
      <w:r w:rsidR="00724F53">
        <w:t xml:space="preserve">through factors such as </w:t>
      </w:r>
      <w:r w:rsidRPr="00DB679E">
        <w:t xml:space="preserve">increased human presence and </w:t>
      </w:r>
      <w:r w:rsidR="00724F53">
        <w:t>the availability of anthropogenic</w:t>
      </w:r>
      <w:r w:rsidRPr="00DB679E">
        <w:t xml:space="preserve"> resource</w:t>
      </w:r>
      <w:r w:rsidR="00724F53">
        <w:t>s</w:t>
      </w:r>
      <w:r w:rsidR="00F736B2">
        <w:t>, can lead to adaptations such as r</w:t>
      </w:r>
      <w:r w:rsidRPr="00DB679E">
        <w:t xml:space="preserve">educed neophobia, increased tolerance to disturbances, and altered foraging </w:t>
      </w:r>
      <w:r w:rsidR="0044216B">
        <w:t>behaviour</w:t>
      </w:r>
      <w:r w:rsidRPr="00DB679E">
        <w:t xml:space="preserve"> </w:t>
      </w:r>
      <w:r w:rsidR="0044216B">
        <w:t>in urban-dwelling species</w:t>
      </w:r>
      <w:r w:rsidR="006820DE">
        <w:t xml:space="preserve"> </w:t>
      </w:r>
      <w:r w:rsidR="006820DE">
        <w:fldChar w:fldCharType="begin"/>
      </w:r>
      <w:r w:rsidR="00E97CE7">
        <w:instrText xml:space="preserve"> ADDIN ZOTERO_ITEM CSL_CITATION {"citationID":"K6tDk6zb","properties":{"formattedCitation":"[41,42,47]","plainCitation":"[41,42,47]","noteIndex":0},"citationItems":[{"id":268,"uris":["http://zotero.org/users/8430992/items/U83EWWCW"],"itemData":{"id":268,"type":"chapter","abstract":"Urban habitats and landscapes are markedly different from nonurban “natural” habitats. The major difference is the transformation of the land, from natural green areas to anthropogenic structures and impervious surfaces. To survive in the urban habitat, birds are forced to either accept or avoid the new conditions. In addition, the urban sprawl has led to a highly fragmented landscape, with islets of suitable bird habitat surrounded by highways and buildings that frequently act as barriers, even for mobile creatures such as birds. These altered conditions have changed the avifauna dramatically, with many species vanishing once an area is urbanized, thus resulting in a significant loss of local biodiversity. However, some species seem to thrive in the city, and these urban-dwelling species often show pronounced phenotypic differences (e.g., in behavior, physiology, and morphology) to their rural conspecifics. These phenotypic changes have been linked to specific urban selective drivers such as air pollution, artificial light at night, noise, different kinds of food, different predation pressures, and human disturbances. However, these drivers are often confounded, and it is hard to separate one urban factor as the main driver for the differentiation. Although the urban habitat is a large threat to biodiversity, it is also an exciting environment for studies of population divergence, evolutionary responses, and ultimately speciation in real time.","collection-title":"Fascinating Life Sciences","container-title":"Bird Species: How They Arise, Modify and Vanish","event-place":"Cham","ISBN":"978-3-319-91689-7","language":"en","note":"DOI: 10.1007/978-3-319-91689-7_13","page":"235-257","publisher":"Springer International Publishing","publisher-place":"Cham","source":"Springer Link","title":"Impact of urbanization on birds","URL":"https://doi.org/10.1007/978-3-319-91689-7_13","author":[{"family":"Isaksson","given":"Caroline"}],"editor":[{"family":"Tietze","given":"Dieter Thomas"}],"accessed":{"date-parts":[["2022",1,10]]},"issued":{"date-parts":[["2018"]]}}},{"id":6,"uris":["http://zotero.org/users/8430992/items/56QUZNTG"],"itemData":{"id":6,"type":"chapter","abstract":"Human populations are increasing and becoming predominantly urban. Resulting land cover changes reduce, perforate, isolate, and degrade bird habitat on local and global scales. I review: 1) urbanization of the Earth, and 2) published studies of bird responses to human settlement, and then: 3) suggest how and why birds respond to settlement. In a slight majority of studies, bird density increased, but richness and evenness decreased in response to urbanization. The most consistent effects of increasing settlement were increases in non-native species of birds, increases in birds able to nest on buildings (esp. swifts and swallows), increases in nest predation, and decreases in interior- and ground-nesting species. Effects of urbanization on hawks, owls, and cavity nesters were less consistent, in part being dependent on the surrounding habitat. The factors favoring species in urbanizing areas appear simpler than those reducing species. Increased availability of food was primary among factors benefiting species; predator reduction, reduced human persecution, and habitat enhancement were less important. Decreased habitat availability, reduced patch size, increased edge, increased non-native vegetation, decreased vegetative complexity, and increased nest predation were commonly associated with bird declines in response to human settlement. Urban planners and policy makers can profoundly affect how and where cities grow. Avian ecologists can help inform these important decisions by: 1) quantifying how the pattern of settlement affects birds and 2) understanding how bird populations and resulting communities change along entire gradients of urbanization.","container-title":"Avian Ecology and Conservation in an Urbanizing World","event-place":"Boston, MA","ISBN":"978-1-4615-1531-9","language":"en","note":"DOI: 10.1007/978-1-4615-1531-9_2","page":"19-47","publisher":"Springer US","publisher-place":"Boston, MA","source":"Springer Link","title":"Worldwide urbanization and its effects on birds","URL":"https://doi.org/10.1007/978-1-4615-1531-9_2","author":[{"family":"Marzluff","given":"John M."}],"editor":[{"family":"Marzluff","given":"John M."},{"family":"Bowman","given":"Reed"},{"family":"Donnelly","given":"Roarke"}],"accessed":{"date-parts":[["2021",9,22]]},"issued":{"date-parts":[["2001"]]}}},{"id":16,"uris":["http://zotero.org/users/8430992/items/WS7GWY5C"],"itemData":{"id":16,"type":"article-journal","abstract":"Increased urbanization represents a formidable challenge for wildlife. Nevertheless, a few species appear to thrive in the evolutionarily novel environment created by cities, demonstrating the remarkable adaptability of some animals. We argue that individuals that can adjust their behaviours to the new selection pressures presented by cities should have greater success in urban habitats. Accordingly, urban wildlife often exhibit behaviours that differ from those of their rural counterparts, from changes to food and den preferences to adjustments in the structure of their signals. Research suggests that behavioural flexibility (or phenotypic plasticity) may be an important characteristic for succeeding in urban environments. Moreover, some individuals or species might possess behavioural traits (a particular temperament) that are inherently well suited to occupying urban habitats, such as a high level of disturbance tolerance. This suggests that members of species that are less ‘plastic’ or naturally timid in temperament are likely to be disadvantaged in high‐disturbance environments and consequently may be precluded from colonizing cities and towns.","container-title":"Biological reviews of the Cambridge Philosophical Society","DOI":"10.1111/brv.12012","ISSN":"1464-7931","issue":"3","language":"eng","note":"publisher-place: Oxford, UK\npublisher: Blackwell Publishing Ltd","page":"537–549","source":"ocul-bu.primo.exlibrisgroup.com","title":"Behavioural responses of wildlife to urban environments","volume":"88","author":[{"family":"Lowry","given":"Hélène"},{"family":"Lill","given":"Alan"},{"family":"Wong","given":"Bob B. M."}],"issued":{"date-parts":[["2013"]]}}}],"schema":"https://github.com/citation-style-language/schema/raw/master/csl-citation.json"} </w:instrText>
      </w:r>
      <w:r w:rsidR="006820DE">
        <w:fldChar w:fldCharType="separate"/>
      </w:r>
      <w:r w:rsidR="00E97CE7" w:rsidRPr="00E97CE7">
        <w:t>[41,42,47]</w:t>
      </w:r>
      <w:r w:rsidR="006820DE">
        <w:fldChar w:fldCharType="end"/>
      </w:r>
      <w:r w:rsidRPr="00DB679E">
        <w:t>.</w:t>
      </w:r>
      <w:r w:rsidR="0044216B">
        <w:t xml:space="preserve"> There have been many studies conducted on individual-level behavioural adaptations, yet comparatively fewer studies have been performed on adapted use of social behaviours in urban environments, and even more so </w:t>
      </w:r>
      <w:r w:rsidR="00382F78">
        <w:t xml:space="preserve">on </w:t>
      </w:r>
      <w:r w:rsidR="0044216B">
        <w:t xml:space="preserve">the effects of urbanization on sentinel behaviour. Increased ambient noise levels in cities can interfere with acoustic communication, reducing the effectiveness of sentinel </w:t>
      </w:r>
      <w:r w:rsidR="00382F78">
        <w:t>signalling</w:t>
      </w:r>
      <w:r w:rsidR="00985957">
        <w:t xml:space="preserve"> </w:t>
      </w:r>
      <w:r w:rsidR="00985957">
        <w:fldChar w:fldCharType="begin"/>
      </w:r>
      <w:r w:rsidR="002702D2">
        <w:instrText xml:space="preserve"> ADDIN ZOTERO_ITEM CSL_CITATION {"citationID":"69d8HzCy","properties":{"formattedCitation":"[55]","plainCitation":"[55]","noteIndex":0},"citationItems":[{"id":1763,"uris":["http://zotero.org/users/8430992/items/HIRBGBBW"],"itemData":{"id":1763,"type":"article-journal","abstract":"Anthropogenic noise is rapidly becoming a universal environmental feature. While the impacts of such additional noise on avian sexual signals are well documented, our understanding of its effect in other terrestrial taxa, on other vocalisations, and on receivers is more limited. Little is known, for example, about the influence of anthropogenic noise on responses to vocalisations relating to predation risk, despite the potential fitness consequences. We use playback experiments to investigate the impact of traffic noise on the responses of foraging dwarf mongooses (Helogale parvula) to surveillance calls produced by sentinels, individuals scanning for danger from a raised position whose presence usually results in reduced vigilance by foragers. Foragers exhibited a lessened response to surveillance calls in traffic-noise compared to ambient-sound playback, increasing personal vigilance. A second playback experiment, using noise playbacks without surveillance calls, suggests that the increased vigilance could arise in part from the direct influence of additional noise as there was an increase in response to traffic-noise playback alone. Acoustic masking could also play a role. Foragers maintained the ability to distinguish between sentinels of different dominance class, increasing personal vigilance when presented with subordinate surveillance calls compared to calls of a dominant groupmate in both noise treatments, suggesting complete masking was not occurring. However, an acoustic-transmission experiment showed that while surveillance calls were potentially audible during approaching traffic noise, they were probably inaudible during peak traffic intensity noise. While recent work has demonstrated detrimental effects of anthropogenic noise on defensive responses to actual predatory attacks, which are relatively rare, our results provide evidence of a potentially more widespread influence since animals should constantly assess background risk to optimise the foraging-vigilance trade-off.","container-title":"Environmental Pollution (Barking, Essex: 1987)","DOI":"10.1016/j.envpol.2016.08.049","ISSN":"1873-6424","journalAbbreviation":"Environ Pollut","language":"eng","note":"PMID: 27595178","page":"988-995","source":"PubMed","title":"Anthropogenic noise disrupts use of vocal information about predation risk","volume":"218","author":[{"family":"Kern","given":"Julie M."},{"family":"Radford","given":"Andrew N."}],"issued":{"date-parts":[["2016",11]]}}}],"schema":"https://github.com/citation-style-language/schema/raw/master/csl-citation.json"} </w:instrText>
      </w:r>
      <w:r w:rsidR="00985957">
        <w:fldChar w:fldCharType="separate"/>
      </w:r>
      <w:r w:rsidR="002702D2" w:rsidRPr="002702D2">
        <w:t>[55]</w:t>
      </w:r>
      <w:r w:rsidR="00985957">
        <w:fldChar w:fldCharType="end"/>
      </w:r>
      <w:r w:rsidR="0044216B">
        <w:t xml:space="preserve">. The presence of urban predators such as the red-tailed hawk </w:t>
      </w:r>
      <w:r w:rsidR="00F736B2">
        <w:t xml:space="preserve">could increase the </w:t>
      </w:r>
      <w:r w:rsidR="00F736B2">
        <w:lastRenderedPageBreak/>
        <w:t>risk of predation</w:t>
      </w:r>
      <w:r w:rsidR="00985957">
        <w:t xml:space="preserve"> </w:t>
      </w:r>
      <w:r w:rsidR="00985957">
        <w:fldChar w:fldCharType="begin"/>
      </w:r>
      <w:r w:rsidR="00EA0B42">
        <w:instrText xml:space="preserve"> ADDIN ZOTERO_ITEM CSL_CITATION {"citationID":"C3ttknQ2","properties":{"formattedCitation":"[79]","plainCitation":"[79]","noteIndex":0},"citationItems":[{"id":1786,"uris":["http://zotero.org/users/8430992/items/I7ZMZB27"],"itemData":{"id":1786,"type":"article-journal","abstract":"Raptors increasingly live and nest successfully in urban areas. In the urban landscape of Hartford, CT, red-tailed hawks established home ranges in large green spaces such as parks, golf courses, and cemeteries but also nested successfully in the commercial district of downtown and in densely built urban and suburban neighborhoods. Data collected from 11 radio-tagged breeding adult hawks indicated that year-round home ranges averaged 107.7 ha, much smaller than home ranges reported for hawks inhabiting rural areas. Most hawk home ranges had multiple core areas that were usually associated with favored perches or larger patches of ‘usable’ green space, defined as patches ≥0.25 ha in size, and home range size was positively associated with larger usable green space patches in core areas. Most nests were located in the largest core area and were within a larger patch of green space within the largest core area. Rather than just the amount or size of green space patches, the value of urban green spaces for these hawks likely also varies with the number and proximity of suitable perches such as buildings or tall trees, types and density of prey, and amount of human activity in and adjacent to these spaces. Territoriality and intraspecific competition may also influence home range size and dispersion of red-tailed hawks nesting in Hartford. In this urban area, mortality due to ingestion of rodenticides and collisions with vehicles affected hawk reproductive success.","container-title":"Urban Ecosystems","DOI":"10.1007/s11252-016-0554-0","ISSN":"1083-8155, 1573-1642","issue":"3","journalAbbreviation":"Urban Ecosyst","language":"en","page":"1373-1388","source":"Semantic Scholar","title":"Spatial distribution and the value of green spaces for urban red-tailed hawks","volume":"19","author":[{"family":"Morrison","given":"Joan L."},{"family":"Gottlieb","given":"Isabel G. W."},{"family":"Pias","given":"Kyle E."}],"issued":{"date-parts":[["2016",9]]}}}],"schema":"https://github.com/citation-style-language/schema/raw/master/csl-citation.json"} </w:instrText>
      </w:r>
      <w:r w:rsidR="00985957">
        <w:fldChar w:fldCharType="separate"/>
      </w:r>
      <w:r w:rsidR="00EA0B42" w:rsidRPr="00EA0B42">
        <w:t>[79]</w:t>
      </w:r>
      <w:r w:rsidR="00985957">
        <w:fldChar w:fldCharType="end"/>
      </w:r>
      <w:r w:rsidR="00F736B2">
        <w:t>, increasing the need for the added vigilance of a sentinel</w:t>
      </w:r>
      <w:r w:rsidR="00985957">
        <w:t xml:space="preserve"> </w:t>
      </w:r>
      <w:r w:rsidR="00985957">
        <w:fldChar w:fldCharType="begin"/>
      </w:r>
      <w:r w:rsidR="00A11ABE">
        <w:instrText xml:space="preserve"> ADDIN ZOTERO_ITEM CSL_CITATION {"citationID":"KpI3biMf","properties":{"formattedCitation":"[61]","plainCitation":"[61]","noteIndex":0},"citationItems":[{"id":1723,"uris":["http://zotero.org/users/8430992/items/KTHT7AKH"],"itemData":{"id":1723,"type":"article-journal","abstract":"Sentinels are a conspicuous feature of some cooperative societies and are often assumed to provide benefits in terms of increased predator detection. Similar to other cooperative behaviours, variation in investment in sentinel behaviour should reflect variation in the benefits of such behaviour. However, evidence for this is inconclusive: to date experiments have manipulated the cost of sentinel behaviour, and considerations of changes in the benefits of sentinel activity on investment patterns are lacking. Here, we experimentally manipulated the benefits of sentinel behaviour in the cooperatively breeding pied babbler (Turdoides bicolor) to assess whether this had any impact on sentinel activity. We simulated the presence of an unseen predator using playbacks of heterospecific alarm calls, and the presence of an actual predator using a model snake. In both cases, the increase in perceived predation risk caused an increase in sentinel activity, demonstrating that investment in sentinel activity increases when the benefits are greater.","container-title":"Biology Letters","DOI":"10.1098/rsbl.2010.0023","issue":"4","note":"publisher: Royal Society","page":"445-448","source":"royalsocietypublishing.org (Atypon)","title":"Experimental evidence that sentinel behaviour is affected by risk","volume":"6","author":[{"family":"Ridley","given":"A. R."},{"family":"Raihani","given":"N. J."},{"family":"Bell","given":"M. B. V."}],"issued":{"date-parts":[["2010",2,24]]}}}],"schema":"https://github.com/citation-style-language/schema/raw/master/csl-citation.json"} </w:instrText>
      </w:r>
      <w:r w:rsidR="00985957">
        <w:fldChar w:fldCharType="separate"/>
      </w:r>
      <w:r w:rsidR="00A11ABE" w:rsidRPr="00A11ABE">
        <w:t>[61]</w:t>
      </w:r>
      <w:r w:rsidR="00985957">
        <w:fldChar w:fldCharType="end"/>
      </w:r>
      <w:r w:rsidR="00F736B2">
        <w:t xml:space="preserve">. The </w:t>
      </w:r>
      <w:r w:rsidR="00E05426">
        <w:t>increased</w:t>
      </w:r>
      <w:r w:rsidR="00F736B2">
        <w:t xml:space="preserve"> availability and predictability of anthropogenic food sources that are usually concentrated (e.g. trash cans, litter) and highly caloric, can lead to changes in foraging strategy</w:t>
      </w:r>
      <w:r w:rsidR="00985957">
        <w:t xml:space="preserve"> </w:t>
      </w:r>
      <w:r w:rsidR="00985957">
        <w:fldChar w:fldCharType="begin"/>
      </w:r>
      <w:r w:rsidR="002702D2">
        <w:instrText xml:space="preserve"> ADDIN ZOTERO_ITEM CSL_CITATION {"citationID":"ltoMJwYR","properties":{"formattedCitation":"[47]","plainCitation":"[47]","noteIndex":0},"citationItems":[{"id":16,"uris":["http://zotero.org/users/8430992/items/WS7GWY5C"],"itemData":{"id":16,"type":"article-journal","abstract":"Increased urbanization represents a formidable challenge for wildlife. Nevertheless, a few species appear to thrive in the evolutionarily novel environment created by cities, demonstrating the remarkable adaptability of some animals. We argue that individuals that can adjust their behaviours to the new selection pressures presented by cities should have greater success in urban habitats. Accordingly, urban wildlife often exhibit behaviours that differ from those of their rural counterparts, from changes to food and den preferences to adjustments in the structure of their signals. Research suggests that behavioural flexibility (or phenotypic plasticity) may be an important characteristic for succeeding in urban environments. Moreover, some individuals or species might possess behavioural traits (a particular temperament) that are inherently well suited to occupying urban habitats, such as a high level of disturbance tolerance. This suggests that members of species that are less ‘plastic’ or naturally timid in temperament are likely to be disadvantaged in high‐disturbance environments and consequently may be precluded from colonizing cities and towns.","container-title":"Biological reviews of the Cambridge Philosophical Society","DOI":"10.1111/brv.12012","ISSN":"1464-7931","issue":"3","language":"eng","note":"publisher-place: Oxford, UK\npublisher: Blackwell Publishing Ltd","page":"537–549","source":"ocul-bu.primo.exlibrisgroup.com","title":"Behavioural responses of wildlife to urban environments","volume":"88","author":[{"family":"Lowry","given":"Hélène"},{"family":"Lill","given":"Alan"},{"family":"Wong","given":"Bob B. M."}],"issued":{"date-parts":[["2013"]]}}}],"schema":"https://github.com/citation-style-language/schema/raw/master/csl-citation.json"} </w:instrText>
      </w:r>
      <w:r w:rsidR="00985957">
        <w:fldChar w:fldCharType="separate"/>
      </w:r>
      <w:r w:rsidR="002702D2" w:rsidRPr="002702D2">
        <w:t>[47]</w:t>
      </w:r>
      <w:r w:rsidR="00985957">
        <w:fldChar w:fldCharType="end"/>
      </w:r>
      <w:r w:rsidR="00985957">
        <w:t xml:space="preserve">, a reduction in resource competition </w:t>
      </w:r>
      <w:r w:rsidR="00985957">
        <w:fldChar w:fldCharType="begin"/>
      </w:r>
      <w:r w:rsidR="00A11ABE">
        <w:instrText xml:space="preserve"> ADDIN ZOTERO_ITEM CSL_CITATION {"citationID":"KRdESr5q","properties":{"formattedCitation":"[60]","plainCitation":"[60]","noteIndex":0},"citationItems":[{"id":1802,"uris":["http://zotero.org/users/8430992/items/UBYQ2YKE"],"itemData":{"id":1802,"type":"article-journal","abstract":"Behavioral traits play a major role in successful adaptation of wildlife to urban conditions. However, there are few studies showing how urban conditions affect the social behavior of urban animals during their direct encounters. It is generally believed that the higher density of urban populations translates into increased aggression between individuals. In this paper, using a camera-trap method, we compared the character of direct encounters in urban and non-urban populations of the striped field mouse Apodemus agrarius (Pallas, 1771), a species known as an urban adapter. We confirmed the thesis that urbanization affects the social behavior and urban and rural populations differ from each other. Urban animals are less likely to avoid close contact with each other and are more likely to show tolerant behavior. They also have a lower tendency towards monopolization of food resources. The behavior of urban animals varies depending on the time of day: in the daytime, animals are more vigilant and less tolerant than at night. Our results indicate that, in the case of the species studied, behavioral adaptation to urban life is based on increasing tolerance rather than aggression in social relations. However, the studied urban adapter retains the high plasticity of social behavior revealed even in the circadian cycle. The observation that tolerance rather than aggression may predominate in urban populations is a new finding, while most studies suggest an increase in aggression in urban animals. This opens an avenue for formulating new hypotheses regarding the social behavior of urban adapters.","container-title":"Mammalian Biology","DOI":"10.1007/s42991-020-00075-1","ISSN":"1618-1476","issue":"1","journalAbbreviation":"Mamm Biol","language":"en","page":"1-10","source":"Springer Link","title":"Changes in the social behavior of urban animals: more aggression or tolerance?","title-short":"Changes in the social behavior of urban animals","volume":"101","author":[{"family":"Łopucki","given":"Rafał"},{"family":"Klich","given":"Daniel"},{"family":"Kiersztyn","given":"Adam"}],"issued":{"date-parts":[["2021",2,1]]}}}],"schema":"https://github.com/citation-style-language/schema/raw/master/csl-citation.json"} </w:instrText>
      </w:r>
      <w:r w:rsidR="00985957">
        <w:fldChar w:fldCharType="separate"/>
      </w:r>
      <w:r w:rsidR="00A11ABE" w:rsidRPr="00A11ABE">
        <w:t>[60]</w:t>
      </w:r>
      <w:r w:rsidR="00985957">
        <w:fldChar w:fldCharType="end"/>
      </w:r>
      <w:r w:rsidR="00E05426">
        <w:t>, and high energetic levels in urban individuals</w:t>
      </w:r>
      <w:r w:rsidR="00D807A1">
        <w:t xml:space="preserve"> </w:t>
      </w:r>
      <w:r w:rsidR="00D807A1">
        <w:fldChar w:fldCharType="begin"/>
      </w:r>
      <w:r w:rsidR="00220616">
        <w:instrText xml:space="preserve"> ADDIN ZOTERO_ITEM CSL_CITATION {"citationID":"O18hthWw","properties":{"formattedCitation":"[83]","plainCitation":"[83]","noteIndex":0},"citationItems":[{"id":1807,"uris":["http://zotero.org/users/8430992/items/KJGXSHIL"],"itemData":{"id":1807,"type":"paper-conference","abstract":"Abstract Urban populations of several gull species worldwide are increasing dramatically and this is often assumed to be a result of greater access to anthropogenic food obtained in urbanized environments. This research investigated the potential effects of an anthropogenic diet on the mass and body condition of Silver Gulls (Larus novaehollandiae) by comparing birds at a remote, non-urbanized site (Furneaux Island Group) with those at an urbanized (Hobart) site in Tasmania, Australia. The mass, size and body condition of gulls were independent of whether or not a bird was breeding, and independent of the stage in the breeding cycle. Male gulls from this urban environment were heavier and of greater body condition than the structurally identical, non-urban gulls, but no differences were detected between females.","container-title":"Waterbirds","DOI":"10.1675/1524-4695(2008)31[122:SMDAFC]2.0.CO;2","language":"en","note":"ISSN: 1524-4695, 1938-5390\nissue: 1\njournalAbbreviation: Waterbirds","page":"122-126","source":"Semantic Scholar","title":"Supersize Me: Does Anthropogenic Food Change the Body Condition of Silver Gulls? A Comparison Between Urbanized and Remote, Non-urbanized Areas","title-short":"Supersize Me","URL":"http://www.bioone.org/doi/abs/10.1675/1524-4695%282008%2931%5B122%3ASMDAFC%5D2.0.CO%3B2","volume":"31","author":[{"family":"Auman","given":"Heidi J."},{"family":"Meathrel","given":"Catherine E."},{"family":"Richardson","given":"Alastair"}],"accessed":{"date-parts":[["2024",3,25]]},"issued":{"date-parts":[["2008",3]]}}}],"schema":"https://github.com/citation-style-language/schema/raw/master/csl-citation.json"} </w:instrText>
      </w:r>
      <w:r w:rsidR="00D807A1">
        <w:fldChar w:fldCharType="separate"/>
      </w:r>
      <w:r w:rsidR="00220616" w:rsidRPr="00220616">
        <w:t>[83]</w:t>
      </w:r>
      <w:r w:rsidR="00D807A1">
        <w:fldChar w:fldCharType="end"/>
      </w:r>
      <w:r w:rsidR="00F736B2">
        <w:t xml:space="preserve">. Factors such as these can </w:t>
      </w:r>
      <w:r w:rsidR="00985957">
        <w:t>alter the propensity of an individual to perform</w:t>
      </w:r>
      <w:r w:rsidR="00F736B2">
        <w:t xml:space="preserve"> social behaviours.</w:t>
      </w:r>
      <w:r w:rsidR="00F736B2" w:rsidRPr="00F736B2">
        <w:t xml:space="preserve"> </w:t>
      </w:r>
      <w:r w:rsidR="00F736B2">
        <w:t>For example, research on striped field mice</w:t>
      </w:r>
      <w:r w:rsidR="00FE5DF9">
        <w:t xml:space="preserve"> (</w:t>
      </w:r>
      <w:r w:rsidR="00FE5DF9" w:rsidRPr="00FE5DF9">
        <w:rPr>
          <w:i/>
          <w:iCs w:val="0"/>
        </w:rPr>
        <w:t>Apodemus agrarius</w:t>
      </w:r>
      <w:r w:rsidR="00FE5DF9">
        <w:t>)</w:t>
      </w:r>
      <w:r w:rsidR="00F736B2">
        <w:t xml:space="preserve"> has shown that </w:t>
      </w:r>
      <w:r w:rsidR="00FE5DF9">
        <w:t xml:space="preserve">urban </w:t>
      </w:r>
      <w:r w:rsidR="00F736B2">
        <w:t xml:space="preserve">individuals are less likely to avoid contact, more tolerant of conspecifics, and exhibit a lower tendency to monopolize resources compared to </w:t>
      </w:r>
      <w:r w:rsidR="00FE5DF9">
        <w:t>rural individuals</w:t>
      </w:r>
      <w:r w:rsidR="00985957">
        <w:t xml:space="preserve"> </w:t>
      </w:r>
      <w:r w:rsidR="00E55E98">
        <w:fldChar w:fldCharType="begin"/>
      </w:r>
      <w:r w:rsidR="00A11ABE">
        <w:instrText xml:space="preserve"> ADDIN ZOTERO_ITEM CSL_CITATION {"citationID":"QHcdqOqX","properties":{"formattedCitation":"[60]","plainCitation":"[60]","noteIndex":0},"citationItems":[{"id":1802,"uris":["http://zotero.org/users/8430992/items/UBYQ2YKE"],"itemData":{"id":1802,"type":"article-journal","abstract":"Behavioral traits play a major role in successful adaptation of wildlife to urban conditions. However, there are few studies showing how urban conditions affect the social behavior of urban animals during their direct encounters. It is generally believed that the higher density of urban populations translates into increased aggression between individuals. In this paper, using a camera-trap method, we compared the character of direct encounters in urban and non-urban populations of the striped field mouse Apodemus agrarius (Pallas, 1771), a species known as an urban adapter. We confirmed the thesis that urbanization affects the social behavior and urban and rural populations differ from each other. Urban animals are less likely to avoid close contact with each other and are more likely to show tolerant behavior. They also have a lower tendency towards monopolization of food resources. The behavior of urban animals varies depending on the time of day: in the daytime, animals are more vigilant and less tolerant than at night. Our results indicate that, in the case of the species studied, behavioral adaptation to urban life is based on increasing tolerance rather than aggression in social relations. However, the studied urban adapter retains the high plasticity of social behavior revealed even in the circadian cycle. The observation that tolerance rather than aggression may predominate in urban populations is a new finding, while most studies suggest an increase in aggression in urban animals. This opens an avenue for formulating new hypotheses regarding the social behavior of urban adapters.","container-title":"Mammalian Biology","DOI":"10.1007/s42991-020-00075-1","ISSN":"1618-1476","issue":"1","journalAbbreviation":"Mamm Biol","language":"en","page":"1-10","source":"Springer Link","title":"Changes in the social behavior of urban animals: more aggression or tolerance?","title-short":"Changes in the social behavior of urban animals","volume":"101","author":[{"family":"Łopucki","given":"Rafał"},{"family":"Klich","given":"Daniel"},{"family":"Kiersztyn","given":"Adam"}],"issued":{"date-parts":[["2021",2,1]]}}}],"schema":"https://github.com/citation-style-language/schema/raw/master/csl-citation.json"} </w:instrText>
      </w:r>
      <w:r w:rsidR="00E55E98">
        <w:fldChar w:fldCharType="separate"/>
      </w:r>
      <w:r w:rsidR="00A11ABE" w:rsidRPr="00A11ABE">
        <w:t>[60]</w:t>
      </w:r>
      <w:r w:rsidR="00E55E98">
        <w:fldChar w:fldCharType="end"/>
      </w:r>
      <w:r w:rsidR="00F736B2">
        <w:t xml:space="preserve">. These </w:t>
      </w:r>
      <w:r w:rsidR="00382F78">
        <w:t>behavioural</w:t>
      </w:r>
      <w:r w:rsidR="00F736B2">
        <w:t xml:space="preserve"> changes suggest a shift towards more social </w:t>
      </w:r>
      <w:r w:rsidR="00382F78">
        <w:t>behaviours</w:t>
      </w:r>
      <w:r w:rsidR="00D807A1">
        <w:t xml:space="preserve"> in </w:t>
      </w:r>
      <w:r w:rsidR="00F736B2">
        <w:t xml:space="preserve">response to </w:t>
      </w:r>
      <w:r w:rsidR="00D807A1">
        <w:t>the increased abundance of food in urban environments</w:t>
      </w:r>
      <w:r w:rsidR="00F736B2">
        <w:t xml:space="preserve">. The effects of urbanization can also be more subtle. A study on black-capped chickadees </w:t>
      </w:r>
      <w:r w:rsidR="00382F78">
        <w:t>has</w:t>
      </w:r>
      <w:r w:rsidR="00F736B2">
        <w:t xml:space="preserve"> found no direct effect of urbanization on their social </w:t>
      </w:r>
      <w:r w:rsidR="00382F78">
        <w:t>behaviours</w:t>
      </w:r>
      <w:r w:rsidR="00E55E98">
        <w:t xml:space="preserve"> </w:t>
      </w:r>
      <w:r w:rsidR="00E55E98">
        <w:fldChar w:fldCharType="begin"/>
      </w:r>
      <w:r w:rsidR="00220616">
        <w:instrText xml:space="preserve"> ADDIN ZOTERO_ITEM CSL_CITATION {"citationID":"2fi0AP5b","properties":{"formattedCitation":"[84]","plainCitation":"[84]","noteIndex":0},"citationItems":[{"id":128,"uris":["http://zotero.org/users/8430992/items/5QEQ9XGB"],"itemData":{"id":128,"type":"article-journal","abstract":"Urbanization causes dramatic and rapid changes to natural environments, which can lead the animals inhabiting these habitats to adjust their behavioral responses. For social animals, urbanized environments may alter group social dynamics through modification of the external environment (e.g., resource distribution). This might lead to changes in how individuals associate or engage in group behaviors, which could alter the stability and characteristics of social groups. However, the potential impacts of urban habitat use, and of habitat characteristics in general, on the nature and stability of social associations remain poorly understood. Here, we quantify social networks and dynamics of group foraging behaviors of black-capped chickadees (N = 82, Poecile atricapillus), at four urban and four rural sites weekly throughout the nonbreeding season using feeders with radio frequency identification of individual birds. Because anthropogenic food sources in urban habitats (e.g., bird feeders) provide abundant and reliable resources, we predicted that social foraging associations may be of less value in urban groups, and thus would be less consistent than in rural groups. Additionally, decreased variability of food resources in urban habitats could lead to more predictable foraging patterns (group size, foraging duration, and the distribution of foraging events) in contrast to rural habitats. Networks were found to be highly consistent through time in both urban and rural habitats. No significant difference was found in the temporal clumping of foraging events between habitats. However, as predicted, the repeatability of the clumping of foraging events in time was significantly higher in urban than rural habitats. Our results suggest that individuals living in urban areas have more consistent foraging behaviors throughout the nonbreeding season, whereas rural individuals adjust their tactics due to less predictable foraging conditions. This first examination of habitat-related differences in the characteristics and consistency of social networks along an urbanization gradient suggests that anthropic habitat use results in subtle modifications in social foraging patterns. Future studies should examine potential implications of these differences for variation in predation risk, energy intake, and information flow.","container-title":"Ecology and Evolution","DOI":"10.1002/ece3.5060","ISSN":"2045-7758","issue":"8","language":"en","note":"_eprint: https://onlinelibrary.wiley.com/doi/pdf/10.1002/ece3.5060","page":"4589-4602","source":"Wiley Online Library","title":"Urbanization and the temporal patterns of social networks and group foraging behaviors","volume":"9","author":[{"family":"Jones","given":"Teri B."},{"family":"Evans","given":"Julian C."},{"family":"Morand-Ferron","given":"Julie"}],"issued":{"date-parts":[["2019"]]}}}],"schema":"https://github.com/citation-style-language/schema/raw/master/csl-citation.json"} </w:instrText>
      </w:r>
      <w:r w:rsidR="00E55E98">
        <w:fldChar w:fldCharType="separate"/>
      </w:r>
      <w:r w:rsidR="00220616" w:rsidRPr="00220616">
        <w:t>[84]</w:t>
      </w:r>
      <w:r w:rsidR="00E55E98">
        <w:fldChar w:fldCharType="end"/>
      </w:r>
      <w:r w:rsidR="00F736B2">
        <w:t xml:space="preserve">. However, urban populations of chickadees have been observed to exhibit decreased effects of seasonality, remaining more consistent in their group foraging </w:t>
      </w:r>
      <w:r w:rsidR="00382F78">
        <w:t>behaviour</w:t>
      </w:r>
      <w:r w:rsidR="00F736B2">
        <w:t xml:space="preserve"> throughout the year. This suggests that urban environments </w:t>
      </w:r>
      <w:r w:rsidR="00D05011">
        <w:t>could</w:t>
      </w:r>
      <w:r w:rsidR="00F736B2">
        <w:t xml:space="preserve"> </w:t>
      </w:r>
      <w:r w:rsidR="00D05011">
        <w:t>have</w:t>
      </w:r>
      <w:r w:rsidR="00F736B2">
        <w:t xml:space="preserve"> more stable food resources, leading to less </w:t>
      </w:r>
      <w:r w:rsidR="00382F78">
        <w:t>behavioural</w:t>
      </w:r>
      <w:r w:rsidR="00F736B2">
        <w:t xml:space="preserve"> plasticity in response to seasonal changes</w:t>
      </w:r>
      <w:r w:rsidR="00E55E98">
        <w:t xml:space="preserve"> </w:t>
      </w:r>
      <w:r w:rsidR="00E55E98">
        <w:fldChar w:fldCharType="begin"/>
      </w:r>
      <w:r w:rsidR="00220616">
        <w:instrText xml:space="preserve"> ADDIN ZOTERO_ITEM CSL_CITATION {"citationID":"vV47yItl","properties":{"formattedCitation":"[84]","plainCitation":"[84]","noteIndex":0},"citationItems":[{"id":128,"uris":["http://zotero.org/users/8430992/items/5QEQ9XGB"],"itemData":{"id":128,"type":"article-journal","abstract":"Urbanization causes dramatic and rapid changes to natural environments, which can lead the animals inhabiting these habitats to adjust their behavioral responses. For social animals, urbanized environments may alter group social dynamics through modification of the external environment (e.g., resource distribution). This might lead to changes in how individuals associate or engage in group behaviors, which could alter the stability and characteristics of social groups. However, the potential impacts of urban habitat use, and of habitat characteristics in general, on the nature and stability of social associations remain poorly understood. Here, we quantify social networks and dynamics of group foraging behaviors of black-capped chickadees (N = 82, Poecile atricapillus), at four urban and four rural sites weekly throughout the nonbreeding season using feeders with radio frequency identification of individual birds. Because anthropogenic food sources in urban habitats (e.g., bird feeders) provide abundant and reliable resources, we predicted that social foraging associations may be of less value in urban groups, and thus would be less consistent than in rural groups. Additionally, decreased variability of food resources in urban habitats could lead to more predictable foraging patterns (group size, foraging duration, and the distribution of foraging events) in contrast to rural habitats. Networks were found to be highly consistent through time in both urban and rural habitats. No significant difference was found in the temporal clumping of foraging events between habitats. However, as predicted, the repeatability of the clumping of foraging events in time was significantly higher in urban than rural habitats. Our results suggest that individuals living in urban areas have more consistent foraging behaviors throughout the nonbreeding season, whereas rural individuals adjust their tactics due to less predictable foraging conditions. This first examination of habitat-related differences in the characteristics and consistency of social networks along an urbanization gradient suggests that anthropic habitat use results in subtle modifications in social foraging patterns. Future studies should examine potential implications of these differences for variation in predation risk, energy intake, and information flow.","container-title":"Ecology and Evolution","DOI":"10.1002/ece3.5060","ISSN":"2045-7758","issue":"8","language":"en","note":"_eprint: https://onlinelibrary.wiley.com/doi/pdf/10.1002/ece3.5060","page":"4589-4602","source":"Wiley Online Library","title":"Urbanization and the temporal patterns of social networks and group foraging behaviors","volume":"9","author":[{"family":"Jones","given":"Teri B."},{"family":"Evans","given":"Julian C."},{"family":"Morand-Ferron","given":"Julie"}],"issued":{"date-parts":[["2019"]]}}}],"schema":"https://github.com/citation-style-language/schema/raw/master/csl-citation.json"} </w:instrText>
      </w:r>
      <w:r w:rsidR="00E55E98">
        <w:fldChar w:fldCharType="separate"/>
      </w:r>
      <w:r w:rsidR="00220616" w:rsidRPr="00220616">
        <w:t>[84]</w:t>
      </w:r>
      <w:r w:rsidR="00E55E98">
        <w:fldChar w:fldCharType="end"/>
      </w:r>
      <w:r w:rsidR="00F736B2">
        <w:t>.</w:t>
      </w:r>
    </w:p>
    <w:p w14:paraId="7FD0D32B" w14:textId="4F054910" w:rsidR="009A254A" w:rsidRDefault="00F736B2" w:rsidP="00A24D3D">
      <w:pPr>
        <w:pStyle w:val="SectionText"/>
        <w:spacing w:line="480" w:lineRule="auto"/>
      </w:pPr>
      <w:r>
        <w:t>The multitude of ways urbanization can affect social behaviours reinforces the need for further research on urbanized social species</w:t>
      </w:r>
      <w:r w:rsidR="009A254A">
        <w:t>.</w:t>
      </w:r>
      <w:r w:rsidR="009A254A" w:rsidRPr="009A254A">
        <w:t xml:space="preserve"> </w:t>
      </w:r>
      <w:r w:rsidR="009A254A" w:rsidRPr="00E94C23">
        <w:t xml:space="preserve">Despite the growing interest in urban wildlife ecology, there remains a lack of </w:t>
      </w:r>
      <w:r w:rsidR="009A254A">
        <w:t>studies</w:t>
      </w:r>
      <w:r w:rsidR="009A254A" w:rsidRPr="00E94C23">
        <w:t xml:space="preserve"> on </w:t>
      </w:r>
      <w:r w:rsidR="00E55E98">
        <w:t>the adaptation of social behaviours to urban living</w:t>
      </w:r>
      <w:r w:rsidR="009A254A" w:rsidRPr="00E94C23">
        <w:t>.</w:t>
      </w:r>
      <w:r w:rsidR="009A254A">
        <w:t xml:space="preserve"> Further research could help fill the </w:t>
      </w:r>
      <w:r w:rsidR="00DB679E" w:rsidRPr="00DB679E">
        <w:t xml:space="preserve">gap in understanding the role of social </w:t>
      </w:r>
      <w:r w:rsidR="00382F78">
        <w:t>behaviours</w:t>
      </w:r>
      <w:r w:rsidR="00FE5DF9">
        <w:t xml:space="preserve"> in</w:t>
      </w:r>
      <w:r w:rsidR="009A254A">
        <w:t xml:space="preserve"> the success</w:t>
      </w:r>
      <w:r w:rsidR="00E55E98">
        <w:t xml:space="preserve"> of urbanized species</w:t>
      </w:r>
      <w:r w:rsidR="00DB679E" w:rsidRPr="00DB679E">
        <w:t>.</w:t>
      </w:r>
      <w:r w:rsidR="009A254A">
        <w:t xml:space="preserve"> Understanding </w:t>
      </w:r>
      <w:r w:rsidR="009A254A" w:rsidRPr="00E94C23">
        <w:t xml:space="preserve">how sentinel </w:t>
      </w:r>
      <w:r w:rsidR="00382F78">
        <w:t>behaviour</w:t>
      </w:r>
      <w:r w:rsidR="009A254A">
        <w:t xml:space="preserve"> and their environment</w:t>
      </w:r>
      <w:r w:rsidR="009A254A" w:rsidRPr="00E94C23">
        <w:t xml:space="preserve"> </w:t>
      </w:r>
      <w:r w:rsidR="00382F78">
        <w:t>influence</w:t>
      </w:r>
      <w:r w:rsidR="009A254A" w:rsidRPr="00E94C23">
        <w:t xml:space="preserve"> their foraging </w:t>
      </w:r>
      <w:r w:rsidR="009A254A">
        <w:t>behaviour</w:t>
      </w:r>
      <w:r w:rsidR="009A254A" w:rsidRPr="00E94C23">
        <w:t xml:space="preserve"> </w:t>
      </w:r>
      <w:r w:rsidR="009A254A">
        <w:t>could shed light on how these species perceive and adapt to their environment.</w:t>
      </w:r>
    </w:p>
    <w:p w14:paraId="062781F9" w14:textId="3DD4E1BC" w:rsidR="00AF5346" w:rsidRPr="00016BD7" w:rsidRDefault="00AF5346" w:rsidP="00FD273E">
      <w:pPr>
        <w:pStyle w:val="SectionSubtitle"/>
        <w:spacing w:after="0" w:line="480" w:lineRule="auto"/>
      </w:pPr>
      <w:bookmarkStart w:id="53" w:name="_Toc162204955"/>
      <w:bookmarkStart w:id="54" w:name="_Toc162610820"/>
      <w:r w:rsidRPr="00016BD7">
        <w:lastRenderedPageBreak/>
        <w:t>Study Objectives</w:t>
      </w:r>
      <w:bookmarkEnd w:id="53"/>
      <w:bookmarkEnd w:id="54"/>
    </w:p>
    <w:p w14:paraId="59F8BD2A" w14:textId="1B0F781C" w:rsidR="00377D53" w:rsidRDefault="009A254A" w:rsidP="00A24D3D">
      <w:pPr>
        <w:pStyle w:val="SectionText"/>
        <w:spacing w:line="480" w:lineRule="auto"/>
      </w:pPr>
      <w:r>
        <w:t>We seek in this</w:t>
      </w:r>
      <w:r w:rsidR="00DB679E" w:rsidRPr="00DB679E">
        <w:t xml:space="preserve"> study to determine the effects of sentinel presence and the generalized environment on the foraging </w:t>
      </w:r>
      <w:r w:rsidR="00382F78">
        <w:t>behaviour</w:t>
      </w:r>
      <w:r w:rsidR="00DB679E" w:rsidRPr="00DB679E">
        <w:t xml:space="preserve"> of </w:t>
      </w:r>
      <w:r>
        <w:t xml:space="preserve">urban </w:t>
      </w:r>
      <w:r w:rsidR="00DB679E" w:rsidRPr="00DB679E">
        <w:t>American crows.</w:t>
      </w:r>
      <w:r w:rsidR="005D6B1B">
        <w:t xml:space="preserve"> We hypothesized that sentinel behaviour and the generalized environment would affect the alert and foraging behaviour of crows. We predicted that crows in urban green spaces </w:t>
      </w:r>
      <w:r w:rsidR="00382F78">
        <w:t>would</w:t>
      </w:r>
      <w:r w:rsidR="005D6B1B">
        <w:t xml:space="preserve"> show decreased individual vigilance and increased reliance on </w:t>
      </w:r>
      <w:r w:rsidR="00FE5DF9">
        <w:t xml:space="preserve">the </w:t>
      </w:r>
      <w:r w:rsidR="005D6B1B">
        <w:t>sentinel</w:t>
      </w:r>
      <w:r w:rsidR="00FE5DF9">
        <w:t>’s</w:t>
      </w:r>
      <w:r w:rsidR="005D6B1B">
        <w:t xml:space="preserve"> </w:t>
      </w:r>
      <w:r w:rsidR="00FE5DF9">
        <w:t>vigilance</w:t>
      </w:r>
      <w:r w:rsidR="005D6B1B">
        <w:t xml:space="preserve">, leading to more efficient foraging compared to crows in commercial areas with more disturbances. The longer lines of sight and decreased ambient noise would increase the </w:t>
      </w:r>
      <w:r w:rsidR="00FE5DF9">
        <w:t xml:space="preserve">sentinel’s </w:t>
      </w:r>
      <w:r w:rsidR="005D6B1B">
        <w:t>effectiveness. In contrast, we predicted that crows foraging in highly variable and frequently disturbed commercial areas would have increased reliance on individual vigilance, with longer bouts of alert behaviour, and shorter bouts of foraging behaviour, resulting in decreased foraging efficiency.</w:t>
      </w:r>
    </w:p>
    <w:p w14:paraId="7D7E6180" w14:textId="33AD6041" w:rsidR="00E94C23" w:rsidRDefault="00AF5346" w:rsidP="00A24D3D">
      <w:pPr>
        <w:pStyle w:val="SectionText"/>
        <w:spacing w:line="480" w:lineRule="auto"/>
      </w:pPr>
      <w:r>
        <w:t xml:space="preserve">During </w:t>
      </w:r>
      <w:r w:rsidR="00382F78">
        <w:t xml:space="preserve">the </w:t>
      </w:r>
      <w:r>
        <w:t xml:space="preserve">summer </w:t>
      </w:r>
      <w:r w:rsidR="00382F78">
        <w:t xml:space="preserve">of </w:t>
      </w:r>
      <w:r>
        <w:t>2022</w:t>
      </w:r>
      <w:r w:rsidR="00A21710">
        <w:t xml:space="preserve">, we recorded foraging American crows in St. Catharines, Ontario, Canada and studied the effects of the presence of a sentinel and the generalized environment (green area vs. commercial area) on their foraging behaviour. </w:t>
      </w:r>
      <w:r>
        <w:t xml:space="preserve">We recorded the duration of bouts, the proportion of time spent performing each </w:t>
      </w:r>
      <w:r w:rsidR="00382F78">
        <w:t>behaviour</w:t>
      </w:r>
      <w:r>
        <w:t xml:space="preserve">, peck rate, and the number of transitions between </w:t>
      </w:r>
      <w:r w:rsidR="00382F78">
        <w:t>behaviours</w:t>
      </w:r>
      <w:r>
        <w:t>. These metrics were used to evaluate the foraging efficiency and vigilance levels of crows in different environments and used a combination of generalized and robust linear mixed models to find differences in foraging behaviour.</w:t>
      </w:r>
    </w:p>
    <w:p w14:paraId="05FAF351" w14:textId="7CFBDD35" w:rsidR="00E94C23" w:rsidRDefault="00E94C23" w:rsidP="00A24D3D">
      <w:pPr>
        <w:pStyle w:val="SectionText"/>
        <w:spacing w:line="480" w:lineRule="auto"/>
      </w:pPr>
      <w:r>
        <w:t xml:space="preserve">Sentinel </w:t>
      </w:r>
      <w:r w:rsidR="00382F78">
        <w:t>behaviour</w:t>
      </w:r>
      <w:r>
        <w:t xml:space="preserve"> is a complex social adaptation that can have far-reaching effects on group dynamics and foraging efficiency. </w:t>
      </w:r>
      <w:r w:rsidR="00864C67">
        <w:t>By examining the effects of sentinel presence and generalized environment, we seek to gain</w:t>
      </w:r>
      <w:r>
        <w:t xml:space="preserve"> insights into </w:t>
      </w:r>
      <w:r w:rsidR="00864C67">
        <w:t xml:space="preserve">how adapted social behaviours contribute to </w:t>
      </w:r>
      <w:r w:rsidR="00382F78">
        <w:t xml:space="preserve">the </w:t>
      </w:r>
      <w:r w:rsidR="00864C67">
        <w:t>su</w:t>
      </w:r>
      <w:r>
        <w:t>ccess of this species in urban environments.</w:t>
      </w:r>
      <w:r w:rsidR="00864C67">
        <w:t xml:space="preserve"> With these findings, we could be able to </w:t>
      </w:r>
      <w:r w:rsidR="00777071">
        <w:lastRenderedPageBreak/>
        <w:t xml:space="preserve">determine how other social species capable of sentinel behaviour could respond to urbanization. </w:t>
      </w:r>
      <w:r>
        <w:t xml:space="preserve">This knowledge could inform the development of more effective conservation strategies for a wide range </w:t>
      </w:r>
      <w:r w:rsidR="00777071">
        <w:t>of</w:t>
      </w:r>
      <w:r>
        <w:t xml:space="preserve"> species</w:t>
      </w:r>
      <w:r w:rsidR="00777071">
        <w:t xml:space="preserve"> facing ever-increasing global urbanization</w:t>
      </w:r>
      <w:r>
        <w:t>.</w:t>
      </w:r>
    </w:p>
    <w:p w14:paraId="06666B89" w14:textId="33F28425" w:rsidR="00981E30" w:rsidRPr="006843E1" w:rsidRDefault="004F7F19" w:rsidP="00FD273E">
      <w:pPr>
        <w:pStyle w:val="SectionTitle"/>
        <w:spacing w:before="0" w:after="0" w:line="480" w:lineRule="auto"/>
        <w:rPr>
          <w:noProof w:val="0"/>
        </w:rPr>
      </w:pPr>
      <w:bookmarkStart w:id="55" w:name="_Toc162204957"/>
      <w:bookmarkStart w:id="56" w:name="_Toc162610821"/>
      <w:r w:rsidRPr="006843E1">
        <w:rPr>
          <w:noProof w:val="0"/>
        </w:rPr>
        <w:t>Methods</w:t>
      </w:r>
      <w:bookmarkEnd w:id="55"/>
      <w:bookmarkEnd w:id="56"/>
    </w:p>
    <w:p w14:paraId="00000001" w14:textId="77777777" w:rsidR="001F6E05" w:rsidRPr="00016BD7" w:rsidRDefault="004E6AC5" w:rsidP="00FD273E">
      <w:pPr>
        <w:pStyle w:val="SectionSubtitle"/>
        <w:spacing w:after="0" w:line="480" w:lineRule="auto"/>
      </w:pPr>
      <w:bookmarkStart w:id="57" w:name="_Toc162204958"/>
      <w:bookmarkStart w:id="58" w:name="_Toc162610822"/>
      <w:r w:rsidRPr="00016BD7">
        <w:t>Site Selection</w:t>
      </w:r>
      <w:bookmarkEnd w:id="57"/>
      <w:bookmarkEnd w:id="58"/>
    </w:p>
    <w:p w14:paraId="00000003" w14:textId="559AA8EF" w:rsidR="001F6E05" w:rsidRPr="006843E1" w:rsidRDefault="00B976DD" w:rsidP="00A24D3D">
      <w:pPr>
        <w:pStyle w:val="SectionText"/>
        <w:spacing w:line="480" w:lineRule="auto"/>
      </w:pPr>
      <w:r w:rsidRPr="006843E1">
        <w:t>To</w:t>
      </w:r>
      <w:r w:rsidR="0062699E" w:rsidRPr="006843E1">
        <w:t xml:space="preserve"> quickly find areas where crows aggregate in</w:t>
      </w:r>
      <w:r w:rsidRPr="006843E1">
        <w:t>, w</w:t>
      </w:r>
      <w:r w:rsidR="7F07B53D" w:rsidRPr="006843E1">
        <w:t>e launched a community science initiative in the greater St. Catharines and Niagara region called Crowkemon Go (</w:t>
      </w:r>
      <w:r w:rsidR="00DF2723" w:rsidRPr="006843E1">
        <w:t>www.crowkemon.weebly.com</w:t>
      </w:r>
      <w:r w:rsidR="7F07B53D" w:rsidRPr="006843E1">
        <w:t>)</w:t>
      </w:r>
      <w:r w:rsidR="00F752EA" w:rsidRPr="006843E1">
        <w:t xml:space="preserve"> in spring 2022</w:t>
      </w:r>
      <w:r w:rsidR="7F07B53D" w:rsidRPr="006843E1">
        <w:t xml:space="preserve">. </w:t>
      </w:r>
      <w:r w:rsidR="00F25972" w:rsidRPr="006843E1">
        <w:t>Community members were invited to report the location of crow</w:t>
      </w:r>
      <w:r w:rsidRPr="006843E1">
        <w:t xml:space="preserve"> </w:t>
      </w:r>
      <w:r w:rsidR="00F25972" w:rsidRPr="006843E1">
        <w:t>s</w:t>
      </w:r>
      <w:r w:rsidRPr="006843E1">
        <w:t>ightings</w:t>
      </w:r>
      <w:r w:rsidR="00F25972" w:rsidRPr="006843E1">
        <w:t xml:space="preserve"> </w:t>
      </w:r>
      <w:r w:rsidR="008024E5" w:rsidRPr="006843E1">
        <w:t>to</w:t>
      </w:r>
      <w:r w:rsidRPr="006843E1">
        <w:t xml:space="preserve"> identify</w:t>
      </w:r>
      <w:r w:rsidR="00F25972" w:rsidRPr="006843E1">
        <w:t xml:space="preserve"> areas </w:t>
      </w:r>
      <w:r w:rsidR="00F752EA" w:rsidRPr="006843E1">
        <w:t>with a high</w:t>
      </w:r>
      <w:r w:rsidR="00F25972" w:rsidRPr="006843E1">
        <w:t xml:space="preserve"> likelihood of crow</w:t>
      </w:r>
      <w:r w:rsidRPr="006843E1">
        <w:t xml:space="preserve"> occurrences</w:t>
      </w:r>
      <w:r w:rsidR="00F25972" w:rsidRPr="006843E1">
        <w:t xml:space="preserve">. </w:t>
      </w:r>
      <w:r w:rsidR="7F07B53D" w:rsidRPr="006843E1">
        <w:t xml:space="preserve">In total, the community recorded </w:t>
      </w:r>
      <w:r w:rsidR="00561151" w:rsidRPr="006843E1">
        <w:t xml:space="preserve">221 </w:t>
      </w:r>
      <w:r w:rsidR="7F07B53D" w:rsidRPr="006843E1">
        <w:t>crow si</w:t>
      </w:r>
      <w:r w:rsidR="03169F9E" w:rsidRPr="006843E1">
        <w:t>gh</w:t>
      </w:r>
      <w:r w:rsidR="7F07B53D" w:rsidRPr="006843E1">
        <w:t>tings</w:t>
      </w:r>
      <w:r w:rsidR="00F25972" w:rsidRPr="006843E1">
        <w:t xml:space="preserve"> using Crowkemon Go</w:t>
      </w:r>
      <w:r w:rsidR="00F752EA" w:rsidRPr="006843E1">
        <w:t xml:space="preserve"> between </w:t>
      </w:r>
      <w:r w:rsidR="00561151" w:rsidRPr="006843E1">
        <w:t xml:space="preserve">January </w:t>
      </w:r>
      <w:r w:rsidR="00F752EA" w:rsidRPr="006843E1">
        <w:t xml:space="preserve">and </w:t>
      </w:r>
      <w:r w:rsidR="00561151" w:rsidRPr="006843E1">
        <w:t>May 2022</w:t>
      </w:r>
      <w:r w:rsidR="7F07B53D" w:rsidRPr="006843E1">
        <w:t xml:space="preserve">. </w:t>
      </w:r>
      <w:r w:rsidR="00F752EA" w:rsidRPr="006843E1">
        <w:t xml:space="preserve">From </w:t>
      </w:r>
      <w:r w:rsidR="7F07B53D" w:rsidRPr="006843E1">
        <w:t xml:space="preserve">April-May 2022, we visited potential </w:t>
      </w:r>
      <w:r w:rsidR="00F752EA" w:rsidRPr="006843E1">
        <w:t xml:space="preserve">observation </w:t>
      </w:r>
      <w:r w:rsidR="7F07B53D" w:rsidRPr="006843E1">
        <w:t xml:space="preserve">sites and baited </w:t>
      </w:r>
      <w:r w:rsidR="00F752EA" w:rsidRPr="006843E1">
        <w:t xml:space="preserve">them </w:t>
      </w:r>
      <w:r w:rsidR="7F07B53D" w:rsidRPr="006843E1">
        <w:t xml:space="preserve">with whole peanuts to attract crows and reinforce </w:t>
      </w:r>
      <w:r w:rsidR="00F752EA" w:rsidRPr="006843E1">
        <w:t xml:space="preserve">an </w:t>
      </w:r>
      <w:r w:rsidR="7F07B53D" w:rsidRPr="006843E1">
        <w:t xml:space="preserve">association </w:t>
      </w:r>
      <w:r w:rsidR="007D03AB" w:rsidRPr="006843E1">
        <w:t xml:space="preserve">with </w:t>
      </w:r>
      <w:r w:rsidR="00F752EA" w:rsidRPr="006843E1">
        <w:t xml:space="preserve">food </w:t>
      </w:r>
      <w:r w:rsidR="007D03AB" w:rsidRPr="006843E1">
        <w:t xml:space="preserve">at </w:t>
      </w:r>
      <w:r w:rsidR="7F07B53D" w:rsidRPr="006843E1">
        <w:t xml:space="preserve">these locations. </w:t>
      </w:r>
      <w:r w:rsidR="009812E5" w:rsidRPr="006843E1">
        <w:t>W</w:t>
      </w:r>
      <w:r w:rsidR="7F07B53D" w:rsidRPr="006843E1">
        <w:t xml:space="preserve">e </w:t>
      </w:r>
      <w:r w:rsidR="00E8348C" w:rsidRPr="006843E1">
        <w:t>limited data collection to the summer months (</w:t>
      </w:r>
      <w:r w:rsidR="7F07B53D" w:rsidRPr="006843E1">
        <w:t>June</w:t>
      </w:r>
      <w:r w:rsidR="00E8348C" w:rsidRPr="006843E1">
        <w:t>-</w:t>
      </w:r>
      <w:r w:rsidR="00B72CE4" w:rsidRPr="006843E1">
        <w:t>September</w:t>
      </w:r>
      <w:r w:rsidR="7F07B53D" w:rsidRPr="006843E1">
        <w:t xml:space="preserve"> 2022</w:t>
      </w:r>
      <w:r w:rsidR="00E8348C" w:rsidRPr="006843E1">
        <w:t>)</w:t>
      </w:r>
      <w:r w:rsidR="00E73038" w:rsidRPr="006843E1">
        <w:t xml:space="preserve"> </w:t>
      </w:r>
      <w:r w:rsidR="00F752EA" w:rsidRPr="006843E1">
        <w:t xml:space="preserve">when nestlings </w:t>
      </w:r>
      <w:r w:rsidR="00561151" w:rsidRPr="006843E1">
        <w:t xml:space="preserve">are </w:t>
      </w:r>
      <w:r w:rsidR="00A71721" w:rsidRPr="006843E1">
        <w:t>fledging,</w:t>
      </w:r>
      <w:r w:rsidR="00F752EA" w:rsidRPr="006843E1">
        <w:t xml:space="preserve"> and </w:t>
      </w:r>
      <w:r w:rsidR="00561151" w:rsidRPr="006843E1">
        <w:t>groups are less tightly bound by the territory immediately surrounding the nest</w:t>
      </w:r>
      <w:r w:rsidR="00F61F8A" w:rsidRPr="006843E1">
        <w:t xml:space="preserve"> </w:t>
      </w:r>
      <w:r w:rsidR="00AA414E" w:rsidRPr="006843E1">
        <w:fldChar w:fldCharType="begin"/>
      </w:r>
      <w:r w:rsidR="00220616">
        <w:instrText xml:space="preserve"> ADDIN ZOTERO_ITEM CSL_CITATION {"citationID":"s2Q5ws7q","properties":{"formattedCitation":"[85]","plainCitation":"[85]","noteIndex":0},"citationItems":[{"id":1784,"uris":["http://zotero.org/users/8430992/items/BSLQ7PMA"],"itemData":{"id":1784,"type":"article-journal","abstract":"Changes in the territory size of birds in the course of their nesting cycle were examined, using data from field studies of the swallow, Hirundo rustica, and the yellowhammer, Emberiza citrinella, and from the literature for 37 other species. Swallows and yellowhammers had their largest territories in the fertile period of the female (nest-building and egg-laying periods) during both first and second clutches. Other species also mostly had their largest territories in the fertile period of the female with only a few species having a peak during pair formation or during the nestling period. Territory size peaked in the fertile period of the female irrespective of territory type (nest site, nest site with some food resources, or nest site with all food resources). Seven of these species had their largest territories in the fertile period of both the first and the second clutch. This pattern supports the hypothesis that prevention of extra-pair copulations is a major selective pressure causing males to maximize territory size and hence minimize the risk of intrusions and copulations by other males at the time when their female can be fertilized. Maintenance of a large territory is thus viewed as a mate-guarding behaviour.","container-title":"Animal Behaviour","DOI":"10.1016/S0003-3472(05)80173-3","ISSN":"0003-3472","issue":"6","journalAbbreviation":"Animal Behaviour","page":"1070-1079","source":"ScienceDirect","title":"Changes in the size of avian breeding territories in relation to the nesting cycle","volume":"40","author":[{"family":"Møller","given":"Anders Pape"}],"issued":{"date-parts":[["1990",12,1]]}}}],"schema":"https://github.com/citation-style-language/schema/raw/master/csl-citation.json"} </w:instrText>
      </w:r>
      <w:r w:rsidR="00AA414E" w:rsidRPr="006843E1">
        <w:fldChar w:fldCharType="separate"/>
      </w:r>
      <w:r w:rsidR="00220616" w:rsidRPr="00220616">
        <w:t>[85]</w:t>
      </w:r>
      <w:r w:rsidR="00AA414E" w:rsidRPr="006843E1">
        <w:fldChar w:fldCharType="end"/>
      </w:r>
      <w:r w:rsidR="7F07B53D" w:rsidRPr="006843E1">
        <w:t xml:space="preserve">. One site was </w:t>
      </w:r>
      <w:r w:rsidR="0062699E" w:rsidRPr="006843E1">
        <w:t>sampled repeatedly (</w:t>
      </w:r>
      <w:r w:rsidR="00E8348C" w:rsidRPr="006843E1">
        <w:t>Fairview Park</w:t>
      </w:r>
      <w:r w:rsidR="00F25972" w:rsidRPr="006843E1">
        <w:t>, 43°10'57.4"N 79°14'44.9"W</w:t>
      </w:r>
      <w:r w:rsidR="00A31764" w:rsidRPr="006843E1">
        <w:t xml:space="preserve">; </w:t>
      </w:r>
      <w:r w:rsidR="00F72689" w:rsidRPr="00F72689">
        <w:rPr>
          <w:b/>
          <w:bCs/>
        </w:rPr>
        <w:fldChar w:fldCharType="begin"/>
      </w:r>
      <w:r w:rsidR="00F72689" w:rsidRPr="00F72689">
        <w:rPr>
          <w:b/>
          <w:bCs/>
        </w:rPr>
        <w:instrText xml:space="preserve"> REF _Ref151135363 \h </w:instrText>
      </w:r>
      <w:r w:rsidR="00F72689">
        <w:rPr>
          <w:b/>
          <w:bCs/>
        </w:rPr>
        <w:instrText xml:space="preserve"> \* MERGEFORMAT </w:instrText>
      </w:r>
      <w:r w:rsidR="00F72689" w:rsidRPr="00F72689">
        <w:rPr>
          <w:b/>
          <w:bCs/>
        </w:rPr>
      </w:r>
      <w:r w:rsidR="00F72689" w:rsidRPr="00F72689">
        <w:rPr>
          <w:b/>
          <w:bCs/>
        </w:rPr>
        <w:fldChar w:fldCharType="separate"/>
      </w:r>
      <w:r w:rsidR="003967E6" w:rsidRPr="003967E6">
        <w:rPr>
          <w:rStyle w:val="CaptionBChar"/>
          <w:rFonts w:eastAsia="Arial"/>
          <w:b w:val="0"/>
          <w:bCs w:val="0"/>
        </w:rPr>
        <w:t xml:space="preserve">Figure </w:t>
      </w:r>
      <w:r w:rsidR="003967E6" w:rsidRPr="003967E6">
        <w:rPr>
          <w:rStyle w:val="CaptionBChar"/>
          <w:rFonts w:eastAsia="Arial"/>
          <w:b w:val="0"/>
          <w:bCs w:val="0"/>
          <w:noProof/>
        </w:rPr>
        <w:t>2</w:t>
      </w:r>
      <w:r w:rsidR="00F72689" w:rsidRPr="00F72689">
        <w:rPr>
          <w:b/>
          <w:bCs/>
        </w:rPr>
        <w:fldChar w:fldCharType="end"/>
      </w:r>
      <w:r w:rsidR="00F25972" w:rsidRPr="006843E1">
        <w:t>). We also visited areas with many crow sightings for opportunistic sampling, as the presence of crows was not guaranteed at other potential recurrent sampling locations</w:t>
      </w:r>
      <w:r w:rsidR="005468E4" w:rsidRPr="006843E1">
        <w:t xml:space="preserve"> (</w:t>
      </w:r>
      <w:r w:rsidR="7F07B53D" w:rsidRPr="006843E1">
        <w:fldChar w:fldCharType="begin"/>
      </w:r>
      <w:r w:rsidR="7F07B53D" w:rsidRPr="006843E1">
        <w:instrText xml:space="preserve"> REF _Ref151135363 </w:instrText>
      </w:r>
      <w:r w:rsidR="00A447E4">
        <w:instrText xml:space="preserve"> \* MERGEFORMAT </w:instrText>
      </w:r>
      <w:r w:rsidR="7F07B53D" w:rsidRPr="006843E1">
        <w:fldChar w:fldCharType="separate"/>
      </w:r>
      <w:r w:rsidR="003967E6" w:rsidRPr="003967E6">
        <w:t>Figure 2</w:t>
      </w:r>
      <w:r w:rsidR="7F07B53D" w:rsidRPr="006843E1">
        <w:fldChar w:fldCharType="end"/>
      </w:r>
      <w:r w:rsidR="005468E4" w:rsidRPr="006843E1">
        <w:t>)</w:t>
      </w:r>
      <w:r w:rsidR="00F25972" w:rsidRPr="006843E1">
        <w:t>.</w:t>
      </w:r>
      <w:r w:rsidR="7F07B53D" w:rsidRPr="006843E1">
        <w:t xml:space="preserve"> </w:t>
      </w:r>
    </w:p>
    <w:p w14:paraId="00000004" w14:textId="55650DD2" w:rsidR="001F6E05" w:rsidRPr="00016BD7" w:rsidRDefault="00F25972" w:rsidP="00FD273E">
      <w:pPr>
        <w:pStyle w:val="SectionSubtitle"/>
        <w:spacing w:after="0" w:line="480" w:lineRule="auto"/>
      </w:pPr>
      <w:bookmarkStart w:id="59" w:name="_Toc162204959"/>
      <w:bookmarkStart w:id="60" w:name="_Toc162610823"/>
      <w:r w:rsidRPr="00016BD7">
        <w:t>Field observation</w:t>
      </w:r>
      <w:bookmarkEnd w:id="59"/>
      <w:bookmarkEnd w:id="60"/>
    </w:p>
    <w:p w14:paraId="50C88E29" w14:textId="4F115EEE" w:rsidR="0077305A" w:rsidRPr="006843E1" w:rsidRDefault="00B72CE4" w:rsidP="00A24D3D">
      <w:pPr>
        <w:pStyle w:val="SectionText"/>
        <w:spacing w:line="480" w:lineRule="auto"/>
        <w:sectPr w:rsidR="0077305A" w:rsidRPr="006843E1" w:rsidSect="009B70AE">
          <w:headerReference w:type="default" r:id="rId27"/>
          <w:pgSz w:w="12240" w:h="15840"/>
          <w:pgMar w:top="1440" w:right="1440" w:bottom="1440" w:left="1440" w:header="720" w:footer="720" w:gutter="0"/>
          <w:cols w:space="720"/>
        </w:sectPr>
      </w:pPr>
      <w:r w:rsidRPr="006843E1">
        <w:t>Data collection</w:t>
      </w:r>
      <w:r w:rsidR="7F07B53D" w:rsidRPr="006843E1">
        <w:t xml:space="preserve"> was </w:t>
      </w:r>
      <w:r w:rsidRPr="006843E1">
        <w:t xml:space="preserve">performed during the </w:t>
      </w:r>
      <w:r w:rsidR="7F07B53D" w:rsidRPr="006843E1">
        <w:t xml:space="preserve">2-3 hours following </w:t>
      </w:r>
      <w:r w:rsidRPr="006843E1">
        <w:t>sunrise</w:t>
      </w:r>
      <w:r w:rsidR="00F25972" w:rsidRPr="006843E1">
        <w:t xml:space="preserve"> (</w:t>
      </w:r>
      <w:r w:rsidR="00541CE2" w:rsidRPr="006843E1">
        <w:t xml:space="preserve">approx. </w:t>
      </w:r>
      <w:r w:rsidR="00F25972" w:rsidRPr="006843E1">
        <w:t>6</w:t>
      </w:r>
      <w:r w:rsidR="00541CE2" w:rsidRPr="006843E1">
        <w:t>-</w:t>
      </w:r>
      <w:r w:rsidR="00382F78">
        <w:t>9 AM</w:t>
      </w:r>
      <w:r w:rsidR="00541CE2" w:rsidRPr="006843E1">
        <w:t>)</w:t>
      </w:r>
      <w:r w:rsidRPr="006843E1">
        <w:t>.</w:t>
      </w:r>
      <w:r w:rsidR="7F07B53D" w:rsidRPr="006843E1">
        <w:t xml:space="preserve"> No sampling was performed when it was raining</w:t>
      </w:r>
      <w:r w:rsidR="00E8348C" w:rsidRPr="006843E1">
        <w:t xml:space="preserve"> or during adverse weather</w:t>
      </w:r>
      <w:r w:rsidR="00541CE2" w:rsidRPr="006843E1">
        <w:t xml:space="preserve"> (</w:t>
      </w:r>
      <w:r w:rsidR="00A71721" w:rsidRPr="006843E1">
        <w:t>e.g.,</w:t>
      </w:r>
      <w:r w:rsidR="00541CE2" w:rsidRPr="006843E1">
        <w:t xml:space="preserve"> </w:t>
      </w:r>
      <w:r w:rsidR="00382F78">
        <w:t>thunderstorms</w:t>
      </w:r>
      <w:r w:rsidR="00F752EA" w:rsidRPr="006843E1">
        <w:t xml:space="preserve"> or</w:t>
      </w:r>
      <w:r w:rsidR="008D4D75" w:rsidRPr="006843E1">
        <w:t xml:space="preserve"> </w:t>
      </w:r>
    </w:p>
    <w:p w14:paraId="60B6E198" w14:textId="47A0F597" w:rsidR="00672C4A" w:rsidRPr="006843E1" w:rsidRDefault="00940F6D" w:rsidP="00B8527A">
      <w:pPr>
        <w:pStyle w:val="SectionText"/>
      </w:pPr>
      <w:r w:rsidRPr="006843E1">
        <w:rPr>
          <w:noProof/>
        </w:rPr>
        <w:lastRenderedPageBreak/>
        <w:drawing>
          <wp:inline distT="0" distB="0" distL="0" distR="0" wp14:anchorId="04FA7614" wp14:editId="44114290">
            <wp:extent cx="6907121" cy="4934607"/>
            <wp:effectExtent l="0" t="0" r="8255" b="0"/>
            <wp:docPr id="1425759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759971" name=""/>
                    <pic:cNvPicPr/>
                  </pic:nvPicPr>
                  <pic:blipFill>
                    <a:blip r:embed="rId28"/>
                    <a:stretch>
                      <a:fillRect/>
                    </a:stretch>
                  </pic:blipFill>
                  <pic:spPr>
                    <a:xfrm>
                      <a:off x="0" y="0"/>
                      <a:ext cx="6975253" cy="4983282"/>
                    </a:xfrm>
                    <a:prstGeom prst="rect">
                      <a:avLst/>
                    </a:prstGeom>
                  </pic:spPr>
                </pic:pic>
              </a:graphicData>
            </a:graphic>
          </wp:inline>
        </w:drawing>
      </w:r>
    </w:p>
    <w:p w14:paraId="65712D97" w14:textId="7A2AC464" w:rsidR="00215D50" w:rsidRDefault="00672C4A" w:rsidP="00215D50">
      <w:pPr>
        <w:pStyle w:val="SectionText0"/>
        <w:spacing w:after="0"/>
      </w:pPr>
      <w:bookmarkStart w:id="61" w:name="_Ref151135363"/>
      <w:bookmarkStart w:id="62" w:name="_Toc162210494"/>
      <w:r w:rsidRPr="00B8527A">
        <w:rPr>
          <w:rStyle w:val="CaptionBChar"/>
          <w:rFonts w:eastAsia="Arial"/>
        </w:rPr>
        <w:t xml:space="preserve">Figure </w:t>
      </w:r>
      <w:r w:rsidRPr="00B8527A">
        <w:rPr>
          <w:rStyle w:val="CaptionBChar"/>
        </w:rPr>
        <w:fldChar w:fldCharType="begin"/>
      </w:r>
      <w:r w:rsidRPr="00B8527A">
        <w:rPr>
          <w:rStyle w:val="CaptionBChar"/>
          <w:rFonts w:eastAsia="Arial"/>
        </w:rPr>
        <w:instrText xml:space="preserve"> SEQ Figure \* ARABIC </w:instrText>
      </w:r>
      <w:r w:rsidRPr="00B8527A">
        <w:rPr>
          <w:rStyle w:val="CaptionBChar"/>
        </w:rPr>
        <w:fldChar w:fldCharType="separate"/>
      </w:r>
      <w:r w:rsidR="003967E6">
        <w:rPr>
          <w:rStyle w:val="CaptionBChar"/>
          <w:rFonts w:eastAsia="Arial"/>
          <w:noProof/>
        </w:rPr>
        <w:t>2</w:t>
      </w:r>
      <w:r w:rsidRPr="00B8527A">
        <w:rPr>
          <w:rStyle w:val="CaptionBChar"/>
          <w:rFonts w:eastAsia="Arial"/>
        </w:rPr>
        <w:fldChar w:fldCharType="end"/>
      </w:r>
      <w:bookmarkEnd w:id="61"/>
      <w:r w:rsidRPr="00B8527A">
        <w:rPr>
          <w:rStyle w:val="CaptionBChar"/>
          <w:rFonts w:eastAsia="Arial"/>
        </w:rPr>
        <w:t>:</w:t>
      </w:r>
      <w:r w:rsidRPr="006843E1">
        <w:t xml:space="preserve"> Map of observations from Crowkemon Go and sampling locations</w:t>
      </w:r>
      <w:r w:rsidR="007D03AB" w:rsidRPr="006843E1">
        <w:t>.</w:t>
      </w:r>
    </w:p>
    <w:p w14:paraId="58248644" w14:textId="37F4822C" w:rsidR="00E33B5A" w:rsidRPr="006843E1" w:rsidRDefault="007D03AB" w:rsidP="00215D50">
      <w:pPr>
        <w:pStyle w:val="SectionText0"/>
        <w:spacing w:after="0"/>
        <w:rPr>
          <w:b/>
          <w:bCs/>
        </w:rPr>
      </w:pPr>
      <w:r w:rsidRPr="006843E1">
        <w:t xml:space="preserve"> </w:t>
      </w:r>
      <w:r w:rsidR="00672C4A" w:rsidRPr="006843E1">
        <w:t>The black dots represent observations collected from Crowkemon Go, and the circular icons are sampling locations. The single recurrent site used is in green</w:t>
      </w:r>
      <w:r w:rsidR="008024E5" w:rsidRPr="006843E1">
        <w:t>.</w:t>
      </w:r>
      <w:r w:rsidR="00672C4A" w:rsidRPr="006843E1">
        <w:t xml:space="preserve"> Opportunistic sampling sites are in yellow. </w:t>
      </w:r>
      <w:r w:rsidR="00382F78">
        <w:t>The focal</w:t>
      </w:r>
      <w:r w:rsidR="00672C4A" w:rsidRPr="006843E1">
        <w:t xml:space="preserve"> area was limited to the St. Catharines</w:t>
      </w:r>
      <w:r w:rsidR="00626A87" w:rsidRPr="006843E1">
        <w:t xml:space="preserve"> &amp; Niagara</w:t>
      </w:r>
      <w:r w:rsidR="00672C4A" w:rsidRPr="006843E1">
        <w:t xml:space="preserve"> region.</w:t>
      </w:r>
      <w:bookmarkEnd w:id="62"/>
    </w:p>
    <w:p w14:paraId="162007DA" w14:textId="3AE69D20" w:rsidR="00672C4A" w:rsidRPr="006843E1" w:rsidRDefault="00672C4A" w:rsidP="00B8527A">
      <w:pPr>
        <w:pStyle w:val="CaptionB"/>
        <w:sectPr w:rsidR="00672C4A" w:rsidRPr="006843E1" w:rsidSect="009B70AE">
          <w:headerReference w:type="default" r:id="rId29"/>
          <w:pgSz w:w="15840" w:h="12240" w:orient="landscape"/>
          <w:pgMar w:top="1440" w:right="1440" w:bottom="1440" w:left="1440" w:header="720" w:footer="720" w:gutter="0"/>
          <w:cols w:space="720"/>
          <w:docGrid w:linePitch="299"/>
        </w:sectPr>
      </w:pPr>
    </w:p>
    <w:p w14:paraId="47823E8D" w14:textId="4383C002" w:rsidR="001B5A7F" w:rsidRPr="006843E1" w:rsidRDefault="00A419AF" w:rsidP="00A24D3D">
      <w:pPr>
        <w:pStyle w:val="SectionText"/>
        <w:spacing w:line="480" w:lineRule="auto"/>
      </w:pPr>
      <w:r w:rsidRPr="006843E1">
        <w:lastRenderedPageBreak/>
        <w:t xml:space="preserve">heatwave). Upon arriving at the recurrent sampling location, a Nikon D5300 camera with a 70-300mm Nikkor lens was set up on a tripod at a minimum of 15m away from a concrete </w:t>
      </w:r>
      <w:r w:rsidR="00016B4D" w:rsidRPr="006843E1">
        <w:t xml:space="preserve">pad (predetermined bait location). If crows were already foraging in the area, we would begin recording immediately and not bait the site since approaching them would likely cause them to abandon the site. If the crows were not foraging (e.g. perched nearby), an observer approached </w:t>
      </w:r>
      <w:r w:rsidR="001B5A7F" w:rsidRPr="006843E1">
        <w:t xml:space="preserve">and visibly dropped 30g of Cheez-Its, then returned to the camera. If crows were on-site, recording would start immediately, whereas if the crows were absent, a crow-caller would be used for 20 minutes (5s. call per </w:t>
      </w:r>
      <w:r w:rsidR="00382F78">
        <w:t>minute</w:t>
      </w:r>
      <w:r w:rsidR="001B5A7F" w:rsidRPr="006843E1">
        <w:t>, 5 mins on, 5 mins off for 20 minutes or until crows appear) to attract them. We began recording when crows arrived and recorded up to a maximum of 20 minutes. The recording was stopped if the crows vacated the area for longer than 5 minutes and we remained in the area for 10 minutes post-departure in case the crows returned. If the crows returned within 5 minutes, we would continue the trial. For opportunistic sampling, we looked for crows using Crowkemon Go as a guide. If we found crows that were already foraging, we would set up in the same manner as for recurrent sampling and did not bait the site. Conversely, if the crows were not already foraging, we would bait the site as we did for recurrent sampling.</w:t>
      </w:r>
    </w:p>
    <w:p w14:paraId="6AA69404" w14:textId="2B67D96C" w:rsidR="001B5A7F" w:rsidRPr="006843E1" w:rsidRDefault="001B5A7F" w:rsidP="00A24D3D">
      <w:pPr>
        <w:pStyle w:val="SectionText"/>
        <w:spacing w:line="480" w:lineRule="auto"/>
        <w:sectPr w:rsidR="001B5A7F" w:rsidRPr="006843E1" w:rsidSect="009B70AE">
          <w:headerReference w:type="default" r:id="rId30"/>
          <w:pgSz w:w="12240" w:h="15840"/>
          <w:pgMar w:top="1440" w:right="1440" w:bottom="1440" w:left="1440" w:header="720" w:footer="720" w:gutter="0"/>
          <w:cols w:space="720"/>
        </w:sectPr>
      </w:pPr>
      <w:r w:rsidRPr="006843E1">
        <w:t>The presence of a sentinel, whether heard or seen, was announced verbally by the observer during the recording. For each location, we classified the type of environment using St. Catharines municipal zoning maps, later generalized as either “commercial” or “green”</w:t>
      </w:r>
      <w:r>
        <w:t xml:space="preserve"> </w:t>
      </w:r>
      <w:r w:rsidR="00F72689">
        <w:t>(</w:t>
      </w:r>
      <w:r w:rsidR="00F72689" w:rsidRPr="00F72689">
        <w:rPr>
          <w:b/>
          <w:bCs/>
        </w:rPr>
        <w:fldChar w:fldCharType="begin"/>
      </w:r>
      <w:r w:rsidR="00F72689" w:rsidRPr="00F72689">
        <w:rPr>
          <w:b/>
          <w:bCs/>
        </w:rPr>
        <w:instrText xml:space="preserve"> REF _Ref162209953 \h </w:instrText>
      </w:r>
      <w:r w:rsidR="00F72689">
        <w:rPr>
          <w:b/>
          <w:bCs/>
        </w:rPr>
        <w:instrText xml:space="preserve"> \* MERGEFORMAT </w:instrText>
      </w:r>
      <w:r w:rsidR="00F72689" w:rsidRPr="00F72689">
        <w:rPr>
          <w:b/>
          <w:bCs/>
        </w:rPr>
      </w:r>
      <w:r w:rsidR="00F72689" w:rsidRPr="00F72689">
        <w:rPr>
          <w:b/>
          <w:bCs/>
        </w:rPr>
        <w:fldChar w:fldCharType="separate"/>
      </w:r>
      <w:r w:rsidR="003967E6" w:rsidRPr="003967E6">
        <w:rPr>
          <w:rStyle w:val="CaptionBChar"/>
          <w:rFonts w:eastAsia="Arial"/>
          <w:b w:val="0"/>
          <w:bCs w:val="0"/>
        </w:rPr>
        <w:t>Table S1</w:t>
      </w:r>
      <w:r w:rsidR="00F72689" w:rsidRPr="00F72689">
        <w:rPr>
          <w:b/>
          <w:bCs/>
        </w:rPr>
        <w:fldChar w:fldCharType="end"/>
      </w:r>
      <w:r w:rsidRPr="00F72689">
        <w:rPr>
          <w:b/>
          <w:bCs/>
        </w:rPr>
        <w:t>)</w:t>
      </w:r>
      <w:r w:rsidRPr="006843E1">
        <w:t xml:space="preserve">. Disturbance frequency was calculated by dividing the number of disturbances by the duration of the recording. We identified disturbances as anything passing within 5m of the crows’ foraging area, including vehicles, pedestrians, </w:t>
      </w:r>
      <w:r w:rsidR="00382F78">
        <w:t xml:space="preserve">and </w:t>
      </w:r>
      <w:r w:rsidRPr="006843E1">
        <w:t xml:space="preserve">domestic and wild animals. </w:t>
      </w:r>
      <w:r w:rsidR="00382F78">
        <w:t>The group</w:t>
      </w:r>
      <w:r w:rsidRPr="006843E1">
        <w:t xml:space="preserve"> size was binned into two </w:t>
      </w:r>
      <w:r w:rsidR="0052181F">
        <w:t>categories</w:t>
      </w:r>
      <w:r w:rsidR="00FD273E">
        <w:t>:</w:t>
      </w:r>
      <w:r w:rsidRPr="006843E1">
        <w:t xml:space="preserve"> small (</w:t>
      </w:r>
      <m:oMath>
        <m:r>
          <w:rPr>
            <w:rFonts w:ascii="Cambria Math" w:hAnsi="Cambria Math"/>
          </w:rPr>
          <m:t>≤</m:t>
        </m:r>
      </m:oMath>
      <w:r w:rsidRPr="006843E1">
        <w:t>4) and large (</w:t>
      </w:r>
      <m:oMath>
        <m:r>
          <w:rPr>
            <w:rFonts w:ascii="Cambria Math" w:hAnsi="Cambria Math"/>
          </w:rPr>
          <m:t>&gt;</m:t>
        </m:r>
      </m:oMath>
      <w:r w:rsidRPr="006843E1">
        <w:t>4).</w:t>
      </w:r>
    </w:p>
    <w:p w14:paraId="0000000D" w14:textId="401FEB35" w:rsidR="001F6E05" w:rsidRPr="00016BD7" w:rsidRDefault="00E8348C" w:rsidP="00FD273E">
      <w:pPr>
        <w:pStyle w:val="SectionSubtitle"/>
        <w:spacing w:after="0" w:line="480" w:lineRule="auto"/>
      </w:pPr>
      <w:bookmarkStart w:id="64" w:name="_Toc162204960"/>
      <w:bookmarkStart w:id="65" w:name="_Toc162610824"/>
      <w:r w:rsidRPr="00016BD7">
        <w:lastRenderedPageBreak/>
        <w:t xml:space="preserve">Video </w:t>
      </w:r>
      <w:r w:rsidR="004E6AC5" w:rsidRPr="00016BD7">
        <w:t>Analysis</w:t>
      </w:r>
      <w:bookmarkEnd w:id="64"/>
      <w:bookmarkEnd w:id="65"/>
    </w:p>
    <w:p w14:paraId="6B0E8154" w14:textId="069FB52E" w:rsidR="00827E4B" w:rsidRPr="006843E1" w:rsidRDefault="00967FF7" w:rsidP="00A24D3D">
      <w:pPr>
        <w:pStyle w:val="SectionText"/>
        <w:spacing w:line="480" w:lineRule="auto"/>
      </w:pPr>
      <w:r w:rsidRPr="006843E1">
        <w:t xml:space="preserve">For video analyses, we used the Behavioral Observation Research Interactive Software (BORIS v.8.9.4) </w:t>
      </w:r>
      <w:r w:rsidRPr="006843E1">
        <w:fldChar w:fldCharType="begin"/>
      </w:r>
      <w:r w:rsidR="00220616">
        <w:instrText xml:space="preserve"> ADDIN ZOTERO_ITEM CSL_CITATION {"citationID":"n2iakx8T","properties":{"formattedCitation":"[86]","plainCitation":"[86]","noteIndex":0},"citationItems":[{"id":776,"uris":["http://zotero.org/users/8430992/items/357P2497"],"itemData":{"id":776,"type":"article-journal","abstract":"Quantitative aspects of the study of animal and human behaviour are increasingly relevant to test hypotheses and find empirical support for them. At the same time, photo and video cameras can store a large number of video recordings and are often used to monitor the subjects remotely. Researchers frequently face the need to code considerable quantities of video recordings with relatively flexible software, often constrained by species-specific options or exact settings. BORIS is a free, open-source and multiplatform standalone program that allows a user-specific coding environment to be set for a computer-based review of previously recorded videos or live observations. Being open to user-specific settings, the program allows a project-based ethogram to be defined that can then be shared with collaborators, or can be imported or modified. Projects created in BORIS can include a list of observations, and each observation may include one or two videos (e.g. simultaneous screening of visual stimuli and the subject being tested; recordings from different sides of an aquarium). Once the user has set an ethogram, including state or point events or both, coding can be performed using previously assigned keys on the computer keyboard. BORIS allows definition of an unlimited number of events (states/point events) and subjects. Once the coding process is completed, the program can extract a time-budget or single or grouped observations automatically and present an at-a-glance summary of the main behavioural features. The observation data and time-budget analysis can be exported in many common formats (TSV, CSV, ODF, XLS, SQL and JSON). The observed events can be plotted and exported in various graphic formats (SVG, PNG, JPG, TIFF, EPS and PDF).","container-title":"Methods in Ecology and Evolution","DOI":"10.1111/2041-210X.12584","ISSN":"2041-210X","issue":"11","language":"en","note":"_eprint: https://onlinelibrary.wiley.com/doi/pdf/10.1111/2041-210X.12584","page":"1325-1330","source":"Wiley Online Library","title":"BORIS: a free, versatile open-source event-logging software for video/audio coding and live observations","title-short":"Boris","volume":"7","author":[{"family":"Friard","given":"Olivier"},{"family":"Gamba","given":"Marco"}],"issued":{"date-parts":[["2016"]]}}}],"schema":"https://github.com/citation-style-language/schema/raw/master/csl-citation.json"} </w:instrText>
      </w:r>
      <w:r w:rsidRPr="006843E1">
        <w:fldChar w:fldCharType="separate"/>
      </w:r>
      <w:r w:rsidR="00220616" w:rsidRPr="00220616">
        <w:t>[86]</w:t>
      </w:r>
      <w:r w:rsidRPr="006843E1">
        <w:fldChar w:fldCharType="end"/>
      </w:r>
      <w:r w:rsidRPr="006843E1">
        <w:t xml:space="preserve">. </w:t>
      </w:r>
      <w:r w:rsidR="004E6AC5" w:rsidRPr="006843E1">
        <w:t>We classified behavio</w:t>
      </w:r>
      <w:r w:rsidR="007D03AB" w:rsidRPr="006843E1">
        <w:t>u</w:t>
      </w:r>
      <w:r w:rsidR="004E6AC5" w:rsidRPr="006843E1">
        <w:t>rs as either “foraging” or “alert”</w:t>
      </w:r>
      <w:r w:rsidR="00325226" w:rsidRPr="006843E1">
        <w:t>.</w:t>
      </w:r>
      <w:r w:rsidR="004E6AC5" w:rsidRPr="006843E1">
        <w:t xml:space="preserve"> </w:t>
      </w:r>
      <w:r w:rsidR="00833A1F" w:rsidRPr="006843E1">
        <w:t>“</w:t>
      </w:r>
      <w:r w:rsidR="00325226" w:rsidRPr="006843E1">
        <w:t>A</w:t>
      </w:r>
      <w:r w:rsidR="00833A1F" w:rsidRPr="006843E1">
        <w:t xml:space="preserve">lert” </w:t>
      </w:r>
      <w:r w:rsidR="00325226" w:rsidRPr="006843E1">
        <w:t xml:space="preserve">behaviour was defined as an upright posture where the individual is scanning </w:t>
      </w:r>
      <w:r w:rsidR="00382F78">
        <w:t>their</w:t>
      </w:r>
      <w:r w:rsidR="00325226" w:rsidRPr="006843E1">
        <w:t xml:space="preserve"> surroundings, and </w:t>
      </w:r>
      <w:r w:rsidR="00833A1F" w:rsidRPr="006843E1">
        <w:t>“foraging”</w:t>
      </w:r>
      <w:r w:rsidR="00325226" w:rsidRPr="006843E1">
        <w:t xml:space="preserve"> was when</w:t>
      </w:r>
      <w:r w:rsidR="00833A1F" w:rsidRPr="006843E1">
        <w:t xml:space="preserve"> the </w:t>
      </w:r>
      <w:r w:rsidR="00325226" w:rsidRPr="006843E1">
        <w:t xml:space="preserve">individual was looking downward and unable to </w:t>
      </w:r>
      <w:r w:rsidR="003F0018" w:rsidRPr="006843E1">
        <w:t>effectively scan their surroundings while pecking at or looking for food on the ground</w:t>
      </w:r>
      <w:r w:rsidR="004E6AC5" w:rsidRPr="006843E1">
        <w:t xml:space="preserve"> </w:t>
      </w:r>
      <w:r w:rsidR="3ABA6B7F" w:rsidRPr="006843E1">
        <w:t>(</w:t>
      </w:r>
      <w:r w:rsidR="00F72689" w:rsidRPr="00F72689">
        <w:rPr>
          <w:b/>
          <w:bCs/>
        </w:rPr>
        <w:fldChar w:fldCharType="begin"/>
      </w:r>
      <w:r w:rsidR="00F72689" w:rsidRPr="00F72689">
        <w:rPr>
          <w:b/>
          <w:bCs/>
        </w:rPr>
        <w:instrText xml:space="preserve"> REF _Ref151136928 \h </w:instrText>
      </w:r>
      <w:r w:rsidR="00F72689">
        <w:rPr>
          <w:b/>
          <w:bCs/>
        </w:rPr>
        <w:instrText xml:space="preserve"> \* MERGEFORMAT </w:instrText>
      </w:r>
      <w:r w:rsidR="00F72689" w:rsidRPr="00F72689">
        <w:rPr>
          <w:b/>
          <w:bCs/>
        </w:rPr>
      </w:r>
      <w:r w:rsidR="00F72689" w:rsidRPr="00F72689">
        <w:rPr>
          <w:b/>
          <w:bCs/>
        </w:rPr>
        <w:fldChar w:fldCharType="separate"/>
      </w:r>
      <w:r w:rsidR="003967E6" w:rsidRPr="003967E6">
        <w:rPr>
          <w:rStyle w:val="CaptionBChar"/>
          <w:rFonts w:eastAsia="Arial"/>
          <w:b w:val="0"/>
          <w:bCs w:val="0"/>
        </w:rPr>
        <w:t>Table S2</w:t>
      </w:r>
      <w:r w:rsidR="00F72689" w:rsidRPr="00F72689">
        <w:rPr>
          <w:b/>
          <w:bCs/>
        </w:rPr>
        <w:fldChar w:fldCharType="end"/>
      </w:r>
      <w:r w:rsidR="235EC911" w:rsidRPr="006843E1">
        <w:t>)</w:t>
      </w:r>
      <w:r w:rsidR="004E6AC5" w:rsidRPr="006843E1">
        <w:t>.</w:t>
      </w:r>
      <w:r w:rsidR="00833A1F" w:rsidRPr="006843E1">
        <w:t xml:space="preserve"> </w:t>
      </w:r>
      <w:r w:rsidR="00A9672D" w:rsidRPr="006843E1">
        <w:t>We recorded the duration of bouts</w:t>
      </w:r>
      <w:r w:rsidR="00325226" w:rsidRPr="006843E1">
        <w:t xml:space="preserve"> of each behaviour longer than 0.01s.</w:t>
      </w:r>
      <w:r w:rsidR="00827E4B" w:rsidRPr="006843E1">
        <w:t xml:space="preserve"> </w:t>
      </w:r>
      <w:r w:rsidR="00A31764" w:rsidRPr="006843E1">
        <w:t>Movement behaviour was recorded, but s</w:t>
      </w:r>
      <w:r w:rsidR="00827E4B" w:rsidRPr="006843E1">
        <w:t xml:space="preserve">ince </w:t>
      </w:r>
      <w:r w:rsidR="0083379E" w:rsidRPr="006843E1">
        <w:t>not all bouts of movement were recorded in their entirety, “moving” behavio</w:t>
      </w:r>
      <w:r w:rsidR="007D03AB" w:rsidRPr="006843E1">
        <w:t>u</w:t>
      </w:r>
      <w:r w:rsidR="0083379E" w:rsidRPr="006843E1">
        <w:t>r was excluded from</w:t>
      </w:r>
      <w:r w:rsidR="00EA5778" w:rsidRPr="006843E1">
        <w:t xml:space="preserve"> these</w:t>
      </w:r>
      <w:r w:rsidR="0083379E" w:rsidRPr="006843E1">
        <w:t xml:space="preserve"> analyses. We </w:t>
      </w:r>
      <w:r w:rsidRPr="006843E1">
        <w:t xml:space="preserve">then </w:t>
      </w:r>
      <w:r w:rsidR="0083379E" w:rsidRPr="006843E1">
        <w:t>calculated the proportion of time spent performing each behavio</w:t>
      </w:r>
      <w:r w:rsidR="007D03AB" w:rsidRPr="006843E1">
        <w:t>u</w:t>
      </w:r>
      <w:r w:rsidR="0083379E" w:rsidRPr="006843E1">
        <w:t xml:space="preserve">r. </w:t>
      </w:r>
      <w:r w:rsidR="004C71A7" w:rsidRPr="006843E1">
        <w:t>An individual could have two observations if</w:t>
      </w:r>
      <w:r w:rsidR="001418CA" w:rsidRPr="006843E1">
        <w:t xml:space="preserve"> sentinel</w:t>
      </w:r>
      <w:r w:rsidR="004C71A7" w:rsidRPr="006843E1">
        <w:t xml:space="preserve"> presence changed, as bouts were </w:t>
      </w:r>
      <w:r w:rsidRPr="006843E1">
        <w:t xml:space="preserve">recorded separately for </w:t>
      </w:r>
      <w:r w:rsidR="00382F78">
        <w:t>whether</w:t>
      </w:r>
      <w:r w:rsidRPr="006843E1">
        <w:t xml:space="preserve"> a sentinel was present or not.</w:t>
      </w:r>
    </w:p>
    <w:p w14:paraId="0000000F" w14:textId="7FEFA19C" w:rsidR="001F6E05" w:rsidRPr="006843E1" w:rsidRDefault="001418CA" w:rsidP="00A24D3D">
      <w:pPr>
        <w:pStyle w:val="SectionText"/>
        <w:spacing w:line="480" w:lineRule="auto"/>
      </w:pPr>
      <w:r w:rsidRPr="006843E1">
        <w:t>We</w:t>
      </w:r>
      <w:r w:rsidR="00827E4B" w:rsidRPr="006843E1">
        <w:t xml:space="preserve"> also recorded the number of pecks (handling food with their beaks </w:t>
      </w:r>
      <w:r w:rsidR="00382F78">
        <w:t>to eat</w:t>
      </w:r>
      <w:r w:rsidR="00827E4B" w:rsidRPr="006843E1">
        <w:t xml:space="preserve"> it) to quantify foraging effort. The peck rate (per </w:t>
      </w:r>
      <w:r w:rsidR="00382F78">
        <w:t>minute</w:t>
      </w:r>
      <w:r w:rsidR="00827E4B" w:rsidRPr="006843E1">
        <w:t>) was calculated for every individual by dividing the total number of pecks at food performed by the total duration of “foraging” behavio</w:t>
      </w:r>
      <w:r w:rsidR="003B628D" w:rsidRPr="006843E1">
        <w:t>u</w:t>
      </w:r>
      <w:r w:rsidR="00827E4B" w:rsidRPr="006843E1">
        <w:t xml:space="preserve">r. </w:t>
      </w:r>
      <w:r w:rsidR="00EF2BB4" w:rsidRPr="006843E1">
        <w:t xml:space="preserve">The peck rate of individuals </w:t>
      </w:r>
      <w:r w:rsidR="00382F78">
        <w:t>who</w:t>
      </w:r>
      <w:r w:rsidR="00EF2BB4" w:rsidRPr="006843E1">
        <w:t xml:space="preserve"> spent no time foraging could not be calculated and were therefore excluded from peck rate analysis.</w:t>
      </w:r>
    </w:p>
    <w:p w14:paraId="54542A5C" w14:textId="1C9D0B8A" w:rsidR="00E8348C" w:rsidRPr="00016BD7" w:rsidRDefault="00E8348C" w:rsidP="00FD273E">
      <w:pPr>
        <w:pStyle w:val="SectionSubtitle"/>
        <w:spacing w:after="0" w:line="480" w:lineRule="auto"/>
      </w:pPr>
      <w:bookmarkStart w:id="66" w:name="_Toc162204961"/>
      <w:bookmarkStart w:id="67" w:name="_Toc162610825"/>
      <w:r w:rsidRPr="00016BD7">
        <w:t>Statistical Analysis</w:t>
      </w:r>
      <w:bookmarkEnd w:id="66"/>
      <w:bookmarkEnd w:id="67"/>
    </w:p>
    <w:p w14:paraId="458D3718" w14:textId="5349F137" w:rsidR="00D92C53" w:rsidRPr="006843E1" w:rsidRDefault="006E3052" w:rsidP="00A24D3D">
      <w:pPr>
        <w:pStyle w:val="SectionText"/>
        <w:spacing w:line="480" w:lineRule="auto"/>
      </w:pPr>
      <w:r w:rsidRPr="006843E1">
        <w:t>All statistical analys</w:t>
      </w:r>
      <w:r w:rsidR="00083606" w:rsidRPr="006843E1">
        <w:t>e</w:t>
      </w:r>
      <w:r w:rsidRPr="006843E1">
        <w:t>s w</w:t>
      </w:r>
      <w:r w:rsidR="00083606" w:rsidRPr="006843E1">
        <w:t>ere</w:t>
      </w:r>
      <w:r w:rsidRPr="006843E1">
        <w:t xml:space="preserve"> performed in the R environment (v.4.2.2; R Core Team 2022) </w:t>
      </w:r>
      <w:r w:rsidRPr="006843E1">
        <w:fldChar w:fldCharType="begin"/>
      </w:r>
      <w:r w:rsidR="00220616">
        <w:instrText xml:space="preserve"> ADDIN ZOTERO_ITEM CSL_CITATION {"citationID":"SkUCfrPr","properties":{"formattedCitation":"[87]","plainCitation":"[87]","noteIndex":0},"citationItems":[{"id":772,"uris":["http://zotero.org/users/8430992/items/RLHZHFTZ"],"itemData":{"id":772,"type":"software","event-place":"Vienna, Austria","publisher":"R Foundation for Statistical Computing","publisher-place":"Vienna, Austria","title":"R: the R project for statistical computing","URL":"https://www.r-project.org/","version":"4.3.0","author":[{"family":"R Core Team","given":""}],"issued":{"date-parts":[["2022"]]}}}],"schema":"https://github.com/citation-style-language/schema/raw/master/csl-citation.json"} </w:instrText>
      </w:r>
      <w:r w:rsidRPr="006843E1">
        <w:fldChar w:fldCharType="separate"/>
      </w:r>
      <w:r w:rsidR="00220616" w:rsidRPr="00220616">
        <w:t>[87]</w:t>
      </w:r>
      <w:r w:rsidRPr="006843E1">
        <w:fldChar w:fldCharType="end"/>
      </w:r>
      <w:r w:rsidRPr="006843E1">
        <w:t>.</w:t>
      </w:r>
      <w:r w:rsidR="00D92C53" w:rsidRPr="006843E1">
        <w:t xml:space="preserve"> </w:t>
      </w:r>
      <w:r w:rsidR="0072580B" w:rsidRPr="006843E1">
        <w:t xml:space="preserve">We first ran </w:t>
      </w:r>
      <w:r w:rsidR="000072E2" w:rsidRPr="006843E1">
        <w:t xml:space="preserve">separate </w:t>
      </w:r>
      <w:r w:rsidR="0072580B" w:rsidRPr="006843E1">
        <w:t>chi-squared test</w:t>
      </w:r>
      <w:r w:rsidR="00626A87" w:rsidRPr="006843E1">
        <w:t>s</w:t>
      </w:r>
      <w:r w:rsidR="0072580B" w:rsidRPr="006843E1">
        <w:t xml:space="preserve"> to determine if the generalized environment, the group size, or the disturbance frequency affected the likelihood of </w:t>
      </w:r>
      <w:r w:rsidR="00B615AA" w:rsidRPr="006843E1">
        <w:t>sent</w:t>
      </w:r>
      <w:r w:rsidR="001418CA" w:rsidRPr="006843E1">
        <w:t>ine</w:t>
      </w:r>
      <w:r w:rsidR="00B615AA" w:rsidRPr="006843E1">
        <w:t xml:space="preserve">l </w:t>
      </w:r>
      <w:r w:rsidR="001418CA" w:rsidRPr="006843E1">
        <w:t>presence. To</w:t>
      </w:r>
      <w:r w:rsidR="002E5F6A" w:rsidRPr="006843E1">
        <w:t xml:space="preserve"> determine the effects of generalized environment and sentinel presence on </w:t>
      </w:r>
      <w:r w:rsidR="00D92C53" w:rsidRPr="006843E1">
        <w:t xml:space="preserve">the proportion of time allocated to </w:t>
      </w:r>
      <w:r w:rsidR="00D92C53" w:rsidRPr="006843E1">
        <w:lastRenderedPageBreak/>
        <w:t>each behavio</w:t>
      </w:r>
      <w:r w:rsidR="007347A5" w:rsidRPr="006843E1">
        <w:t>u</w:t>
      </w:r>
      <w:r w:rsidR="00D92C53" w:rsidRPr="006843E1">
        <w:t>r</w:t>
      </w:r>
      <w:r w:rsidR="00A31764" w:rsidRPr="006843E1">
        <w:t xml:space="preserve"> (alert or foraging)</w:t>
      </w:r>
      <w:r w:rsidR="002E5F6A" w:rsidRPr="006843E1">
        <w:t>, w</w:t>
      </w:r>
      <w:r w:rsidR="006304EE" w:rsidRPr="006843E1">
        <w:t xml:space="preserve">e </w:t>
      </w:r>
      <w:r w:rsidR="00F752BC" w:rsidRPr="006843E1">
        <w:t xml:space="preserve">used the “lm” function in the R Stats package </w:t>
      </w:r>
      <w:r w:rsidR="00F752BC" w:rsidRPr="006843E1">
        <w:fldChar w:fldCharType="begin"/>
      </w:r>
      <w:r w:rsidR="00220616">
        <w:instrText xml:space="preserve"> ADDIN ZOTERO_ITEM CSL_CITATION {"citationID":"OMoDUIQZ","properties":{"formattedCitation":"[87]","plainCitation":"[87]","noteIndex":0},"citationItems":[{"id":772,"uris":["http://zotero.org/users/8430992/items/RLHZHFTZ"],"itemData":{"id":772,"type":"software","event-place":"Vienna, Austria","publisher":"R Foundation for Statistical Computing","publisher-place":"Vienna, Austria","title":"R: the R project for statistical computing","URL":"https://www.r-project.org/","version":"4.3.0","author":[{"family":"R Core Team","given":""}],"issued":{"date-parts":[["2022"]]}}}],"schema":"https://github.com/citation-style-language/schema/raw/master/csl-citation.json"} </w:instrText>
      </w:r>
      <w:r w:rsidR="00F752BC" w:rsidRPr="006843E1">
        <w:fldChar w:fldCharType="separate"/>
      </w:r>
      <w:r w:rsidR="00220616" w:rsidRPr="00220616">
        <w:t>[87]</w:t>
      </w:r>
      <w:r w:rsidR="00F752BC" w:rsidRPr="006843E1">
        <w:fldChar w:fldCharType="end"/>
      </w:r>
      <w:r w:rsidR="00F752BC" w:rsidRPr="006843E1">
        <w:t xml:space="preserve"> to </w:t>
      </w:r>
      <w:r w:rsidR="006304EE" w:rsidRPr="006843E1">
        <w:t xml:space="preserve">fit a linear model using </w:t>
      </w:r>
      <w:r w:rsidR="00964C1D" w:rsidRPr="006843E1">
        <w:t>behavio</w:t>
      </w:r>
      <w:r w:rsidR="003B628D" w:rsidRPr="006843E1">
        <w:t>u</w:t>
      </w:r>
      <w:r w:rsidR="00964C1D" w:rsidRPr="006843E1">
        <w:t>r type, sentinel presence</w:t>
      </w:r>
      <w:r w:rsidR="00083606" w:rsidRPr="006843E1">
        <w:t>,</w:t>
      </w:r>
      <w:r w:rsidR="00964C1D" w:rsidRPr="006843E1">
        <w:t xml:space="preserve"> and generalized environment as </w:t>
      </w:r>
      <w:r w:rsidR="00EF2BB4" w:rsidRPr="006843E1">
        <w:t>predictors.</w:t>
      </w:r>
    </w:p>
    <w:p w14:paraId="7FFA3F97" w14:textId="790D60C7" w:rsidR="00EF30A9" w:rsidRPr="006843E1" w:rsidRDefault="00DE18C5" w:rsidP="00A24D3D">
      <w:pPr>
        <w:pStyle w:val="SectionText"/>
        <w:spacing w:line="480" w:lineRule="auto"/>
      </w:pPr>
      <w:r w:rsidRPr="006843E1">
        <w:t xml:space="preserve">To determine </w:t>
      </w:r>
      <w:r w:rsidR="000C3A28" w:rsidRPr="006843E1">
        <w:t>the effects of generalized environment and the presence of a sentinel on the duration of bouts</w:t>
      </w:r>
      <w:r w:rsidR="00D433F5" w:rsidRPr="006843E1">
        <w:t xml:space="preserve"> of all behavio</w:t>
      </w:r>
      <w:r w:rsidR="003B628D" w:rsidRPr="006843E1">
        <w:t>u</w:t>
      </w:r>
      <w:r w:rsidR="00D433F5" w:rsidRPr="006843E1">
        <w:t>rs</w:t>
      </w:r>
      <w:r w:rsidR="000C3A28" w:rsidRPr="006843E1">
        <w:t xml:space="preserve">, </w:t>
      </w:r>
      <w:r w:rsidR="00877177" w:rsidRPr="006843E1">
        <w:t xml:space="preserve">we used the function “rlmer” from the “robustlmm” package </w:t>
      </w:r>
      <w:r w:rsidR="00877177" w:rsidRPr="006843E1">
        <w:fldChar w:fldCharType="begin"/>
      </w:r>
      <w:r w:rsidR="00220616">
        <w:instrText xml:space="preserve"> ADDIN ZOTERO_ITEM CSL_CITATION {"citationID":"OYFFeQQU","properties":{"formattedCitation":"[88]","plainCitation":"[88]","noteIndex":0},"citationItems":[{"id":775,"uris":["http://zotero.org/users/8430992/items/YJD3X9EP"],"itemData":{"id":775,"type":"article-journal","abstract":"As any real-life data, data modeled by linear mixed-effects models often contain outliers or other contamination. Even little contamination can drive the classic estimates far away from what they would be without the contamination. At the same time, datasets that require mixed-effects modeling are often complex and large. This makes it difficult to spot contamination. Robust estimation methods aim to solve both problems: to provide estimates where contamination has only little influence and to detect and flag contamination. We introduce an R package, robustlmm, to robustly fit linear mixed-effects models. The package's functions and methods are designed to closely equal those offered by lme4, the R package that implements classic linear mixed-effects model estimation in R. The robust estimation method in robustlmm is based on the random effects contamination model and the central contamination model. Contamination can be detected at all levels of the data. The estimation method does not make any assumption on the data's grouping structure except that the model parameters are estimable. robustlmm supports hierarchical and non-hierarchical (e.g., crossed) grouping structures. The robustness of the estimates and their asymptotic efficiency is fully controlled through the function interface. Individual parts (e.g., fixed effects and variance components) can be tuned independently. In this tutorial, we show how to fit robust linear mixed-effects models using robustlmm, how to assess the model fit, how to detect outliers, and how to compare different fits.","container-title":"Journal of Statistical Software","DOI":"10.18637/jss.v075.i06","ISSN":"1548-7660","issue":"6","language":"en","license":"Copyright (c) 2016 Manuel Koller","page":"1-24","source":"www.jstatsoft.org","title":"Robustlmm: an R package for robust estimation of linear mixed-effects models","title-short":"Robustlmm","volume":"75","author":[{"family":"Koller","given":"Manuel"}],"issued":{"date-parts":[["2016",12,6]]}}}],"schema":"https://github.com/citation-style-language/schema/raw/master/csl-citation.json"} </w:instrText>
      </w:r>
      <w:r w:rsidR="00877177" w:rsidRPr="006843E1">
        <w:fldChar w:fldCharType="separate"/>
      </w:r>
      <w:r w:rsidR="00220616" w:rsidRPr="00220616">
        <w:t>[88]</w:t>
      </w:r>
      <w:r w:rsidR="00877177" w:rsidRPr="006843E1">
        <w:fldChar w:fldCharType="end"/>
      </w:r>
      <w:r w:rsidR="00877177" w:rsidRPr="006843E1">
        <w:t xml:space="preserve"> to fit </w:t>
      </w:r>
      <w:r w:rsidRPr="006843E1">
        <w:t xml:space="preserve">a robust linear mixed model </w:t>
      </w:r>
      <w:r w:rsidR="00EA6CF0" w:rsidRPr="006843E1">
        <w:t>to</w:t>
      </w:r>
      <w:r w:rsidRPr="006843E1">
        <w:t xml:space="preserve"> the log-transformed duration of bouts </w:t>
      </w:r>
      <w:r w:rsidR="00877177" w:rsidRPr="006843E1">
        <w:t>with</w:t>
      </w:r>
      <w:r w:rsidRPr="006843E1">
        <w:t xml:space="preserve"> behavio</w:t>
      </w:r>
      <w:r w:rsidR="003B628D" w:rsidRPr="006843E1">
        <w:t>u</w:t>
      </w:r>
      <w:r w:rsidRPr="006843E1">
        <w:t>r</w:t>
      </w:r>
      <w:r w:rsidR="00D433F5" w:rsidRPr="006843E1">
        <w:t xml:space="preserve"> type</w:t>
      </w:r>
      <w:r w:rsidRPr="006843E1">
        <w:t xml:space="preserve">, </w:t>
      </w:r>
      <w:r w:rsidR="00AB2961" w:rsidRPr="006843E1">
        <w:t>sentinel presence</w:t>
      </w:r>
      <w:r w:rsidRPr="006843E1">
        <w:t xml:space="preserve">, generalized environment, group size, </w:t>
      </w:r>
      <w:r w:rsidR="00AB2961" w:rsidRPr="006843E1">
        <w:t xml:space="preserve">and </w:t>
      </w:r>
      <w:r w:rsidRPr="006843E1">
        <w:t>bait presence</w:t>
      </w:r>
      <w:r w:rsidR="00A64649" w:rsidRPr="006843E1">
        <w:t xml:space="preserve"> as fixed factors, the</w:t>
      </w:r>
      <w:r w:rsidRPr="006843E1">
        <w:t xml:space="preserve"> disturbance frequency</w:t>
      </w:r>
      <w:r w:rsidR="00A64649" w:rsidRPr="006843E1">
        <w:t xml:space="preserve"> (</w:t>
      </w:r>
      <w:r w:rsidR="00EF2BB4" w:rsidRPr="006843E1">
        <w:t xml:space="preserve">number of disturbances </w:t>
      </w:r>
      <w:r w:rsidR="00A64649" w:rsidRPr="006843E1">
        <w:t>per min</w:t>
      </w:r>
      <w:r w:rsidR="00083606" w:rsidRPr="006843E1">
        <w:t>.</w:t>
      </w:r>
      <w:r w:rsidR="00A64649" w:rsidRPr="006843E1">
        <w:t>)</w:t>
      </w:r>
      <w:r w:rsidRPr="006843E1">
        <w:t xml:space="preserve"> as </w:t>
      </w:r>
      <w:r w:rsidR="00AB2961" w:rsidRPr="006843E1">
        <w:t xml:space="preserve">a </w:t>
      </w:r>
      <w:r w:rsidRPr="006843E1">
        <w:t xml:space="preserve">fixed effect and the individual ID as a random effect. </w:t>
      </w:r>
      <w:r w:rsidR="00D433F5" w:rsidRPr="006843E1">
        <w:t>We</w:t>
      </w:r>
      <w:r w:rsidR="000C3A28" w:rsidRPr="006843E1">
        <w:t xml:space="preserve"> </w:t>
      </w:r>
      <w:r w:rsidR="00877177" w:rsidRPr="006843E1">
        <w:t xml:space="preserve">then </w:t>
      </w:r>
      <w:r w:rsidR="00F32ADB" w:rsidRPr="006843E1">
        <w:t xml:space="preserve">fitted </w:t>
      </w:r>
      <w:r w:rsidR="000072E2" w:rsidRPr="006843E1">
        <w:t xml:space="preserve">post-hoc </w:t>
      </w:r>
      <w:r w:rsidR="00F32ADB" w:rsidRPr="006843E1">
        <w:t>robust</w:t>
      </w:r>
      <w:r w:rsidR="000C3A28" w:rsidRPr="006843E1">
        <w:t xml:space="preserve"> linear mixed models on each behavio</w:t>
      </w:r>
      <w:r w:rsidR="003B628D" w:rsidRPr="006843E1">
        <w:t>u</w:t>
      </w:r>
      <w:r w:rsidR="000C3A28" w:rsidRPr="006843E1">
        <w:t xml:space="preserve">r </w:t>
      </w:r>
      <w:r w:rsidR="00827E4B" w:rsidRPr="006843E1">
        <w:t xml:space="preserve">to </w:t>
      </w:r>
      <w:r w:rsidR="00B75B9B" w:rsidRPr="006843E1">
        <w:t xml:space="preserve">determine </w:t>
      </w:r>
      <w:r w:rsidR="002432DC" w:rsidRPr="006843E1">
        <w:t>the effects of sentinel presence and generalized environment on each behavio</w:t>
      </w:r>
      <w:r w:rsidR="007347A5" w:rsidRPr="006843E1">
        <w:t>u</w:t>
      </w:r>
      <w:r w:rsidR="002432DC" w:rsidRPr="006843E1">
        <w:t>r</w:t>
      </w:r>
      <w:r w:rsidR="00877177" w:rsidRPr="006843E1">
        <w:t>.</w:t>
      </w:r>
      <w:r w:rsidR="00AB2961" w:rsidRPr="006843E1">
        <w:t xml:space="preserve"> The duration of </w:t>
      </w:r>
      <w:r w:rsidR="000072E2" w:rsidRPr="006843E1">
        <w:t xml:space="preserve">behavioural </w:t>
      </w:r>
      <w:r w:rsidR="00AB2961" w:rsidRPr="006843E1">
        <w:t>bouts was log-transformed to normalize the distribution.</w:t>
      </w:r>
    </w:p>
    <w:p w14:paraId="6C55BDCD" w14:textId="042E886E" w:rsidR="000F42DC" w:rsidRPr="006843E1" w:rsidRDefault="00EF30A9" w:rsidP="00A24D3D">
      <w:pPr>
        <w:pStyle w:val="SectionText"/>
        <w:spacing w:line="480" w:lineRule="auto"/>
      </w:pPr>
      <w:r w:rsidRPr="006843E1">
        <w:t xml:space="preserve">To determine the effects of sentinel presence and generalized environment on </w:t>
      </w:r>
      <w:r w:rsidR="001418CA" w:rsidRPr="006843E1">
        <w:t>peck</w:t>
      </w:r>
      <w:r w:rsidR="0072580B" w:rsidRPr="006843E1">
        <w:t xml:space="preserve"> </w:t>
      </w:r>
      <w:r w:rsidR="00722128" w:rsidRPr="006843E1">
        <w:t>rate</w:t>
      </w:r>
      <w:r w:rsidR="0072580B" w:rsidRPr="006843E1">
        <w:t xml:space="preserve">, </w:t>
      </w:r>
      <w:r w:rsidR="00AB2961" w:rsidRPr="006843E1">
        <w:t xml:space="preserve">we used the function “rlmer” from the “robustlmm” package </w:t>
      </w:r>
      <w:r w:rsidR="00AB2961" w:rsidRPr="006843E1">
        <w:fldChar w:fldCharType="begin"/>
      </w:r>
      <w:r w:rsidR="00220616">
        <w:instrText xml:space="preserve"> ADDIN ZOTERO_ITEM CSL_CITATION {"citationID":"YoEbI6m4","properties":{"formattedCitation":"[88]","plainCitation":"[88]","noteIndex":0},"citationItems":[{"id":775,"uris":["http://zotero.org/users/8430992/items/YJD3X9EP"],"itemData":{"id":775,"type":"article-journal","abstract":"As any real-life data, data modeled by linear mixed-effects models often contain outliers or other contamination. Even little contamination can drive the classic estimates far away from what they would be without the contamination. At the same time, datasets that require mixed-effects modeling are often complex and large. This makes it difficult to spot contamination. Robust estimation methods aim to solve both problems: to provide estimates where contamination has only little influence and to detect and flag contamination. We introduce an R package, robustlmm, to robustly fit linear mixed-effects models. The package's functions and methods are designed to closely equal those offered by lme4, the R package that implements classic linear mixed-effects model estimation in R. The robust estimation method in robustlmm is based on the random effects contamination model and the central contamination model. Contamination can be detected at all levels of the data. The estimation method does not make any assumption on the data's grouping structure except that the model parameters are estimable. robustlmm supports hierarchical and non-hierarchical (e.g., crossed) grouping structures. The robustness of the estimates and their asymptotic efficiency is fully controlled through the function interface. Individual parts (e.g., fixed effects and variance components) can be tuned independently. In this tutorial, we show how to fit robust linear mixed-effects models using robustlmm, how to assess the model fit, how to detect outliers, and how to compare different fits.","container-title":"Journal of Statistical Software","DOI":"10.18637/jss.v075.i06","ISSN":"1548-7660","issue":"6","language":"en","license":"Copyright (c) 2016 Manuel Koller","page":"1-24","source":"www.jstatsoft.org","title":"Robustlmm: an R package for robust estimation of linear mixed-effects models","title-short":"Robustlmm","volume":"75","author":[{"family":"Koller","given":"Manuel"}],"issued":{"date-parts":[["2016",12,6]]}}}],"schema":"https://github.com/citation-style-language/schema/raw/master/csl-citation.json"} </w:instrText>
      </w:r>
      <w:r w:rsidR="00AB2961" w:rsidRPr="006843E1">
        <w:fldChar w:fldCharType="separate"/>
      </w:r>
      <w:r w:rsidR="00220616" w:rsidRPr="00220616">
        <w:t>[88]</w:t>
      </w:r>
      <w:r w:rsidR="00AB2961" w:rsidRPr="006843E1">
        <w:fldChar w:fldCharType="end"/>
      </w:r>
      <w:r w:rsidR="00AB2961" w:rsidRPr="006843E1">
        <w:t xml:space="preserve"> to fit a robust linear mixed model </w:t>
      </w:r>
      <w:r w:rsidR="00EA6CF0" w:rsidRPr="006843E1">
        <w:t>to</w:t>
      </w:r>
      <w:r w:rsidR="0072580B" w:rsidRPr="006843E1">
        <w:t xml:space="preserve"> the peck rate</w:t>
      </w:r>
      <w:r w:rsidR="00EA6CF0" w:rsidRPr="006843E1">
        <w:t xml:space="preserve"> of foragers</w:t>
      </w:r>
      <w:r w:rsidR="0072580B" w:rsidRPr="006843E1">
        <w:t xml:space="preserve"> </w:t>
      </w:r>
      <w:r w:rsidRPr="006843E1">
        <w:t>using sentinel</w:t>
      </w:r>
      <w:r w:rsidR="00AB2961" w:rsidRPr="006843E1">
        <w:t xml:space="preserve"> presence</w:t>
      </w:r>
      <w:r w:rsidRPr="006843E1">
        <w:t xml:space="preserve">, generalized environment, group size, </w:t>
      </w:r>
      <w:r w:rsidR="00E229F1" w:rsidRPr="006843E1">
        <w:t xml:space="preserve">and </w:t>
      </w:r>
      <w:r w:rsidRPr="006843E1">
        <w:t xml:space="preserve">bait presence as fixed </w:t>
      </w:r>
      <w:r w:rsidR="00B218DB" w:rsidRPr="006843E1">
        <w:t>factors</w:t>
      </w:r>
      <w:r w:rsidR="00E229F1" w:rsidRPr="006843E1">
        <w:t>, the disturbance frequency</w:t>
      </w:r>
      <w:r w:rsidR="00AB2961" w:rsidRPr="006843E1">
        <w:t xml:space="preserve"> (per min)</w:t>
      </w:r>
      <w:r w:rsidR="00E229F1" w:rsidRPr="006843E1">
        <w:t xml:space="preserve"> as a </w:t>
      </w:r>
      <w:r w:rsidR="00B218DB" w:rsidRPr="006843E1">
        <w:t>fixed effect</w:t>
      </w:r>
      <w:r w:rsidR="00E229F1" w:rsidRPr="006843E1">
        <w:t>,</w:t>
      </w:r>
      <w:r w:rsidRPr="006843E1">
        <w:t xml:space="preserve"> and the individual ID as a random effect.</w:t>
      </w:r>
    </w:p>
    <w:p w14:paraId="45BE6854" w14:textId="185B03BB" w:rsidR="00EF30A9" w:rsidRPr="006843E1" w:rsidRDefault="00045C40" w:rsidP="00A24D3D">
      <w:pPr>
        <w:pStyle w:val="SectionText"/>
        <w:spacing w:line="480" w:lineRule="auto"/>
      </w:pPr>
      <w:r w:rsidRPr="006843E1">
        <w:t>Finally, we counted the number of transitions from each behavio</w:t>
      </w:r>
      <w:r w:rsidR="003B628D" w:rsidRPr="006843E1">
        <w:t>u</w:t>
      </w:r>
      <w:r w:rsidRPr="006843E1">
        <w:t xml:space="preserve">r to determine the effects of sentinel presence and generalized environment on the frequency of each transition type. </w:t>
      </w:r>
      <w:r w:rsidR="00AB2961" w:rsidRPr="006843E1">
        <w:t xml:space="preserve">Using the “glmer” function from the “lme4” package </w:t>
      </w:r>
      <w:r w:rsidR="00AB2961" w:rsidRPr="006843E1">
        <w:fldChar w:fldCharType="begin"/>
      </w:r>
      <w:r w:rsidR="00220616">
        <w:instrText xml:space="preserve"> ADDIN ZOTERO_ITEM CSL_CITATION {"citationID":"oyxeSSXE","properties":{"formattedCitation":"[89]","plainCitation":"[89]","noteIndex":0},"citationItems":[{"id":1703,"uris":["http://zotero.org/users/8430992/items/VRQ4MT69"],"itemData":{"id":1703,"type":"article-journal","abstract":"Maximum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lmer.","container-title":"Journal of Statistical Software","DOI":"10.18637/jss.v067.i01","ISSN":"1548-7660","issue":"1","language":"en","license":"Copyright (c) 2015 Douglas Bates, Martin Mächler, Ben Bolker, Steve Walker","page":"1-48","source":"www.jstatsoft.org","title":"Fitting linear mixed-effects models using lme4","volume":"67","author":[{"family":"Bates","given":"Douglas"},{"family":"Mächler","given":"Martin"},{"family":"Bolker","given":"Ben"},{"family":"Walker","given":"Steve"}],"issued":{"date-parts":[["2015",10,7]]}}}],"schema":"https://github.com/citation-style-language/schema/raw/master/csl-citation.json"} </w:instrText>
      </w:r>
      <w:r w:rsidR="00AB2961" w:rsidRPr="006843E1">
        <w:fldChar w:fldCharType="separate"/>
      </w:r>
      <w:r w:rsidR="00220616" w:rsidRPr="00220616">
        <w:t>[89]</w:t>
      </w:r>
      <w:r w:rsidR="00AB2961" w:rsidRPr="006843E1">
        <w:fldChar w:fldCharType="end"/>
      </w:r>
      <w:r w:rsidR="00AB2961" w:rsidRPr="006843E1">
        <w:t>, w</w:t>
      </w:r>
      <w:r w:rsidR="0094780A" w:rsidRPr="006843E1">
        <w:t>e fit</w:t>
      </w:r>
      <w:r w:rsidR="00A64649" w:rsidRPr="006843E1">
        <w:t>ted</w:t>
      </w:r>
      <w:r w:rsidR="0094780A" w:rsidRPr="006843E1">
        <w:t xml:space="preserve"> a generalized linear mixed model using a Poisson distribution</w:t>
      </w:r>
      <w:r w:rsidR="00A64649" w:rsidRPr="006843E1">
        <w:t xml:space="preserve"> </w:t>
      </w:r>
      <w:r w:rsidR="00EA6CF0" w:rsidRPr="006843E1">
        <w:t>to</w:t>
      </w:r>
      <w:r w:rsidR="00A64649" w:rsidRPr="006843E1">
        <w:t xml:space="preserve"> the number of occurrences of each transition</w:t>
      </w:r>
      <w:r w:rsidR="0094780A" w:rsidRPr="006843E1">
        <w:t xml:space="preserve">. </w:t>
      </w:r>
      <w:r w:rsidRPr="006843E1">
        <w:t xml:space="preserve">Sentinel presence, generalized environment, and bait presence were fixed </w:t>
      </w:r>
      <w:r w:rsidR="00A64649" w:rsidRPr="006843E1">
        <w:t>factors</w:t>
      </w:r>
      <w:r w:rsidR="00616775" w:rsidRPr="006843E1">
        <w:t>,</w:t>
      </w:r>
      <w:r w:rsidR="00A64649" w:rsidRPr="006843E1">
        <w:t xml:space="preserve"> the disturbance frequency (per min) was used as a fixed effect,</w:t>
      </w:r>
      <w:r w:rsidRPr="006843E1">
        <w:t xml:space="preserve"> and the total number of transitions </w:t>
      </w:r>
      <w:r w:rsidR="00AB2961" w:rsidRPr="006843E1">
        <w:t xml:space="preserve">performed by the individual </w:t>
      </w:r>
      <w:r w:rsidRPr="006843E1">
        <w:t>was used as a random effect in the model.</w:t>
      </w:r>
      <w:r w:rsidR="00616775" w:rsidRPr="006843E1">
        <w:t xml:space="preserve"> </w:t>
      </w:r>
    </w:p>
    <w:p w14:paraId="6A7E1BBF" w14:textId="54910309" w:rsidR="00A447E4" w:rsidRDefault="00E50596" w:rsidP="00A24D3D">
      <w:pPr>
        <w:pStyle w:val="SectionText"/>
        <w:spacing w:line="480" w:lineRule="auto"/>
      </w:pPr>
      <w:r w:rsidRPr="006843E1">
        <w:lastRenderedPageBreak/>
        <w:t xml:space="preserve">Post hoc estimated marginal means tests were performed </w:t>
      </w:r>
      <w:r w:rsidR="00590CB6" w:rsidRPr="006843E1">
        <w:t>as appropriate</w:t>
      </w:r>
      <w:r w:rsidRPr="006843E1">
        <w:t xml:space="preserve"> using the “emmeans” function from the “emmeans” package </w:t>
      </w:r>
      <w:r w:rsidRPr="006843E1">
        <w:fldChar w:fldCharType="begin"/>
      </w:r>
      <w:r w:rsidR="00220616">
        <w:instrText xml:space="preserve"> ADDIN ZOTERO_ITEM CSL_CITATION {"citationID":"YgBNOkKp","properties":{"formattedCitation":"[90]","plainCitation":"[90]","noteIndex":0},"citationItems":[{"id":1705,"uris":["http://zotero.org/users/8430992/items/SF2IW2JJ"],"itemData":{"id":1705,"type":"software","title":"Emmeans: estimated marginal means, aka least-squares means","URL":"https://CRAN.R-project.org/package=emmeans","version":"1.8.6","author":[{"family":"Lenth","given":"Russell W."}],"issued":{"date-parts":[["2023"]]}}}],"schema":"https://github.com/citation-style-language/schema/raw/master/csl-citation.json"} </w:instrText>
      </w:r>
      <w:r w:rsidRPr="006843E1">
        <w:fldChar w:fldCharType="separate"/>
      </w:r>
      <w:r w:rsidR="00220616" w:rsidRPr="00220616">
        <w:t>[90]</w:t>
      </w:r>
      <w:r w:rsidRPr="006843E1">
        <w:fldChar w:fldCharType="end"/>
      </w:r>
      <w:r w:rsidRPr="006843E1">
        <w:t>.</w:t>
      </w:r>
      <w:r w:rsidR="00590CB6" w:rsidRPr="006843E1">
        <w:t xml:space="preserve"> P-values were corrected using the “fdr” method, and the results were averaged over the unused categorical factors.</w:t>
      </w:r>
    </w:p>
    <w:p w14:paraId="6F9F6993" w14:textId="75FC48B4" w:rsidR="00964C1D" w:rsidRPr="00016BD7" w:rsidRDefault="00964C1D" w:rsidP="00FD273E">
      <w:pPr>
        <w:pStyle w:val="SectionTitle"/>
        <w:spacing w:after="0" w:line="480" w:lineRule="auto"/>
      </w:pPr>
      <w:bookmarkStart w:id="68" w:name="_Toc162204962"/>
      <w:bookmarkStart w:id="69" w:name="_Toc162610826"/>
      <w:r w:rsidRPr="00016BD7">
        <w:t>R</w:t>
      </w:r>
      <w:r w:rsidR="004F7F19" w:rsidRPr="00016BD7">
        <w:t>esults</w:t>
      </w:r>
      <w:bookmarkEnd w:id="68"/>
      <w:bookmarkEnd w:id="69"/>
    </w:p>
    <w:p w14:paraId="5C11BF96" w14:textId="0B05A9A3" w:rsidR="0091432B" w:rsidRPr="00016BD7" w:rsidRDefault="0091432B" w:rsidP="00FD273E">
      <w:pPr>
        <w:pStyle w:val="SectionSubtitle"/>
        <w:spacing w:after="0" w:line="480" w:lineRule="auto"/>
      </w:pPr>
      <w:bookmarkStart w:id="70" w:name="_Toc162204963"/>
      <w:bookmarkStart w:id="71" w:name="_Toc162610827"/>
      <w:r w:rsidRPr="00016BD7">
        <w:t>Sentinel presence</w:t>
      </w:r>
      <w:bookmarkEnd w:id="70"/>
      <w:bookmarkEnd w:id="71"/>
    </w:p>
    <w:p w14:paraId="04AB5FC9" w14:textId="154BC1A2" w:rsidR="0091432B" w:rsidRPr="00F72689" w:rsidRDefault="00A31764" w:rsidP="00A24D3D">
      <w:pPr>
        <w:pStyle w:val="SectionText"/>
        <w:spacing w:line="480" w:lineRule="auto"/>
      </w:pPr>
      <w:r w:rsidRPr="006843E1">
        <w:t xml:space="preserve">In </w:t>
      </w:r>
      <w:r w:rsidR="007A775A" w:rsidRPr="006843E1">
        <w:t>summer 2022, we recorded 2</w:t>
      </w:r>
      <w:r w:rsidR="001418CA" w:rsidRPr="006843E1">
        <w:t>3</w:t>
      </w:r>
      <w:r w:rsidR="007A775A" w:rsidRPr="006843E1">
        <w:t xml:space="preserve"> videos of crows </w:t>
      </w:r>
      <w:r w:rsidR="007A775A" w:rsidRPr="00F72689">
        <w:t>foraging</w:t>
      </w:r>
      <w:r w:rsidR="00971FAB" w:rsidRPr="00F72689">
        <w:t xml:space="preserve"> and made</w:t>
      </w:r>
      <w:r w:rsidR="004C71A7" w:rsidRPr="00F72689">
        <w:t xml:space="preserve"> 13</w:t>
      </w:r>
      <w:r w:rsidR="007A775A" w:rsidRPr="00F72689">
        <w:t xml:space="preserve"> </w:t>
      </w:r>
      <w:r w:rsidR="00971FAB" w:rsidRPr="00F72689">
        <w:t xml:space="preserve">observations </w:t>
      </w:r>
      <w:r w:rsidR="007A775A" w:rsidRPr="00F72689">
        <w:t xml:space="preserve">in commercial and </w:t>
      </w:r>
      <w:r w:rsidR="004C71A7" w:rsidRPr="00F72689">
        <w:t xml:space="preserve">20 </w:t>
      </w:r>
      <w:r w:rsidR="00971FAB" w:rsidRPr="00F72689">
        <w:t xml:space="preserve">observations </w:t>
      </w:r>
      <w:r w:rsidR="004C71A7" w:rsidRPr="00F72689">
        <w:t xml:space="preserve">in </w:t>
      </w:r>
      <w:r w:rsidR="007A775A" w:rsidRPr="00F72689">
        <w:t>green area</w:t>
      </w:r>
      <w:r w:rsidRPr="00F72689">
        <w:t>s</w:t>
      </w:r>
      <w:r w:rsidR="007A775A" w:rsidRPr="00F72689">
        <w:t xml:space="preserve">. </w:t>
      </w:r>
      <w:r w:rsidR="00971FAB" w:rsidRPr="00F72689">
        <w:t xml:space="preserve">Since </w:t>
      </w:r>
      <w:r w:rsidR="001418CA" w:rsidRPr="00F72689">
        <w:t xml:space="preserve">sentinel presence </w:t>
      </w:r>
      <w:r w:rsidR="00971FAB" w:rsidRPr="00F72689">
        <w:t>changed in 8 videos, we made 19 observations with a sentinel present and 14 observations without a sentinel for a total of 33 observations.</w:t>
      </w:r>
      <w:r w:rsidR="004C71A7" w:rsidRPr="00F72689">
        <w:t xml:space="preserve"> </w:t>
      </w:r>
      <w:r w:rsidR="000072E2" w:rsidRPr="00F72689">
        <w:t>The</w:t>
      </w:r>
      <w:r w:rsidR="0091432B" w:rsidRPr="00F72689">
        <w:t xml:space="preserve"> generalized environment (χ</w:t>
      </w:r>
      <w:r w:rsidR="0091432B" w:rsidRPr="00F72689">
        <w:rPr>
          <w:vertAlign w:val="superscript"/>
        </w:rPr>
        <w:t>2</w:t>
      </w:r>
      <w:r w:rsidR="0091432B" w:rsidRPr="00F72689">
        <w:t xml:space="preserve"> = 0.122, df = 1, p = 0.727</w:t>
      </w:r>
      <w:r w:rsidR="00A664AC" w:rsidRPr="00F72689">
        <w:t xml:space="preserve">; </w:t>
      </w:r>
      <w:r w:rsidR="00F72689" w:rsidRPr="00F72689">
        <w:rPr>
          <w:b/>
          <w:bCs/>
        </w:rPr>
        <w:fldChar w:fldCharType="begin"/>
      </w:r>
      <w:r w:rsidR="00F72689" w:rsidRPr="00F72689">
        <w:rPr>
          <w:b/>
          <w:bCs/>
        </w:rPr>
        <w:instrText xml:space="preserve"> REF _Ref162210085 \h  \* MERGEFORMAT </w:instrText>
      </w:r>
      <w:r w:rsidR="00F72689" w:rsidRPr="00F72689">
        <w:rPr>
          <w:b/>
          <w:bCs/>
        </w:rPr>
      </w:r>
      <w:r w:rsidR="00F72689" w:rsidRPr="00F72689">
        <w:rPr>
          <w:b/>
          <w:bCs/>
        </w:rPr>
        <w:fldChar w:fldCharType="separate"/>
      </w:r>
      <w:r w:rsidR="003967E6" w:rsidRPr="003967E6">
        <w:rPr>
          <w:rStyle w:val="CaptionBChar"/>
          <w:rFonts w:eastAsia="Arial"/>
          <w:b w:val="0"/>
          <w:bCs w:val="0"/>
        </w:rPr>
        <w:t>Figure S2</w:t>
      </w:r>
      <w:r w:rsidR="00F72689" w:rsidRPr="00F72689">
        <w:rPr>
          <w:b/>
          <w:bCs/>
        </w:rPr>
        <w:fldChar w:fldCharType="end"/>
      </w:r>
      <w:r w:rsidR="0091432B" w:rsidRPr="00F72689">
        <w:t>), group size (χ</w:t>
      </w:r>
      <w:r w:rsidR="0091432B" w:rsidRPr="00F72689">
        <w:rPr>
          <w:vertAlign w:val="superscript"/>
        </w:rPr>
        <w:t>2</w:t>
      </w:r>
      <w:r w:rsidR="0091432B" w:rsidRPr="00F72689">
        <w:t xml:space="preserve"> = 0.248, df = 1, p = 0.618</w:t>
      </w:r>
      <w:r w:rsidR="00DB0423" w:rsidRPr="00F72689">
        <w:t xml:space="preserve">; </w:t>
      </w:r>
      <w:r w:rsidR="00F72689" w:rsidRPr="00F72689">
        <w:rPr>
          <w:b/>
          <w:bCs/>
        </w:rPr>
        <w:fldChar w:fldCharType="begin"/>
      </w:r>
      <w:r w:rsidR="00F72689" w:rsidRPr="00F72689">
        <w:rPr>
          <w:b/>
          <w:bCs/>
        </w:rPr>
        <w:instrText xml:space="preserve"> REF _Ref151137328 \h  \* MERGEFORMAT </w:instrText>
      </w:r>
      <w:r w:rsidR="00F72689" w:rsidRPr="00F72689">
        <w:rPr>
          <w:b/>
          <w:bCs/>
        </w:rPr>
      </w:r>
      <w:r w:rsidR="00F72689" w:rsidRPr="00F72689">
        <w:rPr>
          <w:b/>
          <w:bCs/>
        </w:rPr>
        <w:fldChar w:fldCharType="separate"/>
      </w:r>
      <w:r w:rsidR="003967E6" w:rsidRPr="003967E6">
        <w:rPr>
          <w:rStyle w:val="CaptionBChar"/>
          <w:rFonts w:eastAsia="Arial"/>
          <w:b w:val="0"/>
          <w:bCs w:val="0"/>
        </w:rPr>
        <w:t>Figure S3</w:t>
      </w:r>
      <w:r w:rsidR="00F72689" w:rsidRPr="00F72689">
        <w:rPr>
          <w:b/>
          <w:bCs/>
        </w:rPr>
        <w:fldChar w:fldCharType="end"/>
      </w:r>
      <w:r w:rsidR="0091432B" w:rsidRPr="00F72689">
        <w:t xml:space="preserve">), </w:t>
      </w:r>
      <w:r w:rsidR="000072E2" w:rsidRPr="00F72689">
        <w:t>and</w:t>
      </w:r>
      <w:r w:rsidR="0091432B" w:rsidRPr="00F72689">
        <w:t xml:space="preserve"> the disturbance frequency (χ</w:t>
      </w:r>
      <w:r w:rsidR="0091432B" w:rsidRPr="00F72689">
        <w:rPr>
          <w:vertAlign w:val="superscript"/>
        </w:rPr>
        <w:t>2</w:t>
      </w:r>
      <w:r w:rsidR="0091432B" w:rsidRPr="00F72689">
        <w:t xml:space="preserve"> = 2.03</w:t>
      </w:r>
      <w:r w:rsidR="00626A87" w:rsidRPr="00F72689">
        <w:t>3</w:t>
      </w:r>
      <w:r w:rsidR="0091432B" w:rsidRPr="00F72689">
        <w:t>, df = 2, p = 0.362</w:t>
      </w:r>
      <w:r w:rsidR="00A664AC" w:rsidRPr="00F72689">
        <w:t xml:space="preserve">; </w:t>
      </w:r>
      <w:r w:rsidR="00F72689" w:rsidRPr="00F72689">
        <w:rPr>
          <w:b/>
          <w:bCs/>
        </w:rPr>
        <w:fldChar w:fldCharType="begin"/>
      </w:r>
      <w:r w:rsidR="00F72689" w:rsidRPr="00F72689">
        <w:rPr>
          <w:b/>
          <w:bCs/>
        </w:rPr>
        <w:instrText xml:space="preserve"> REF _Ref151137328 \h  \* MERGEFORMAT </w:instrText>
      </w:r>
      <w:r w:rsidR="00F72689" w:rsidRPr="00F72689">
        <w:rPr>
          <w:b/>
          <w:bCs/>
        </w:rPr>
      </w:r>
      <w:r w:rsidR="00F72689" w:rsidRPr="00F72689">
        <w:rPr>
          <w:b/>
          <w:bCs/>
        </w:rPr>
        <w:fldChar w:fldCharType="separate"/>
      </w:r>
      <w:r w:rsidR="003967E6" w:rsidRPr="003967E6">
        <w:rPr>
          <w:rStyle w:val="CaptionBChar"/>
          <w:rFonts w:eastAsia="Arial"/>
          <w:b w:val="0"/>
          <w:bCs w:val="0"/>
        </w:rPr>
        <w:t>Figure S3</w:t>
      </w:r>
      <w:r w:rsidR="00F72689" w:rsidRPr="00F72689">
        <w:rPr>
          <w:b/>
          <w:bCs/>
        </w:rPr>
        <w:fldChar w:fldCharType="end"/>
      </w:r>
      <w:r w:rsidR="0091432B" w:rsidRPr="00F72689">
        <w:t xml:space="preserve">) </w:t>
      </w:r>
      <w:r w:rsidR="000072E2" w:rsidRPr="00F72689">
        <w:t xml:space="preserve">did not </w:t>
      </w:r>
      <w:r w:rsidR="0091432B" w:rsidRPr="00F72689">
        <w:t>significantly affect</w:t>
      </w:r>
      <w:r w:rsidRPr="00F72689">
        <w:t xml:space="preserve"> if</w:t>
      </w:r>
      <w:r w:rsidR="0091432B" w:rsidRPr="00F72689">
        <w:t xml:space="preserve"> </w:t>
      </w:r>
      <w:r w:rsidRPr="00F72689">
        <w:t xml:space="preserve">a </w:t>
      </w:r>
      <w:r w:rsidR="000072E2" w:rsidRPr="00F72689">
        <w:t xml:space="preserve">sentinel </w:t>
      </w:r>
      <w:r w:rsidRPr="00F72689">
        <w:t>was present or not</w:t>
      </w:r>
      <w:r w:rsidR="000072E2" w:rsidRPr="00F72689">
        <w:t xml:space="preserve"> in our observations.</w:t>
      </w:r>
    </w:p>
    <w:p w14:paraId="6B12A3F7" w14:textId="2117E653" w:rsidR="00E50596" w:rsidRPr="00016BD7" w:rsidRDefault="00F770C9" w:rsidP="00FD273E">
      <w:pPr>
        <w:pStyle w:val="SectionSubtitle"/>
        <w:spacing w:after="0" w:line="480" w:lineRule="auto"/>
      </w:pPr>
      <w:bookmarkStart w:id="72" w:name="_Toc162204964"/>
      <w:bookmarkStart w:id="73" w:name="_Toc162610828"/>
      <w:r w:rsidRPr="00016BD7">
        <w:t>Proportion of time allocated to each behaviour</w:t>
      </w:r>
      <w:bookmarkEnd w:id="72"/>
      <w:bookmarkEnd w:id="73"/>
    </w:p>
    <w:p w14:paraId="7C3CE4AC" w14:textId="06CC402C" w:rsidR="008024E5" w:rsidRPr="006843E1" w:rsidRDefault="00B06502" w:rsidP="00A419AF">
      <w:pPr>
        <w:pStyle w:val="SectionText"/>
        <w:spacing w:line="480" w:lineRule="auto"/>
        <w:rPr>
          <w:ins w:id="74" w:author="Author"/>
        </w:rPr>
        <w:sectPr w:rsidR="008024E5" w:rsidRPr="006843E1" w:rsidSect="009B70AE">
          <w:headerReference w:type="default" r:id="rId31"/>
          <w:pgSz w:w="12240" w:h="15840"/>
          <w:pgMar w:top="1440" w:right="1440" w:bottom="1440" w:left="1440" w:header="720" w:footer="720" w:gutter="0"/>
          <w:cols w:space="720"/>
          <w:docGrid w:linePitch="299"/>
        </w:sectPr>
      </w:pPr>
      <w:r w:rsidRPr="006843E1">
        <w:t xml:space="preserve">We </w:t>
      </w:r>
      <w:r w:rsidR="00971FAB" w:rsidRPr="006843E1">
        <w:t>recorded</w:t>
      </w:r>
      <w:r w:rsidRPr="006843E1">
        <w:t xml:space="preserve"> 64 </w:t>
      </w:r>
      <w:r w:rsidR="00971FAB" w:rsidRPr="006843E1">
        <w:t>individuals</w:t>
      </w:r>
      <w:r w:rsidRPr="006843E1">
        <w:t xml:space="preserve"> across 2</w:t>
      </w:r>
      <w:r w:rsidR="00261274" w:rsidRPr="006843E1">
        <w:t>3</w:t>
      </w:r>
      <w:r w:rsidRPr="006843E1">
        <w:t xml:space="preserve"> videos. </w:t>
      </w:r>
      <w:r w:rsidR="00971FAB" w:rsidRPr="006843E1">
        <w:t>Since 17 individuals were recorded in both the presence and absence of a sentinel,</w:t>
      </w:r>
      <w:r w:rsidR="00F770C9" w:rsidRPr="006843E1">
        <w:t xml:space="preserve"> we calculated the proportion of time allocated to each behaviour for</w:t>
      </w:r>
      <w:r w:rsidR="00971FAB" w:rsidRPr="006843E1">
        <w:t xml:space="preserve"> </w:t>
      </w:r>
      <w:r w:rsidR="006E3052" w:rsidRPr="006843E1">
        <w:t>81 observations</w:t>
      </w:r>
      <w:r w:rsidR="00F770C9" w:rsidRPr="006843E1">
        <w:t>.</w:t>
      </w:r>
      <w:r w:rsidR="006E3052" w:rsidRPr="006843E1">
        <w:t xml:space="preserve"> </w:t>
      </w:r>
      <w:r w:rsidR="00964C1D" w:rsidRPr="006843E1">
        <w:t>Crows allocate</w:t>
      </w:r>
      <w:r w:rsidR="00F35BBA" w:rsidRPr="006843E1">
        <w:t>d</w:t>
      </w:r>
      <w:r w:rsidR="00964C1D" w:rsidRPr="006843E1">
        <w:t xml:space="preserve"> similar</w:t>
      </w:r>
      <w:r w:rsidR="00F35BBA" w:rsidRPr="006843E1">
        <w:t xml:space="preserve"> proportions of</w:t>
      </w:r>
      <w:r w:rsidR="00964C1D" w:rsidRPr="006843E1">
        <w:t xml:space="preserve"> time to foraging and vigilance (</w:t>
      </w:r>
      <m:oMath>
        <m:acc>
          <m:accPr>
            <m:ctrlPr>
              <w:rPr>
                <w:rFonts w:ascii="Cambria Math" w:hAnsi="Cambria Math"/>
                <w:i/>
              </w:rPr>
            </m:ctrlPr>
          </m:accPr>
          <m:e>
            <m:r>
              <w:rPr>
                <w:rFonts w:ascii="Cambria Math" w:hAnsi="Cambria Math"/>
              </w:rPr>
              <m:t>β</m:t>
            </m:r>
          </m:e>
        </m:acc>
      </m:oMath>
      <w:r w:rsidR="00021256" w:rsidRPr="006843E1">
        <w:t xml:space="preserve"> </w:t>
      </w:r>
      <w:r w:rsidR="00964C1D" w:rsidRPr="006843E1">
        <w:t>= 0.026, SE = 0.02</w:t>
      </w:r>
      <w:r w:rsidR="00DA098F" w:rsidRPr="006843E1">
        <w:t>3</w:t>
      </w:r>
      <w:r w:rsidR="00964C1D" w:rsidRPr="006843E1">
        <w:t xml:space="preserve">, </w:t>
      </w:r>
      <w:r w:rsidR="008E1015" w:rsidRPr="006843E1">
        <w:t>t</w:t>
      </w:r>
      <w:r w:rsidR="00964C1D" w:rsidRPr="006843E1">
        <w:t xml:space="preserve"> =</w:t>
      </w:r>
      <w:r w:rsidR="00021256" w:rsidRPr="006843E1">
        <w:t xml:space="preserve"> </w:t>
      </w:r>
      <w:r w:rsidR="00964C1D" w:rsidRPr="006843E1">
        <w:t>1.16</w:t>
      </w:r>
      <w:r w:rsidR="00626A87" w:rsidRPr="006843E1">
        <w:t>0</w:t>
      </w:r>
      <w:r w:rsidR="00964C1D" w:rsidRPr="006843E1">
        <w:t>, p = 0.248</w:t>
      </w:r>
      <w:r w:rsidR="00A664AC" w:rsidRPr="006843E1">
        <w:t>;</w:t>
      </w:r>
      <w:r w:rsidR="00E12428" w:rsidRPr="006843E1">
        <w:t xml:space="preserve"> </w:t>
      </w:r>
      <w:r w:rsidR="00F72689">
        <w:fldChar w:fldCharType="begin"/>
      </w:r>
      <w:r w:rsidR="00F72689">
        <w:instrText xml:space="preserve"> REF _Ref151137384 \h </w:instrText>
      </w:r>
      <w:r w:rsidR="00F72689">
        <w:fldChar w:fldCharType="separate"/>
      </w:r>
      <w:r w:rsidR="003967E6" w:rsidRPr="00BD6F06">
        <w:rPr>
          <w:rStyle w:val="CaptionBChar"/>
          <w:rFonts w:eastAsia="Arial"/>
        </w:rPr>
        <w:t xml:space="preserve">Figure </w:t>
      </w:r>
      <w:r w:rsidR="003967E6">
        <w:rPr>
          <w:rStyle w:val="CaptionBChar"/>
          <w:rFonts w:eastAsia="Arial"/>
          <w:noProof/>
        </w:rPr>
        <w:t>3</w:t>
      </w:r>
      <w:r w:rsidR="00F72689">
        <w:fldChar w:fldCharType="end"/>
      </w:r>
      <w:r w:rsidR="00E33B5A" w:rsidRPr="006843E1">
        <w:t xml:space="preserve">, </w:t>
      </w:r>
      <w:r w:rsidR="00F72689">
        <w:fldChar w:fldCharType="begin"/>
      </w:r>
      <w:r w:rsidR="00F72689">
        <w:instrText xml:space="preserve"> REF _Ref162210184 \h </w:instrText>
      </w:r>
      <w:r w:rsidR="00F72689">
        <w:fldChar w:fldCharType="separate"/>
      </w:r>
      <w:r w:rsidR="003967E6" w:rsidRPr="00BD6F06">
        <w:rPr>
          <w:rStyle w:val="CaptionBChar"/>
          <w:rFonts w:eastAsia="Arial"/>
        </w:rPr>
        <w:t xml:space="preserve">Table </w:t>
      </w:r>
      <w:r w:rsidR="003967E6">
        <w:rPr>
          <w:rStyle w:val="CaptionBChar"/>
          <w:rFonts w:eastAsia="Arial"/>
          <w:noProof/>
        </w:rPr>
        <w:t>4</w:t>
      </w:r>
      <w:r w:rsidR="00F72689">
        <w:fldChar w:fldCharType="end"/>
      </w:r>
      <w:r w:rsidR="00964C1D" w:rsidRPr="006843E1">
        <w:t>), and neither the</w:t>
      </w:r>
      <w:r w:rsidR="00021256" w:rsidRPr="006843E1">
        <w:t xml:space="preserve"> </w:t>
      </w:r>
      <w:r w:rsidR="00964C1D" w:rsidRPr="006843E1">
        <w:t>presence of a sentinel (</w:t>
      </w:r>
      <m:oMath>
        <m:acc>
          <m:accPr>
            <m:ctrlPr>
              <w:rPr>
                <w:rFonts w:ascii="Cambria Math" w:hAnsi="Cambria Math"/>
                <w:i/>
              </w:rPr>
            </m:ctrlPr>
          </m:accPr>
          <m:e>
            <m:r>
              <w:rPr>
                <w:rFonts w:ascii="Cambria Math" w:hAnsi="Cambria Math"/>
              </w:rPr>
              <m:t>β</m:t>
            </m:r>
          </m:e>
        </m:acc>
      </m:oMath>
      <w:r w:rsidR="00964C1D" w:rsidRPr="006843E1">
        <w:t xml:space="preserve"> = -0.03</w:t>
      </w:r>
      <w:r w:rsidR="00626A87" w:rsidRPr="006843E1">
        <w:t>4</w:t>
      </w:r>
      <w:r w:rsidR="00964C1D" w:rsidRPr="006843E1">
        <w:t xml:space="preserve">, SE = 0.023, </w:t>
      </w:r>
      <w:r w:rsidR="008E1015" w:rsidRPr="006843E1">
        <w:t>t</w:t>
      </w:r>
      <w:r w:rsidR="00964C1D" w:rsidRPr="006843E1">
        <w:t xml:space="preserve"> =</w:t>
      </w:r>
      <w:r w:rsidR="00021256" w:rsidRPr="006843E1">
        <w:t xml:space="preserve"> </w:t>
      </w:r>
      <w:r w:rsidR="00964C1D" w:rsidRPr="006843E1">
        <w:t>-1.431, p = 0.154</w:t>
      </w:r>
      <w:r w:rsidR="00A664AC" w:rsidRPr="006843E1">
        <w:t>;</w:t>
      </w:r>
      <w:r w:rsidR="00E12428" w:rsidRPr="006843E1">
        <w:t xml:space="preserve"> </w:t>
      </w:r>
      <w:r w:rsidR="00F72689">
        <w:fldChar w:fldCharType="begin"/>
      </w:r>
      <w:r w:rsidR="00F72689">
        <w:instrText xml:space="preserve"> REF _Ref151137384 \h </w:instrText>
      </w:r>
      <w:r w:rsidR="00F72689">
        <w:fldChar w:fldCharType="separate"/>
      </w:r>
      <w:r w:rsidR="003967E6" w:rsidRPr="00BD6F06">
        <w:rPr>
          <w:rStyle w:val="CaptionBChar"/>
          <w:rFonts w:eastAsia="Arial"/>
        </w:rPr>
        <w:t xml:space="preserve">Figure </w:t>
      </w:r>
      <w:r w:rsidR="003967E6">
        <w:rPr>
          <w:rStyle w:val="CaptionBChar"/>
          <w:rFonts w:eastAsia="Arial"/>
          <w:noProof/>
        </w:rPr>
        <w:t>3</w:t>
      </w:r>
      <w:r w:rsidR="00F72689">
        <w:fldChar w:fldCharType="end"/>
      </w:r>
      <w:r w:rsidR="00E33B5A" w:rsidRPr="006843E1">
        <w:t xml:space="preserve">, </w:t>
      </w:r>
      <w:r w:rsidR="00F72689">
        <w:fldChar w:fldCharType="begin"/>
      </w:r>
      <w:r w:rsidR="00F72689">
        <w:instrText xml:space="preserve"> REF _Ref162210184 \h </w:instrText>
      </w:r>
      <w:r w:rsidR="00F72689">
        <w:fldChar w:fldCharType="separate"/>
      </w:r>
      <w:r w:rsidR="003967E6" w:rsidRPr="00BD6F06">
        <w:rPr>
          <w:rStyle w:val="CaptionBChar"/>
          <w:rFonts w:eastAsia="Arial"/>
        </w:rPr>
        <w:t xml:space="preserve">Table </w:t>
      </w:r>
      <w:r w:rsidR="003967E6">
        <w:rPr>
          <w:rStyle w:val="CaptionBChar"/>
          <w:rFonts w:eastAsia="Arial"/>
          <w:noProof/>
        </w:rPr>
        <w:t>4</w:t>
      </w:r>
      <w:r w:rsidR="00F72689">
        <w:fldChar w:fldCharType="end"/>
      </w:r>
      <w:r w:rsidR="00964C1D" w:rsidRPr="006843E1">
        <w:t>) or the generalized environment (</w:t>
      </w:r>
      <m:oMath>
        <m:acc>
          <m:accPr>
            <m:ctrlPr>
              <w:rPr>
                <w:rFonts w:ascii="Cambria Math" w:hAnsi="Cambria Math"/>
                <w:i/>
              </w:rPr>
            </m:ctrlPr>
          </m:accPr>
          <m:e>
            <m:r>
              <w:rPr>
                <w:rFonts w:ascii="Cambria Math" w:hAnsi="Cambria Math"/>
              </w:rPr>
              <m:t>β</m:t>
            </m:r>
          </m:e>
        </m:acc>
      </m:oMath>
      <w:r w:rsidR="00964C1D" w:rsidRPr="006843E1">
        <w:t xml:space="preserve"> = 0.03</w:t>
      </w:r>
      <w:r w:rsidR="00626A87" w:rsidRPr="006843E1">
        <w:t>4</w:t>
      </w:r>
      <w:r w:rsidR="00964C1D" w:rsidRPr="006843E1">
        <w:t>,</w:t>
      </w:r>
      <w:r w:rsidR="00021256" w:rsidRPr="006843E1">
        <w:t xml:space="preserve"> </w:t>
      </w:r>
      <w:r w:rsidR="00964C1D" w:rsidRPr="006843E1">
        <w:t xml:space="preserve">SE = 0.023, </w:t>
      </w:r>
      <w:r w:rsidR="008E1015" w:rsidRPr="006843E1">
        <w:t>t</w:t>
      </w:r>
      <w:r w:rsidR="00964C1D" w:rsidRPr="006843E1">
        <w:t xml:space="preserve"> =</w:t>
      </w:r>
      <w:r w:rsidR="00021256" w:rsidRPr="006843E1">
        <w:t xml:space="preserve"> </w:t>
      </w:r>
      <w:r w:rsidR="00964C1D" w:rsidRPr="006843E1">
        <w:t>1.46</w:t>
      </w:r>
      <w:r w:rsidR="00626A87" w:rsidRPr="006843E1">
        <w:t>3</w:t>
      </w:r>
      <w:r w:rsidR="00964C1D" w:rsidRPr="006843E1">
        <w:t>, p = 0.146</w:t>
      </w:r>
      <w:r w:rsidR="00A664AC" w:rsidRPr="006843E1">
        <w:t>;</w:t>
      </w:r>
      <w:r w:rsidR="00E12428" w:rsidRPr="006843E1">
        <w:t xml:space="preserve"> </w:t>
      </w:r>
      <w:r w:rsidR="00F72689">
        <w:fldChar w:fldCharType="begin"/>
      </w:r>
      <w:r w:rsidR="00F72689">
        <w:instrText xml:space="preserve"> REF _Ref151137384 \h </w:instrText>
      </w:r>
      <w:r w:rsidR="00F72689">
        <w:fldChar w:fldCharType="separate"/>
      </w:r>
      <w:r w:rsidR="003967E6" w:rsidRPr="00BD6F06">
        <w:rPr>
          <w:rStyle w:val="CaptionBChar"/>
          <w:rFonts w:eastAsia="Arial"/>
        </w:rPr>
        <w:t xml:space="preserve">Figure </w:t>
      </w:r>
      <w:r w:rsidR="003967E6">
        <w:rPr>
          <w:rStyle w:val="CaptionBChar"/>
          <w:rFonts w:eastAsia="Arial"/>
          <w:noProof/>
        </w:rPr>
        <w:t>3</w:t>
      </w:r>
      <w:r w:rsidR="00F72689">
        <w:fldChar w:fldCharType="end"/>
      </w:r>
      <w:r w:rsidR="00E33B5A" w:rsidRPr="006843E1">
        <w:t xml:space="preserve">, </w:t>
      </w:r>
      <w:r w:rsidR="00F72689">
        <w:fldChar w:fldCharType="begin"/>
      </w:r>
      <w:r w:rsidR="00F72689">
        <w:instrText xml:space="preserve"> REF _Ref162210184 \h </w:instrText>
      </w:r>
      <w:r w:rsidR="00F72689">
        <w:fldChar w:fldCharType="separate"/>
      </w:r>
      <w:r w:rsidR="003967E6" w:rsidRPr="00BD6F06">
        <w:rPr>
          <w:rStyle w:val="CaptionBChar"/>
          <w:rFonts w:eastAsia="Arial"/>
        </w:rPr>
        <w:t xml:space="preserve">Table </w:t>
      </w:r>
      <w:r w:rsidR="003967E6">
        <w:rPr>
          <w:rStyle w:val="CaptionBChar"/>
          <w:rFonts w:eastAsia="Arial"/>
          <w:noProof/>
        </w:rPr>
        <w:t>4</w:t>
      </w:r>
      <w:r w:rsidR="00F72689">
        <w:fldChar w:fldCharType="end"/>
      </w:r>
      <w:r w:rsidR="00F35BBA" w:rsidRPr="006843E1">
        <w:t>)</w:t>
      </w:r>
      <w:r w:rsidR="00964C1D" w:rsidRPr="006843E1">
        <w:t xml:space="preserve"> ha</w:t>
      </w:r>
      <w:r w:rsidR="00F35BBA" w:rsidRPr="006843E1">
        <w:t>d</w:t>
      </w:r>
      <w:r w:rsidR="00964C1D" w:rsidRPr="006843E1">
        <w:t xml:space="preserve"> an effect on the</w:t>
      </w:r>
      <w:r w:rsidR="00021256" w:rsidRPr="006843E1">
        <w:t xml:space="preserve"> </w:t>
      </w:r>
      <w:r w:rsidR="00964C1D" w:rsidRPr="006843E1">
        <w:t>proportion of time allocated to either alert or foraging behavio</w:t>
      </w:r>
      <w:r w:rsidR="003B628D" w:rsidRPr="006843E1">
        <w:t>u</w:t>
      </w:r>
      <w:r w:rsidR="00964C1D" w:rsidRPr="006843E1">
        <w:t>r</w:t>
      </w:r>
      <w:r w:rsidR="00DB0423" w:rsidRPr="006843E1">
        <w:t>.</w:t>
      </w:r>
      <w:r w:rsidR="000072E2" w:rsidRPr="006843E1">
        <w:t>.</w:t>
      </w:r>
    </w:p>
    <w:p w14:paraId="5A31B13B" w14:textId="77777777" w:rsidR="00E12428" w:rsidRPr="006843E1" w:rsidRDefault="00E12428" w:rsidP="00B8527A">
      <w:pPr>
        <w:pStyle w:val="SectionText"/>
      </w:pPr>
      <w:bookmarkStart w:id="75" w:name="_Ref151134482"/>
      <w:r w:rsidRPr="006843E1">
        <w:rPr>
          <w:noProof/>
        </w:rPr>
        <w:lastRenderedPageBreak/>
        <w:drawing>
          <wp:inline distT="0" distB="0" distL="0" distR="0" wp14:anchorId="3DBB2964" wp14:editId="52AC6AAC">
            <wp:extent cx="8831202" cy="6308002"/>
            <wp:effectExtent l="0" t="0" r="8255" b="0"/>
            <wp:docPr id="1142115835" name="Picture 6" descr="A graph of a graph showing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115835" name="Picture 6" descr="A graph of a graph showing different colored squares&#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857073" cy="6326482"/>
                    </a:xfrm>
                    <a:prstGeom prst="rect">
                      <a:avLst/>
                    </a:prstGeom>
                    <a:noFill/>
                    <a:ln>
                      <a:noFill/>
                    </a:ln>
                  </pic:spPr>
                </pic:pic>
              </a:graphicData>
            </a:graphic>
          </wp:inline>
        </w:drawing>
      </w:r>
    </w:p>
    <w:p w14:paraId="3F691799" w14:textId="6D72C5CA" w:rsidR="00E12428" w:rsidRPr="006843E1" w:rsidRDefault="00E12428" w:rsidP="00BD6F06">
      <w:pPr>
        <w:pStyle w:val="SectionText0"/>
        <w:rPr>
          <w:b/>
          <w:bCs/>
        </w:rPr>
        <w:sectPr w:rsidR="00E12428" w:rsidRPr="006843E1" w:rsidSect="009B70AE">
          <w:headerReference w:type="default" r:id="rId33"/>
          <w:pgSz w:w="15840" w:h="12240" w:orient="landscape"/>
          <w:pgMar w:top="720" w:right="720" w:bottom="720" w:left="720" w:header="720" w:footer="720" w:gutter="0"/>
          <w:cols w:space="720"/>
          <w:docGrid w:linePitch="299"/>
        </w:sectPr>
      </w:pPr>
      <w:bookmarkStart w:id="76" w:name="_Ref151137384"/>
      <w:bookmarkStart w:id="77" w:name="_Ref151137379"/>
      <w:bookmarkStart w:id="78" w:name="_Ref162210126"/>
      <w:bookmarkStart w:id="79" w:name="_Toc162210495"/>
      <w:r w:rsidRPr="00BD6F06">
        <w:rPr>
          <w:rStyle w:val="CaptionBChar"/>
          <w:rFonts w:eastAsia="Arial"/>
        </w:rPr>
        <w:t xml:space="preserve">Figure </w:t>
      </w:r>
      <w:r w:rsidRPr="00BD6F06">
        <w:rPr>
          <w:rStyle w:val="CaptionBChar"/>
          <w:rFonts w:eastAsia="Arial"/>
        </w:rPr>
        <w:fldChar w:fldCharType="begin"/>
      </w:r>
      <w:r w:rsidRPr="00BD6F06">
        <w:rPr>
          <w:rStyle w:val="CaptionBChar"/>
          <w:rFonts w:eastAsia="Arial"/>
        </w:rPr>
        <w:instrText xml:space="preserve"> SEQ Figure \* ARABIC </w:instrText>
      </w:r>
      <w:r w:rsidRPr="00BD6F06">
        <w:rPr>
          <w:rStyle w:val="CaptionBChar"/>
          <w:rFonts w:eastAsia="Arial"/>
        </w:rPr>
        <w:fldChar w:fldCharType="separate"/>
      </w:r>
      <w:r w:rsidR="003967E6">
        <w:rPr>
          <w:rStyle w:val="CaptionBChar"/>
          <w:rFonts w:eastAsia="Arial"/>
          <w:noProof/>
        </w:rPr>
        <w:t>3</w:t>
      </w:r>
      <w:r w:rsidRPr="00BD6F06">
        <w:rPr>
          <w:rStyle w:val="CaptionBChar"/>
          <w:rFonts w:eastAsia="Arial"/>
        </w:rPr>
        <w:fldChar w:fldCharType="end"/>
      </w:r>
      <w:bookmarkEnd w:id="76"/>
      <w:r w:rsidRPr="00BD6F06">
        <w:rPr>
          <w:rStyle w:val="CaptionBChar"/>
          <w:rFonts w:eastAsia="Arial"/>
        </w:rPr>
        <w:t>:</w:t>
      </w:r>
      <w:r w:rsidRPr="006843E1">
        <w:t xml:space="preserve"> Proportion of time allocated to each behavio</w:t>
      </w:r>
      <w:r w:rsidR="007347A5" w:rsidRPr="006843E1">
        <w:t>u</w:t>
      </w:r>
      <w:r w:rsidRPr="006843E1">
        <w:t>r</w:t>
      </w:r>
      <w:bookmarkEnd w:id="77"/>
      <w:r w:rsidR="00EA6CF0" w:rsidRPr="006843E1">
        <w:t xml:space="preserve"> by foragers in commercial and green areas</w:t>
      </w:r>
      <w:bookmarkEnd w:id="78"/>
      <w:bookmarkEnd w:id="79"/>
    </w:p>
    <w:p w14:paraId="1A78C5B7" w14:textId="70ACA5DA" w:rsidR="006C1CE7" w:rsidRPr="006843E1" w:rsidRDefault="006C1CE7" w:rsidP="00BD6F06">
      <w:pPr>
        <w:pStyle w:val="SectionText0"/>
      </w:pPr>
      <w:bookmarkStart w:id="80" w:name="_Ref162210184"/>
      <w:bookmarkStart w:id="81" w:name="_Toc162210470"/>
      <w:r w:rsidRPr="00BD6F06">
        <w:rPr>
          <w:rStyle w:val="CaptionBChar"/>
          <w:rFonts w:eastAsia="Arial"/>
        </w:rPr>
        <w:lastRenderedPageBreak/>
        <w:t xml:space="preserve">Table </w:t>
      </w:r>
      <w:r w:rsidRPr="00BD6F06">
        <w:rPr>
          <w:rStyle w:val="CaptionBChar"/>
          <w:rFonts w:eastAsia="Arial"/>
        </w:rPr>
        <w:fldChar w:fldCharType="begin"/>
      </w:r>
      <w:r w:rsidRPr="00BD6F06">
        <w:rPr>
          <w:rStyle w:val="CaptionBChar"/>
          <w:rFonts w:eastAsia="Arial"/>
        </w:rPr>
        <w:instrText xml:space="preserve"> SEQ Table \* ARABIC </w:instrText>
      </w:r>
      <w:r w:rsidRPr="00BD6F06">
        <w:rPr>
          <w:rStyle w:val="CaptionBChar"/>
          <w:rFonts w:eastAsia="Arial"/>
        </w:rPr>
        <w:fldChar w:fldCharType="separate"/>
      </w:r>
      <w:r w:rsidR="003967E6">
        <w:rPr>
          <w:rStyle w:val="CaptionBChar"/>
          <w:rFonts w:eastAsia="Arial"/>
          <w:noProof/>
        </w:rPr>
        <w:t>4</w:t>
      </w:r>
      <w:r w:rsidRPr="00BD6F06">
        <w:rPr>
          <w:rStyle w:val="CaptionBChar"/>
          <w:rFonts w:eastAsia="Arial"/>
        </w:rPr>
        <w:fldChar w:fldCharType="end"/>
      </w:r>
      <w:bookmarkEnd w:id="75"/>
      <w:bookmarkEnd w:id="80"/>
      <w:r w:rsidRPr="00BD6F06">
        <w:rPr>
          <w:rStyle w:val="CaptionBChar"/>
          <w:rFonts w:eastAsia="Arial"/>
        </w:rPr>
        <w:t>:</w:t>
      </w:r>
      <w:r w:rsidRPr="006843E1">
        <w:t xml:space="preserve"> Effects of sentinel presence and generalized environment on the </w:t>
      </w:r>
      <w:r w:rsidR="008024E5" w:rsidRPr="006843E1">
        <w:t xml:space="preserve">proportion of time allocated to </w:t>
      </w:r>
      <w:r w:rsidRPr="006843E1">
        <w:t>each behavio</w:t>
      </w:r>
      <w:r w:rsidR="007347A5" w:rsidRPr="006843E1">
        <w:t>u</w:t>
      </w:r>
      <w:r w:rsidRPr="006843E1">
        <w:t>r</w:t>
      </w:r>
      <w:bookmarkEnd w:id="81"/>
    </w:p>
    <w:p w14:paraId="60C68F29" w14:textId="77777777" w:rsidR="00E36202" w:rsidRPr="006843E1" w:rsidRDefault="006C1CE7" w:rsidP="00B8527A">
      <w:pPr>
        <w:pStyle w:val="SectionText"/>
        <w:sectPr w:rsidR="00E36202" w:rsidRPr="006843E1" w:rsidSect="009B70AE">
          <w:headerReference w:type="default" r:id="rId34"/>
          <w:pgSz w:w="15840" w:h="12240" w:orient="landscape"/>
          <w:pgMar w:top="720" w:right="720" w:bottom="720" w:left="720" w:header="720" w:footer="720" w:gutter="0"/>
          <w:cols w:space="720"/>
          <w:docGrid w:linePitch="299"/>
        </w:sectPr>
      </w:pPr>
      <w:r w:rsidRPr="006843E1">
        <w:rPr>
          <w:noProof/>
        </w:rPr>
        <w:drawing>
          <wp:inline distT="0" distB="0" distL="0" distR="0" wp14:anchorId="61C403C6" wp14:editId="71795788">
            <wp:extent cx="9113112" cy="3822826"/>
            <wp:effectExtent l="0" t="0" r="0" b="0"/>
            <wp:docPr id="17625634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5">
                      <a:extLst>
                        <a:ext uri="{28A0092B-C50C-407E-A947-70E740481C1C}">
                          <a14:useLocalDpi xmlns:a14="http://schemas.microsoft.com/office/drawing/2010/main" val="0"/>
                        </a:ext>
                      </a:extLst>
                    </a:blip>
                    <a:srcRect r="43821" b="68577"/>
                    <a:stretch/>
                  </pic:blipFill>
                  <pic:spPr bwMode="auto">
                    <a:xfrm>
                      <a:off x="0" y="0"/>
                      <a:ext cx="9144206" cy="3835869"/>
                    </a:xfrm>
                    <a:prstGeom prst="rect">
                      <a:avLst/>
                    </a:prstGeom>
                    <a:noFill/>
                    <a:ln>
                      <a:noFill/>
                    </a:ln>
                    <a:extLst>
                      <a:ext uri="{53640926-AAD7-44D8-BBD7-CCE9431645EC}">
                        <a14:shadowObscured xmlns:a14="http://schemas.microsoft.com/office/drawing/2010/main"/>
                      </a:ext>
                    </a:extLst>
                  </pic:spPr>
                </pic:pic>
              </a:graphicData>
            </a:graphic>
          </wp:inline>
        </w:drawing>
      </w:r>
    </w:p>
    <w:p w14:paraId="70D8082E" w14:textId="77777777" w:rsidR="001B5A7F" w:rsidRPr="00016BD7" w:rsidRDefault="001B5A7F" w:rsidP="00FD273E">
      <w:pPr>
        <w:pStyle w:val="SectionSubtitle"/>
        <w:spacing w:after="0" w:line="480" w:lineRule="auto"/>
      </w:pPr>
      <w:bookmarkStart w:id="82" w:name="_Toc162204965"/>
      <w:bookmarkStart w:id="83" w:name="_Toc162610829"/>
      <w:r w:rsidRPr="00016BD7">
        <w:lastRenderedPageBreak/>
        <w:t>Duration of bouts of all behaviours</w:t>
      </w:r>
      <w:bookmarkEnd w:id="82"/>
      <w:bookmarkEnd w:id="83"/>
    </w:p>
    <w:p w14:paraId="5E5E78C5" w14:textId="6407AF7C" w:rsidR="001B5A7F" w:rsidRDefault="001B5A7F" w:rsidP="00A24D3D">
      <w:pPr>
        <w:pStyle w:val="SectionText"/>
        <w:spacing w:line="480" w:lineRule="auto"/>
      </w:pPr>
      <w:r w:rsidRPr="006843E1">
        <w:t xml:space="preserve">In total, 3897 bouts were recorded, of which 2110 bouts were of “alert” behaviour, </w:t>
      </w:r>
      <w:r w:rsidR="00382F78">
        <w:t xml:space="preserve">and </w:t>
      </w:r>
      <w:r w:rsidRPr="006843E1">
        <w:t>1787 bouts were of “foraging” behaviour. The average duration of bouts was 1.75 seconds. Bouts of alertness and foraging significantly differed (</w:t>
      </w:r>
      <m:oMath>
        <m:acc>
          <m:accPr>
            <m:ctrlPr>
              <w:rPr>
                <w:rFonts w:ascii="Cambria Math" w:hAnsi="Cambria Math"/>
                <w:i/>
              </w:rPr>
            </m:ctrlPr>
          </m:accPr>
          <m:e>
            <m:r>
              <w:rPr>
                <w:rFonts w:ascii="Cambria Math" w:hAnsi="Cambria Math"/>
              </w:rPr>
              <m:t>β</m:t>
            </m:r>
          </m:e>
        </m:acc>
      </m:oMath>
      <w:r w:rsidRPr="006843E1">
        <w:t xml:space="preserve"> = -0.256, SE = 0.051, t = -5.002, p = &lt;0.001; </w:t>
      </w:r>
      <w:r w:rsidRPr="006843E1">
        <w:fldChar w:fldCharType="begin"/>
      </w:r>
      <w:r w:rsidRPr="006843E1">
        <w:instrText xml:space="preserve"> REF _Ref151137725 </w:instrText>
      </w:r>
      <w:r>
        <w:instrText xml:space="preserve"> \* MERGEFORMAT </w:instrText>
      </w:r>
      <w:r w:rsidRPr="006843E1">
        <w:fldChar w:fldCharType="separate"/>
      </w:r>
      <w:r w:rsidR="003967E6" w:rsidRPr="003967E6">
        <w:t>Figure 4</w:t>
      </w:r>
      <w:r w:rsidRPr="006843E1">
        <w:fldChar w:fldCharType="end"/>
      </w:r>
      <w:r w:rsidRPr="006843E1">
        <w:t xml:space="preserve">, </w:t>
      </w:r>
      <w:r w:rsidRPr="006843E1">
        <w:fldChar w:fldCharType="begin"/>
      </w:r>
      <w:r w:rsidRPr="006843E1">
        <w:instrText xml:space="preserve"> REF _Ref151137897 </w:instrText>
      </w:r>
      <w:r>
        <w:instrText xml:space="preserve"> \* MERGEFORMAT </w:instrText>
      </w:r>
      <w:r w:rsidRPr="006843E1">
        <w:fldChar w:fldCharType="separate"/>
      </w:r>
      <w:r w:rsidR="003967E6" w:rsidRPr="003967E6">
        <w:t>Table 5</w:t>
      </w:r>
      <w:r w:rsidRPr="006843E1">
        <w:fldChar w:fldCharType="end"/>
      </w:r>
      <w:r w:rsidRPr="006843E1">
        <w:t>), with bouts of alertness significantly (1.64 seconds) shorter than bouts of foraging (1.88 seconds). Sentinel presence significantly increased the duration of bouts of all behaviours(</w:t>
      </w:r>
      <m:oMath>
        <m:acc>
          <m:accPr>
            <m:ctrlPr>
              <w:rPr>
                <w:rFonts w:ascii="Cambria Math" w:hAnsi="Cambria Math"/>
                <w:i/>
              </w:rPr>
            </m:ctrlPr>
          </m:accPr>
          <m:e>
            <m:r>
              <w:rPr>
                <w:rFonts w:ascii="Cambria Math" w:hAnsi="Cambria Math"/>
              </w:rPr>
              <m:t>β</m:t>
            </m:r>
          </m:e>
        </m:acc>
      </m:oMath>
      <w:r w:rsidRPr="006843E1">
        <w:t xml:space="preserve"> = 0.197, SE = 0.072, t = 2.741, p = 0.006; </w:t>
      </w:r>
      <w:r w:rsidRPr="006843E1">
        <w:fldChar w:fldCharType="begin"/>
      </w:r>
      <w:r w:rsidRPr="006843E1">
        <w:instrText xml:space="preserve"> REF _Ref151137725 </w:instrText>
      </w:r>
      <w:r>
        <w:instrText xml:space="preserve"> \* MERGEFORMAT </w:instrText>
      </w:r>
      <w:r w:rsidRPr="006843E1">
        <w:fldChar w:fldCharType="separate"/>
      </w:r>
      <w:r w:rsidR="003967E6" w:rsidRPr="003967E6">
        <w:t>Figure 4</w:t>
      </w:r>
      <w:r w:rsidRPr="006843E1">
        <w:fldChar w:fldCharType="end"/>
      </w:r>
      <w:r w:rsidRPr="006843E1">
        <w:t xml:space="preserve">, </w:t>
      </w:r>
      <w:r w:rsidRPr="006843E1">
        <w:fldChar w:fldCharType="begin"/>
      </w:r>
      <w:r w:rsidRPr="006843E1">
        <w:instrText xml:space="preserve"> REF _Ref151137897 </w:instrText>
      </w:r>
      <w:r>
        <w:instrText xml:space="preserve"> \* MERGEFORMAT </w:instrText>
      </w:r>
      <w:r w:rsidRPr="006843E1">
        <w:fldChar w:fldCharType="separate"/>
      </w:r>
      <w:r w:rsidR="003967E6" w:rsidRPr="003967E6">
        <w:t>Table 5</w:t>
      </w:r>
      <w:r w:rsidRPr="006843E1">
        <w:fldChar w:fldCharType="end"/>
      </w:r>
      <w:r w:rsidRPr="006843E1">
        <w:t>). Green areas saw significantly longer bouts of all behaviours than commercial areas (</w:t>
      </w:r>
      <m:oMath>
        <m:acc>
          <m:accPr>
            <m:ctrlPr>
              <w:rPr>
                <w:rFonts w:ascii="Cambria Math" w:hAnsi="Cambria Math"/>
                <w:i/>
              </w:rPr>
            </m:ctrlPr>
          </m:accPr>
          <m:e>
            <m:r>
              <w:rPr>
                <w:rFonts w:ascii="Cambria Math" w:hAnsi="Cambria Math"/>
              </w:rPr>
              <m:t>β</m:t>
            </m:r>
          </m:e>
        </m:acc>
      </m:oMath>
      <w:r w:rsidRPr="006843E1">
        <w:t xml:space="preserve"> = 0.353, SE = 0.087, t = 4.048, p = &lt;0.001; </w:t>
      </w:r>
      <w:r w:rsidRPr="006843E1">
        <w:fldChar w:fldCharType="begin"/>
      </w:r>
      <w:r w:rsidRPr="006843E1">
        <w:instrText xml:space="preserve"> REF _Ref151137725 </w:instrText>
      </w:r>
      <w:r>
        <w:instrText xml:space="preserve"> \* MERGEFORMAT </w:instrText>
      </w:r>
      <w:r w:rsidRPr="006843E1">
        <w:fldChar w:fldCharType="separate"/>
      </w:r>
      <w:r w:rsidR="003967E6" w:rsidRPr="003967E6">
        <w:t>Figure 4</w:t>
      </w:r>
      <w:r w:rsidRPr="006843E1">
        <w:fldChar w:fldCharType="end"/>
      </w:r>
      <w:r w:rsidRPr="006843E1">
        <w:t xml:space="preserve">, </w:t>
      </w:r>
      <w:r w:rsidRPr="006843E1">
        <w:fldChar w:fldCharType="begin"/>
      </w:r>
      <w:r w:rsidRPr="006843E1">
        <w:instrText xml:space="preserve"> REF _Ref151137897 </w:instrText>
      </w:r>
      <w:r>
        <w:instrText xml:space="preserve"> \* MERGEFORMAT </w:instrText>
      </w:r>
      <w:r w:rsidRPr="006843E1">
        <w:fldChar w:fldCharType="separate"/>
      </w:r>
      <w:r w:rsidR="003967E6" w:rsidRPr="003967E6">
        <w:t>Table 5</w:t>
      </w:r>
      <w:r w:rsidRPr="006843E1">
        <w:fldChar w:fldCharType="end"/>
      </w:r>
      <w:r w:rsidRPr="006843E1">
        <w:t>). Disturbance frequency had a significant effect on the duration of all bouts (</w:t>
      </w:r>
      <m:oMath>
        <m:acc>
          <m:accPr>
            <m:ctrlPr>
              <w:rPr>
                <w:rFonts w:ascii="Cambria Math" w:hAnsi="Cambria Math"/>
                <w:i/>
              </w:rPr>
            </m:ctrlPr>
          </m:accPr>
          <m:e>
            <m:r>
              <w:rPr>
                <w:rFonts w:ascii="Cambria Math" w:hAnsi="Cambria Math"/>
              </w:rPr>
              <m:t>β</m:t>
            </m:r>
          </m:e>
        </m:acc>
      </m:oMath>
      <w:r w:rsidRPr="006843E1">
        <w:t xml:space="preserve"> = -0.088, SE = 0.030, t = -2.975, p = 0.003; </w:t>
      </w:r>
      <w:r w:rsidRPr="006843E1">
        <w:fldChar w:fldCharType="begin"/>
      </w:r>
      <w:r w:rsidRPr="006843E1">
        <w:instrText xml:space="preserve"> REF _Ref151138241 </w:instrText>
      </w:r>
      <w:r>
        <w:instrText xml:space="preserve"> \* MERGEFORMAT </w:instrText>
      </w:r>
      <w:r w:rsidRPr="006843E1">
        <w:fldChar w:fldCharType="separate"/>
      </w:r>
      <w:r w:rsidR="003967E6" w:rsidRPr="003967E6">
        <w:t>Figure S4</w:t>
      </w:r>
      <w:r w:rsidRPr="006843E1">
        <w:fldChar w:fldCharType="end"/>
      </w:r>
      <w:r w:rsidRPr="006843E1">
        <w:t xml:space="preserve">, </w:t>
      </w:r>
      <w:r w:rsidRPr="006843E1">
        <w:fldChar w:fldCharType="begin"/>
      </w:r>
      <w:r w:rsidRPr="006843E1">
        <w:instrText xml:space="preserve"> REF _Ref151137897 </w:instrText>
      </w:r>
      <w:r>
        <w:instrText xml:space="preserve"> \* MERGEFORMAT </w:instrText>
      </w:r>
      <w:r w:rsidRPr="006843E1">
        <w:fldChar w:fldCharType="separate"/>
      </w:r>
      <w:r w:rsidR="003967E6" w:rsidRPr="003967E6">
        <w:t>Table 5</w:t>
      </w:r>
      <w:r w:rsidRPr="006843E1">
        <w:fldChar w:fldCharType="end"/>
      </w:r>
      <w:r w:rsidRPr="006843E1">
        <w:t>), with bout duration decreasing as disturbance frequency increased. We found a significant interaction between generalized environment and sentinel presence (</w:t>
      </w:r>
      <m:oMath>
        <m:acc>
          <m:accPr>
            <m:ctrlPr>
              <w:rPr>
                <w:rFonts w:ascii="Cambria Math" w:hAnsi="Cambria Math"/>
                <w:i/>
              </w:rPr>
            </m:ctrlPr>
          </m:accPr>
          <m:e>
            <m:r>
              <w:rPr>
                <w:rFonts w:ascii="Cambria Math" w:hAnsi="Cambria Math"/>
              </w:rPr>
              <m:t>β</m:t>
            </m:r>
          </m:e>
        </m:acc>
      </m:oMath>
      <w:r w:rsidRPr="006843E1">
        <w:t xml:space="preserve"> = -0.252, SE = 0.088, t = -2.863, p = 0.004; </w:t>
      </w:r>
      <w:r w:rsidRPr="006843E1">
        <w:fldChar w:fldCharType="begin"/>
      </w:r>
      <w:r w:rsidRPr="006843E1">
        <w:instrText xml:space="preserve"> REF _Ref151137725 </w:instrText>
      </w:r>
      <w:r>
        <w:instrText xml:space="preserve"> \* MERGEFORMAT </w:instrText>
      </w:r>
      <w:r w:rsidRPr="006843E1">
        <w:fldChar w:fldCharType="separate"/>
      </w:r>
      <w:r w:rsidR="003967E6" w:rsidRPr="003967E6">
        <w:t>Figure 4</w:t>
      </w:r>
      <w:r w:rsidRPr="006843E1">
        <w:fldChar w:fldCharType="end"/>
      </w:r>
      <w:r w:rsidRPr="006843E1">
        <w:t xml:space="preserve">, </w:t>
      </w:r>
      <w:r w:rsidRPr="006843E1">
        <w:fldChar w:fldCharType="begin"/>
      </w:r>
      <w:r w:rsidRPr="006843E1">
        <w:instrText xml:space="preserve"> REF _Ref151137897 </w:instrText>
      </w:r>
      <w:r>
        <w:instrText xml:space="preserve"> \* MERGEFORMAT </w:instrText>
      </w:r>
      <w:r w:rsidRPr="006843E1">
        <w:fldChar w:fldCharType="separate"/>
      </w:r>
      <w:r w:rsidR="003967E6" w:rsidRPr="003967E6">
        <w:t>Table 5</w:t>
      </w:r>
      <w:r w:rsidRPr="006843E1">
        <w:fldChar w:fldCharType="end"/>
      </w:r>
      <w:r w:rsidRPr="006843E1">
        <w:t>), and between behaviour type and generalized environment (</w:t>
      </w:r>
      <m:oMath>
        <m:acc>
          <m:accPr>
            <m:ctrlPr>
              <w:rPr>
                <w:rFonts w:ascii="Cambria Math" w:hAnsi="Cambria Math"/>
                <w:i/>
              </w:rPr>
            </m:ctrlPr>
          </m:accPr>
          <m:e>
            <m:r>
              <w:rPr>
                <w:rFonts w:ascii="Cambria Math" w:hAnsi="Cambria Math"/>
              </w:rPr>
              <m:t>β</m:t>
            </m:r>
          </m:e>
        </m:acc>
      </m:oMath>
      <w:r w:rsidRPr="006843E1">
        <w:t xml:space="preserve"> = -0.202, SE = 0.054, t = -3.769, p = &lt;0.001; </w:t>
      </w:r>
      <w:r w:rsidRPr="006843E1">
        <w:fldChar w:fldCharType="begin"/>
      </w:r>
      <w:r w:rsidRPr="006843E1">
        <w:instrText xml:space="preserve"> REF _Ref151137725 </w:instrText>
      </w:r>
      <w:r>
        <w:instrText xml:space="preserve"> \* MERGEFORMAT </w:instrText>
      </w:r>
      <w:r w:rsidRPr="006843E1">
        <w:fldChar w:fldCharType="separate"/>
      </w:r>
      <w:r w:rsidR="003967E6" w:rsidRPr="003967E6">
        <w:t>Figure 4</w:t>
      </w:r>
      <w:r w:rsidRPr="006843E1">
        <w:fldChar w:fldCharType="end"/>
      </w:r>
      <w:r w:rsidRPr="006843E1">
        <w:t xml:space="preserve">, </w:t>
      </w:r>
      <w:r w:rsidRPr="006843E1">
        <w:fldChar w:fldCharType="begin"/>
      </w:r>
      <w:r w:rsidRPr="006843E1">
        <w:instrText xml:space="preserve"> REF _Ref151137897 </w:instrText>
      </w:r>
      <w:r>
        <w:instrText xml:space="preserve"> \* MERGEFORMAT </w:instrText>
      </w:r>
      <w:r w:rsidRPr="006843E1">
        <w:fldChar w:fldCharType="separate"/>
      </w:r>
      <w:r w:rsidR="003967E6" w:rsidRPr="003967E6">
        <w:t>Table 5</w:t>
      </w:r>
      <w:r w:rsidRPr="006843E1">
        <w:fldChar w:fldCharType="end"/>
      </w:r>
      <w:r w:rsidRPr="006843E1">
        <w:t>)</w:t>
      </w:r>
      <w:r>
        <w:t>.</w:t>
      </w:r>
    </w:p>
    <w:p w14:paraId="6D31AA63" w14:textId="77777777" w:rsidR="001B5A7F" w:rsidRPr="00016BD7" w:rsidRDefault="001B5A7F" w:rsidP="00FD273E">
      <w:pPr>
        <w:pStyle w:val="SectionSubtitle"/>
        <w:spacing w:after="0" w:line="480" w:lineRule="auto"/>
      </w:pPr>
      <w:bookmarkStart w:id="84" w:name="_Toc162204966"/>
      <w:bookmarkStart w:id="85" w:name="_Toc162610830"/>
      <w:r w:rsidRPr="00016BD7">
        <w:t>Duration of bouts of “foraging” behaviour</w:t>
      </w:r>
      <w:bookmarkEnd w:id="84"/>
      <w:bookmarkEnd w:id="85"/>
    </w:p>
    <w:p w14:paraId="24F6D69E" w14:textId="7CBB73FD" w:rsidR="001B5A7F" w:rsidRDefault="001B5A7F" w:rsidP="00A24D3D">
      <w:pPr>
        <w:pStyle w:val="SectionText"/>
        <w:spacing w:line="480" w:lineRule="auto"/>
        <w:sectPr w:rsidR="001B5A7F" w:rsidSect="009B70AE">
          <w:headerReference w:type="default" r:id="rId36"/>
          <w:pgSz w:w="12240" w:h="15840"/>
          <w:pgMar w:top="1440" w:right="1440" w:bottom="1440" w:left="1440" w:header="720" w:footer="720" w:gutter="0"/>
          <w:cols w:space="720"/>
          <w:docGrid w:linePitch="299"/>
        </w:sectPr>
      </w:pPr>
      <w:r w:rsidRPr="006843E1">
        <w:t>To determine if the generalized environment and sentinel presence affected the duration of bouts of foraging and alert behaviour differently, we fit separate linear mixed models for each type of behaviour bout. Sentinel presence had no significant effect on the duration of bouts of foraging behaviour (</w:t>
      </w:r>
      <m:oMath>
        <m:acc>
          <m:accPr>
            <m:ctrlPr>
              <w:rPr>
                <w:rFonts w:ascii="Cambria Math" w:hAnsi="Cambria Math"/>
                <w:i/>
              </w:rPr>
            </m:ctrlPr>
          </m:accPr>
          <m:e>
            <m:r>
              <w:rPr>
                <w:rFonts w:ascii="Cambria Math" w:hAnsi="Cambria Math"/>
              </w:rPr>
              <m:t>β</m:t>
            </m:r>
          </m:e>
        </m:acc>
      </m:oMath>
      <w:r w:rsidRPr="006843E1">
        <w:t xml:space="preserve"> = 0.092, SE = 0.072, t = 1.280, p = 0.201; </w:t>
      </w:r>
      <w:r w:rsidRPr="006843E1">
        <w:fldChar w:fldCharType="begin"/>
      </w:r>
      <w:r w:rsidRPr="006843E1">
        <w:instrText xml:space="preserve"> REF _Ref151137725 </w:instrText>
      </w:r>
      <w:r>
        <w:instrText xml:space="preserve"> \* MERGEFORMAT </w:instrText>
      </w:r>
      <w:r w:rsidRPr="006843E1">
        <w:fldChar w:fldCharType="separate"/>
      </w:r>
      <w:r w:rsidR="003967E6" w:rsidRPr="003967E6">
        <w:t>Figure 4</w:t>
      </w:r>
      <w:r w:rsidRPr="006843E1">
        <w:fldChar w:fldCharType="end"/>
      </w:r>
      <w:r w:rsidRPr="006843E1">
        <w:t xml:space="preserve">, </w:t>
      </w:r>
      <w:r w:rsidRPr="006843E1">
        <w:fldChar w:fldCharType="begin"/>
      </w:r>
      <w:r w:rsidRPr="006843E1">
        <w:instrText xml:space="preserve"> REF _Ref151137897 </w:instrText>
      </w:r>
      <w:r>
        <w:instrText xml:space="preserve"> \* MERGEFORMAT </w:instrText>
      </w:r>
      <w:r w:rsidRPr="006843E1">
        <w:fldChar w:fldCharType="separate"/>
      </w:r>
      <w:r w:rsidR="003967E6" w:rsidRPr="003967E6">
        <w:t>Table 5</w:t>
      </w:r>
      <w:r w:rsidRPr="006843E1">
        <w:fldChar w:fldCharType="end"/>
      </w:r>
      <w:r w:rsidRPr="006843E1">
        <w:t>). Generalized environment had a significant effect on the duration of bouts of foraging behaviour, with longer bouts in green areas (</w:t>
      </w:r>
      <m:oMath>
        <m:acc>
          <m:accPr>
            <m:ctrlPr>
              <w:rPr>
                <w:rFonts w:ascii="Cambria Math" w:hAnsi="Cambria Math"/>
                <w:i/>
              </w:rPr>
            </m:ctrlPr>
          </m:accPr>
          <m:e>
            <m:r>
              <w:rPr>
                <w:rFonts w:ascii="Cambria Math" w:hAnsi="Cambria Math"/>
              </w:rPr>
              <m:t>β</m:t>
            </m:r>
          </m:e>
        </m:acc>
      </m:oMath>
      <w:r w:rsidRPr="006843E1">
        <w:t xml:space="preserve"> = 0.383, SE = 0.078, t = 4.919, p = &lt;0.001; </w:t>
      </w:r>
      <w:r w:rsidRPr="006843E1">
        <w:fldChar w:fldCharType="begin"/>
      </w:r>
      <w:r w:rsidRPr="006843E1">
        <w:instrText xml:space="preserve"> REF _Ref151137725 </w:instrText>
      </w:r>
      <w:r>
        <w:instrText xml:space="preserve"> \* MERGEFORMAT </w:instrText>
      </w:r>
      <w:r w:rsidRPr="006843E1">
        <w:fldChar w:fldCharType="separate"/>
      </w:r>
      <w:r w:rsidR="003967E6" w:rsidRPr="003967E6">
        <w:t>Figure 4</w:t>
      </w:r>
      <w:r w:rsidRPr="006843E1">
        <w:fldChar w:fldCharType="end"/>
      </w:r>
      <w:r w:rsidRPr="006843E1">
        <w:t xml:space="preserve">, </w:t>
      </w:r>
      <w:r w:rsidRPr="006843E1">
        <w:fldChar w:fldCharType="begin"/>
      </w:r>
      <w:r w:rsidRPr="006843E1">
        <w:instrText xml:space="preserve"> REF _Ref151137897 </w:instrText>
      </w:r>
      <w:r>
        <w:instrText xml:space="preserve"> \* MERGEFORMAT </w:instrText>
      </w:r>
      <w:r w:rsidRPr="006843E1">
        <w:fldChar w:fldCharType="separate"/>
      </w:r>
      <w:r w:rsidR="003967E6" w:rsidRPr="003967E6">
        <w:t>Table 5</w:t>
      </w:r>
      <w:r w:rsidRPr="006843E1">
        <w:fldChar w:fldCharType="end"/>
      </w:r>
      <w:r w:rsidRPr="006843E1">
        <w:t>). Larger groups had significantly longer bouts of foraging behaviour (</w:t>
      </w:r>
      <m:oMath>
        <m:acc>
          <m:accPr>
            <m:ctrlPr>
              <w:rPr>
                <w:rFonts w:ascii="Cambria Math" w:hAnsi="Cambria Math"/>
                <w:i/>
              </w:rPr>
            </m:ctrlPr>
          </m:accPr>
          <m:e>
            <m:r>
              <w:rPr>
                <w:rFonts w:ascii="Cambria Math" w:hAnsi="Cambria Math"/>
              </w:rPr>
              <m:t>β</m:t>
            </m:r>
          </m:e>
        </m:acc>
      </m:oMath>
      <w:r w:rsidRPr="006843E1">
        <w:t xml:space="preserve"> = -0.152, SE = 0.068, t = -2.221, </w:t>
      </w:r>
    </w:p>
    <w:p w14:paraId="6884BC48" w14:textId="620113B9" w:rsidR="00E36202" w:rsidRPr="006843E1" w:rsidRDefault="009D44B1" w:rsidP="00B8527A">
      <w:pPr>
        <w:pStyle w:val="SectionText"/>
      </w:pPr>
      <w:r w:rsidRPr="006843E1">
        <w:rPr>
          <w:noProof/>
        </w:rPr>
        <w:lastRenderedPageBreak/>
        <w:drawing>
          <wp:inline distT="0" distB="0" distL="0" distR="0" wp14:anchorId="51C96BEA" wp14:editId="6F86318B">
            <wp:extent cx="8579457" cy="6128184"/>
            <wp:effectExtent l="0" t="0" r="0" b="6350"/>
            <wp:docPr id="15449465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600068" cy="6142906"/>
                    </a:xfrm>
                    <a:prstGeom prst="rect">
                      <a:avLst/>
                    </a:prstGeom>
                    <a:noFill/>
                    <a:ln>
                      <a:noFill/>
                    </a:ln>
                  </pic:spPr>
                </pic:pic>
              </a:graphicData>
            </a:graphic>
          </wp:inline>
        </w:drawing>
      </w:r>
    </w:p>
    <w:p w14:paraId="613B9A61" w14:textId="0C62E819" w:rsidR="00BD4363" w:rsidRPr="006843E1" w:rsidRDefault="00E36202" w:rsidP="00BD6F06">
      <w:pPr>
        <w:pStyle w:val="SectionText0"/>
        <w:rPr>
          <w:b/>
          <w:bCs/>
        </w:rPr>
        <w:sectPr w:rsidR="00BD4363" w:rsidRPr="006843E1" w:rsidSect="009B70AE">
          <w:headerReference w:type="default" r:id="rId38"/>
          <w:pgSz w:w="15840" w:h="12240" w:orient="landscape"/>
          <w:pgMar w:top="720" w:right="720" w:bottom="720" w:left="720" w:header="720" w:footer="720" w:gutter="0"/>
          <w:cols w:space="720"/>
          <w:docGrid w:linePitch="299"/>
        </w:sectPr>
      </w:pPr>
      <w:bookmarkStart w:id="86" w:name="_Ref151137725"/>
      <w:bookmarkStart w:id="87" w:name="_Toc162210496"/>
      <w:r w:rsidRPr="00BD6F06">
        <w:rPr>
          <w:rStyle w:val="CaptionBChar"/>
          <w:rFonts w:eastAsia="Arial"/>
        </w:rPr>
        <w:t xml:space="preserve">Figure </w:t>
      </w:r>
      <w:r w:rsidRPr="00BD6F06">
        <w:rPr>
          <w:rStyle w:val="CaptionBChar"/>
        </w:rPr>
        <w:fldChar w:fldCharType="begin"/>
      </w:r>
      <w:r w:rsidRPr="00BD6F06">
        <w:rPr>
          <w:rStyle w:val="CaptionBChar"/>
          <w:rFonts w:eastAsia="Arial"/>
        </w:rPr>
        <w:instrText xml:space="preserve"> SEQ Figure \* ARABIC </w:instrText>
      </w:r>
      <w:r w:rsidRPr="00BD6F06">
        <w:rPr>
          <w:rStyle w:val="CaptionBChar"/>
        </w:rPr>
        <w:fldChar w:fldCharType="separate"/>
      </w:r>
      <w:r w:rsidR="003967E6">
        <w:rPr>
          <w:rStyle w:val="CaptionBChar"/>
          <w:rFonts w:eastAsia="Arial"/>
          <w:noProof/>
        </w:rPr>
        <w:t>4</w:t>
      </w:r>
      <w:r w:rsidRPr="00BD6F06">
        <w:rPr>
          <w:rStyle w:val="CaptionBChar"/>
          <w:rFonts w:eastAsia="Arial"/>
        </w:rPr>
        <w:fldChar w:fldCharType="end"/>
      </w:r>
      <w:bookmarkEnd w:id="86"/>
      <w:r w:rsidRPr="00BD6F06">
        <w:rPr>
          <w:rStyle w:val="CaptionBChar"/>
          <w:rFonts w:eastAsia="Arial"/>
        </w:rPr>
        <w:t>:</w:t>
      </w:r>
      <w:r w:rsidRPr="006843E1">
        <w:t xml:space="preserve"> Mean bout duration</w:t>
      </w:r>
      <w:r w:rsidR="00EA6CF0" w:rsidRPr="006843E1">
        <w:t xml:space="preserve"> of foragers</w:t>
      </w:r>
      <w:r w:rsidRPr="006843E1">
        <w:t xml:space="preserve"> in commercial and green areas</w:t>
      </w:r>
      <w:r w:rsidR="00334BDE" w:rsidRPr="006843E1">
        <w:t xml:space="preserve">. </w:t>
      </w:r>
      <w:r w:rsidR="00083606" w:rsidRPr="006843E1">
        <w:t>T</w:t>
      </w:r>
      <w:r w:rsidR="00BD4363" w:rsidRPr="006843E1">
        <w:t>he error bars represent the standard error.</w:t>
      </w:r>
      <w:bookmarkEnd w:id="87"/>
    </w:p>
    <w:p w14:paraId="436B6DC6" w14:textId="502874E1" w:rsidR="00E36202" w:rsidRPr="006843E1" w:rsidRDefault="00E36202" w:rsidP="00BD6F06">
      <w:pPr>
        <w:pStyle w:val="SectionText0"/>
      </w:pPr>
      <w:bookmarkStart w:id="88" w:name="_Ref151137897"/>
      <w:bookmarkStart w:id="89" w:name="_Ref151143600"/>
      <w:bookmarkStart w:id="90" w:name="_Toc162210471"/>
      <w:r w:rsidRPr="00BD6F06">
        <w:rPr>
          <w:rStyle w:val="CaptionBChar"/>
          <w:rFonts w:eastAsia="Arial"/>
        </w:rPr>
        <w:lastRenderedPageBreak/>
        <w:t xml:space="preserve">Table </w:t>
      </w:r>
      <w:r w:rsidRPr="00BD6F06">
        <w:rPr>
          <w:rStyle w:val="CaptionBChar"/>
          <w:rFonts w:eastAsia="Arial"/>
        </w:rPr>
        <w:fldChar w:fldCharType="begin"/>
      </w:r>
      <w:r w:rsidRPr="00BD6F06">
        <w:rPr>
          <w:rStyle w:val="CaptionBChar"/>
          <w:rFonts w:eastAsia="Arial"/>
        </w:rPr>
        <w:instrText xml:space="preserve"> SEQ Table \* ARABIC </w:instrText>
      </w:r>
      <w:r w:rsidRPr="00BD6F06">
        <w:rPr>
          <w:rStyle w:val="CaptionBChar"/>
          <w:rFonts w:eastAsia="Arial"/>
        </w:rPr>
        <w:fldChar w:fldCharType="separate"/>
      </w:r>
      <w:r w:rsidR="003967E6">
        <w:rPr>
          <w:rStyle w:val="CaptionBChar"/>
          <w:rFonts w:eastAsia="Arial"/>
          <w:noProof/>
        </w:rPr>
        <w:t>5</w:t>
      </w:r>
      <w:r w:rsidRPr="00BD6F06">
        <w:rPr>
          <w:rStyle w:val="CaptionBChar"/>
          <w:rFonts w:eastAsia="Arial"/>
        </w:rPr>
        <w:fldChar w:fldCharType="end"/>
      </w:r>
      <w:bookmarkEnd w:id="88"/>
      <w:r w:rsidRPr="00BD6F06">
        <w:rPr>
          <w:rStyle w:val="CaptionBChar"/>
          <w:rFonts w:eastAsia="Arial"/>
        </w:rPr>
        <w:t>:</w:t>
      </w:r>
      <w:r w:rsidRPr="006843E1">
        <w:t xml:space="preserve"> Results of the linear mixed models fit to the mean bout duration</w:t>
      </w:r>
      <w:bookmarkEnd w:id="89"/>
      <w:bookmarkEnd w:id="90"/>
    </w:p>
    <w:p w14:paraId="0FFAE0B8" w14:textId="46A7EFB9" w:rsidR="00963394" w:rsidRPr="006843E1" w:rsidRDefault="006B6414" w:rsidP="00B8527A">
      <w:pPr>
        <w:pStyle w:val="CaptionB"/>
        <w:sectPr w:rsidR="00963394" w:rsidRPr="006843E1" w:rsidSect="009B70AE">
          <w:headerReference w:type="default" r:id="rId39"/>
          <w:pgSz w:w="12240" w:h="15840"/>
          <w:pgMar w:top="720" w:right="720" w:bottom="720" w:left="720" w:header="720" w:footer="720" w:gutter="0"/>
          <w:cols w:space="720"/>
          <w:docGrid w:linePitch="299"/>
        </w:sectPr>
      </w:pPr>
      <w:r w:rsidRPr="006843E1">
        <w:rPr>
          <w:noProof/>
        </w:rPr>
        <w:drawing>
          <wp:inline distT="0" distB="0" distL="0" distR="0" wp14:anchorId="77E1A2BE" wp14:editId="5F652777">
            <wp:extent cx="6806565" cy="6098540"/>
            <wp:effectExtent l="0" t="0" r="0" b="0"/>
            <wp:docPr id="8990118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06565" cy="6098540"/>
                    </a:xfrm>
                    <a:prstGeom prst="rect">
                      <a:avLst/>
                    </a:prstGeom>
                    <a:noFill/>
                    <a:ln>
                      <a:noFill/>
                    </a:ln>
                  </pic:spPr>
                </pic:pic>
              </a:graphicData>
            </a:graphic>
          </wp:inline>
        </w:drawing>
      </w:r>
    </w:p>
    <w:p w14:paraId="032377FF" w14:textId="2AE07CCA" w:rsidR="001B5A7F" w:rsidRDefault="001B5A7F" w:rsidP="00A24D3D">
      <w:pPr>
        <w:pStyle w:val="SectionText"/>
        <w:spacing w:line="480" w:lineRule="auto"/>
      </w:pPr>
      <w:r w:rsidRPr="006843E1">
        <w:lastRenderedPageBreak/>
        <w:t xml:space="preserve">p = 0.026; </w:t>
      </w:r>
      <w:r w:rsidRPr="006843E1">
        <w:fldChar w:fldCharType="begin"/>
      </w:r>
      <w:r w:rsidRPr="006843E1">
        <w:instrText xml:space="preserve"> REF _Ref151142101 </w:instrText>
      </w:r>
      <w:r>
        <w:instrText xml:space="preserve"> \* MERGEFORMAT </w:instrText>
      </w:r>
      <w:r w:rsidRPr="006843E1">
        <w:fldChar w:fldCharType="separate"/>
      </w:r>
      <w:r w:rsidR="003967E6" w:rsidRPr="003967E6">
        <w:t>Figure 5</w:t>
      </w:r>
      <w:r w:rsidRPr="006843E1">
        <w:fldChar w:fldCharType="end"/>
      </w:r>
      <w:r w:rsidRPr="006843E1">
        <w:t xml:space="preserve">, </w:t>
      </w:r>
      <w:r w:rsidRPr="006843E1">
        <w:fldChar w:fldCharType="begin"/>
      </w:r>
      <w:r w:rsidRPr="006843E1">
        <w:instrText xml:space="preserve"> REF _Ref151137897 </w:instrText>
      </w:r>
      <w:r>
        <w:instrText xml:space="preserve"> \* MERGEFORMAT </w:instrText>
      </w:r>
      <w:r w:rsidRPr="006843E1">
        <w:fldChar w:fldCharType="separate"/>
      </w:r>
      <w:r w:rsidR="003967E6" w:rsidRPr="003967E6">
        <w:t>Table 5</w:t>
      </w:r>
      <w:r w:rsidRPr="006843E1">
        <w:fldChar w:fldCharType="end"/>
      </w:r>
      <w:r w:rsidRPr="006843E1">
        <w:t>). The presence of bait significantly decreased the duration of foraging bouts (</w:t>
      </w:r>
      <m:oMath>
        <m:acc>
          <m:accPr>
            <m:ctrlPr>
              <w:rPr>
                <w:rFonts w:ascii="Cambria Math" w:hAnsi="Cambria Math"/>
                <w:i/>
              </w:rPr>
            </m:ctrlPr>
          </m:accPr>
          <m:e>
            <m:r>
              <w:rPr>
                <w:rFonts w:ascii="Cambria Math" w:hAnsi="Cambria Math"/>
              </w:rPr>
              <m:t>β</m:t>
            </m:r>
          </m:e>
        </m:acc>
      </m:oMath>
      <w:r w:rsidRPr="006843E1">
        <w:t xml:space="preserve"> = -0.139, SE = 0.070, t = -1.989, p = 0.047; </w:t>
      </w:r>
      <w:r w:rsidRPr="006843E1">
        <w:fldChar w:fldCharType="begin"/>
      </w:r>
      <w:r w:rsidRPr="006843E1">
        <w:instrText xml:space="preserve"> REF _Ref151142482 </w:instrText>
      </w:r>
      <w:r>
        <w:instrText xml:space="preserve"> \* MERGEFORMAT </w:instrText>
      </w:r>
      <w:r w:rsidRPr="006843E1">
        <w:fldChar w:fldCharType="separate"/>
      </w:r>
      <w:r w:rsidR="003967E6" w:rsidRPr="003967E6">
        <w:t>Figure S5</w:t>
      </w:r>
      <w:r w:rsidRPr="006843E1">
        <w:fldChar w:fldCharType="end"/>
      </w:r>
      <w:r w:rsidRPr="006843E1">
        <w:t xml:space="preserve">, </w:t>
      </w:r>
      <w:r w:rsidRPr="006843E1">
        <w:fldChar w:fldCharType="begin"/>
      </w:r>
      <w:r w:rsidRPr="006843E1">
        <w:instrText xml:space="preserve"> REF _Ref151137897 </w:instrText>
      </w:r>
      <w:r>
        <w:instrText xml:space="preserve"> \* MERGEFORMAT </w:instrText>
      </w:r>
      <w:r w:rsidRPr="006843E1">
        <w:fldChar w:fldCharType="separate"/>
      </w:r>
      <w:r w:rsidR="003967E6" w:rsidRPr="003967E6">
        <w:t>Table 5</w:t>
      </w:r>
      <w:r w:rsidRPr="006843E1">
        <w:fldChar w:fldCharType="end"/>
      </w:r>
      <w:r w:rsidRPr="006843E1">
        <w:t>). Increasing disturbance frequency significantly decreased the duration of foraging bouts (</w:t>
      </w:r>
      <m:oMath>
        <m:acc>
          <m:accPr>
            <m:ctrlPr>
              <w:rPr>
                <w:rFonts w:ascii="Cambria Math" w:hAnsi="Cambria Math"/>
                <w:i/>
              </w:rPr>
            </m:ctrlPr>
          </m:accPr>
          <m:e>
            <m:r>
              <w:rPr>
                <w:rFonts w:ascii="Cambria Math" w:hAnsi="Cambria Math"/>
              </w:rPr>
              <m:t>β</m:t>
            </m:r>
          </m:e>
        </m:acc>
      </m:oMath>
      <w:r w:rsidRPr="006843E1">
        <w:t xml:space="preserve"> = -0.108, SE = 0.030, t = -3.566, p = &lt;0.001; </w:t>
      </w:r>
      <w:r w:rsidRPr="006843E1">
        <w:fldChar w:fldCharType="begin"/>
      </w:r>
      <w:r w:rsidRPr="006843E1">
        <w:instrText xml:space="preserve"> REF _Ref151142715 </w:instrText>
      </w:r>
      <w:r>
        <w:instrText xml:space="preserve"> \* MERGEFORMAT </w:instrText>
      </w:r>
      <w:r w:rsidRPr="006843E1">
        <w:fldChar w:fldCharType="separate"/>
      </w:r>
      <w:r w:rsidR="003967E6" w:rsidRPr="003967E6">
        <w:t>Figure 6</w:t>
      </w:r>
      <w:r w:rsidRPr="006843E1">
        <w:fldChar w:fldCharType="end"/>
      </w:r>
      <w:r w:rsidRPr="006843E1">
        <w:t xml:space="preserve">, </w:t>
      </w:r>
      <w:r w:rsidRPr="006843E1">
        <w:fldChar w:fldCharType="begin"/>
      </w:r>
      <w:r w:rsidRPr="006843E1">
        <w:instrText xml:space="preserve"> REF _Ref151137897 </w:instrText>
      </w:r>
      <w:r>
        <w:instrText xml:space="preserve"> \* MERGEFORMAT </w:instrText>
      </w:r>
      <w:r w:rsidRPr="006843E1">
        <w:fldChar w:fldCharType="separate"/>
      </w:r>
      <w:r w:rsidR="003967E6" w:rsidRPr="003967E6">
        <w:t>Table 5</w:t>
      </w:r>
      <w:r w:rsidRPr="006843E1">
        <w:fldChar w:fldCharType="end"/>
      </w:r>
      <w:r w:rsidRPr="006843E1">
        <w:t>). We found a significant interaction between generalized environment and sentinel presence (</w:t>
      </w:r>
      <m:oMath>
        <m:acc>
          <m:accPr>
            <m:ctrlPr>
              <w:rPr>
                <w:rFonts w:ascii="Cambria Math" w:hAnsi="Cambria Math"/>
                <w:i/>
              </w:rPr>
            </m:ctrlPr>
          </m:accPr>
          <m:e>
            <m:r>
              <w:rPr>
                <w:rFonts w:ascii="Cambria Math" w:hAnsi="Cambria Math"/>
              </w:rPr>
              <m:t>β</m:t>
            </m:r>
          </m:e>
        </m:acc>
      </m:oMath>
      <w:r w:rsidRPr="006843E1">
        <w:t xml:space="preserve"> = -0.227, SE = 0.091, t = -2.485, p = 0.013; </w:t>
      </w:r>
      <w:r w:rsidRPr="006843E1">
        <w:fldChar w:fldCharType="begin"/>
      </w:r>
      <w:r w:rsidRPr="006843E1">
        <w:instrText xml:space="preserve"> REF _Ref151137725 </w:instrText>
      </w:r>
      <w:r>
        <w:instrText xml:space="preserve"> \* MERGEFORMAT </w:instrText>
      </w:r>
      <w:r w:rsidRPr="006843E1">
        <w:fldChar w:fldCharType="separate"/>
      </w:r>
      <w:r w:rsidR="003967E6" w:rsidRPr="003967E6">
        <w:t>Figure 4</w:t>
      </w:r>
      <w:r w:rsidRPr="006843E1">
        <w:fldChar w:fldCharType="end"/>
      </w:r>
      <w:r w:rsidRPr="006843E1">
        <w:t xml:space="preserve">, </w:t>
      </w:r>
      <w:r w:rsidRPr="006843E1">
        <w:fldChar w:fldCharType="begin"/>
      </w:r>
      <w:r w:rsidRPr="006843E1">
        <w:instrText xml:space="preserve"> REF _Ref151137897 </w:instrText>
      </w:r>
      <w:r>
        <w:instrText xml:space="preserve"> \* MERGEFORMAT </w:instrText>
      </w:r>
      <w:r w:rsidRPr="006843E1">
        <w:fldChar w:fldCharType="separate"/>
      </w:r>
      <w:r w:rsidR="003967E6" w:rsidRPr="003967E6">
        <w:t>Table 5</w:t>
      </w:r>
      <w:r w:rsidRPr="006843E1">
        <w:fldChar w:fldCharType="end"/>
      </w:r>
      <w:r w:rsidRPr="006843E1">
        <w:t>). Post hoc tests revealed significant differences in the duration of bouts of foraging behaviour. In the absence of a sentinel, foragers in green areas had significantly longer bouts of foraging behaviour than in commercial areas (</w:t>
      </w:r>
      <m:oMath>
        <m:acc>
          <m:accPr>
            <m:ctrlPr>
              <w:rPr>
                <w:rFonts w:ascii="Cambria Math" w:hAnsi="Cambria Math"/>
                <w:i/>
              </w:rPr>
            </m:ctrlPr>
          </m:accPr>
          <m:e>
            <m:r>
              <w:rPr>
                <w:rFonts w:ascii="Cambria Math" w:hAnsi="Cambria Math"/>
              </w:rPr>
              <m:t>β</m:t>
            </m:r>
          </m:e>
        </m:acc>
      </m:oMath>
      <w:r w:rsidRPr="006843E1">
        <w:t xml:space="preserve"> = -0.383, SE = 0.078, z-ratio = -4.919, p &lt; 0.001; </w:t>
      </w:r>
      <w:r w:rsidRPr="006843E1">
        <w:fldChar w:fldCharType="begin"/>
      </w:r>
      <w:r w:rsidRPr="006843E1">
        <w:instrText xml:space="preserve"> REF _Ref151138601 </w:instrText>
      </w:r>
      <w:r>
        <w:instrText xml:space="preserve"> \* MERGEFORMAT </w:instrText>
      </w:r>
      <w:r w:rsidRPr="006843E1">
        <w:fldChar w:fldCharType="separate"/>
      </w:r>
      <w:r w:rsidR="003967E6" w:rsidRPr="003967E6">
        <w:t>Table S3</w:t>
      </w:r>
      <w:r w:rsidRPr="006843E1">
        <w:fldChar w:fldCharType="end"/>
      </w:r>
      <w:r w:rsidRPr="006843E1">
        <w:t>). In the presence of a sentinel, foragers in green areas also had significantly longer bouts of foraging behaviour than in commercial areas (</w:t>
      </w:r>
      <m:oMath>
        <m:acc>
          <m:accPr>
            <m:ctrlPr>
              <w:rPr>
                <w:rFonts w:ascii="Cambria Math" w:hAnsi="Cambria Math"/>
                <w:i/>
              </w:rPr>
            </m:ctrlPr>
          </m:accPr>
          <m:e>
            <m:r>
              <w:rPr>
                <w:rFonts w:ascii="Cambria Math" w:hAnsi="Cambria Math"/>
              </w:rPr>
              <m:t>β</m:t>
            </m:r>
          </m:e>
        </m:acc>
      </m:oMath>
      <w:r w:rsidRPr="006843E1">
        <w:t xml:space="preserve"> = -0.156, SE = 0.067, z-ratio = -2.337, p = 0.029; </w:t>
      </w:r>
      <w:r w:rsidRPr="006843E1">
        <w:fldChar w:fldCharType="begin"/>
      </w:r>
      <w:r w:rsidRPr="006843E1">
        <w:instrText xml:space="preserve"> REF _Ref151138601 </w:instrText>
      </w:r>
      <w:r>
        <w:instrText xml:space="preserve"> \* MERGEFORMAT </w:instrText>
      </w:r>
      <w:r w:rsidRPr="006843E1">
        <w:fldChar w:fldCharType="separate"/>
      </w:r>
      <w:r w:rsidR="003967E6" w:rsidRPr="003967E6">
        <w:t>Table S3</w:t>
      </w:r>
      <w:r w:rsidRPr="006843E1">
        <w:fldChar w:fldCharType="end"/>
      </w:r>
      <w:r w:rsidRPr="006843E1">
        <w:t>). In green areas, foragers in the presence of a sentinel had marginally shorter bouts of foraging behaviour than in the absence of a sentinel (</w:t>
      </w:r>
      <m:oMath>
        <m:acc>
          <m:accPr>
            <m:ctrlPr>
              <w:rPr>
                <w:rFonts w:ascii="Cambria Math" w:hAnsi="Cambria Math"/>
                <w:i/>
              </w:rPr>
            </m:ctrlPr>
          </m:accPr>
          <m:e>
            <m:r>
              <w:rPr>
                <w:rFonts w:ascii="Cambria Math" w:hAnsi="Cambria Math"/>
              </w:rPr>
              <m:t>β</m:t>
            </m:r>
          </m:e>
        </m:acc>
      </m:oMath>
      <w:r w:rsidRPr="006843E1">
        <w:t xml:space="preserve"> = 0.135, SE = 0.068, z-ratio = 1.977, p = 0.058; </w:t>
      </w:r>
      <w:r w:rsidRPr="006843E1">
        <w:fldChar w:fldCharType="begin"/>
      </w:r>
      <w:r w:rsidRPr="006843E1">
        <w:instrText xml:space="preserve"> REF _Ref151138601 </w:instrText>
      </w:r>
      <w:r>
        <w:instrText xml:space="preserve"> \* MERGEFORMAT </w:instrText>
      </w:r>
      <w:r w:rsidRPr="006843E1">
        <w:fldChar w:fldCharType="separate"/>
      </w:r>
      <w:r w:rsidR="003967E6" w:rsidRPr="003967E6">
        <w:t>Table S3</w:t>
      </w:r>
      <w:r w:rsidRPr="006843E1">
        <w:fldChar w:fldCharType="end"/>
      </w:r>
      <w:r w:rsidRPr="006843E1">
        <w:t>).</w:t>
      </w:r>
    </w:p>
    <w:p w14:paraId="6117FC3B" w14:textId="127DE76A" w:rsidR="00590CB6" w:rsidRPr="00016BD7" w:rsidRDefault="00590CB6" w:rsidP="00FD273E">
      <w:pPr>
        <w:pStyle w:val="SectionSubtitle"/>
        <w:spacing w:after="0" w:line="480" w:lineRule="auto"/>
      </w:pPr>
      <w:bookmarkStart w:id="91" w:name="_Toc162204967"/>
      <w:bookmarkStart w:id="92" w:name="_Toc162610831"/>
      <w:r w:rsidRPr="00016BD7">
        <w:t>Duration of bouts of “alert” behavio</w:t>
      </w:r>
      <w:r w:rsidR="00334BDE" w:rsidRPr="00016BD7">
        <w:t>u</w:t>
      </w:r>
      <w:r w:rsidRPr="00016BD7">
        <w:t>r</w:t>
      </w:r>
      <w:bookmarkEnd w:id="91"/>
      <w:bookmarkEnd w:id="92"/>
    </w:p>
    <w:p w14:paraId="46B05857" w14:textId="309C4264" w:rsidR="0088419E" w:rsidRPr="006843E1" w:rsidRDefault="00CC2401" w:rsidP="00A24D3D">
      <w:pPr>
        <w:pStyle w:val="SectionText"/>
        <w:spacing w:line="480" w:lineRule="auto"/>
      </w:pPr>
      <w:r w:rsidRPr="006843E1">
        <w:t>S</w:t>
      </w:r>
      <w:r w:rsidR="00E229F1" w:rsidRPr="006843E1">
        <w:t>entinel behavio</w:t>
      </w:r>
      <w:r w:rsidR="00334BDE" w:rsidRPr="006843E1">
        <w:t>u</w:t>
      </w:r>
      <w:r w:rsidR="00E229F1" w:rsidRPr="006843E1">
        <w:t xml:space="preserve">r, </w:t>
      </w:r>
      <w:r w:rsidR="000C3A28" w:rsidRPr="006843E1">
        <w:t>generalized environment, group size, bait presence and disturbance frequency had no significant effect on the duration of bouts of alert behavio</w:t>
      </w:r>
      <w:r w:rsidR="007347A5" w:rsidRPr="006843E1">
        <w:t>u</w:t>
      </w:r>
      <w:r w:rsidR="000C3A28" w:rsidRPr="006843E1">
        <w:t>r (p</w:t>
      </w:r>
      <w:r w:rsidR="002432DC" w:rsidRPr="006843E1">
        <w:t xml:space="preserve"> </w:t>
      </w:r>
      <w:r w:rsidR="000C3A28" w:rsidRPr="006843E1">
        <w:t>&lt; 0.141</w:t>
      </w:r>
      <w:r w:rsidR="00883605" w:rsidRPr="006843E1">
        <w:t xml:space="preserve">; </w:t>
      </w:r>
      <w:r w:rsidR="005A226D" w:rsidRPr="006843E1">
        <w:fldChar w:fldCharType="begin"/>
      </w:r>
      <w:r w:rsidR="005A226D" w:rsidRPr="006843E1">
        <w:instrText xml:space="preserve"> REF _Ref151137897 </w:instrText>
      </w:r>
      <w:r w:rsidR="00A447E4">
        <w:instrText xml:space="preserve"> \* MERGEFORMAT </w:instrText>
      </w:r>
      <w:r w:rsidR="005A226D" w:rsidRPr="006843E1">
        <w:fldChar w:fldCharType="separate"/>
      </w:r>
      <w:r w:rsidR="003967E6" w:rsidRPr="003967E6">
        <w:t>Table 5</w:t>
      </w:r>
      <w:r w:rsidR="005A226D" w:rsidRPr="006843E1">
        <w:fldChar w:fldCharType="end"/>
      </w:r>
      <w:r w:rsidR="000C3A28" w:rsidRPr="006843E1">
        <w:t>).</w:t>
      </w:r>
      <w:r w:rsidR="005A226D" w:rsidRPr="006843E1">
        <w:t xml:space="preserve"> </w:t>
      </w:r>
      <w:r w:rsidR="0066492F" w:rsidRPr="006843E1">
        <w:t>We found a significant interaction between</w:t>
      </w:r>
      <w:r w:rsidR="000C3A28" w:rsidRPr="006843E1">
        <w:t xml:space="preserve"> sentinel behavio</w:t>
      </w:r>
      <w:r w:rsidR="00334BDE" w:rsidRPr="006843E1">
        <w:t>u</w:t>
      </w:r>
      <w:r w:rsidR="000C3A28" w:rsidRPr="006843E1">
        <w:t>r and generalized environment</w:t>
      </w:r>
      <w:r w:rsidR="0066492F" w:rsidRPr="006843E1">
        <w:t xml:space="preserve"> </w:t>
      </w:r>
      <w:r w:rsidR="000C3A28" w:rsidRPr="006843E1">
        <w:t>(</w:t>
      </w:r>
      <m:oMath>
        <m:acc>
          <m:accPr>
            <m:ctrlPr>
              <w:rPr>
                <w:rFonts w:ascii="Cambria Math" w:hAnsi="Cambria Math"/>
                <w:i/>
              </w:rPr>
            </m:ctrlPr>
          </m:accPr>
          <m:e>
            <m:r>
              <w:rPr>
                <w:rFonts w:ascii="Cambria Math" w:hAnsi="Cambria Math"/>
              </w:rPr>
              <m:t>β</m:t>
            </m:r>
          </m:e>
        </m:acc>
      </m:oMath>
      <w:r w:rsidR="000C3A28" w:rsidRPr="006843E1">
        <w:t xml:space="preserve"> = -0.27</w:t>
      </w:r>
      <w:r w:rsidRPr="006843E1">
        <w:t>4</w:t>
      </w:r>
      <w:r w:rsidR="000C3A28" w:rsidRPr="006843E1">
        <w:t xml:space="preserve">, SE = 0.135, </w:t>
      </w:r>
      <w:r w:rsidR="008E1015" w:rsidRPr="006843E1">
        <w:t>t</w:t>
      </w:r>
      <w:r w:rsidR="000C3A28" w:rsidRPr="006843E1">
        <w:t xml:space="preserve"> = -2.024, p = 0.043</w:t>
      </w:r>
      <w:r w:rsidR="00883605" w:rsidRPr="006843E1">
        <w:t xml:space="preserve">; </w:t>
      </w:r>
      <w:r w:rsidR="005A226D" w:rsidRPr="006843E1">
        <w:fldChar w:fldCharType="begin"/>
      </w:r>
      <w:r w:rsidR="005A226D" w:rsidRPr="006843E1">
        <w:instrText xml:space="preserve"> REF _Ref151137725 </w:instrText>
      </w:r>
      <w:r w:rsidR="00A447E4">
        <w:instrText xml:space="preserve"> \* MERGEFORMAT </w:instrText>
      </w:r>
      <w:r w:rsidR="005A226D" w:rsidRPr="006843E1">
        <w:fldChar w:fldCharType="separate"/>
      </w:r>
      <w:r w:rsidR="003967E6" w:rsidRPr="003967E6">
        <w:t>Figure 4</w:t>
      </w:r>
      <w:r w:rsidR="005A226D" w:rsidRPr="006843E1">
        <w:fldChar w:fldCharType="end"/>
      </w:r>
      <w:r w:rsidR="005A226D" w:rsidRPr="006843E1">
        <w:t xml:space="preserve">, </w:t>
      </w:r>
      <w:r w:rsidR="005A226D" w:rsidRPr="006843E1">
        <w:fldChar w:fldCharType="begin"/>
      </w:r>
      <w:r w:rsidR="005A226D" w:rsidRPr="006843E1">
        <w:instrText xml:space="preserve"> REF _Ref151137897 </w:instrText>
      </w:r>
      <w:r w:rsidR="00A447E4">
        <w:instrText xml:space="preserve"> \* MERGEFORMAT </w:instrText>
      </w:r>
      <w:r w:rsidR="005A226D" w:rsidRPr="006843E1">
        <w:fldChar w:fldCharType="separate"/>
      </w:r>
      <w:r w:rsidR="003967E6" w:rsidRPr="003967E6">
        <w:t>Table 5</w:t>
      </w:r>
      <w:r w:rsidR="005A226D" w:rsidRPr="006843E1">
        <w:fldChar w:fldCharType="end"/>
      </w:r>
      <w:r w:rsidR="000C3A28" w:rsidRPr="006843E1">
        <w:t>).</w:t>
      </w:r>
      <w:r w:rsidR="00E12033" w:rsidRPr="006843E1">
        <w:t xml:space="preserve"> </w:t>
      </w:r>
      <w:r w:rsidR="00EF30A9" w:rsidRPr="006843E1">
        <w:t>Post hoc pairwise t-tests revealed no significant differences in the duration of bouts of alert behavio</w:t>
      </w:r>
      <w:r w:rsidR="00334BDE" w:rsidRPr="006843E1">
        <w:t>u</w:t>
      </w:r>
      <w:r w:rsidR="00EF30A9" w:rsidRPr="006843E1">
        <w:t>r.</w:t>
      </w:r>
    </w:p>
    <w:p w14:paraId="6F8B342B" w14:textId="74FF8306" w:rsidR="0077305A" w:rsidRPr="006843E1" w:rsidRDefault="0077305A" w:rsidP="00B8527A">
      <w:pPr>
        <w:pStyle w:val="SectionText"/>
        <w:sectPr w:rsidR="0077305A" w:rsidRPr="006843E1" w:rsidSect="009B70AE">
          <w:headerReference w:type="default" r:id="rId41"/>
          <w:pgSz w:w="12240" w:h="15840"/>
          <w:pgMar w:top="1440" w:right="1440" w:bottom="1440" w:left="1440" w:header="720" w:footer="720" w:gutter="0"/>
          <w:cols w:space="720"/>
        </w:sectPr>
      </w:pPr>
    </w:p>
    <w:p w14:paraId="59585B48" w14:textId="77777777" w:rsidR="0088419E" w:rsidRPr="006843E1" w:rsidRDefault="0088419E" w:rsidP="00215D50">
      <w:pPr>
        <w:pStyle w:val="SectionText0"/>
      </w:pPr>
      <w:r w:rsidRPr="006843E1">
        <w:rPr>
          <w:noProof/>
        </w:rPr>
        <w:lastRenderedPageBreak/>
        <w:drawing>
          <wp:inline distT="0" distB="0" distL="0" distR="0" wp14:anchorId="36F1D14E" wp14:editId="57EB4EA0">
            <wp:extent cx="8343294" cy="5965102"/>
            <wp:effectExtent l="0" t="0" r="635" b="0"/>
            <wp:docPr id="5729870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368664" cy="5983241"/>
                    </a:xfrm>
                    <a:prstGeom prst="rect">
                      <a:avLst/>
                    </a:prstGeom>
                    <a:noFill/>
                    <a:ln>
                      <a:noFill/>
                    </a:ln>
                  </pic:spPr>
                </pic:pic>
              </a:graphicData>
            </a:graphic>
          </wp:inline>
        </w:drawing>
      </w:r>
    </w:p>
    <w:p w14:paraId="03762AE3" w14:textId="251D3C9C" w:rsidR="00E77B42" w:rsidRPr="006843E1" w:rsidRDefault="0088419E" w:rsidP="00215D50">
      <w:pPr>
        <w:pStyle w:val="SectionText0"/>
        <w:rPr>
          <w:b/>
          <w:bCs/>
        </w:rPr>
        <w:sectPr w:rsidR="00E77B42" w:rsidRPr="006843E1" w:rsidSect="009B70AE">
          <w:headerReference w:type="default" r:id="rId43"/>
          <w:pgSz w:w="15840" w:h="12240" w:orient="landscape"/>
          <w:pgMar w:top="720" w:right="720" w:bottom="720" w:left="720" w:header="720" w:footer="720" w:gutter="0"/>
          <w:cols w:space="720"/>
          <w:docGrid w:linePitch="299"/>
        </w:sectPr>
      </w:pPr>
      <w:bookmarkStart w:id="93" w:name="_Ref151142101"/>
      <w:bookmarkStart w:id="94" w:name="_Toc162210497"/>
      <w:r w:rsidRPr="00215D50">
        <w:rPr>
          <w:rStyle w:val="CaptionBChar"/>
          <w:rFonts w:eastAsia="Arial"/>
        </w:rPr>
        <w:t xml:space="preserve">Figure </w:t>
      </w:r>
      <w:r w:rsidRPr="00215D50">
        <w:rPr>
          <w:rStyle w:val="CaptionBChar"/>
        </w:rPr>
        <w:fldChar w:fldCharType="begin"/>
      </w:r>
      <w:r w:rsidRPr="00215D50">
        <w:rPr>
          <w:rStyle w:val="CaptionBChar"/>
          <w:rFonts w:eastAsia="Arial"/>
        </w:rPr>
        <w:instrText xml:space="preserve"> SEQ Figure \* ARABIC </w:instrText>
      </w:r>
      <w:r w:rsidRPr="00215D50">
        <w:rPr>
          <w:rStyle w:val="CaptionBChar"/>
        </w:rPr>
        <w:fldChar w:fldCharType="separate"/>
      </w:r>
      <w:r w:rsidR="003967E6">
        <w:rPr>
          <w:rStyle w:val="CaptionBChar"/>
          <w:rFonts w:eastAsia="Arial"/>
          <w:noProof/>
        </w:rPr>
        <w:t>5</w:t>
      </w:r>
      <w:r w:rsidRPr="00215D50">
        <w:rPr>
          <w:rStyle w:val="CaptionBChar"/>
          <w:rFonts w:eastAsia="Arial"/>
        </w:rPr>
        <w:fldChar w:fldCharType="end"/>
      </w:r>
      <w:bookmarkEnd w:id="93"/>
      <w:r w:rsidRPr="00215D50">
        <w:rPr>
          <w:rStyle w:val="CaptionBChar"/>
          <w:rFonts w:eastAsia="Arial"/>
        </w:rPr>
        <w:t>:</w:t>
      </w:r>
      <w:r w:rsidRPr="006843E1">
        <w:t xml:space="preserve"> Mean foraging bout duration of crows in small and large groups</w:t>
      </w:r>
      <w:r w:rsidR="00334BDE" w:rsidRPr="006843E1">
        <w:t xml:space="preserve">. </w:t>
      </w:r>
      <w:r w:rsidR="00CF7EAA" w:rsidRPr="006843E1">
        <w:t>E</w:t>
      </w:r>
      <w:r w:rsidR="00E77B42" w:rsidRPr="006843E1">
        <w:t>rror bars represent the standard error.</w:t>
      </w:r>
      <w:bookmarkEnd w:id="94"/>
    </w:p>
    <w:p w14:paraId="472B7F54" w14:textId="77777777" w:rsidR="0056164E" w:rsidRPr="006843E1" w:rsidRDefault="0056164E" w:rsidP="00B8527A">
      <w:pPr>
        <w:pStyle w:val="SectionText"/>
      </w:pPr>
      <w:r w:rsidRPr="006843E1">
        <w:rPr>
          <w:noProof/>
        </w:rPr>
        <w:lastRenderedPageBreak/>
        <w:drawing>
          <wp:inline distT="0" distB="0" distL="0" distR="0" wp14:anchorId="5BF35516" wp14:editId="0439F9E0">
            <wp:extent cx="8796573" cy="6283266"/>
            <wp:effectExtent l="0" t="0" r="5080" b="3810"/>
            <wp:docPr id="81018755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802627" cy="6287590"/>
                    </a:xfrm>
                    <a:prstGeom prst="rect">
                      <a:avLst/>
                    </a:prstGeom>
                    <a:noFill/>
                    <a:ln>
                      <a:noFill/>
                    </a:ln>
                  </pic:spPr>
                </pic:pic>
              </a:graphicData>
            </a:graphic>
          </wp:inline>
        </w:drawing>
      </w:r>
    </w:p>
    <w:p w14:paraId="1FCF40C4" w14:textId="6B506342" w:rsidR="0088419E" w:rsidRPr="006843E1" w:rsidRDefault="0056164E" w:rsidP="00215D50">
      <w:pPr>
        <w:pStyle w:val="SectionText0"/>
        <w:sectPr w:rsidR="0088419E" w:rsidRPr="006843E1" w:rsidSect="009B70AE">
          <w:headerReference w:type="default" r:id="rId45"/>
          <w:pgSz w:w="15840" w:h="12240" w:orient="landscape"/>
          <w:pgMar w:top="720" w:right="720" w:bottom="720" w:left="720" w:header="720" w:footer="720" w:gutter="0"/>
          <w:cols w:space="720"/>
          <w:docGrid w:linePitch="299"/>
        </w:sectPr>
      </w:pPr>
      <w:bookmarkStart w:id="95" w:name="_Ref151142715"/>
      <w:bookmarkStart w:id="96" w:name="_Toc162210498"/>
      <w:r w:rsidRPr="00215D50">
        <w:rPr>
          <w:rStyle w:val="CaptionBChar"/>
          <w:rFonts w:eastAsia="Arial"/>
        </w:rPr>
        <w:t xml:space="preserve">Figure </w:t>
      </w:r>
      <w:r w:rsidRPr="00215D50">
        <w:rPr>
          <w:rStyle w:val="CaptionBChar"/>
          <w:rFonts w:eastAsia="Arial"/>
        </w:rPr>
        <w:fldChar w:fldCharType="begin"/>
      </w:r>
      <w:r w:rsidRPr="00215D50">
        <w:rPr>
          <w:rStyle w:val="CaptionBChar"/>
          <w:rFonts w:eastAsia="Arial"/>
        </w:rPr>
        <w:instrText xml:space="preserve"> SEQ Figure \* ARABIC </w:instrText>
      </w:r>
      <w:r w:rsidRPr="00215D50">
        <w:rPr>
          <w:rStyle w:val="CaptionBChar"/>
          <w:rFonts w:eastAsia="Arial"/>
        </w:rPr>
        <w:fldChar w:fldCharType="separate"/>
      </w:r>
      <w:r w:rsidR="003967E6">
        <w:rPr>
          <w:rStyle w:val="CaptionBChar"/>
          <w:rFonts w:eastAsia="Arial"/>
          <w:noProof/>
        </w:rPr>
        <w:t>6</w:t>
      </w:r>
      <w:r w:rsidRPr="00215D50">
        <w:rPr>
          <w:rStyle w:val="CaptionBChar"/>
          <w:rFonts w:eastAsia="Arial"/>
        </w:rPr>
        <w:fldChar w:fldCharType="end"/>
      </w:r>
      <w:bookmarkEnd w:id="95"/>
      <w:r w:rsidRPr="00215D50">
        <w:rPr>
          <w:rStyle w:val="CaptionBChar"/>
          <w:rFonts w:eastAsia="Arial"/>
        </w:rPr>
        <w:t>:</w:t>
      </w:r>
      <w:r w:rsidRPr="006843E1">
        <w:t xml:space="preserve"> Foraging bout duration decreasing </w:t>
      </w:r>
      <w:r w:rsidR="00EA6CF0" w:rsidRPr="006843E1">
        <w:t>with</w:t>
      </w:r>
      <w:r w:rsidRPr="006843E1">
        <w:t xml:space="preserve"> increasing disturbance frequency</w:t>
      </w:r>
      <w:r w:rsidR="00334BDE" w:rsidRPr="006843E1">
        <w:t>.</w:t>
      </w:r>
      <w:bookmarkEnd w:id="96"/>
      <w:r w:rsidR="00334BDE" w:rsidRPr="006843E1">
        <w:t xml:space="preserve"> </w:t>
      </w:r>
    </w:p>
    <w:p w14:paraId="11E4F5BC" w14:textId="462025F8" w:rsidR="00E50596" w:rsidRPr="00016BD7" w:rsidRDefault="00E50596" w:rsidP="00FD273E">
      <w:pPr>
        <w:pStyle w:val="SectionSubtitle"/>
        <w:spacing w:after="0" w:line="480" w:lineRule="auto"/>
      </w:pPr>
      <w:bookmarkStart w:id="97" w:name="_Toc162204968"/>
      <w:bookmarkStart w:id="98" w:name="_Toc162610832"/>
      <w:r w:rsidRPr="00016BD7">
        <w:lastRenderedPageBreak/>
        <w:t xml:space="preserve">Foraging </w:t>
      </w:r>
      <w:r w:rsidR="00883605" w:rsidRPr="00016BD7">
        <w:t>rate</w:t>
      </w:r>
      <w:bookmarkEnd w:id="97"/>
      <w:bookmarkEnd w:id="98"/>
    </w:p>
    <w:p w14:paraId="65E31226" w14:textId="038F5F28" w:rsidR="0077305A" w:rsidRPr="006843E1" w:rsidRDefault="00EF30A9" w:rsidP="00A24D3D">
      <w:pPr>
        <w:pStyle w:val="SectionText"/>
        <w:spacing w:line="480" w:lineRule="auto"/>
      </w:pPr>
      <w:r w:rsidRPr="006843E1">
        <w:t>We calculated the peck rate</w:t>
      </w:r>
      <w:r w:rsidR="00D23BAE" w:rsidRPr="006843E1">
        <w:t xml:space="preserve"> (per min</w:t>
      </w:r>
      <w:r w:rsidR="00CF7EAA" w:rsidRPr="006843E1">
        <w:t>.</w:t>
      </w:r>
      <w:r w:rsidR="00D23BAE" w:rsidRPr="006843E1">
        <w:t>)</w:t>
      </w:r>
      <w:r w:rsidRPr="006843E1">
        <w:t xml:space="preserve"> </w:t>
      </w:r>
      <w:r w:rsidR="00D23BAE" w:rsidRPr="006843E1">
        <w:t>for</w:t>
      </w:r>
      <w:r w:rsidRPr="006843E1">
        <w:t xml:space="preserve"> 81 observations. Two observations were removed as the individual</w:t>
      </w:r>
      <w:r w:rsidR="0077305A" w:rsidRPr="006843E1">
        <w:t>s</w:t>
      </w:r>
      <w:r w:rsidRPr="006843E1">
        <w:t xml:space="preserve"> did not perform any foraging behavio</w:t>
      </w:r>
      <w:r w:rsidR="00334BDE" w:rsidRPr="006843E1">
        <w:t>u</w:t>
      </w:r>
      <w:r w:rsidRPr="006843E1">
        <w:t>r.</w:t>
      </w:r>
      <w:r w:rsidR="00E12033" w:rsidRPr="006843E1">
        <w:t xml:space="preserve"> </w:t>
      </w:r>
      <w:r w:rsidR="00045C40" w:rsidRPr="006843E1">
        <w:t>Neither the presence of a sentinel</w:t>
      </w:r>
      <w:r w:rsidR="00CA4254" w:rsidRPr="006843E1">
        <w:t>,</w:t>
      </w:r>
      <w:r w:rsidR="00045C40" w:rsidRPr="006843E1">
        <w:t xml:space="preserve"> the generalized environment</w:t>
      </w:r>
      <w:r w:rsidR="00CA4254" w:rsidRPr="006843E1">
        <w:t xml:space="preserve">, </w:t>
      </w:r>
      <w:r w:rsidR="00382F78">
        <w:t>nor</w:t>
      </w:r>
      <w:r w:rsidR="00CA4254" w:rsidRPr="006843E1">
        <w:t xml:space="preserve"> group size</w:t>
      </w:r>
      <w:r w:rsidR="00045C40" w:rsidRPr="006843E1">
        <w:t xml:space="preserve"> had a significant effect on the peck rate of foragers (p &gt; 0.</w:t>
      </w:r>
      <w:r w:rsidR="00CA4254" w:rsidRPr="006843E1">
        <w:t>233</w:t>
      </w:r>
      <w:r w:rsidR="0073310A" w:rsidRPr="006843E1">
        <w:t xml:space="preserve">; </w:t>
      </w:r>
      <w:r w:rsidR="005A226D" w:rsidRPr="006843E1">
        <w:fldChar w:fldCharType="begin"/>
      </w:r>
      <w:r w:rsidR="005A226D" w:rsidRPr="006843E1">
        <w:instrText xml:space="preserve"> REF _Ref151143990 </w:instrText>
      </w:r>
      <w:r w:rsidR="00A447E4">
        <w:instrText xml:space="preserve"> \* MERGEFORMAT </w:instrText>
      </w:r>
      <w:r w:rsidR="005A226D" w:rsidRPr="006843E1">
        <w:fldChar w:fldCharType="separate"/>
      </w:r>
      <w:r w:rsidR="003967E6" w:rsidRPr="003967E6">
        <w:t>Figure 7</w:t>
      </w:r>
      <w:r w:rsidR="005A226D" w:rsidRPr="006843E1">
        <w:fldChar w:fldCharType="end"/>
      </w:r>
      <w:r w:rsidR="005A226D" w:rsidRPr="006843E1">
        <w:t xml:space="preserve">, </w:t>
      </w:r>
      <w:r w:rsidR="00980EFF" w:rsidRPr="006843E1">
        <w:fldChar w:fldCharType="begin"/>
      </w:r>
      <w:r w:rsidR="00980EFF" w:rsidRPr="006843E1">
        <w:instrText xml:space="preserve"> REF _Ref151144753 </w:instrText>
      </w:r>
      <w:r w:rsidR="00A447E4">
        <w:instrText xml:space="preserve"> \* MERGEFORMAT </w:instrText>
      </w:r>
      <w:r w:rsidR="00980EFF" w:rsidRPr="006843E1">
        <w:fldChar w:fldCharType="separate"/>
      </w:r>
      <w:r w:rsidR="003967E6" w:rsidRPr="003967E6">
        <w:t>Table 6</w:t>
      </w:r>
      <w:r w:rsidR="00980EFF" w:rsidRPr="006843E1">
        <w:fldChar w:fldCharType="end"/>
      </w:r>
      <w:r w:rsidR="00045C40" w:rsidRPr="006843E1">
        <w:t xml:space="preserve">). </w:t>
      </w:r>
      <w:r w:rsidR="00980EFF" w:rsidRPr="006843E1">
        <w:t>The presence of bait significantly increased the peck rate of foragers (</w:t>
      </w:r>
      <m:oMath>
        <m:acc>
          <m:accPr>
            <m:ctrlPr>
              <w:rPr>
                <w:rFonts w:ascii="Cambria Math" w:hAnsi="Cambria Math"/>
                <w:i/>
              </w:rPr>
            </m:ctrlPr>
          </m:accPr>
          <m:e>
            <m:r>
              <w:rPr>
                <w:rFonts w:ascii="Cambria Math" w:hAnsi="Cambria Math"/>
              </w:rPr>
              <m:t>β</m:t>
            </m:r>
          </m:e>
        </m:acc>
      </m:oMath>
      <w:r w:rsidR="00980EFF" w:rsidRPr="006843E1">
        <w:t xml:space="preserve"> = 13.99</w:t>
      </w:r>
      <w:r w:rsidR="00CC2401" w:rsidRPr="006843E1">
        <w:t>0</w:t>
      </w:r>
      <w:r w:rsidR="00980EFF" w:rsidRPr="006843E1">
        <w:t xml:space="preserve">, </w:t>
      </w:r>
      <w:r w:rsidR="008E1015" w:rsidRPr="006843E1">
        <w:t>t</w:t>
      </w:r>
      <w:r w:rsidR="00980EFF" w:rsidRPr="006843E1">
        <w:t xml:space="preserve"> = 2.231, p = 0.020; </w:t>
      </w:r>
      <w:r w:rsidR="008434EB" w:rsidRPr="006843E1">
        <w:fldChar w:fldCharType="begin"/>
      </w:r>
      <w:r w:rsidR="008434EB" w:rsidRPr="006843E1">
        <w:instrText xml:space="preserve"> REF _Ref151145737 </w:instrText>
      </w:r>
      <w:r w:rsidR="00A447E4">
        <w:instrText xml:space="preserve"> \* MERGEFORMAT </w:instrText>
      </w:r>
      <w:r w:rsidR="008434EB" w:rsidRPr="006843E1">
        <w:fldChar w:fldCharType="separate"/>
      </w:r>
      <w:r w:rsidR="003967E6" w:rsidRPr="003967E6">
        <w:t>Figure S6</w:t>
      </w:r>
      <w:r w:rsidR="008434EB" w:rsidRPr="006843E1">
        <w:fldChar w:fldCharType="end"/>
      </w:r>
      <w:r w:rsidR="00980EFF" w:rsidRPr="006843E1">
        <w:t xml:space="preserve">, </w:t>
      </w:r>
      <w:r w:rsidR="008434EB" w:rsidRPr="006843E1">
        <w:fldChar w:fldCharType="begin"/>
      </w:r>
      <w:r w:rsidR="008434EB" w:rsidRPr="006843E1">
        <w:instrText xml:space="preserve"> REF _Ref151144753 </w:instrText>
      </w:r>
      <w:r w:rsidR="00A447E4">
        <w:instrText xml:space="preserve"> \* MERGEFORMAT </w:instrText>
      </w:r>
      <w:r w:rsidR="008434EB" w:rsidRPr="006843E1">
        <w:fldChar w:fldCharType="separate"/>
      </w:r>
      <w:r w:rsidR="003967E6" w:rsidRPr="003967E6">
        <w:t>Table 6</w:t>
      </w:r>
      <w:r w:rsidR="008434EB" w:rsidRPr="006843E1">
        <w:fldChar w:fldCharType="end"/>
      </w:r>
      <w:r w:rsidR="00980EFF" w:rsidRPr="006843E1">
        <w:t xml:space="preserve">). </w:t>
      </w:r>
      <w:r w:rsidR="00045C40" w:rsidRPr="006843E1">
        <w:t>Peck rate increased significantly with disturbance frequency (</w:t>
      </w:r>
      <m:oMath>
        <m:acc>
          <m:accPr>
            <m:ctrlPr>
              <w:rPr>
                <w:rFonts w:ascii="Cambria Math" w:hAnsi="Cambria Math"/>
                <w:i/>
              </w:rPr>
            </m:ctrlPr>
          </m:accPr>
          <m:e>
            <m:r>
              <w:rPr>
                <w:rFonts w:ascii="Cambria Math" w:hAnsi="Cambria Math"/>
              </w:rPr>
              <m:t>β</m:t>
            </m:r>
          </m:e>
        </m:acc>
      </m:oMath>
      <w:r w:rsidR="00045C40" w:rsidRPr="006843E1">
        <w:t xml:space="preserve"> = 5.29</w:t>
      </w:r>
      <w:r w:rsidR="00CC2401" w:rsidRPr="006843E1">
        <w:t>0</w:t>
      </w:r>
      <w:r w:rsidR="00045C40" w:rsidRPr="006843E1">
        <w:t xml:space="preserve">, </w:t>
      </w:r>
      <w:r w:rsidR="008E1015" w:rsidRPr="006843E1">
        <w:t>t</w:t>
      </w:r>
      <w:r w:rsidR="00045C40" w:rsidRPr="006843E1">
        <w:t xml:space="preserve"> = 2.312, p = 0.021</w:t>
      </w:r>
      <w:r w:rsidR="0073310A" w:rsidRPr="006843E1">
        <w:t xml:space="preserve">; </w:t>
      </w:r>
      <w:r w:rsidR="004C0944" w:rsidRPr="006843E1">
        <w:fldChar w:fldCharType="begin"/>
      </w:r>
      <w:r w:rsidR="004C0944" w:rsidRPr="006843E1">
        <w:instrText xml:space="preserve"> REF _Ref151145969 </w:instrText>
      </w:r>
      <w:r w:rsidR="00A447E4">
        <w:instrText xml:space="preserve"> \* MERGEFORMAT </w:instrText>
      </w:r>
      <w:r w:rsidR="004C0944" w:rsidRPr="006843E1">
        <w:fldChar w:fldCharType="separate"/>
      </w:r>
      <w:r w:rsidR="003967E6" w:rsidRPr="003967E6">
        <w:t>Figure 8</w:t>
      </w:r>
      <w:r w:rsidR="004C0944" w:rsidRPr="006843E1">
        <w:fldChar w:fldCharType="end"/>
      </w:r>
      <w:r w:rsidR="004C0944" w:rsidRPr="006843E1">
        <w:t xml:space="preserve">, </w:t>
      </w:r>
      <w:r w:rsidR="004C0944" w:rsidRPr="006843E1">
        <w:fldChar w:fldCharType="begin"/>
      </w:r>
      <w:r w:rsidR="004C0944" w:rsidRPr="006843E1">
        <w:instrText xml:space="preserve"> REF _Ref151144753 </w:instrText>
      </w:r>
      <w:r w:rsidR="00A447E4">
        <w:instrText xml:space="preserve"> \* MERGEFORMAT </w:instrText>
      </w:r>
      <w:r w:rsidR="004C0944" w:rsidRPr="006843E1">
        <w:fldChar w:fldCharType="separate"/>
      </w:r>
      <w:r w:rsidR="003967E6" w:rsidRPr="003967E6">
        <w:t>Table 6</w:t>
      </w:r>
      <w:r w:rsidR="004C0944" w:rsidRPr="006843E1">
        <w:fldChar w:fldCharType="end"/>
      </w:r>
      <w:r w:rsidR="00045C40" w:rsidRPr="006843E1">
        <w:t xml:space="preserve">). </w:t>
      </w:r>
      <w:r w:rsidR="0066492F" w:rsidRPr="006843E1">
        <w:t>We found a significant interaction</w:t>
      </w:r>
      <w:r w:rsidR="00045C40" w:rsidRPr="006843E1">
        <w:t xml:space="preserve"> between generalized environment and disturbance frequency (</w:t>
      </w:r>
      <m:oMath>
        <m:acc>
          <m:accPr>
            <m:ctrlPr>
              <w:rPr>
                <w:rFonts w:ascii="Cambria Math" w:hAnsi="Cambria Math"/>
                <w:i/>
              </w:rPr>
            </m:ctrlPr>
          </m:accPr>
          <m:e>
            <m:r>
              <w:rPr>
                <w:rFonts w:ascii="Cambria Math" w:hAnsi="Cambria Math"/>
              </w:rPr>
              <m:t>β</m:t>
            </m:r>
          </m:e>
        </m:acc>
      </m:oMath>
      <w:r w:rsidR="00045C40" w:rsidRPr="006843E1">
        <w:t xml:space="preserve"> = 16.15</w:t>
      </w:r>
      <w:r w:rsidR="00CC2401" w:rsidRPr="006843E1">
        <w:t>0</w:t>
      </w:r>
      <w:r w:rsidR="00045C40" w:rsidRPr="006843E1">
        <w:t xml:space="preserve">, </w:t>
      </w:r>
      <w:r w:rsidR="008E1015" w:rsidRPr="006843E1">
        <w:t>t</w:t>
      </w:r>
      <w:r w:rsidR="00045C40" w:rsidRPr="006843E1">
        <w:t xml:space="preserve"> = 3.046, p = 0.002</w:t>
      </w:r>
      <w:r w:rsidR="0073310A" w:rsidRPr="006843E1">
        <w:t xml:space="preserve">; </w:t>
      </w:r>
      <w:r w:rsidR="004C0944" w:rsidRPr="006843E1">
        <w:fldChar w:fldCharType="begin"/>
      </w:r>
      <w:r w:rsidR="004C0944" w:rsidRPr="006843E1">
        <w:instrText xml:space="preserve"> REF _Ref151145969 </w:instrText>
      </w:r>
      <w:r w:rsidR="00A447E4">
        <w:instrText xml:space="preserve"> \* MERGEFORMAT </w:instrText>
      </w:r>
      <w:r w:rsidR="004C0944" w:rsidRPr="006843E1">
        <w:fldChar w:fldCharType="separate"/>
      </w:r>
      <w:r w:rsidR="003967E6" w:rsidRPr="003967E6">
        <w:t>Figure 8</w:t>
      </w:r>
      <w:r w:rsidR="004C0944" w:rsidRPr="006843E1">
        <w:fldChar w:fldCharType="end"/>
      </w:r>
      <w:r w:rsidR="004C0944" w:rsidRPr="006843E1">
        <w:t xml:space="preserve">, </w:t>
      </w:r>
      <w:r w:rsidR="004C0944" w:rsidRPr="006843E1">
        <w:fldChar w:fldCharType="begin"/>
      </w:r>
      <w:r w:rsidR="004C0944" w:rsidRPr="006843E1">
        <w:instrText xml:space="preserve"> REF _Ref151144753 </w:instrText>
      </w:r>
      <w:r w:rsidR="00A447E4">
        <w:instrText xml:space="preserve"> \* MERGEFORMAT </w:instrText>
      </w:r>
      <w:r w:rsidR="004C0944" w:rsidRPr="006843E1">
        <w:fldChar w:fldCharType="separate"/>
      </w:r>
      <w:r w:rsidR="003967E6" w:rsidRPr="003967E6">
        <w:t>Table 6</w:t>
      </w:r>
      <w:r w:rsidR="004C0944" w:rsidRPr="006843E1">
        <w:fldChar w:fldCharType="end"/>
      </w:r>
      <w:r w:rsidR="00045C40" w:rsidRPr="006843E1">
        <w:t>).</w:t>
      </w:r>
    </w:p>
    <w:p w14:paraId="09B18AF8" w14:textId="12E920A2" w:rsidR="0091432B" w:rsidRPr="00016BD7" w:rsidRDefault="006E5508" w:rsidP="00FD273E">
      <w:pPr>
        <w:pStyle w:val="SectionSubtitle"/>
        <w:spacing w:after="0" w:line="480" w:lineRule="auto"/>
      </w:pPr>
      <w:bookmarkStart w:id="99" w:name="_Toc162204969"/>
      <w:bookmarkStart w:id="100" w:name="_Toc162610833"/>
      <w:r w:rsidRPr="00016BD7">
        <w:t>Transition</w:t>
      </w:r>
      <w:r w:rsidR="0091432B" w:rsidRPr="00016BD7">
        <w:t xml:space="preserve"> analysis</w:t>
      </w:r>
      <w:bookmarkEnd w:id="99"/>
      <w:bookmarkEnd w:id="100"/>
    </w:p>
    <w:p w14:paraId="77A74443" w14:textId="26D6CC0A" w:rsidR="00FF2415" w:rsidRDefault="00905902" w:rsidP="00A24D3D">
      <w:pPr>
        <w:pStyle w:val="SectionText"/>
        <w:spacing w:line="480" w:lineRule="auto"/>
        <w:sectPr w:rsidR="00FF2415" w:rsidSect="009B70AE">
          <w:headerReference w:type="default" r:id="rId46"/>
          <w:pgSz w:w="12240" w:h="15840"/>
          <w:pgMar w:top="1440" w:right="1440" w:bottom="1440" w:left="1440" w:header="720" w:footer="720" w:gutter="0"/>
          <w:cols w:space="720"/>
        </w:sectPr>
      </w:pPr>
      <w:r w:rsidRPr="006843E1">
        <w:t>The number of t</w:t>
      </w:r>
      <w:r w:rsidR="0079402E" w:rsidRPr="006843E1">
        <w:t>ransitions from foraging to alert behavio</w:t>
      </w:r>
      <w:r w:rsidR="007347A5" w:rsidRPr="006843E1">
        <w:t>u</w:t>
      </w:r>
      <w:r w:rsidR="0079402E" w:rsidRPr="006843E1">
        <w:t>r w</w:t>
      </w:r>
      <w:r w:rsidRPr="006843E1">
        <w:t>as</w:t>
      </w:r>
      <w:r w:rsidR="0079402E" w:rsidRPr="006843E1">
        <w:t xml:space="preserve"> significantly </w:t>
      </w:r>
      <w:r w:rsidRPr="006843E1">
        <w:t>higher in green areas</w:t>
      </w:r>
      <w:r w:rsidR="0079402E" w:rsidRPr="006843E1">
        <w:t xml:space="preserve"> (IRR = </w:t>
      </w:r>
      <w:r w:rsidR="00292889" w:rsidRPr="006843E1">
        <w:t>0.421</w:t>
      </w:r>
      <w:r w:rsidR="0079402E" w:rsidRPr="006843E1">
        <w:t>, SE = 0.</w:t>
      </w:r>
      <w:r w:rsidR="00292889" w:rsidRPr="006843E1">
        <w:t>157</w:t>
      </w:r>
      <w:r w:rsidR="0079402E" w:rsidRPr="006843E1">
        <w:t xml:space="preserve">, </w:t>
      </w:r>
      <w:r w:rsidR="008E1015" w:rsidRPr="006843E1">
        <w:t>z</w:t>
      </w:r>
      <w:r w:rsidR="0079402E" w:rsidRPr="006843E1">
        <w:t xml:space="preserve"> = </w:t>
      </w:r>
      <w:r w:rsidR="00292889" w:rsidRPr="006843E1">
        <w:t>-1.355</w:t>
      </w:r>
      <w:r w:rsidR="0079402E" w:rsidRPr="006843E1">
        <w:t>, p = 0.0</w:t>
      </w:r>
      <w:r w:rsidR="00292889" w:rsidRPr="006843E1">
        <w:t>20</w:t>
      </w:r>
      <w:r w:rsidR="00DB0423" w:rsidRPr="006843E1">
        <w:t xml:space="preserve">; </w:t>
      </w:r>
      <w:r w:rsidR="009B72DB" w:rsidRPr="006843E1">
        <w:fldChar w:fldCharType="begin"/>
      </w:r>
      <w:r w:rsidR="009B72DB" w:rsidRPr="006843E1">
        <w:instrText xml:space="preserve"> REF _Ref151148768 </w:instrText>
      </w:r>
      <w:r w:rsidR="00A447E4">
        <w:instrText xml:space="preserve"> \* MERGEFORMAT </w:instrText>
      </w:r>
      <w:r w:rsidR="009B72DB" w:rsidRPr="006843E1">
        <w:fldChar w:fldCharType="separate"/>
      </w:r>
      <w:r w:rsidR="003967E6" w:rsidRPr="003967E6">
        <w:t>Figure 9</w:t>
      </w:r>
      <w:r w:rsidR="009B72DB" w:rsidRPr="006843E1">
        <w:fldChar w:fldCharType="end"/>
      </w:r>
      <w:r w:rsidR="009B72DB" w:rsidRPr="006843E1">
        <w:t xml:space="preserve">, </w:t>
      </w:r>
      <w:r w:rsidR="009B72DB" w:rsidRPr="006843E1">
        <w:fldChar w:fldCharType="begin"/>
      </w:r>
      <w:r w:rsidR="009B72DB" w:rsidRPr="006843E1">
        <w:instrText xml:space="preserve"> REF _Ref151148773 </w:instrText>
      </w:r>
      <w:r w:rsidR="00A447E4">
        <w:instrText xml:space="preserve"> \* MERGEFORMAT </w:instrText>
      </w:r>
      <w:r w:rsidR="009B72DB" w:rsidRPr="006843E1">
        <w:fldChar w:fldCharType="separate"/>
      </w:r>
      <w:r w:rsidR="003967E6" w:rsidRPr="003967E6">
        <w:t>Table 7</w:t>
      </w:r>
      <w:r w:rsidR="009B72DB" w:rsidRPr="006843E1">
        <w:fldChar w:fldCharType="end"/>
      </w:r>
      <w:r w:rsidR="0079402E" w:rsidRPr="006843E1">
        <w:t>)</w:t>
      </w:r>
      <w:r w:rsidRPr="006843E1">
        <w:t>, and in areas with frequent disturbances</w:t>
      </w:r>
      <w:r w:rsidR="0079402E" w:rsidRPr="006843E1">
        <w:t xml:space="preserve"> (IRR = 0.728, SE = 0.10</w:t>
      </w:r>
      <w:r w:rsidR="00CC2401" w:rsidRPr="006843E1">
        <w:t>9</w:t>
      </w:r>
      <w:r w:rsidR="0079402E" w:rsidRPr="006843E1">
        <w:t xml:space="preserve">, </w:t>
      </w:r>
      <w:r w:rsidR="008E1015" w:rsidRPr="006843E1">
        <w:t>z</w:t>
      </w:r>
      <w:r w:rsidR="0079402E" w:rsidRPr="006843E1">
        <w:t xml:space="preserve"> = -2.130, p = 0.033</w:t>
      </w:r>
      <w:r w:rsidR="00DB0423" w:rsidRPr="006843E1">
        <w:t xml:space="preserve">; </w:t>
      </w:r>
      <w:r w:rsidR="00474E26" w:rsidRPr="006843E1">
        <w:fldChar w:fldCharType="begin"/>
      </w:r>
      <w:r w:rsidR="00474E26" w:rsidRPr="006843E1">
        <w:instrText xml:space="preserve"> REF _Ref151150285 </w:instrText>
      </w:r>
      <w:r w:rsidR="00A447E4">
        <w:instrText xml:space="preserve"> \* MERGEFORMAT </w:instrText>
      </w:r>
      <w:r w:rsidR="00474E26" w:rsidRPr="006843E1">
        <w:fldChar w:fldCharType="separate"/>
      </w:r>
      <w:r w:rsidR="003967E6" w:rsidRPr="003967E6">
        <w:t>Figure 10</w:t>
      </w:r>
      <w:r w:rsidR="00474E26" w:rsidRPr="006843E1">
        <w:fldChar w:fldCharType="end"/>
      </w:r>
      <w:r w:rsidR="00474E26" w:rsidRPr="006843E1">
        <w:t xml:space="preserve">, </w:t>
      </w:r>
      <w:r w:rsidR="00474E26" w:rsidRPr="006843E1">
        <w:fldChar w:fldCharType="begin"/>
      </w:r>
      <w:r w:rsidR="00474E26" w:rsidRPr="006843E1">
        <w:instrText xml:space="preserve"> REF _Ref151148773 </w:instrText>
      </w:r>
      <w:r w:rsidR="00A447E4">
        <w:instrText xml:space="preserve"> \* MERGEFORMAT </w:instrText>
      </w:r>
      <w:r w:rsidR="00474E26" w:rsidRPr="006843E1">
        <w:fldChar w:fldCharType="separate"/>
      </w:r>
      <w:r w:rsidR="003967E6" w:rsidRPr="003967E6">
        <w:t>Table 7</w:t>
      </w:r>
      <w:r w:rsidR="00474E26" w:rsidRPr="006843E1">
        <w:fldChar w:fldCharType="end"/>
      </w:r>
      <w:r w:rsidR="0079402E" w:rsidRPr="006843E1">
        <w:t>)</w:t>
      </w:r>
      <w:r w:rsidR="006E5508" w:rsidRPr="006843E1">
        <w:t xml:space="preserve">. We found a significant interaction between </w:t>
      </w:r>
      <w:r w:rsidR="0079402E" w:rsidRPr="006843E1">
        <w:t xml:space="preserve">generalized environment and sentinel presence (IRR = </w:t>
      </w:r>
      <w:r w:rsidR="00292889" w:rsidRPr="006843E1">
        <w:t>5.021</w:t>
      </w:r>
      <w:r w:rsidR="0079402E" w:rsidRPr="006843E1">
        <w:t xml:space="preserve">, SE = </w:t>
      </w:r>
      <w:r w:rsidR="00292889" w:rsidRPr="006843E1">
        <w:t>2.457</w:t>
      </w:r>
      <w:r w:rsidR="0079402E" w:rsidRPr="006843E1">
        <w:t xml:space="preserve">, </w:t>
      </w:r>
      <w:r w:rsidR="008E1015" w:rsidRPr="006843E1">
        <w:t>z</w:t>
      </w:r>
      <w:r w:rsidR="0079402E" w:rsidRPr="006843E1">
        <w:t xml:space="preserve"> = 3.29</w:t>
      </w:r>
      <w:r w:rsidR="00CC2401" w:rsidRPr="006843E1">
        <w:t>8</w:t>
      </w:r>
      <w:r w:rsidR="0079402E" w:rsidRPr="006843E1">
        <w:t>, p = 0.001</w:t>
      </w:r>
      <w:r w:rsidR="00DB0423" w:rsidRPr="006843E1">
        <w:t>;</w:t>
      </w:r>
      <w:r w:rsidR="00775ED0" w:rsidRPr="006843E1">
        <w:t xml:space="preserve"> </w:t>
      </w:r>
      <w:r w:rsidR="00775ED0" w:rsidRPr="006843E1">
        <w:fldChar w:fldCharType="begin"/>
      </w:r>
      <w:r w:rsidR="00775ED0" w:rsidRPr="006843E1">
        <w:instrText xml:space="preserve"> REF _Ref151148768 </w:instrText>
      </w:r>
      <w:r w:rsidR="00A447E4">
        <w:instrText xml:space="preserve"> \* MERGEFORMAT </w:instrText>
      </w:r>
      <w:r w:rsidR="00775ED0" w:rsidRPr="006843E1">
        <w:fldChar w:fldCharType="separate"/>
      </w:r>
      <w:r w:rsidR="003967E6" w:rsidRPr="003967E6">
        <w:t>Figure 9</w:t>
      </w:r>
      <w:r w:rsidR="00775ED0" w:rsidRPr="006843E1">
        <w:fldChar w:fldCharType="end"/>
      </w:r>
      <w:r w:rsidR="00775ED0" w:rsidRPr="006843E1">
        <w:t xml:space="preserve">, </w:t>
      </w:r>
      <w:r w:rsidR="00775ED0" w:rsidRPr="006843E1">
        <w:fldChar w:fldCharType="begin"/>
      </w:r>
      <w:r w:rsidR="00775ED0" w:rsidRPr="006843E1">
        <w:instrText xml:space="preserve"> REF _Ref151148773 </w:instrText>
      </w:r>
      <w:r w:rsidR="00A447E4">
        <w:instrText xml:space="preserve"> \* MERGEFORMAT </w:instrText>
      </w:r>
      <w:r w:rsidR="00775ED0" w:rsidRPr="006843E1">
        <w:fldChar w:fldCharType="separate"/>
      </w:r>
      <w:r w:rsidR="003967E6" w:rsidRPr="003967E6">
        <w:t>Table 7</w:t>
      </w:r>
      <w:r w:rsidR="00775ED0" w:rsidRPr="006843E1">
        <w:fldChar w:fldCharType="end"/>
      </w:r>
      <w:r w:rsidR="0079402E" w:rsidRPr="006843E1">
        <w:t>).</w:t>
      </w:r>
      <w:r w:rsidR="006E5508" w:rsidRPr="006843E1">
        <w:t xml:space="preserve"> T</w:t>
      </w:r>
      <w:r w:rsidRPr="006843E1">
        <w:t xml:space="preserve">he number of transitions from foraging to pecking was significantly higher in the presence of bait </w:t>
      </w:r>
      <w:r w:rsidR="00616775" w:rsidRPr="006843E1">
        <w:t>(IRR = 1.7</w:t>
      </w:r>
      <w:r w:rsidR="00CC2401" w:rsidRPr="006843E1">
        <w:t>10</w:t>
      </w:r>
      <w:r w:rsidR="00616775" w:rsidRPr="006843E1">
        <w:t xml:space="preserve">, SE = 0.384, </w:t>
      </w:r>
      <w:r w:rsidR="008E1015" w:rsidRPr="006843E1">
        <w:t>z</w:t>
      </w:r>
      <w:r w:rsidR="00616775" w:rsidRPr="006843E1">
        <w:t xml:space="preserve"> = 2.38</w:t>
      </w:r>
      <w:r w:rsidR="00CC2401" w:rsidRPr="006843E1">
        <w:t>6</w:t>
      </w:r>
      <w:r w:rsidR="00616775" w:rsidRPr="006843E1">
        <w:t>, p = 0.017</w:t>
      </w:r>
      <w:r w:rsidR="00DC5470" w:rsidRPr="006843E1">
        <w:t xml:space="preserve">; </w:t>
      </w:r>
      <w:r w:rsidR="00170D8E" w:rsidRPr="006843E1">
        <w:fldChar w:fldCharType="begin"/>
      </w:r>
      <w:r w:rsidR="00170D8E" w:rsidRPr="006843E1">
        <w:instrText xml:space="preserve"> REF _Ref151151285 </w:instrText>
      </w:r>
      <w:r w:rsidR="00A447E4">
        <w:instrText xml:space="preserve"> \* MERGEFORMAT </w:instrText>
      </w:r>
      <w:r w:rsidR="00170D8E" w:rsidRPr="006843E1">
        <w:fldChar w:fldCharType="separate"/>
      </w:r>
      <w:r w:rsidR="003967E6" w:rsidRPr="003967E6">
        <w:t>Figure S7</w:t>
      </w:r>
      <w:r w:rsidR="00170D8E" w:rsidRPr="006843E1">
        <w:fldChar w:fldCharType="end"/>
      </w:r>
      <w:r w:rsidR="00170D8E" w:rsidRPr="006843E1">
        <w:t xml:space="preserve">, </w:t>
      </w:r>
      <w:r w:rsidR="00170D8E" w:rsidRPr="006843E1">
        <w:fldChar w:fldCharType="begin"/>
      </w:r>
      <w:r w:rsidR="00170D8E" w:rsidRPr="006843E1">
        <w:instrText xml:space="preserve"> REF _Ref151148773 </w:instrText>
      </w:r>
      <w:r w:rsidR="00A447E4">
        <w:instrText xml:space="preserve"> \* MERGEFORMAT </w:instrText>
      </w:r>
      <w:r w:rsidR="00170D8E" w:rsidRPr="006843E1">
        <w:fldChar w:fldCharType="separate"/>
      </w:r>
      <w:r w:rsidR="003967E6" w:rsidRPr="003967E6">
        <w:t>Table 7</w:t>
      </w:r>
      <w:r w:rsidR="00170D8E" w:rsidRPr="006843E1">
        <w:fldChar w:fldCharType="end"/>
      </w:r>
      <w:r w:rsidR="00616775" w:rsidRPr="006843E1">
        <w:t xml:space="preserve">). </w:t>
      </w:r>
      <w:r w:rsidR="00A549C0" w:rsidRPr="006843E1">
        <w:t xml:space="preserve">Sentinel presence, generalized environment, disturbance frequency, or the interaction between sentinel presence and generalized environment </w:t>
      </w:r>
      <w:r w:rsidR="00616775" w:rsidRPr="006843E1">
        <w:t>did not affect th</w:t>
      </w:r>
      <w:r w:rsidRPr="006843E1">
        <w:t>e number of</w:t>
      </w:r>
      <w:r w:rsidR="00616775" w:rsidRPr="006843E1">
        <w:t xml:space="preserve"> transition</w:t>
      </w:r>
      <w:r w:rsidRPr="006843E1">
        <w:t>s from foraging to pecking</w:t>
      </w:r>
      <w:r w:rsidR="00E229F1" w:rsidRPr="006843E1">
        <w:t xml:space="preserve"> (p-value </w:t>
      </w:r>
      <w:r w:rsidR="0091432B" w:rsidRPr="006843E1">
        <w:t xml:space="preserve">&gt; </w:t>
      </w:r>
      <w:r w:rsidR="00E229F1" w:rsidRPr="006843E1">
        <w:t>0.</w:t>
      </w:r>
      <w:r w:rsidR="00292889" w:rsidRPr="006843E1">
        <w:t>385</w:t>
      </w:r>
      <w:r w:rsidR="00DC5470" w:rsidRPr="006843E1">
        <w:t xml:space="preserve">; </w:t>
      </w:r>
      <w:r w:rsidR="00170D8E" w:rsidRPr="006843E1">
        <w:fldChar w:fldCharType="begin"/>
      </w:r>
      <w:r w:rsidR="00170D8E" w:rsidRPr="006843E1">
        <w:instrText xml:space="preserve"> REF _Ref151148773 </w:instrText>
      </w:r>
      <w:r w:rsidR="00A447E4">
        <w:instrText xml:space="preserve"> \* MERGEFORMAT </w:instrText>
      </w:r>
      <w:r w:rsidR="00170D8E" w:rsidRPr="006843E1">
        <w:fldChar w:fldCharType="separate"/>
      </w:r>
      <w:r w:rsidR="003967E6" w:rsidRPr="003967E6">
        <w:t>Table 7</w:t>
      </w:r>
      <w:r w:rsidR="00170D8E" w:rsidRPr="006843E1">
        <w:fldChar w:fldCharType="end"/>
      </w:r>
      <w:r w:rsidR="00E229F1" w:rsidRPr="006843E1">
        <w:t>)</w:t>
      </w:r>
      <w:r w:rsidR="00616775" w:rsidRPr="006843E1">
        <w:t>.</w:t>
      </w:r>
      <w:r w:rsidR="007F6E9F" w:rsidRPr="006843E1">
        <w:t xml:space="preserve"> </w:t>
      </w:r>
      <w:r w:rsidR="00C55384" w:rsidRPr="006843E1">
        <w:t>T</w:t>
      </w:r>
      <w:r w:rsidRPr="006843E1">
        <w:t xml:space="preserve">he number of transitions from pecking to alert behaviour </w:t>
      </w:r>
      <w:r w:rsidR="00314F66" w:rsidRPr="006843E1">
        <w:t>was also significantly higher in the presence of bait</w:t>
      </w:r>
      <w:r w:rsidR="006E5508" w:rsidRPr="006843E1">
        <w:t xml:space="preserve"> </w:t>
      </w:r>
      <w:r w:rsidR="00616775" w:rsidRPr="006843E1">
        <w:t>(IRR = 2.20</w:t>
      </w:r>
      <w:r w:rsidR="00CC2401" w:rsidRPr="006843E1">
        <w:t>4</w:t>
      </w:r>
      <w:r w:rsidR="00616775" w:rsidRPr="006843E1">
        <w:t>, SE = 0.53</w:t>
      </w:r>
      <w:r w:rsidR="00CC2401" w:rsidRPr="006843E1">
        <w:t>8</w:t>
      </w:r>
      <w:r w:rsidR="00616775" w:rsidRPr="006843E1">
        <w:t xml:space="preserve">, </w:t>
      </w:r>
      <w:r w:rsidR="008E1015" w:rsidRPr="006843E1">
        <w:t>z</w:t>
      </w:r>
      <w:r w:rsidR="00616775" w:rsidRPr="006843E1">
        <w:t xml:space="preserve"> = 3.23</w:t>
      </w:r>
      <w:r w:rsidR="00CC2401" w:rsidRPr="006843E1">
        <w:t>8</w:t>
      </w:r>
      <w:r w:rsidR="00616775" w:rsidRPr="006843E1">
        <w:t>, p = 0.001</w:t>
      </w:r>
      <w:r w:rsidR="00DC5470" w:rsidRPr="006843E1">
        <w:t xml:space="preserve">; </w:t>
      </w:r>
      <w:r w:rsidR="00170D8E" w:rsidRPr="006843E1">
        <w:fldChar w:fldCharType="begin"/>
      </w:r>
      <w:r w:rsidR="00170D8E" w:rsidRPr="006843E1">
        <w:instrText xml:space="preserve"> REF _Ref151151285 </w:instrText>
      </w:r>
      <w:r w:rsidR="00A447E4">
        <w:instrText xml:space="preserve"> \* MERGEFORMAT </w:instrText>
      </w:r>
      <w:r w:rsidR="00170D8E" w:rsidRPr="006843E1">
        <w:fldChar w:fldCharType="separate"/>
      </w:r>
      <w:r w:rsidR="003967E6" w:rsidRPr="003967E6">
        <w:t>Figure S7</w:t>
      </w:r>
      <w:r w:rsidR="00170D8E" w:rsidRPr="006843E1">
        <w:fldChar w:fldCharType="end"/>
      </w:r>
      <w:r w:rsidR="00170D8E" w:rsidRPr="006843E1">
        <w:t xml:space="preserve">, </w:t>
      </w:r>
      <w:r w:rsidR="00170D8E" w:rsidRPr="006843E1">
        <w:fldChar w:fldCharType="begin"/>
      </w:r>
      <w:r w:rsidR="00170D8E" w:rsidRPr="006843E1">
        <w:instrText xml:space="preserve"> REF _Ref151148773 </w:instrText>
      </w:r>
      <w:r w:rsidR="00A447E4">
        <w:instrText xml:space="preserve"> \* MERGEFORMAT </w:instrText>
      </w:r>
      <w:r w:rsidR="00170D8E" w:rsidRPr="006843E1">
        <w:fldChar w:fldCharType="separate"/>
      </w:r>
      <w:r w:rsidR="003967E6" w:rsidRPr="003967E6">
        <w:t>Table 7</w:t>
      </w:r>
      <w:r w:rsidR="00170D8E" w:rsidRPr="006843E1">
        <w:fldChar w:fldCharType="end"/>
      </w:r>
      <w:r w:rsidR="00616775" w:rsidRPr="006843E1">
        <w:t>).</w:t>
      </w:r>
      <w:r w:rsidR="0091432B" w:rsidRPr="006843E1">
        <w:t xml:space="preserve"> </w:t>
      </w:r>
    </w:p>
    <w:p w14:paraId="4AB8DBA8" w14:textId="77777777" w:rsidR="005A226D" w:rsidRPr="006843E1" w:rsidRDefault="005A226D" w:rsidP="00215D50">
      <w:pPr>
        <w:pStyle w:val="SectionText0"/>
      </w:pPr>
      <w:r w:rsidRPr="006843E1">
        <w:rPr>
          <w:noProof/>
        </w:rPr>
        <w:lastRenderedPageBreak/>
        <w:drawing>
          <wp:inline distT="0" distB="0" distL="0" distR="0" wp14:anchorId="6B0731D1" wp14:editId="18E33A69">
            <wp:extent cx="8453673" cy="6038341"/>
            <wp:effectExtent l="0" t="0" r="5080" b="635"/>
            <wp:docPr id="138460919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468735" cy="6049100"/>
                    </a:xfrm>
                    <a:prstGeom prst="rect">
                      <a:avLst/>
                    </a:prstGeom>
                    <a:noFill/>
                    <a:ln>
                      <a:noFill/>
                    </a:ln>
                  </pic:spPr>
                </pic:pic>
              </a:graphicData>
            </a:graphic>
          </wp:inline>
        </w:drawing>
      </w:r>
    </w:p>
    <w:p w14:paraId="223746BE" w14:textId="42B2F1E5" w:rsidR="00E77B42" w:rsidRPr="006843E1" w:rsidRDefault="005A226D" w:rsidP="00864C67">
      <w:pPr>
        <w:pStyle w:val="SectionText0"/>
        <w:rPr>
          <w:b/>
          <w:bCs/>
        </w:rPr>
        <w:sectPr w:rsidR="00E77B42" w:rsidRPr="006843E1" w:rsidSect="009B70AE">
          <w:headerReference w:type="default" r:id="rId48"/>
          <w:pgSz w:w="15840" w:h="12240" w:orient="landscape"/>
          <w:pgMar w:top="720" w:right="720" w:bottom="720" w:left="720" w:header="720" w:footer="720" w:gutter="0"/>
          <w:cols w:space="720"/>
          <w:docGrid w:linePitch="299"/>
        </w:sectPr>
      </w:pPr>
      <w:bookmarkStart w:id="101" w:name="_Ref151143990"/>
      <w:bookmarkStart w:id="102" w:name="_Ref151143986"/>
      <w:bookmarkStart w:id="103" w:name="_Toc162210499"/>
      <w:r w:rsidRPr="00864C67">
        <w:rPr>
          <w:rStyle w:val="CaptionBChar"/>
          <w:rFonts w:eastAsia="Arial"/>
        </w:rPr>
        <w:t xml:space="preserve">Figure </w:t>
      </w:r>
      <w:r w:rsidRPr="00864C67">
        <w:rPr>
          <w:rStyle w:val="CaptionBChar"/>
        </w:rPr>
        <w:fldChar w:fldCharType="begin"/>
      </w:r>
      <w:r w:rsidRPr="00864C67">
        <w:rPr>
          <w:rStyle w:val="CaptionBChar"/>
          <w:rFonts w:eastAsia="Arial"/>
        </w:rPr>
        <w:instrText xml:space="preserve"> SEQ Figure \* ARABIC </w:instrText>
      </w:r>
      <w:r w:rsidRPr="00864C67">
        <w:rPr>
          <w:rStyle w:val="CaptionBChar"/>
        </w:rPr>
        <w:fldChar w:fldCharType="separate"/>
      </w:r>
      <w:r w:rsidR="003967E6">
        <w:rPr>
          <w:rStyle w:val="CaptionBChar"/>
          <w:rFonts w:eastAsia="Arial"/>
          <w:noProof/>
        </w:rPr>
        <w:t>7</w:t>
      </w:r>
      <w:r w:rsidRPr="00864C67">
        <w:rPr>
          <w:rStyle w:val="CaptionBChar"/>
          <w:rFonts w:eastAsia="Arial"/>
        </w:rPr>
        <w:fldChar w:fldCharType="end"/>
      </w:r>
      <w:bookmarkEnd w:id="101"/>
      <w:r w:rsidRPr="00864C67">
        <w:rPr>
          <w:rStyle w:val="CaptionBChar"/>
          <w:rFonts w:eastAsia="Arial"/>
        </w:rPr>
        <w:t>:</w:t>
      </w:r>
      <w:r w:rsidRPr="006843E1">
        <w:t xml:space="preserve"> Mean peck rate of foragers in commercial and green areas</w:t>
      </w:r>
      <w:bookmarkEnd w:id="102"/>
      <w:r w:rsidR="009D2D07" w:rsidRPr="006843E1">
        <w:t xml:space="preserve">. </w:t>
      </w:r>
      <w:r w:rsidR="006B38EF" w:rsidRPr="006843E1">
        <w:t>E</w:t>
      </w:r>
      <w:r w:rsidR="00E77B42" w:rsidRPr="006843E1">
        <w:t>rror bars represent the standard error.</w:t>
      </w:r>
      <w:bookmarkEnd w:id="103"/>
    </w:p>
    <w:p w14:paraId="03325475" w14:textId="66B48B15" w:rsidR="00980EFF" w:rsidRPr="006843E1" w:rsidRDefault="00980EFF" w:rsidP="00864C67">
      <w:pPr>
        <w:pStyle w:val="SectionText0"/>
      </w:pPr>
      <w:bookmarkStart w:id="104" w:name="_Ref151144753"/>
      <w:bookmarkStart w:id="105" w:name="_Toc162210472"/>
      <w:r w:rsidRPr="00864C67">
        <w:rPr>
          <w:rStyle w:val="CaptionBChar"/>
          <w:rFonts w:eastAsia="Arial"/>
        </w:rPr>
        <w:lastRenderedPageBreak/>
        <w:t xml:space="preserve">Table </w:t>
      </w:r>
      <w:r w:rsidRPr="00864C67">
        <w:rPr>
          <w:rStyle w:val="CaptionBChar"/>
          <w:rFonts w:eastAsia="Arial"/>
        </w:rPr>
        <w:fldChar w:fldCharType="begin"/>
      </w:r>
      <w:r w:rsidRPr="00864C67">
        <w:rPr>
          <w:rStyle w:val="CaptionBChar"/>
          <w:rFonts w:eastAsia="Arial"/>
        </w:rPr>
        <w:instrText xml:space="preserve"> SEQ Table \* ARABIC </w:instrText>
      </w:r>
      <w:r w:rsidRPr="00864C67">
        <w:rPr>
          <w:rStyle w:val="CaptionBChar"/>
          <w:rFonts w:eastAsia="Arial"/>
        </w:rPr>
        <w:fldChar w:fldCharType="separate"/>
      </w:r>
      <w:r w:rsidR="003967E6">
        <w:rPr>
          <w:rStyle w:val="CaptionBChar"/>
          <w:rFonts w:eastAsia="Arial"/>
          <w:noProof/>
        </w:rPr>
        <w:t>6</w:t>
      </w:r>
      <w:r w:rsidRPr="00864C67">
        <w:rPr>
          <w:rStyle w:val="CaptionBChar"/>
          <w:rFonts w:eastAsia="Arial"/>
        </w:rPr>
        <w:fldChar w:fldCharType="end"/>
      </w:r>
      <w:bookmarkEnd w:id="104"/>
      <w:r w:rsidRPr="00864C67">
        <w:rPr>
          <w:rStyle w:val="CaptionBChar"/>
          <w:rFonts w:eastAsia="Arial"/>
        </w:rPr>
        <w:t>:</w:t>
      </w:r>
      <w:r w:rsidRPr="006843E1">
        <w:t xml:space="preserve"> Result of the linear mixed model fit to peck rate</w:t>
      </w:r>
      <w:bookmarkEnd w:id="105"/>
    </w:p>
    <w:p w14:paraId="5D91F10B" w14:textId="2924F948" w:rsidR="006A07D6" w:rsidRPr="006843E1" w:rsidRDefault="00980EFF" w:rsidP="00215D50">
      <w:pPr>
        <w:pStyle w:val="SectionText0"/>
      </w:pPr>
      <w:r w:rsidRPr="006843E1">
        <w:rPr>
          <w:noProof/>
        </w:rPr>
        <w:drawing>
          <wp:inline distT="0" distB="0" distL="0" distR="0" wp14:anchorId="7B56E454" wp14:editId="0034EFC0">
            <wp:extent cx="6853473" cy="6238719"/>
            <wp:effectExtent l="0" t="0" r="5080" b="0"/>
            <wp:docPr id="139876023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9">
                      <a:extLst>
                        <a:ext uri="{28A0092B-C50C-407E-A947-70E740481C1C}">
                          <a14:useLocalDpi xmlns:a14="http://schemas.microsoft.com/office/drawing/2010/main" val="0"/>
                        </a:ext>
                      </a:extLst>
                    </a:blip>
                    <a:srcRect r="39223" b="26231"/>
                    <a:stretch/>
                  </pic:blipFill>
                  <pic:spPr bwMode="auto">
                    <a:xfrm>
                      <a:off x="0" y="0"/>
                      <a:ext cx="6880560" cy="6263376"/>
                    </a:xfrm>
                    <a:prstGeom prst="rect">
                      <a:avLst/>
                    </a:prstGeom>
                    <a:noFill/>
                    <a:ln>
                      <a:noFill/>
                    </a:ln>
                    <a:extLst>
                      <a:ext uri="{53640926-AAD7-44D8-BBD7-CCE9431645EC}">
                        <a14:shadowObscured xmlns:a14="http://schemas.microsoft.com/office/drawing/2010/main"/>
                      </a:ext>
                    </a:extLst>
                  </pic:spPr>
                </pic:pic>
              </a:graphicData>
            </a:graphic>
          </wp:inline>
        </w:drawing>
      </w:r>
      <w:r w:rsidR="00616775" w:rsidRPr="006843E1">
        <w:t xml:space="preserve"> </w:t>
      </w:r>
    </w:p>
    <w:p w14:paraId="702E5247" w14:textId="77777777" w:rsidR="004F7F19" w:rsidRPr="006843E1" w:rsidRDefault="004F7F19" w:rsidP="006A07D6">
      <w:pPr>
        <w:pStyle w:val="Bibliography"/>
        <w:spacing w:before="240"/>
        <w:rPr>
          <w:rFonts w:ascii="Times New Roman" w:eastAsia="Times New Roman" w:hAnsi="Times New Roman" w:cs="Times New Roman"/>
          <w:b/>
          <w:bCs/>
          <w:sz w:val="28"/>
          <w:szCs w:val="28"/>
          <w:u w:val="single"/>
        </w:rPr>
        <w:sectPr w:rsidR="004F7F19" w:rsidRPr="006843E1" w:rsidSect="009B70AE">
          <w:headerReference w:type="default" r:id="rId50"/>
          <w:pgSz w:w="15840" w:h="12240" w:orient="landscape"/>
          <w:pgMar w:top="720" w:right="720" w:bottom="720" w:left="720" w:header="720" w:footer="720" w:gutter="0"/>
          <w:cols w:space="720"/>
          <w:docGrid w:linePitch="299"/>
        </w:sectPr>
      </w:pPr>
    </w:p>
    <w:p w14:paraId="03D321BA" w14:textId="77777777" w:rsidR="004C0944" w:rsidRPr="006843E1" w:rsidRDefault="008434EB" w:rsidP="00215D50">
      <w:pPr>
        <w:pStyle w:val="SectionText0"/>
      </w:pPr>
      <w:r w:rsidRPr="006843E1">
        <w:rPr>
          <w:noProof/>
        </w:rPr>
        <w:lastRenderedPageBreak/>
        <w:drawing>
          <wp:inline distT="0" distB="0" distL="0" distR="0" wp14:anchorId="0C89D840" wp14:editId="166DA4D2">
            <wp:extent cx="8822902" cy="6308002"/>
            <wp:effectExtent l="0" t="0" r="0" b="0"/>
            <wp:docPr id="150218253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8839486" cy="6319859"/>
                    </a:xfrm>
                    <a:prstGeom prst="rect">
                      <a:avLst/>
                    </a:prstGeom>
                    <a:noFill/>
                    <a:ln>
                      <a:noFill/>
                    </a:ln>
                  </pic:spPr>
                </pic:pic>
              </a:graphicData>
            </a:graphic>
          </wp:inline>
        </w:drawing>
      </w:r>
    </w:p>
    <w:p w14:paraId="0E1A81EB" w14:textId="29606E52" w:rsidR="008434EB" w:rsidRPr="006843E1" w:rsidRDefault="004C0944" w:rsidP="00864C67">
      <w:pPr>
        <w:pStyle w:val="SectionText0"/>
        <w:sectPr w:rsidR="008434EB" w:rsidRPr="006843E1" w:rsidSect="009B70AE">
          <w:headerReference w:type="default" r:id="rId52"/>
          <w:pgSz w:w="15840" w:h="12240" w:orient="landscape"/>
          <w:pgMar w:top="720" w:right="720" w:bottom="720" w:left="720" w:header="720" w:footer="720" w:gutter="0"/>
          <w:cols w:space="720"/>
          <w:docGrid w:linePitch="299"/>
        </w:sectPr>
      </w:pPr>
      <w:bookmarkStart w:id="106" w:name="_Ref151145969"/>
      <w:bookmarkStart w:id="107" w:name="_Toc162210500"/>
      <w:r w:rsidRPr="00864C67">
        <w:rPr>
          <w:rStyle w:val="CaptionBChar"/>
          <w:rFonts w:eastAsia="Arial"/>
        </w:rPr>
        <w:t xml:space="preserve">Figure </w:t>
      </w:r>
      <w:r w:rsidRPr="00864C67">
        <w:rPr>
          <w:rStyle w:val="CaptionBChar"/>
          <w:rFonts w:eastAsia="Arial"/>
        </w:rPr>
        <w:fldChar w:fldCharType="begin"/>
      </w:r>
      <w:r w:rsidRPr="00864C67">
        <w:rPr>
          <w:rStyle w:val="CaptionBChar"/>
          <w:rFonts w:eastAsia="Arial"/>
        </w:rPr>
        <w:instrText xml:space="preserve"> SEQ Figure \* ARABIC </w:instrText>
      </w:r>
      <w:r w:rsidRPr="00864C67">
        <w:rPr>
          <w:rStyle w:val="CaptionBChar"/>
          <w:rFonts w:eastAsia="Arial"/>
        </w:rPr>
        <w:fldChar w:fldCharType="separate"/>
      </w:r>
      <w:r w:rsidR="003967E6">
        <w:rPr>
          <w:rStyle w:val="CaptionBChar"/>
          <w:rFonts w:eastAsia="Arial"/>
          <w:noProof/>
        </w:rPr>
        <w:t>8</w:t>
      </w:r>
      <w:r w:rsidRPr="00864C67">
        <w:rPr>
          <w:rStyle w:val="CaptionBChar"/>
          <w:rFonts w:eastAsia="Arial"/>
        </w:rPr>
        <w:fldChar w:fldCharType="end"/>
      </w:r>
      <w:bookmarkEnd w:id="106"/>
      <w:r w:rsidRPr="00864C67">
        <w:rPr>
          <w:rStyle w:val="CaptionBChar"/>
          <w:rFonts w:eastAsia="Arial"/>
        </w:rPr>
        <w:t>:</w:t>
      </w:r>
      <w:r w:rsidRPr="006843E1">
        <w:t xml:space="preserve"> Peck rate </w:t>
      </w:r>
      <w:r w:rsidR="00261274" w:rsidRPr="006843E1">
        <w:t>i</w:t>
      </w:r>
      <w:r w:rsidR="007A775A" w:rsidRPr="006843E1">
        <w:t>n relation to disturbance frequency.</w:t>
      </w:r>
      <w:bookmarkEnd w:id="107"/>
      <w:r w:rsidR="009D2D07" w:rsidRPr="006843E1">
        <w:t xml:space="preserve"> </w:t>
      </w:r>
    </w:p>
    <w:p w14:paraId="25B46083" w14:textId="412DAD63" w:rsidR="00FF68DA" w:rsidRPr="006843E1" w:rsidRDefault="00A624C3" w:rsidP="00215D50">
      <w:pPr>
        <w:pStyle w:val="SectionText0"/>
      </w:pPr>
      <w:r w:rsidRPr="006843E1">
        <w:rPr>
          <w:noProof/>
        </w:rPr>
        <w:lastRenderedPageBreak/>
        <w:drawing>
          <wp:inline distT="0" distB="0" distL="0" distR="0" wp14:anchorId="72D19BA4" wp14:editId="3B78E9CD">
            <wp:extent cx="8484041" cy="6060031"/>
            <wp:effectExtent l="0" t="0" r="0" b="0"/>
            <wp:docPr id="1857148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8550528" cy="6107522"/>
                    </a:xfrm>
                    <a:prstGeom prst="rect">
                      <a:avLst/>
                    </a:prstGeom>
                    <a:noFill/>
                    <a:ln>
                      <a:noFill/>
                    </a:ln>
                  </pic:spPr>
                </pic:pic>
              </a:graphicData>
            </a:graphic>
          </wp:inline>
        </w:drawing>
      </w:r>
    </w:p>
    <w:p w14:paraId="1AB9F504" w14:textId="6303D64C" w:rsidR="00492CDC" w:rsidRPr="006843E1" w:rsidRDefault="00FF68DA" w:rsidP="00864C67">
      <w:pPr>
        <w:pStyle w:val="SectionText0"/>
        <w:rPr>
          <w:b/>
          <w:bCs/>
        </w:rPr>
      </w:pPr>
      <w:bookmarkStart w:id="108" w:name="_Ref151148768"/>
      <w:bookmarkStart w:id="109" w:name="_Toc162210501"/>
      <w:r w:rsidRPr="00864C67">
        <w:rPr>
          <w:rStyle w:val="CaptionBChar"/>
          <w:rFonts w:eastAsia="Arial"/>
        </w:rPr>
        <w:t xml:space="preserve">Figure </w:t>
      </w:r>
      <w:r w:rsidRPr="00864C67">
        <w:rPr>
          <w:rStyle w:val="CaptionBChar"/>
        </w:rPr>
        <w:fldChar w:fldCharType="begin"/>
      </w:r>
      <w:r w:rsidRPr="00864C67">
        <w:rPr>
          <w:rStyle w:val="CaptionBChar"/>
          <w:rFonts w:eastAsia="Arial"/>
        </w:rPr>
        <w:instrText xml:space="preserve"> SEQ Figure \* ARABIC </w:instrText>
      </w:r>
      <w:r w:rsidRPr="00864C67">
        <w:rPr>
          <w:rStyle w:val="CaptionBChar"/>
        </w:rPr>
        <w:fldChar w:fldCharType="separate"/>
      </w:r>
      <w:r w:rsidR="003967E6">
        <w:rPr>
          <w:rStyle w:val="CaptionBChar"/>
          <w:rFonts w:eastAsia="Arial"/>
          <w:noProof/>
        </w:rPr>
        <w:t>9</w:t>
      </w:r>
      <w:r w:rsidRPr="00864C67">
        <w:rPr>
          <w:rStyle w:val="CaptionBChar"/>
          <w:rFonts w:eastAsia="Arial"/>
        </w:rPr>
        <w:fldChar w:fldCharType="end"/>
      </w:r>
      <w:bookmarkEnd w:id="108"/>
      <w:r w:rsidRPr="00864C67">
        <w:rPr>
          <w:rStyle w:val="CaptionBChar"/>
          <w:rFonts w:eastAsia="Arial"/>
        </w:rPr>
        <w:t>:</w:t>
      </w:r>
      <w:r w:rsidRPr="006843E1">
        <w:t xml:space="preserve"> Number of transitions performed by foragers in commercial and green areas</w:t>
      </w:r>
      <w:r w:rsidR="009D2D07" w:rsidRPr="006843E1">
        <w:t xml:space="preserve">. </w:t>
      </w:r>
      <w:r w:rsidR="006B38EF" w:rsidRPr="006843E1">
        <w:t>E</w:t>
      </w:r>
      <w:r w:rsidR="00492CDC" w:rsidRPr="006843E1">
        <w:t>rror bars represent the standard error.</w:t>
      </w:r>
      <w:r w:rsidR="00706268" w:rsidRPr="006843E1">
        <w:t xml:space="preserve"> Three outliers (Nb.&gt;100) omitted from figure.</w:t>
      </w:r>
      <w:bookmarkEnd w:id="109"/>
    </w:p>
    <w:p w14:paraId="64430393" w14:textId="2E0FAF97" w:rsidR="00492CDC" w:rsidRPr="006843E1" w:rsidRDefault="00492CDC" w:rsidP="00B8527A">
      <w:pPr>
        <w:pStyle w:val="CaptionB"/>
        <w:sectPr w:rsidR="00492CDC" w:rsidRPr="006843E1" w:rsidSect="009B70AE">
          <w:headerReference w:type="default" r:id="rId54"/>
          <w:pgSz w:w="15840" w:h="12240" w:orient="landscape"/>
          <w:pgMar w:top="720" w:right="720" w:bottom="720" w:left="720" w:header="720" w:footer="720" w:gutter="0"/>
          <w:cols w:space="720"/>
          <w:docGrid w:linePitch="299"/>
        </w:sectPr>
      </w:pPr>
    </w:p>
    <w:p w14:paraId="0838889D" w14:textId="4F9241AC" w:rsidR="00215D50" w:rsidRDefault="009B72DB" w:rsidP="00215D50">
      <w:pPr>
        <w:pStyle w:val="SectionText0"/>
      </w:pPr>
      <w:bookmarkStart w:id="110" w:name="_Ref151148773"/>
      <w:bookmarkStart w:id="111" w:name="_Toc162210473"/>
      <w:r w:rsidRPr="00864C67">
        <w:rPr>
          <w:rStyle w:val="CaptionBChar"/>
          <w:rFonts w:eastAsia="Arial"/>
        </w:rPr>
        <w:lastRenderedPageBreak/>
        <w:t xml:space="preserve">Table </w:t>
      </w:r>
      <w:r w:rsidRPr="00864C67">
        <w:rPr>
          <w:rStyle w:val="CaptionBChar"/>
          <w:rFonts w:eastAsia="Arial"/>
        </w:rPr>
        <w:fldChar w:fldCharType="begin"/>
      </w:r>
      <w:r w:rsidRPr="00864C67">
        <w:rPr>
          <w:rStyle w:val="CaptionBChar"/>
          <w:rFonts w:eastAsia="Arial"/>
        </w:rPr>
        <w:instrText xml:space="preserve"> SEQ Table \* ARABIC </w:instrText>
      </w:r>
      <w:r w:rsidRPr="00864C67">
        <w:rPr>
          <w:rStyle w:val="CaptionBChar"/>
          <w:rFonts w:eastAsia="Arial"/>
        </w:rPr>
        <w:fldChar w:fldCharType="separate"/>
      </w:r>
      <w:r w:rsidR="003967E6">
        <w:rPr>
          <w:rStyle w:val="CaptionBChar"/>
          <w:rFonts w:eastAsia="Arial"/>
          <w:noProof/>
        </w:rPr>
        <w:t>7</w:t>
      </w:r>
      <w:r w:rsidRPr="00864C67">
        <w:rPr>
          <w:rStyle w:val="CaptionBChar"/>
          <w:rFonts w:eastAsia="Arial"/>
        </w:rPr>
        <w:fldChar w:fldCharType="end"/>
      </w:r>
      <w:bookmarkEnd w:id="110"/>
      <w:r w:rsidRPr="00864C67">
        <w:rPr>
          <w:rStyle w:val="CaptionBChar"/>
          <w:rFonts w:eastAsia="Arial"/>
        </w:rPr>
        <w:t>:</w:t>
      </w:r>
      <w:r w:rsidRPr="006843E1">
        <w:t xml:space="preserve"> Results of generalized linear mixed model fit to the number of transitions performed by foragers</w:t>
      </w:r>
      <w:bookmarkEnd w:id="111"/>
    </w:p>
    <w:p w14:paraId="51429F33" w14:textId="7F129DB1" w:rsidR="009B72DB" w:rsidRPr="006843E1" w:rsidRDefault="00292889" w:rsidP="00215D50">
      <w:pPr>
        <w:pStyle w:val="SectionText0"/>
      </w:pPr>
      <w:r w:rsidRPr="00215D50">
        <w:rPr>
          <w:noProof/>
        </w:rPr>
        <w:drawing>
          <wp:inline distT="0" distB="0" distL="0" distR="0" wp14:anchorId="1E2FBA9D" wp14:editId="7FF7C7A6">
            <wp:extent cx="8674735" cy="4723130"/>
            <wp:effectExtent l="0" t="0" r="0" b="0"/>
            <wp:docPr id="11896795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8674735" cy="4723130"/>
                    </a:xfrm>
                    <a:prstGeom prst="rect">
                      <a:avLst/>
                    </a:prstGeom>
                    <a:noFill/>
                    <a:ln>
                      <a:noFill/>
                    </a:ln>
                  </pic:spPr>
                </pic:pic>
              </a:graphicData>
            </a:graphic>
          </wp:inline>
        </w:drawing>
      </w:r>
    </w:p>
    <w:p w14:paraId="77D23388" w14:textId="5B468D17" w:rsidR="00FF68DA" w:rsidRPr="006843E1" w:rsidRDefault="00FF68DA" w:rsidP="00B8527A">
      <w:pPr>
        <w:pStyle w:val="SectionText"/>
        <w:sectPr w:rsidR="00FF68DA" w:rsidRPr="006843E1" w:rsidSect="009B70AE">
          <w:headerReference w:type="default" r:id="rId56"/>
          <w:pgSz w:w="15840" w:h="12240" w:orient="landscape"/>
          <w:pgMar w:top="720" w:right="720" w:bottom="720" w:left="720" w:header="720" w:footer="720" w:gutter="0"/>
          <w:cols w:space="720"/>
          <w:docGrid w:linePitch="299"/>
        </w:sectPr>
      </w:pPr>
    </w:p>
    <w:p w14:paraId="7562B9E7" w14:textId="77777777" w:rsidR="008D58DC" w:rsidRPr="006843E1" w:rsidRDefault="008D58DC" w:rsidP="00215D50">
      <w:pPr>
        <w:pStyle w:val="SectionText0"/>
      </w:pPr>
      <w:r w:rsidRPr="006843E1">
        <w:rPr>
          <w:noProof/>
        </w:rPr>
        <w:lastRenderedPageBreak/>
        <w:drawing>
          <wp:inline distT="0" distB="0" distL="0" distR="0" wp14:anchorId="53805B6F" wp14:editId="108D9F0A">
            <wp:extent cx="8503160" cy="6079402"/>
            <wp:effectExtent l="0" t="0" r="0" b="0"/>
            <wp:docPr id="201705159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8513922" cy="6087097"/>
                    </a:xfrm>
                    <a:prstGeom prst="rect">
                      <a:avLst/>
                    </a:prstGeom>
                    <a:noFill/>
                    <a:ln>
                      <a:noFill/>
                    </a:ln>
                  </pic:spPr>
                </pic:pic>
              </a:graphicData>
            </a:graphic>
          </wp:inline>
        </w:drawing>
      </w:r>
    </w:p>
    <w:p w14:paraId="16499DCA" w14:textId="631F0DEE" w:rsidR="00FF2415" w:rsidRPr="006843E1" w:rsidRDefault="008D58DC" w:rsidP="00864C67">
      <w:pPr>
        <w:pStyle w:val="SectionText0"/>
        <w:rPr>
          <w:b/>
          <w:bCs/>
        </w:rPr>
        <w:sectPr w:rsidR="00FF2415" w:rsidRPr="006843E1" w:rsidSect="009B70AE">
          <w:headerReference w:type="default" r:id="rId58"/>
          <w:pgSz w:w="15840" w:h="12240" w:orient="landscape"/>
          <w:pgMar w:top="720" w:right="720" w:bottom="720" w:left="720" w:header="720" w:footer="720" w:gutter="0"/>
          <w:cols w:space="720"/>
          <w:docGrid w:linePitch="299"/>
        </w:sectPr>
      </w:pPr>
      <w:bookmarkStart w:id="112" w:name="_Ref151150285"/>
      <w:bookmarkStart w:id="113" w:name="_Toc162210502"/>
      <w:r w:rsidRPr="00864C67">
        <w:rPr>
          <w:rStyle w:val="CaptionBChar"/>
          <w:rFonts w:eastAsia="Arial"/>
        </w:rPr>
        <w:t xml:space="preserve">Figure </w:t>
      </w:r>
      <w:r w:rsidRPr="00864C67">
        <w:rPr>
          <w:rStyle w:val="CaptionBChar"/>
          <w:rFonts w:eastAsia="Arial"/>
        </w:rPr>
        <w:fldChar w:fldCharType="begin"/>
      </w:r>
      <w:r w:rsidRPr="00864C67">
        <w:rPr>
          <w:rStyle w:val="CaptionBChar"/>
          <w:rFonts w:eastAsia="Arial"/>
        </w:rPr>
        <w:instrText xml:space="preserve"> SEQ Figure \* ARABIC </w:instrText>
      </w:r>
      <w:r w:rsidRPr="00864C67">
        <w:rPr>
          <w:rStyle w:val="CaptionBChar"/>
          <w:rFonts w:eastAsia="Arial"/>
        </w:rPr>
        <w:fldChar w:fldCharType="separate"/>
      </w:r>
      <w:r w:rsidR="003967E6">
        <w:rPr>
          <w:rStyle w:val="CaptionBChar"/>
          <w:rFonts w:eastAsia="Arial"/>
          <w:noProof/>
        </w:rPr>
        <w:t>10</w:t>
      </w:r>
      <w:r w:rsidRPr="00864C67">
        <w:rPr>
          <w:rStyle w:val="CaptionBChar"/>
          <w:rFonts w:eastAsia="Arial"/>
        </w:rPr>
        <w:fldChar w:fldCharType="end"/>
      </w:r>
      <w:bookmarkEnd w:id="112"/>
      <w:r w:rsidRPr="00864C67">
        <w:rPr>
          <w:rStyle w:val="CaptionBChar"/>
          <w:rFonts w:eastAsia="Arial"/>
        </w:rPr>
        <w:t>:</w:t>
      </w:r>
      <w:r w:rsidR="007A775A" w:rsidRPr="006843E1">
        <w:t xml:space="preserve"> The number of t</w:t>
      </w:r>
      <w:r w:rsidRPr="006843E1">
        <w:t>ransitions from foraging to alert behavio</w:t>
      </w:r>
      <w:r w:rsidR="007347A5" w:rsidRPr="006843E1">
        <w:t>u</w:t>
      </w:r>
      <w:r w:rsidRPr="006843E1">
        <w:t xml:space="preserve">r </w:t>
      </w:r>
      <w:r w:rsidR="007A775A" w:rsidRPr="006843E1">
        <w:t>decreases</w:t>
      </w:r>
      <w:r w:rsidRPr="006843E1">
        <w:t xml:space="preserve"> as disturbance frequency increases</w:t>
      </w:r>
      <w:r w:rsidR="007A775A" w:rsidRPr="006843E1">
        <w:t xml:space="preserve">. </w:t>
      </w:r>
      <w:r w:rsidR="00492CDC" w:rsidRPr="006843E1">
        <w:t>The grey shadow represents the standard error of the curve.</w:t>
      </w:r>
      <w:bookmarkEnd w:id="113"/>
      <w:r w:rsidR="007A775A" w:rsidRPr="006843E1">
        <w:t xml:space="preserve"> </w:t>
      </w:r>
    </w:p>
    <w:p w14:paraId="3320C9C6" w14:textId="655412E7" w:rsidR="00FF2415" w:rsidRPr="006843E1" w:rsidRDefault="00A419AF" w:rsidP="00A24D3D">
      <w:pPr>
        <w:pStyle w:val="SectionText"/>
        <w:spacing w:line="480" w:lineRule="auto"/>
      </w:pPr>
      <w:r w:rsidRPr="006843E1">
        <w:lastRenderedPageBreak/>
        <w:t xml:space="preserve">Sentinel presence, generalized environment, disturbance frequency, or the interaction between sentinel presence and generalized environment did not affect the number of transitions from pecking to alert behaviour </w:t>
      </w:r>
      <w:r w:rsidR="00FF2415" w:rsidRPr="006843E1">
        <w:t xml:space="preserve">(p-value &gt; 0.235; </w:t>
      </w:r>
      <w:r w:rsidR="00FF2415" w:rsidRPr="006843E1">
        <w:fldChar w:fldCharType="begin"/>
      </w:r>
      <w:r w:rsidR="00FF2415" w:rsidRPr="006843E1">
        <w:instrText xml:space="preserve"> REF _Ref151148773 </w:instrText>
      </w:r>
      <w:r w:rsidR="00FF2415">
        <w:instrText xml:space="preserve"> \* MERGEFORMAT </w:instrText>
      </w:r>
      <w:r w:rsidR="00FF2415" w:rsidRPr="006843E1">
        <w:fldChar w:fldCharType="separate"/>
      </w:r>
      <w:r w:rsidR="003967E6" w:rsidRPr="003967E6">
        <w:t>Table 7</w:t>
      </w:r>
      <w:r w:rsidR="00FF2415" w:rsidRPr="006843E1">
        <w:fldChar w:fldCharType="end"/>
      </w:r>
      <w:r w:rsidR="00FF2415" w:rsidRPr="006843E1">
        <w:t xml:space="preserve">). The number of transitions from alert to foraging behaviour were not significantly affected by any factors, however, bait presence had a marginally insignificant effect (IRR = 1.513, SE = 0.351, z = 1.789, p = 0.074; </w:t>
      </w:r>
      <w:r w:rsidR="00FF2415" w:rsidRPr="006843E1">
        <w:fldChar w:fldCharType="begin"/>
      </w:r>
      <w:r w:rsidR="00FF2415" w:rsidRPr="006843E1">
        <w:instrText xml:space="preserve"> REF _Ref151151285 </w:instrText>
      </w:r>
      <w:r w:rsidR="00FF2415">
        <w:instrText xml:space="preserve"> \* MERGEFORMAT </w:instrText>
      </w:r>
      <w:r w:rsidR="00FF2415" w:rsidRPr="006843E1">
        <w:fldChar w:fldCharType="separate"/>
      </w:r>
      <w:r w:rsidR="003967E6" w:rsidRPr="003967E6">
        <w:t>Figure S7</w:t>
      </w:r>
      <w:r w:rsidR="00FF2415" w:rsidRPr="006843E1">
        <w:fldChar w:fldCharType="end"/>
      </w:r>
      <w:r w:rsidR="00FF2415" w:rsidRPr="006843E1">
        <w:t xml:space="preserve">, </w:t>
      </w:r>
      <w:r w:rsidR="00FF2415" w:rsidRPr="006843E1">
        <w:fldChar w:fldCharType="begin"/>
      </w:r>
      <w:r w:rsidR="00FF2415" w:rsidRPr="006843E1">
        <w:instrText xml:space="preserve"> REF _Ref151148773 </w:instrText>
      </w:r>
      <w:r w:rsidR="00FF2415">
        <w:instrText xml:space="preserve"> \* MERGEFORMAT </w:instrText>
      </w:r>
      <w:r w:rsidR="00FF2415" w:rsidRPr="006843E1">
        <w:fldChar w:fldCharType="separate"/>
      </w:r>
      <w:r w:rsidR="003967E6" w:rsidRPr="003967E6">
        <w:t>Table 7</w:t>
      </w:r>
      <w:r w:rsidR="00FF2415" w:rsidRPr="006843E1">
        <w:fldChar w:fldCharType="end"/>
      </w:r>
      <w:r w:rsidR="00FF2415" w:rsidRPr="006843E1">
        <w:t>).</w:t>
      </w:r>
    </w:p>
    <w:p w14:paraId="63C40BC5" w14:textId="64226748" w:rsidR="00145233" w:rsidRDefault="00FF2415" w:rsidP="00016B4D">
      <w:pPr>
        <w:pStyle w:val="SectionText"/>
        <w:spacing w:line="480" w:lineRule="auto"/>
        <w:sectPr w:rsidR="00145233" w:rsidSect="009B70AE">
          <w:headerReference w:type="default" r:id="rId59"/>
          <w:pgSz w:w="12240" w:h="15840"/>
          <w:pgMar w:top="1440" w:right="1440" w:bottom="1440" w:left="1440" w:header="720" w:footer="720" w:gutter="0"/>
          <w:cols w:space="720"/>
        </w:sectPr>
      </w:pPr>
      <w:r w:rsidRPr="006843E1">
        <w:t>Post hoc testing on the number of transitions from foraging to alert behaviour revealed that in green areas, individuals performed more transitions from foraging to alert when in the presence of a sentinel (</w:t>
      </w:r>
      <m:oMath>
        <m:acc>
          <m:accPr>
            <m:ctrlPr>
              <w:rPr>
                <w:rFonts w:ascii="Cambria Math" w:hAnsi="Cambria Math"/>
                <w:i/>
              </w:rPr>
            </m:ctrlPr>
          </m:accPr>
          <m:e>
            <m:r>
              <w:rPr>
                <w:rFonts w:ascii="Cambria Math" w:hAnsi="Cambria Math"/>
              </w:rPr>
              <m:t>β</m:t>
            </m:r>
          </m:e>
        </m:acc>
      </m:oMath>
      <w:r w:rsidRPr="006843E1">
        <w:t xml:space="preserve"> = -1.124, SE = 0.346, z-ratio = -3.250, p = 0.007; </w:t>
      </w:r>
      <w:r w:rsidRPr="006843E1">
        <w:fldChar w:fldCharType="begin"/>
      </w:r>
      <w:r w:rsidRPr="006843E1">
        <w:instrText xml:space="preserve"> REF _Ref151153168 </w:instrText>
      </w:r>
      <w:r>
        <w:instrText xml:space="preserve"> \* MERGEFORMAT </w:instrText>
      </w:r>
      <w:r w:rsidRPr="006843E1">
        <w:fldChar w:fldCharType="separate"/>
      </w:r>
      <w:r w:rsidR="003967E6" w:rsidRPr="003967E6">
        <w:t>Table S4</w:t>
      </w:r>
      <w:r w:rsidRPr="006843E1">
        <w:fldChar w:fldCharType="end"/>
      </w:r>
      <w:r w:rsidRPr="006843E1">
        <w:t>). Foragers in the presence of a sentinel performed marginally more transitions from foraging to alert in green areas than in commercial areas (</w:t>
      </w:r>
      <m:oMath>
        <m:acc>
          <m:accPr>
            <m:ctrlPr>
              <w:rPr>
                <w:rFonts w:ascii="Cambria Math" w:hAnsi="Cambria Math"/>
                <w:i/>
              </w:rPr>
            </m:ctrlPr>
          </m:accPr>
          <m:e>
            <m:r>
              <w:rPr>
                <w:rFonts w:ascii="Cambria Math" w:hAnsi="Cambria Math"/>
              </w:rPr>
              <m:t>β</m:t>
            </m:r>
          </m:e>
        </m:acc>
      </m:oMath>
      <w:r w:rsidRPr="006843E1">
        <w:t xml:space="preserve"> = -0.749, SE = 0.364, z-ratio = -2.062, p = 0.079; </w:t>
      </w:r>
      <w:r w:rsidRPr="006843E1">
        <w:fldChar w:fldCharType="begin"/>
      </w:r>
      <w:r w:rsidRPr="006843E1">
        <w:instrText xml:space="preserve"> REF _Ref151153168 </w:instrText>
      </w:r>
      <w:r>
        <w:instrText xml:space="preserve"> \* MERGEFORMAT </w:instrText>
      </w:r>
      <w:r w:rsidRPr="006843E1">
        <w:fldChar w:fldCharType="separate"/>
      </w:r>
      <w:r w:rsidR="003967E6" w:rsidRPr="003967E6">
        <w:t>Table S4</w:t>
      </w:r>
      <w:r w:rsidRPr="006843E1">
        <w:fldChar w:fldCharType="end"/>
      </w:r>
      <w:r w:rsidRPr="006843E1">
        <w:t>). However, foragers in the absence of a sentinel performed marginally more transitions from foraging to alert behaviour in commercial areas than in green areas (</w:t>
      </w:r>
      <m:oMath>
        <m:acc>
          <m:accPr>
            <m:ctrlPr>
              <w:rPr>
                <w:rFonts w:ascii="Cambria Math" w:hAnsi="Cambria Math"/>
                <w:i/>
              </w:rPr>
            </m:ctrlPr>
          </m:accPr>
          <m:e>
            <m:r>
              <w:rPr>
                <w:rFonts w:ascii="Cambria Math" w:hAnsi="Cambria Math"/>
              </w:rPr>
              <m:t>β</m:t>
            </m:r>
          </m:e>
        </m:acc>
      </m:oMath>
      <w:r w:rsidRPr="006843E1">
        <w:t xml:space="preserve"> = 0.864, SE = 0.372, z-ratio = 2.321, p = 0.061; </w:t>
      </w:r>
      <w:r w:rsidRPr="006843E1">
        <w:fldChar w:fldCharType="begin"/>
      </w:r>
      <w:r w:rsidRPr="006843E1">
        <w:instrText xml:space="preserve"> REF _Ref151153168 </w:instrText>
      </w:r>
      <w:r>
        <w:instrText xml:space="preserve"> \* MERGEFORMAT </w:instrText>
      </w:r>
      <w:r w:rsidRPr="006843E1">
        <w:fldChar w:fldCharType="separate"/>
      </w:r>
      <w:r w:rsidR="003967E6" w:rsidRPr="003967E6">
        <w:t>Table S4</w:t>
      </w:r>
      <w:r w:rsidRPr="006843E1">
        <w:fldChar w:fldCharType="end"/>
      </w:r>
      <w:r w:rsidRPr="006843E1">
        <w:t>).</w:t>
      </w:r>
      <w:bookmarkStart w:id="114" w:name="_Toc162204970"/>
    </w:p>
    <w:p w14:paraId="5BA48CEE" w14:textId="03F37DCC" w:rsidR="00972DBB" w:rsidRPr="00016BD7" w:rsidRDefault="00972DBB" w:rsidP="00FD273E">
      <w:pPr>
        <w:pStyle w:val="SectionTitle"/>
        <w:spacing w:after="0" w:line="480" w:lineRule="auto"/>
      </w:pPr>
      <w:bookmarkStart w:id="115" w:name="_Toc162610834"/>
      <w:r w:rsidRPr="00016BD7">
        <w:lastRenderedPageBreak/>
        <w:t>Discussion</w:t>
      </w:r>
      <w:bookmarkEnd w:id="114"/>
      <w:bookmarkEnd w:id="115"/>
    </w:p>
    <w:p w14:paraId="52BF8012" w14:textId="0E8F48B3" w:rsidR="00972DBB" w:rsidRPr="006843E1" w:rsidRDefault="00972DBB" w:rsidP="00A24D3D">
      <w:pPr>
        <w:pStyle w:val="SectionText"/>
        <w:spacing w:line="480" w:lineRule="auto"/>
      </w:pPr>
      <w:r w:rsidRPr="006843E1">
        <w:t xml:space="preserve">Our study sought to investigate how the presence of a sentinel and the </w:t>
      </w:r>
      <w:r w:rsidR="00A549C0" w:rsidRPr="006843E1">
        <w:t xml:space="preserve">generalized environment </w:t>
      </w:r>
      <w:r w:rsidRPr="006843E1">
        <w:t xml:space="preserve">affected the </w:t>
      </w:r>
      <w:r w:rsidR="00382F78">
        <w:t>behaviour</w:t>
      </w:r>
      <w:r w:rsidRPr="006843E1">
        <w:t xml:space="preserve"> of foraging American crows. We initially hypothesized that the presence of a sentinel would decrease the individual vigilance of crow foragers and that green areas would likewise decrease individual vigilance due to reduced ambient noise and longer lines of sight. </w:t>
      </w:r>
      <w:r w:rsidR="00A549C0" w:rsidRPr="006843E1">
        <w:t xml:space="preserve">We also expected the likelihood of a sentinel being present to increase in commercial and </w:t>
      </w:r>
      <w:r w:rsidR="0011611F" w:rsidRPr="006843E1">
        <w:t xml:space="preserve">frequently </w:t>
      </w:r>
      <w:r w:rsidR="00A549C0" w:rsidRPr="006843E1">
        <w:t xml:space="preserve">disturbed areas where the </w:t>
      </w:r>
      <w:r w:rsidR="0011611F" w:rsidRPr="006843E1">
        <w:t xml:space="preserve">benefits of sentinel coverage would be most beneficial to the foragers. </w:t>
      </w:r>
      <w:r w:rsidR="00F7205B">
        <w:t>S</w:t>
      </w:r>
      <w:r w:rsidR="00A549C0" w:rsidRPr="006843E1">
        <w:t xml:space="preserve">entinel presence had </w:t>
      </w:r>
      <w:r w:rsidR="00F7205B">
        <w:t xml:space="preserve">no other significant </w:t>
      </w:r>
      <w:r w:rsidR="00A549C0" w:rsidRPr="006843E1">
        <w:t>effect</w:t>
      </w:r>
      <w:r w:rsidR="00F7205B">
        <w:t>s</w:t>
      </w:r>
      <w:r w:rsidR="00A549C0" w:rsidRPr="006843E1">
        <w:t xml:space="preserve"> on the behaviour of foragers</w:t>
      </w:r>
      <w:r w:rsidR="00F7205B">
        <w:t xml:space="preserve"> a</w:t>
      </w:r>
      <w:r w:rsidR="00F7205B" w:rsidRPr="006843E1">
        <w:t>part from significantly increasing the duration of all behaviours</w:t>
      </w:r>
      <w:r w:rsidRPr="006843E1">
        <w:t>. More</w:t>
      </w:r>
      <w:r w:rsidR="00E13BF9" w:rsidRPr="006843E1">
        <w:t>over</w:t>
      </w:r>
      <w:r w:rsidRPr="006843E1">
        <w:t xml:space="preserve">, neither the generalized environment, disturbance frequency, nor group size significantly affected the </w:t>
      </w:r>
      <w:r w:rsidR="00A549C0" w:rsidRPr="006843E1">
        <w:t>likelihood of a sentinel being present</w:t>
      </w:r>
      <w:r w:rsidRPr="006843E1">
        <w:t xml:space="preserve">. This unexpected result suggests that sentinel crows </w:t>
      </w:r>
      <w:r w:rsidR="00F7205B">
        <w:t xml:space="preserve">could </w:t>
      </w:r>
      <w:r w:rsidRPr="006843E1">
        <w:t xml:space="preserve">decide to perform sentinel </w:t>
      </w:r>
      <w:r w:rsidR="00382F78">
        <w:t>behaviour</w:t>
      </w:r>
      <w:r w:rsidRPr="006843E1">
        <w:t xml:space="preserve"> based more on </w:t>
      </w:r>
      <w:r w:rsidR="006C0061" w:rsidRPr="006843E1">
        <w:t>selfish needs</w:t>
      </w:r>
      <w:r w:rsidRPr="006843E1">
        <w:t xml:space="preserve"> rather than </w:t>
      </w:r>
      <w:r w:rsidR="0011611F" w:rsidRPr="006843E1">
        <w:t xml:space="preserve">the </w:t>
      </w:r>
      <w:r w:rsidR="006C0061" w:rsidRPr="006843E1">
        <w:t>benefits imparted to the foragers</w:t>
      </w:r>
      <w:r w:rsidRPr="006843E1">
        <w:t xml:space="preserve">. We found that the generalized environment had a significant effect on forager </w:t>
      </w:r>
      <w:r w:rsidR="00382F78">
        <w:t>behaviour</w:t>
      </w:r>
      <w:r w:rsidRPr="006843E1">
        <w:t xml:space="preserve">, with green areas leading to longer bouts of foraging </w:t>
      </w:r>
      <w:r w:rsidR="00382F78">
        <w:t>behaviour</w:t>
      </w:r>
      <w:r w:rsidRPr="006843E1">
        <w:t xml:space="preserve"> and more transitions from the vulnerable to the alert state. This suggests that crows </w:t>
      </w:r>
      <w:r w:rsidR="00F7205B">
        <w:t>could</w:t>
      </w:r>
      <w:r w:rsidRPr="006843E1">
        <w:t xml:space="preserve"> perceive green areas as less safe, possibly because they </w:t>
      </w:r>
      <w:r w:rsidR="00CD35D5" w:rsidRPr="006843E1">
        <w:t xml:space="preserve">need to </w:t>
      </w:r>
      <w:r w:rsidRPr="006843E1">
        <w:t xml:space="preserve">spend more time being vulnerable. Overall, the study's findings do not fully support the initial hypotheses and suggest that sentinel </w:t>
      </w:r>
      <w:r w:rsidR="00382F78">
        <w:t>behaviour</w:t>
      </w:r>
      <w:r w:rsidRPr="006843E1">
        <w:t xml:space="preserve"> and forager </w:t>
      </w:r>
      <w:r w:rsidR="00382F78">
        <w:t>behaviour</w:t>
      </w:r>
      <w:r w:rsidRPr="006843E1">
        <w:t xml:space="preserve"> in crows could be influenced by complex interactions between individual factors and forager’s perception of the safety of their environment.</w:t>
      </w:r>
    </w:p>
    <w:p w14:paraId="04BD274D" w14:textId="648F6557" w:rsidR="00AA24E0" w:rsidRPr="00016BD7" w:rsidRDefault="006C0061" w:rsidP="00FD273E">
      <w:pPr>
        <w:pStyle w:val="SectionSubtitle"/>
        <w:spacing w:after="0" w:line="480" w:lineRule="auto"/>
      </w:pPr>
      <w:bookmarkStart w:id="116" w:name="_Toc162204971"/>
      <w:bookmarkStart w:id="117" w:name="_Toc162610835"/>
      <w:r w:rsidRPr="00016BD7">
        <w:t>Sentinel behaviour</w:t>
      </w:r>
      <w:bookmarkEnd w:id="116"/>
      <w:bookmarkEnd w:id="117"/>
    </w:p>
    <w:p w14:paraId="174263FA" w14:textId="39E100D0" w:rsidR="00972DBB" w:rsidRPr="006843E1" w:rsidRDefault="00AA24E0" w:rsidP="00A24D3D">
      <w:pPr>
        <w:pStyle w:val="SectionText"/>
        <w:spacing w:line="480" w:lineRule="auto"/>
      </w:pPr>
      <w:r w:rsidRPr="006843E1">
        <w:t xml:space="preserve">Our results </w:t>
      </w:r>
      <w:r w:rsidR="00972DBB" w:rsidRPr="006843E1">
        <w:t xml:space="preserve">contrast with previous studies that found that the presence of a sentinel led to a decrease in alert </w:t>
      </w:r>
      <w:r w:rsidR="00382F78">
        <w:t>behaviour</w:t>
      </w:r>
      <w:r w:rsidR="002E55A1" w:rsidRPr="006843E1">
        <w:t xml:space="preserve"> </w:t>
      </w:r>
      <w:r w:rsidR="002E55A1" w:rsidRPr="006843E1">
        <w:fldChar w:fldCharType="begin"/>
      </w:r>
      <w:r w:rsidR="00A11ABE">
        <w:instrText xml:space="preserve"> ADDIN ZOTERO_ITEM CSL_CITATION {"citationID":"yrwlaKz4","properties":{"formattedCitation":"[39,63]","plainCitation":"[39,63]","noteIndex":0},"citationItems":[{"id":240,"uris":["http://zotero.org/users/8430992/items/MPPQIDNU"],"itemData":{"id":240,"type":"article-journal","container-title":"Current Biology","DOI":"10.1016/j.cub.2008.02.078","ISSN":"0960-9822","issue":"8","journalAbbreviation":"Current Biology","language":"English","note":"publisher: Elsevier\nPMID: 18424147","page":"576-579","source":"www.cell.com","title":"Cooperative sentinel calling? Foragers gain increased biomass intake","title-short":"Cooperative sentinel calling?","volume":"18","author":[{"family":"Hollén","given":"Linda I."},{"family":"Bell","given":"Matthew B. V."},{"family":"Radford","given":"Andrew N."}],"issued":{"date-parts":[["2008",4,22]]}},"label":"page"},{"id":600,"uris":["http://zotero.org/users/8430992/items/VJDVFLV9"],"itemData":{"id":600,"type":"article-journal","container-title":"Functional Ecology","DOI":"10.1111/1365-2435.12153","ISSN":"02698463","issue":"1","journalAbbreviation":"Funct Ecol","language":"en","page":"197-205","source":"DOI.org (Crossref)","title":"The ecological benefits of interceptive eavesdropping","volume":"28","author":[{"family":"Ridley","given":"Amanda R."},{"family":"Wiley","given":"Elizabeth M."},{"family":"Thompson","given":"Alex M."}],"editor":[{"family":"Lewis","given":"Sara"}],"issued":{"date-parts":[["2014",2]]}},"label":"page"}],"schema":"https://github.com/citation-style-language/schema/raw/master/csl-citation.json"} </w:instrText>
      </w:r>
      <w:r w:rsidR="002E55A1" w:rsidRPr="006843E1">
        <w:fldChar w:fldCharType="separate"/>
      </w:r>
      <w:r w:rsidR="00A11ABE" w:rsidRPr="00A11ABE">
        <w:t>[39,63]</w:t>
      </w:r>
      <w:r w:rsidR="002E55A1" w:rsidRPr="006843E1">
        <w:fldChar w:fldCharType="end"/>
      </w:r>
      <w:r w:rsidR="00972DBB" w:rsidRPr="006843E1">
        <w:t>.</w:t>
      </w:r>
      <w:r w:rsidR="00F7205B">
        <w:t xml:space="preserve"> </w:t>
      </w:r>
      <w:r w:rsidR="005065CC" w:rsidRPr="006843E1">
        <w:t xml:space="preserve">For example, pied babblers, </w:t>
      </w:r>
      <w:r w:rsidR="005065CC" w:rsidRPr="006843E1">
        <w:rPr>
          <w:i/>
        </w:rPr>
        <w:t>Turdoides bicolor</w:t>
      </w:r>
      <w:r w:rsidR="005065CC" w:rsidRPr="006843E1">
        <w:t xml:space="preserve">, increased the </w:t>
      </w:r>
      <w:r w:rsidR="005065CC" w:rsidRPr="006843E1">
        <w:lastRenderedPageBreak/>
        <w:t>proportion of time spent foraging after the start of a sentinel bout and had increased biomass intake.</w:t>
      </w:r>
      <w:r w:rsidRPr="006843E1">
        <w:t xml:space="preserve"> </w:t>
      </w:r>
      <w:r w:rsidR="00F7205B">
        <w:t>S</w:t>
      </w:r>
      <w:r w:rsidRPr="006843E1">
        <w:t xml:space="preserve">entinel </w:t>
      </w:r>
      <w:r w:rsidR="00382F78">
        <w:t>behaviour</w:t>
      </w:r>
      <w:r w:rsidR="00F7205B">
        <w:t xml:space="preserve"> can be</w:t>
      </w:r>
      <w:r w:rsidRPr="006843E1">
        <w:t xml:space="preserve"> more selfish, primarily benefiting the sentinel itself rather </w:t>
      </w:r>
      <w:r w:rsidR="00F7205B">
        <w:t xml:space="preserve">than </w:t>
      </w:r>
      <w:r w:rsidR="00F632DD" w:rsidRPr="006843E1">
        <w:t>being an altruistic strategy benefiting the group at the expense of the sentinel</w:t>
      </w:r>
      <w:r w:rsidRPr="006843E1">
        <w:t xml:space="preserve">. </w:t>
      </w:r>
      <w:r w:rsidR="00972DBB" w:rsidRPr="006843E1">
        <w:t>Bedneckoff's state-dependent model</w:t>
      </w:r>
      <w:r w:rsidRPr="006843E1">
        <w:t xml:space="preserve"> states that</w:t>
      </w:r>
      <w:r w:rsidR="00972DBB" w:rsidRPr="006843E1">
        <w:t xml:space="preserve"> individuals make decisions based on their own energetic needs and the benefits they receive</w:t>
      </w:r>
      <w:r w:rsidR="002E55A1" w:rsidRPr="006843E1">
        <w:t xml:space="preserve"> </w:t>
      </w:r>
      <w:r w:rsidR="002E55A1" w:rsidRPr="006843E1">
        <w:fldChar w:fldCharType="begin"/>
      </w:r>
      <w:r w:rsidR="00B52135">
        <w:instrText xml:space="preserve"> ADDIN ZOTERO_ITEM CSL_CITATION {"citationID":"AyMXBJ0y","properties":{"formattedCitation":"[28]","plainCitation":"[28]","noteIndex":0},"citationItems":[{"id":1726,"uris":["http://zotero.org/users/8430992/items/5Y2MYXKI"],"itemData":{"id":1726,"type":"article-journal","container-title":"The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A."}],"issued":{"date-parts":[["1997",9]]}}}],"schema":"https://github.com/citation-style-language/schema/raw/master/csl-citation.json"} </w:instrText>
      </w:r>
      <w:r w:rsidR="002E55A1" w:rsidRPr="006843E1">
        <w:fldChar w:fldCharType="separate"/>
      </w:r>
      <w:r w:rsidR="00B52135" w:rsidRPr="00B52135">
        <w:t>[28]</w:t>
      </w:r>
      <w:r w:rsidR="002E55A1" w:rsidRPr="006843E1">
        <w:fldChar w:fldCharType="end"/>
      </w:r>
      <w:r w:rsidR="00972DBB" w:rsidRPr="006843E1">
        <w:t>.</w:t>
      </w:r>
      <w:r w:rsidR="00F7205B">
        <w:t xml:space="preserve"> </w:t>
      </w:r>
      <w:r w:rsidR="005065CC" w:rsidRPr="006843E1">
        <w:t>A</w:t>
      </w:r>
      <w:r w:rsidR="00972DBB" w:rsidRPr="006843E1">
        <w:t xml:space="preserve">n individual with sufficient energetic reserves could decide to perform sentinel </w:t>
      </w:r>
      <w:r w:rsidR="00F879FF">
        <w:t>behaviour</w:t>
      </w:r>
      <w:r w:rsidR="00972DBB" w:rsidRPr="006843E1">
        <w:t xml:space="preserve"> as a safer option</w:t>
      </w:r>
      <w:r w:rsidR="005065CC" w:rsidRPr="006843E1">
        <w:t xml:space="preserve"> if the alternative is foraging without a sentinel</w:t>
      </w:r>
      <w:r w:rsidR="00972DBB" w:rsidRPr="006843E1">
        <w:t>. In urban areas, where high-calorie food patches are bountiful, individuals could be forgoing foraging to act as sentinels for their own safety</w:t>
      </w:r>
      <w:r w:rsidR="005065CC" w:rsidRPr="006843E1">
        <w:t xml:space="preserve"> rather than to provide benefits to the other foraging </w:t>
      </w:r>
      <w:r w:rsidR="00382F78">
        <w:t>group members</w:t>
      </w:r>
      <w:r w:rsidR="00972DBB" w:rsidRPr="006843E1">
        <w:t>. These sentinels only come down when they are below a critical energetic threshold past which performing sentinel behaviour is unfavourable</w:t>
      </w:r>
      <w:r w:rsidR="005065CC" w:rsidRPr="006843E1">
        <w:t xml:space="preserve"> only to be replaced by another individual with sufficient energetic reserves </w:t>
      </w:r>
      <w:r w:rsidR="005065CC" w:rsidRPr="006843E1">
        <w:fldChar w:fldCharType="begin"/>
      </w:r>
      <w:r w:rsidR="00B52135">
        <w:instrText xml:space="preserve"> ADDIN ZOTERO_ITEM CSL_CITATION {"citationID":"V9AgG5Yz","properties":{"formattedCitation":"[28,29]","plainCitation":"[28,29]","noteIndex":0},"citationItems":[{"id":1726,"uris":["http://zotero.org/users/8430992/items/5Y2MYXKI"],"itemData":{"id":1726,"type":"article-journal","container-title":"The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A."}],"issued":{"date-parts":[["1997",9]]}}},{"id":1728,"uris":["http://zotero.org/users/8430992/items/RK8XJ8GS"],"itemData":{"id":1728,"type":"article-journal","abstract":"Sentinels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A."}],"issued":{"date-parts":[["2001"]]}}}],"schema":"https://github.com/citation-style-language/schema/raw/master/csl-citation.json"} </w:instrText>
      </w:r>
      <w:r w:rsidR="005065CC" w:rsidRPr="006843E1">
        <w:fldChar w:fldCharType="separate"/>
      </w:r>
      <w:r w:rsidR="00B52135" w:rsidRPr="00B52135">
        <w:t>[28,29]</w:t>
      </w:r>
      <w:r w:rsidR="005065CC" w:rsidRPr="006843E1">
        <w:fldChar w:fldCharType="end"/>
      </w:r>
      <w:r w:rsidR="00972DBB" w:rsidRPr="006843E1">
        <w:t xml:space="preserve">. </w:t>
      </w:r>
      <w:r w:rsidR="005065CC" w:rsidRPr="006843E1">
        <w:t>T</w:t>
      </w:r>
      <w:r w:rsidR="00972DBB" w:rsidRPr="006843E1">
        <w:t xml:space="preserve">he benefits of sentinel </w:t>
      </w:r>
      <w:r w:rsidR="00382F78">
        <w:t>behaviour</w:t>
      </w:r>
      <w:r w:rsidR="00972DBB" w:rsidRPr="006843E1">
        <w:t xml:space="preserve"> </w:t>
      </w:r>
      <w:r w:rsidR="005065CC" w:rsidRPr="006843E1">
        <w:t>can be</w:t>
      </w:r>
      <w:r w:rsidR="00972DBB" w:rsidRPr="006843E1">
        <w:t xml:space="preserve"> more subtle or indirect, such as providing a greater sense of security that allows foragers to focus more on foraging without actively reducing their vigilance. </w:t>
      </w:r>
      <w:r w:rsidR="0091332F" w:rsidRPr="006843E1">
        <w:t>The proportion of time allocated to alert behaviour could also be used to scan for foraging patches</w:t>
      </w:r>
      <w:r w:rsidR="00CF78FE" w:rsidRPr="006843E1">
        <w:t xml:space="preserve"> and other foragers, explaining the absence of effects of sentinel presence on the proportion of time spent being alert</w:t>
      </w:r>
      <w:r w:rsidR="0091332F" w:rsidRPr="006843E1">
        <w:t xml:space="preserve">. Foragers could also </w:t>
      </w:r>
      <w:r w:rsidR="00382F78">
        <w:t>benefit</w:t>
      </w:r>
      <w:r w:rsidR="0091332F" w:rsidRPr="006843E1">
        <w:t xml:space="preserve"> from sentinel presence by increasing the </w:t>
      </w:r>
      <w:r w:rsidR="00F879FF">
        <w:t>distance</w:t>
      </w:r>
      <w:r w:rsidR="0091332F" w:rsidRPr="006843E1">
        <w:t xml:space="preserve"> between foragers, permitting the group to forage over a greater surface area </w:t>
      </w:r>
      <w:r w:rsidR="00F632DD" w:rsidRPr="006843E1">
        <w:t xml:space="preserve">while compensating for the </w:t>
      </w:r>
      <w:r w:rsidR="0091332F" w:rsidRPr="006843E1">
        <w:t>increas</w:t>
      </w:r>
      <w:r w:rsidR="00F632DD" w:rsidRPr="006843E1">
        <w:t>ed</w:t>
      </w:r>
      <w:r w:rsidR="0091332F" w:rsidRPr="006843E1">
        <w:t xml:space="preserve"> predation risk </w:t>
      </w:r>
      <w:r w:rsidR="00F632DD" w:rsidRPr="006843E1">
        <w:t xml:space="preserve">from foraging further apart </w:t>
      </w:r>
      <w:r w:rsidR="0091332F" w:rsidRPr="006843E1">
        <w:fldChar w:fldCharType="begin"/>
      </w:r>
      <w:r w:rsidR="002702D2">
        <w:instrText xml:space="preserve"> ADDIN ZOTERO_ITEM CSL_CITATION {"citationID":"Rigcu9n1","properties":{"formattedCitation":"[39]","plainCitation":"[39]","noteIndex":0},"citationItems":[{"id":240,"uris":["http://zotero.org/users/8430992/items/MPPQIDNU"],"itemData":{"id":240,"type":"article-journal","container-title":"Current Biology","DOI":"10.1016/j.cub.2008.02.078","ISSN":"0960-9822","issue":"8","journalAbbreviation":"Current Biology","language":"English","note":"publisher: Elsevier\nPMID: 18424147","page":"576-579","source":"www.cell.com","title":"Cooperative sentinel calling? Foragers gain increased biomass intake","title-short":"Cooperative sentinel calling?","volume":"18","author":[{"family":"Hollén","given":"Linda I."},{"family":"Bell","given":"Matthew B. V."},{"family":"Radford","given":"Andrew N."}],"issued":{"date-parts":[["2008",4,22]]}}}],"schema":"https://github.com/citation-style-language/schema/raw/master/csl-citation.json"} </w:instrText>
      </w:r>
      <w:r w:rsidR="0091332F" w:rsidRPr="006843E1">
        <w:fldChar w:fldCharType="separate"/>
      </w:r>
      <w:r w:rsidR="002702D2" w:rsidRPr="002702D2">
        <w:t>[39]</w:t>
      </w:r>
      <w:r w:rsidR="0091332F" w:rsidRPr="006843E1">
        <w:fldChar w:fldCharType="end"/>
      </w:r>
      <w:r w:rsidR="0091332F" w:rsidRPr="006843E1">
        <w:t>.</w:t>
      </w:r>
      <w:r w:rsidR="00F632DD" w:rsidRPr="006843E1">
        <w:t xml:space="preserve"> Sentinel </w:t>
      </w:r>
      <w:r w:rsidR="00F879FF">
        <w:t>behaviour</w:t>
      </w:r>
      <w:r w:rsidR="00F632DD" w:rsidRPr="006843E1">
        <w:t xml:space="preserve"> could therefore compensate for riskier group-foraging strategies, not only individual changes in behaviour. </w:t>
      </w:r>
      <w:r w:rsidR="00972DBB" w:rsidRPr="006843E1">
        <w:t xml:space="preserve">The relationship between sentinels and foragers </w:t>
      </w:r>
      <w:r w:rsidR="00F632DD" w:rsidRPr="006843E1">
        <w:t>is</w:t>
      </w:r>
      <w:r w:rsidR="00972DBB" w:rsidRPr="006843E1">
        <w:t xml:space="preserve"> more complex than it appears, reinforcing the importance of considering individual differences and motivations when studying </w:t>
      </w:r>
      <w:r w:rsidR="00F632DD" w:rsidRPr="006843E1">
        <w:t>social</w:t>
      </w:r>
      <w:r w:rsidR="00972DBB" w:rsidRPr="006843E1">
        <w:t xml:space="preserve"> </w:t>
      </w:r>
      <w:r w:rsidR="00382F78">
        <w:t>behaviours</w:t>
      </w:r>
      <w:r w:rsidR="00972DBB" w:rsidRPr="006843E1">
        <w:t>.</w:t>
      </w:r>
    </w:p>
    <w:p w14:paraId="336D644E" w14:textId="54A84C56" w:rsidR="00D212DA" w:rsidRPr="00016BD7" w:rsidRDefault="00F632DD" w:rsidP="00FD273E">
      <w:pPr>
        <w:pStyle w:val="SectionSubtitle"/>
        <w:spacing w:after="0" w:line="480" w:lineRule="auto"/>
      </w:pPr>
      <w:bookmarkStart w:id="118" w:name="_Toc162204972"/>
      <w:bookmarkStart w:id="119" w:name="_Toc162610836"/>
      <w:r w:rsidRPr="00016BD7">
        <w:lastRenderedPageBreak/>
        <w:t>Generalized Environment</w:t>
      </w:r>
      <w:bookmarkEnd w:id="118"/>
      <w:bookmarkEnd w:id="119"/>
    </w:p>
    <w:p w14:paraId="69021B13" w14:textId="35B7ECB2" w:rsidR="00972DBB" w:rsidRPr="006843E1" w:rsidRDefault="00972DBB" w:rsidP="00A24D3D">
      <w:pPr>
        <w:pStyle w:val="SectionText"/>
        <w:spacing w:line="480" w:lineRule="auto"/>
      </w:pPr>
      <w:r w:rsidRPr="006843E1">
        <w:t>We found that the generalized environment had significant effects on forager behavio</w:t>
      </w:r>
      <w:r w:rsidR="006843E1" w:rsidRPr="006843E1">
        <w:t>u</w:t>
      </w:r>
      <w:r w:rsidRPr="006843E1">
        <w:t xml:space="preserve">r, particularly in terms of the duration of bouts of foraging </w:t>
      </w:r>
      <w:r w:rsidR="00382F78">
        <w:t>behaviour</w:t>
      </w:r>
      <w:r w:rsidRPr="006843E1">
        <w:t xml:space="preserve"> and the number of transitions from the vulnerable to the alert state. In green areas, crows exhibited longer bouts of foraging </w:t>
      </w:r>
      <w:r w:rsidR="00382F78">
        <w:t>behaviour</w:t>
      </w:r>
      <w:r w:rsidRPr="006843E1">
        <w:t xml:space="preserve">, </w:t>
      </w:r>
      <w:r w:rsidR="006843E1">
        <w:t>suggesting</w:t>
      </w:r>
      <w:r w:rsidRPr="006843E1">
        <w:t xml:space="preserve"> that they spent more time actively searching for food. Likewise, </w:t>
      </w:r>
      <w:r w:rsidR="00F879FF">
        <w:t xml:space="preserve">an </w:t>
      </w:r>
      <w:r w:rsidRPr="006843E1">
        <w:t xml:space="preserve">increase in the number of transitions from the vulnerable state to the alert state </w:t>
      </w:r>
      <w:r w:rsidR="00F879FF">
        <w:t xml:space="preserve">was observed in </w:t>
      </w:r>
      <w:r w:rsidRPr="006843E1">
        <w:t>green areas</w:t>
      </w:r>
      <w:r w:rsidR="00F879FF">
        <w:t xml:space="preserve">, </w:t>
      </w:r>
      <w:r w:rsidRPr="006843E1">
        <w:t>suggest</w:t>
      </w:r>
      <w:r w:rsidR="00F879FF">
        <w:t>ing</w:t>
      </w:r>
      <w:r w:rsidRPr="006843E1">
        <w:t xml:space="preserve"> that crows were more </w:t>
      </w:r>
      <w:r w:rsidR="00382F78">
        <w:t>vigilant</w:t>
      </w:r>
      <w:r w:rsidRPr="006843E1">
        <w:t xml:space="preserve"> to potential threats</w:t>
      </w:r>
      <w:r w:rsidR="00F879FF">
        <w:t>,</w:t>
      </w:r>
      <w:r w:rsidRPr="006843E1">
        <w:t xml:space="preserve"> possibly due to the perceived higher predation risk compared to commercial areas. </w:t>
      </w:r>
    </w:p>
    <w:p w14:paraId="3489BE20" w14:textId="51FA060E" w:rsidR="009547D0" w:rsidRPr="006843E1" w:rsidRDefault="00972DBB" w:rsidP="00A24D3D">
      <w:pPr>
        <w:pStyle w:val="SectionText"/>
        <w:spacing w:line="480" w:lineRule="auto"/>
      </w:pPr>
      <w:r w:rsidRPr="006843E1">
        <w:t>Green areas</w:t>
      </w:r>
      <w:r w:rsidR="00514A4D" w:rsidRPr="006843E1">
        <w:t>,</w:t>
      </w:r>
      <w:r w:rsidRPr="006843E1">
        <w:t xml:space="preserve"> such as parks</w:t>
      </w:r>
      <w:r w:rsidR="00514A4D" w:rsidRPr="006843E1">
        <w:t>,</w:t>
      </w:r>
      <w:r w:rsidRPr="006843E1">
        <w:t xml:space="preserve"> offer longer lines of sight and less ambient noise</w:t>
      </w:r>
      <w:r w:rsidR="009547D0">
        <w:t xml:space="preserve"> which makes the sentinel more effective </w:t>
      </w:r>
      <w:r w:rsidR="009547D0">
        <w:fldChar w:fldCharType="begin"/>
      </w:r>
      <w:r w:rsidR="00220616">
        <w:instrText xml:space="preserve"> ADDIN ZOTERO_ITEM CSL_CITATION {"citationID":"Rsk0q6YD","properties":{"formattedCitation":"[91]","plainCitation":"[91]","noteIndex":0},"citationItems":[{"id":1724,"uris":["http://zotero.org/users/8430992/items/9YP83AVX"],"itemData":{"id":1724,"type":"article-journal","container-title":"Animal Behaviour","DOI":"10.1016/j.anbehav.2011.09.028","ISSN":"00033472","issue":"6","journalAbbreviation":"Animal Behaviour","language":"en","page":"1435-1441","source":"DOI.org (Crossref)","title":"Ecological conditions influence sentinel decisions","volume":"82","author":[{"family":"Hollén","given":"L.I."},{"family":"Bell","given":"M.B.V."},{"family":"Wade","given":"H.M."},{"family":"Rose","given":"R."},{"family":"Russell","given":"A."},{"family":"Niven","given":"F."},{"family":"Ridley","given":"A.R."},{"family":"Radford","given":"A.N."}],"issued":{"date-parts":[["2011",12]]}}}],"schema":"https://github.com/citation-style-language/schema/raw/master/csl-citation.json"} </w:instrText>
      </w:r>
      <w:r w:rsidR="009547D0">
        <w:fldChar w:fldCharType="separate"/>
      </w:r>
      <w:r w:rsidR="00220616" w:rsidRPr="00220616">
        <w:t>[91]</w:t>
      </w:r>
      <w:r w:rsidR="009547D0">
        <w:fldChar w:fldCharType="end"/>
      </w:r>
      <w:r w:rsidRPr="006843E1">
        <w:t xml:space="preserve"> but </w:t>
      </w:r>
      <w:r w:rsidR="009547D0" w:rsidRPr="006843E1">
        <w:t xml:space="preserve">could also </w:t>
      </w:r>
      <w:r w:rsidR="00382F78">
        <w:t>benefit</w:t>
      </w:r>
      <w:r w:rsidR="009547D0" w:rsidRPr="006843E1">
        <w:t xml:space="preserve"> urban </w:t>
      </w:r>
      <w:r w:rsidR="009547D0">
        <w:t>raptors</w:t>
      </w:r>
      <w:r w:rsidR="009547D0" w:rsidRPr="006843E1">
        <w:t xml:space="preserve">. </w:t>
      </w:r>
      <w:r w:rsidR="009547D0">
        <w:t xml:space="preserve">Urban red-tailed hawk populations are on the rise and the core of their home ranges </w:t>
      </w:r>
      <w:r w:rsidR="00382F78">
        <w:t>is</w:t>
      </w:r>
      <w:r w:rsidR="009547D0">
        <w:t xml:space="preserve"> associated with large green areas </w:t>
      </w:r>
      <w:r w:rsidR="009547D0">
        <w:fldChar w:fldCharType="begin"/>
      </w:r>
      <w:r w:rsidR="00EA0B42">
        <w:instrText xml:space="preserve"> ADDIN ZOTERO_ITEM CSL_CITATION {"citationID":"05OtysYk","properties":{"formattedCitation":"[79]","plainCitation":"[79]","noteIndex":0},"citationItems":[{"id":1786,"uris":["http://zotero.org/users/8430992/items/I7ZMZB27"],"itemData":{"id":1786,"type":"article-journal","abstract":"Raptors increasingly live and nest successfully in urban areas. In the urban landscape of Hartford, CT, red-tailed hawks established home ranges in large green spaces such as parks, golf courses, and cemeteries but also nested successfully in the commercial district of downtown and in densely built urban and suburban neighborhoods. Data collected from 11 radio-tagged breeding adult hawks indicated that year-round home ranges averaged 107.7 ha, much smaller than home ranges reported for hawks inhabiting rural areas. Most hawk home ranges had multiple core areas that were usually associated with favored perches or larger patches of ‘usable’ green space, defined as patches ≥0.25 ha in size, and home range size was positively associated with larger usable green space patches in core areas. Most nests were located in the largest core area and were within a larger patch of green space within the largest core area. Rather than just the amount or size of green space patches, the value of urban green spaces for these hawks likely also varies with the number and proximity of suitable perches such as buildings or tall trees, types and density of prey, and amount of human activity in and adjacent to these spaces. Territoriality and intraspecific competition may also influence home range size and dispersion of red-tailed hawks nesting in Hartford. In this urban area, mortality due to ingestion of rodenticides and collisions with vehicles affected hawk reproductive success.","container-title":"Urban Ecosystems","DOI":"10.1007/s11252-016-0554-0","ISSN":"1083-8155, 1573-1642","issue":"3","journalAbbreviation":"Urban Ecosyst","language":"en","page":"1373-1388","source":"Semantic Scholar","title":"Spatial distribution and the value of green spaces for urban red-tailed hawks","volume":"19","author":[{"family":"Morrison","given":"Joan L."},{"family":"Gottlieb","given":"Isabel G. W."},{"family":"Pias","given":"Kyle E."}],"issued":{"date-parts":[["2016",9]]}}}],"schema":"https://github.com/citation-style-language/schema/raw/master/csl-citation.json"} </w:instrText>
      </w:r>
      <w:r w:rsidR="009547D0">
        <w:fldChar w:fldCharType="separate"/>
      </w:r>
      <w:r w:rsidR="00EA0B42" w:rsidRPr="00EA0B42">
        <w:t>[79]</w:t>
      </w:r>
      <w:r w:rsidR="009547D0">
        <w:fldChar w:fldCharType="end"/>
      </w:r>
      <w:r w:rsidR="009547D0">
        <w:t>.</w:t>
      </w:r>
      <w:r w:rsidR="00B256D6">
        <w:t xml:space="preserve"> Foraging in green areas could therefore be riskier than initially hypothesized, explaining the individual need to maintain vigilance. </w:t>
      </w:r>
      <w:r w:rsidR="009547D0" w:rsidRPr="006843E1">
        <w:t>We observed foraging crows abandon sites when disturbed by raptors</w:t>
      </w:r>
      <w:r w:rsidR="00BE5D5F">
        <w:t xml:space="preserve"> but only temporarily flee when disturbed by vehicles. Crows </w:t>
      </w:r>
      <w:r w:rsidR="00F879FF">
        <w:t xml:space="preserve">foraging in the street </w:t>
      </w:r>
      <w:r w:rsidR="00BE5D5F">
        <w:t xml:space="preserve">will change lanes to avoid </w:t>
      </w:r>
      <w:r w:rsidR="00F879FF">
        <w:t xml:space="preserve">oncoming </w:t>
      </w:r>
      <w:r w:rsidR="00BE5D5F">
        <w:t xml:space="preserve">vehicular traffic </w:t>
      </w:r>
      <w:r w:rsidR="00BE5D5F">
        <w:fldChar w:fldCharType="begin"/>
      </w:r>
      <w:r w:rsidR="00220616">
        <w:instrText xml:space="preserve"> ADDIN ZOTERO_ITEM CSL_CITATION {"citationID":"21KU40aX","properties":{"formattedCitation":"[92]","plainCitation":"[92]","noteIndex":0},"citationItems":[{"id":1788,"uris":["http://zotero.org/users/8430992/items/KUKT9VKG"],"itemData":{"id":1788,"type":"article-journal","abstract":"A carrion feeder attempting to forage on a road benefits greatly from an appropriate response to vehicular traffic. In this observational study, we tested the ability of American Crows (Corvus brachyrhynchos) to judge the behaviour of fast-moving vehicles and avoid collision on a narrow road. Unsurprisingly, American Crows feeding in the same lane as the approaching vehicle always flew off, but interestingly, a significant proportion of American Crows in the opposite lane chose to remain on the road. In addition, 21% of the American Crows in the same lane as the approaching vehicle walked over to the opposite lane to avoid injury, but none of the American Crows in the opposite lane walked over to the lane in which the vehicle was approaching. These are among the first quantitative data indicating that a non-human animal can detect the directionality of oncoming vehicles on a road and, like humans, actively move out of the way or switch lanes to avoid death based on an understanding of the bahaviour of vehicular traffic.","container-title":"The Canadian Field-Naturalist","DOI":"10.22621/cfn.v127i3.1488","ISSN":"0008-3550","issue":"3","journalAbbreviation":"Can Field Nat","page":"229","source":"Semantic Scholar","title":"Behaviour of American Crows (Corvus brachyrhynchos) when encountering an oncoming vehicle","volume":"127","author":[{"family":"Mukherjee","given":"Shomen"},{"family":"Ray-Mukherjee","given":"Jayanti"},{"family":"Sarabia","given":"Robin"}],"issued":{"date-parts":[["2013",12,3]]}}}],"schema":"https://github.com/citation-style-language/schema/raw/master/csl-citation.json"} </w:instrText>
      </w:r>
      <w:r w:rsidR="00BE5D5F">
        <w:fldChar w:fldCharType="separate"/>
      </w:r>
      <w:r w:rsidR="00220616" w:rsidRPr="00220616">
        <w:t>[92]</w:t>
      </w:r>
      <w:r w:rsidR="00BE5D5F">
        <w:fldChar w:fldCharType="end"/>
      </w:r>
      <w:r w:rsidR="00F879FF">
        <w:t>,</w:t>
      </w:r>
      <w:r w:rsidR="00BE5D5F">
        <w:t xml:space="preserve"> suggest</w:t>
      </w:r>
      <w:r w:rsidR="00F879FF">
        <w:t>ing</w:t>
      </w:r>
      <w:r w:rsidR="00BE5D5F">
        <w:t xml:space="preserve"> that the type of disturbances in each environment could change how risky an environment is to forage on.</w:t>
      </w:r>
    </w:p>
    <w:p w14:paraId="7D214140" w14:textId="7CAAEC75" w:rsidR="00972DBB" w:rsidRPr="006843E1" w:rsidRDefault="00972DBB" w:rsidP="00A24D3D">
      <w:pPr>
        <w:pStyle w:val="SectionText"/>
        <w:spacing w:line="480" w:lineRule="auto"/>
      </w:pPr>
      <w:r w:rsidRPr="006843E1">
        <w:t xml:space="preserve">The increased duration of foraging bouts in green areas could suggest that they </w:t>
      </w:r>
      <w:r w:rsidR="002E55A1" w:rsidRPr="006843E1">
        <w:t xml:space="preserve">need to </w:t>
      </w:r>
      <w:r w:rsidRPr="006843E1">
        <w:t>spen</w:t>
      </w:r>
      <w:r w:rsidR="002E55A1" w:rsidRPr="006843E1">
        <w:t>d</w:t>
      </w:r>
      <w:r w:rsidRPr="006843E1">
        <w:t xml:space="preserve"> more time actively searching for and consuming food</w:t>
      </w:r>
      <w:r w:rsidR="00AD0652">
        <w:t>. We</w:t>
      </w:r>
      <w:r w:rsidR="00AD0652" w:rsidRPr="006843E1">
        <w:t xml:space="preserve"> </w:t>
      </w:r>
      <w:r w:rsidR="006A4437">
        <w:t xml:space="preserve">observed </w:t>
      </w:r>
      <w:r w:rsidR="00AD0652" w:rsidRPr="006843E1">
        <w:t xml:space="preserve">shorter bouts of foraging </w:t>
      </w:r>
      <w:r w:rsidR="00382F78">
        <w:t>behaviour</w:t>
      </w:r>
      <w:r w:rsidR="00AD0652" w:rsidRPr="006843E1">
        <w:t xml:space="preserve"> but a higher peck rate </w:t>
      </w:r>
      <w:r w:rsidR="00FB4324">
        <w:t>in commercial areas</w:t>
      </w:r>
      <w:r w:rsidRPr="006A4437">
        <w:t>.</w:t>
      </w:r>
      <w:r w:rsidR="00F879FF" w:rsidRPr="006A4437">
        <w:t xml:space="preserve"> </w:t>
      </w:r>
      <w:r w:rsidR="00AD0652" w:rsidRPr="006A4437">
        <w:t xml:space="preserve">In green areas, </w:t>
      </w:r>
      <w:r w:rsidR="006A4437" w:rsidRPr="006A4437">
        <w:t>food can be</w:t>
      </w:r>
      <w:r w:rsidRPr="006A4437">
        <w:t xml:space="preserve"> more dispersed</w:t>
      </w:r>
      <w:r w:rsidR="006A4437" w:rsidRPr="006A4437">
        <w:t>,</w:t>
      </w:r>
      <w:r w:rsidRPr="006A4437">
        <w:t xml:space="preserve"> require more time to locate</w:t>
      </w:r>
      <w:r w:rsidR="006A4437" w:rsidRPr="006A4437">
        <w:t xml:space="preserve">, and could be obscured by vegetation. Comparatively, </w:t>
      </w:r>
      <w:r w:rsidR="007D2F3F" w:rsidRPr="006A4437">
        <w:t xml:space="preserve">food scraps and litter in commercial areas are </w:t>
      </w:r>
      <w:r w:rsidR="00AD0652" w:rsidRPr="006A4437">
        <w:t xml:space="preserve">considerably easier to forage </w:t>
      </w:r>
      <w:r w:rsidR="007D2F3F" w:rsidRPr="006A4437">
        <w:t>when on impermeable surfaces</w:t>
      </w:r>
      <w:r w:rsidR="007D2F3F">
        <w:t>.</w:t>
      </w:r>
      <w:r w:rsidRPr="006843E1">
        <w:t xml:space="preserve"> </w:t>
      </w:r>
      <w:r w:rsidR="007D2F3F">
        <w:t xml:space="preserve">Moreover, </w:t>
      </w:r>
      <w:r w:rsidR="00AD0652">
        <w:t xml:space="preserve">anthropogenic </w:t>
      </w:r>
      <w:r w:rsidR="007D2F3F">
        <w:t>foods</w:t>
      </w:r>
      <w:r w:rsidR="007D2F3F" w:rsidRPr="006843E1">
        <w:t xml:space="preserve"> </w:t>
      </w:r>
      <w:r w:rsidR="007D2F3F">
        <w:t>have a greater caloric content</w:t>
      </w:r>
      <w:r w:rsidR="007D2F3F" w:rsidRPr="006843E1">
        <w:t xml:space="preserve"> than</w:t>
      </w:r>
      <w:r w:rsidR="007D2F3F">
        <w:t xml:space="preserve"> non-</w:t>
      </w:r>
      <w:r w:rsidR="007D2F3F">
        <w:lastRenderedPageBreak/>
        <w:t>anthropogenic</w:t>
      </w:r>
      <w:r w:rsidR="007D2F3F" w:rsidRPr="006843E1">
        <w:t xml:space="preserve"> foods</w:t>
      </w:r>
      <w:r w:rsidR="007D2F3F">
        <w:t>, making them easier to find and more satiating than other food sources</w:t>
      </w:r>
      <w:r w:rsidR="00FB4324">
        <w:t>, likely playing a role in</w:t>
      </w:r>
      <w:r w:rsidR="00382F78">
        <w:t xml:space="preserve"> </w:t>
      </w:r>
      <w:r w:rsidR="00FB4324">
        <w:t xml:space="preserve">the </w:t>
      </w:r>
      <w:r w:rsidRPr="006843E1">
        <w:t>shift</w:t>
      </w:r>
      <w:r w:rsidR="00FB4324">
        <w:t xml:space="preserve"> in</w:t>
      </w:r>
      <w:r w:rsidR="00382F78">
        <w:t xml:space="preserve"> </w:t>
      </w:r>
      <w:r w:rsidRPr="006843E1">
        <w:t>their foraging preferences for anthropogenic foods</w:t>
      </w:r>
      <w:r w:rsidR="002E55A1" w:rsidRPr="006843E1">
        <w:t xml:space="preserve"> </w:t>
      </w:r>
      <w:r w:rsidR="002E55A1" w:rsidRPr="006843E1">
        <w:fldChar w:fldCharType="begin"/>
      </w:r>
      <w:r w:rsidR="002702D2">
        <w:instrText xml:space="preserve"> ADDIN ZOTERO_ITEM CSL_CITATION {"citationID":"rkTfrvXv","properties":{"formattedCitation":"[49,50]","plainCitation":"[49,50]","noteIndex":0},"citationItems":[{"id":27,"uris":["http://zotero.org/users/8430992/items/AHRLEAVU"],"itemData":{"id":27,"type":"article-journal","abstract":"Human development often favors species adapted to human conditions with subsequent negative effects on sensitive species. This is occurring throughout the urbanizing world as increases by generalist omnivores, like some crows and ravens (corvids) threaten other birds with increased rates of nest predation. The process of corvid responses and their actual effects on other species is only vaguely understood, so we quantified the population response of radio-tagged American crows (\nCorvus brachyrhynchos), common ravens (\nCorvus corax), and Steller’s jays (\nCyanocitta stelleri) to human settlements and campgrounds and examined their influence as nest predators on simulated marbled murrelet (\nBrachyramphus marmoratus) nests on Washington’s Olympic Peninsula from 1995 to 2000. The behavior and demography of crows, ravens, and jays was correlated to varying degrees with proximity to human development. Crows and ravens had smaller home ranges and higher reproduction near human settlements and recreation. Annual survival of crows was positively associated with proximity to human development. Home range and reproduction of Steller’s jays was independent of proximity to human settlements and campgrounds. Local density of crows increased because home ranges of neighboring breeding pairs overlapped extensively (6× more than ravens and 3× more than Steller’s jays) and breeders far from anthropogenic foods traveled 10s of kilometers to access them. Corvids accounted for 32.5% of the predation events (\nn\n=\n837) we documented on artificial murrelet nests. Small corvids (jays) were common nest predators across our study area but their contribution as predators did not vary with proximity to settlements and campgrounds. In contrast, large corvids (crows and ravens) were rare nest predators across our study area but their contribution varied greatly with proximity to settlements and campgrounds. Managers seeking to reduce the risk of nest predation need to consider the varied impacts and variable behavioral and population responses of potential nest predators. In our situation, removing large corvids may do little to reduce overall rates of nest predation because of the diverse predator assemblage, but reducing anthropogenic food in the landscape may be effective.","container-title":"Biological conservation","DOI":"10.1016/j.biocon.2005.12.026","ISSN":"0006-3207","issue":"2","language":"eng","note":"publisher-place: Oxford\npublisher: Elsevier Ltd","page":"301–314","source":"ocul-bu.primo.exlibrisgroup.com","title":"Corvid response to human settlements and campgrounds: Causes, consequences, and challenges for conservation","title-short":"Corvid response to human settlements and campgrounds","volume":"130","author":[{"family":"Marzluff","given":"John M."},{"family":"Neatherlin","given":"Erik"}],"issued":{"date-parts":[["2006"]]}}},{"id":218,"uris":["http://zotero.org/users/8430992/items/WBMUKQWR"],"itemData":{"id":218,"type":"chapter","container-title":"Avian Ecology and Conservation in an Urbanizing World","event-place":"Boston, MA","ISBN":"978-1-4613-5600-4","language":"en","note":"DOI: 10.1007/978-1-4615-1531-9_16","page":"331-363","publisher":"Springer US","publisher-place":"Boston, MA","source":"DOI.org (Crossref)","title":"Causes and consequences of expanding American Crow populations","URL":"http://link.springer.com/10.1007/978-1-4615-1531-9_16","editor":[{"family":"Marzluff","given":"John M."},{"family":"Bowman","given":"Reed"},{"family":"Donnelly","given":"Roarke"}],"author":[{"family":"Marzluff","given":"John M."},{"family":"McGowan","given":"Kevin J."},{"family":"Donnelly","given":"Roarke"},{"family":"Knight","given":"Richard L."}],"accessed":{"date-parts":[["2022",1,5]]},"issued":{"date-parts":[["2001"]]}}}],"schema":"https://github.com/citation-style-language/schema/raw/master/csl-citation.json"} </w:instrText>
      </w:r>
      <w:r w:rsidR="002E55A1" w:rsidRPr="006843E1">
        <w:fldChar w:fldCharType="separate"/>
      </w:r>
      <w:r w:rsidR="002702D2" w:rsidRPr="002702D2">
        <w:t>[49,50]</w:t>
      </w:r>
      <w:r w:rsidR="002E55A1" w:rsidRPr="006843E1">
        <w:fldChar w:fldCharType="end"/>
      </w:r>
      <w:r w:rsidRPr="006843E1">
        <w:t xml:space="preserve">. </w:t>
      </w:r>
    </w:p>
    <w:p w14:paraId="0B8EDD2E" w14:textId="20B21FCF" w:rsidR="00FB30D7" w:rsidRDefault="00AD0652" w:rsidP="00A24D3D">
      <w:pPr>
        <w:pStyle w:val="SectionText"/>
        <w:spacing w:line="480" w:lineRule="auto"/>
      </w:pPr>
      <w:r>
        <w:t>We found a significant</w:t>
      </w:r>
      <w:r w:rsidR="007D2F3F">
        <w:t xml:space="preserve"> interaction between sentinel presence and generalized environment on the behaviour of crow foragers. </w:t>
      </w:r>
      <w:r w:rsidR="00A26548">
        <w:t>T</w:t>
      </w:r>
      <w:r w:rsidR="00972DBB" w:rsidRPr="006843E1">
        <w:t xml:space="preserve">he number of transitions from a vulnerable to alert state </w:t>
      </w:r>
      <w:r w:rsidR="00A26548">
        <w:t>was</w:t>
      </w:r>
      <w:r w:rsidR="00972DBB" w:rsidRPr="006843E1">
        <w:t xml:space="preserve"> highe</w:t>
      </w:r>
      <w:r>
        <w:t>st</w:t>
      </w:r>
      <w:r w:rsidR="00972DBB" w:rsidRPr="006843E1">
        <w:t xml:space="preserve"> </w:t>
      </w:r>
      <w:r w:rsidR="00A26548">
        <w:t>in green</w:t>
      </w:r>
      <w:r>
        <w:t xml:space="preserve"> areas and </w:t>
      </w:r>
      <w:r w:rsidR="00A26548">
        <w:t>in the presence (</w:t>
      </w:r>
      <w:r w:rsidR="00A26548">
        <w:fldChar w:fldCharType="begin"/>
      </w:r>
      <w:r w:rsidR="00A26548">
        <w:instrText xml:space="preserve"> REF _Ref151148768 \h </w:instrText>
      </w:r>
      <w:r w:rsidR="001B5A7F">
        <w:instrText xml:space="preserve"> \* MERGEFORMAT </w:instrText>
      </w:r>
      <w:r w:rsidR="00A26548">
        <w:fldChar w:fldCharType="separate"/>
      </w:r>
      <w:r w:rsidR="003967E6" w:rsidRPr="003967E6">
        <w:t>Figure 9</w:t>
      </w:r>
      <w:r w:rsidR="00A26548">
        <w:fldChar w:fldCharType="end"/>
      </w:r>
      <w:r w:rsidR="00A26548">
        <w:t>)</w:t>
      </w:r>
      <w:r w:rsidR="00972DBB" w:rsidRPr="006843E1">
        <w:t>.</w:t>
      </w:r>
      <w:r w:rsidR="00A26548">
        <w:t xml:space="preserve"> We </w:t>
      </w:r>
      <w:r>
        <w:t>found</w:t>
      </w:r>
      <w:r w:rsidR="00A26548">
        <w:t xml:space="preserve"> a significant interaction between sentinel presence and generalized environment on the duration of bouts of </w:t>
      </w:r>
      <w:r w:rsidR="00FB30D7">
        <w:t>foraging and alert</w:t>
      </w:r>
      <w:r w:rsidR="00A26548">
        <w:t xml:space="preserve"> behaviour</w:t>
      </w:r>
      <w:r w:rsidR="00FB4324">
        <w:t>.</w:t>
      </w:r>
      <w:r w:rsidR="00A26548">
        <w:t xml:space="preserve"> </w:t>
      </w:r>
      <w:r w:rsidR="00FB4324">
        <w:t>B</w:t>
      </w:r>
      <w:r w:rsidR="00A26548">
        <w:t xml:space="preserve">outs were longest in green areas and </w:t>
      </w:r>
      <w:r w:rsidR="00FB4324">
        <w:t xml:space="preserve">in </w:t>
      </w:r>
      <w:r w:rsidR="00A26548">
        <w:t>the absence of a sentinel, and shortest in commercial areas and the absence of a sentinel (</w:t>
      </w:r>
      <w:r w:rsidR="00A26548">
        <w:fldChar w:fldCharType="begin"/>
      </w:r>
      <w:r w:rsidR="00A26548">
        <w:instrText xml:space="preserve"> REF _Ref151137725 \h </w:instrText>
      </w:r>
      <w:r w:rsidR="001B5A7F">
        <w:instrText xml:space="preserve"> \* MERGEFORMAT </w:instrText>
      </w:r>
      <w:r w:rsidR="00A26548">
        <w:fldChar w:fldCharType="separate"/>
      </w:r>
      <w:r w:rsidR="003967E6" w:rsidRPr="003967E6">
        <w:t>Figure 4</w:t>
      </w:r>
      <w:r w:rsidR="00A26548">
        <w:fldChar w:fldCharType="end"/>
      </w:r>
      <w:r w:rsidR="00A26548">
        <w:t>).</w:t>
      </w:r>
      <w:r w:rsidR="00972DBB" w:rsidRPr="006843E1">
        <w:t xml:space="preserve"> </w:t>
      </w:r>
      <w:r w:rsidR="00FB30D7">
        <w:t>Foragers could be u</w:t>
      </w:r>
      <w:r w:rsidR="00FB4324">
        <w:t>sing</w:t>
      </w:r>
      <w:r w:rsidR="00FB30D7">
        <w:t xml:space="preserve"> the indirect benefits provided by sentinel </w:t>
      </w:r>
      <w:r w:rsidR="00F879FF">
        <w:t>behaviour</w:t>
      </w:r>
      <w:r w:rsidR="00FB30D7">
        <w:t xml:space="preserve"> differently based on their individual and group needs. </w:t>
      </w:r>
      <w:r w:rsidR="00FB30D7" w:rsidRPr="006A4437">
        <w:t>In green areas</w:t>
      </w:r>
      <w:r w:rsidR="006A4437" w:rsidRPr="006A4437">
        <w:t xml:space="preserve"> </w:t>
      </w:r>
      <w:r w:rsidR="00FB4324" w:rsidRPr="006A4437">
        <w:t xml:space="preserve">foragers </w:t>
      </w:r>
      <w:r w:rsidR="00FB30D7" w:rsidRPr="006A4437">
        <w:t>could be relying more on the sentinel</w:t>
      </w:r>
      <w:r w:rsidR="006A4437" w:rsidRPr="006A4437">
        <w:t>,</w:t>
      </w:r>
      <w:r w:rsidR="00FB30D7" w:rsidRPr="006A4437">
        <w:t xml:space="preserve"> foraging further apart</w:t>
      </w:r>
      <w:r w:rsidR="002D696B" w:rsidRPr="006A4437">
        <w:t xml:space="preserve"> and not coordinating vigilance with other </w:t>
      </w:r>
      <w:r w:rsidR="00382F78">
        <w:t>group members</w:t>
      </w:r>
      <w:r w:rsidR="006A4437" w:rsidRPr="006A4437">
        <w:t xml:space="preserve">. We observed this as </w:t>
      </w:r>
      <w:r w:rsidR="002D696B" w:rsidRPr="006A4437">
        <w:t xml:space="preserve">shorter but more numerous bouts of alert behaviour between longer foraging bouts. </w:t>
      </w:r>
      <w:r w:rsidR="003300DB" w:rsidRPr="006A4437">
        <w:t xml:space="preserve">In contrast, foragers in the absence of a sentinel could be relying more heavily on social foraging behaviour between foragers on the ground, with longer bouts of alert behaviour to increase the likelihood of at least one crow being </w:t>
      </w:r>
      <w:r w:rsidR="00FB4324" w:rsidRPr="006A4437">
        <w:t>alert</w:t>
      </w:r>
      <w:r w:rsidR="003300DB" w:rsidRPr="006A4437">
        <w:t>.</w:t>
      </w:r>
      <w:r w:rsidR="003300DB">
        <w:t xml:space="preserve"> Whether crows have ground-level coordination of vigilance is an interesting topic for future research.</w:t>
      </w:r>
      <w:r w:rsidR="005D0445">
        <w:t xml:space="preserve"> </w:t>
      </w:r>
    </w:p>
    <w:p w14:paraId="3BE0E455" w14:textId="3B48D68F" w:rsidR="007D2F3F" w:rsidRPr="006843E1" w:rsidRDefault="005D0445" w:rsidP="00A24D3D">
      <w:pPr>
        <w:pStyle w:val="SectionText"/>
        <w:spacing w:line="480" w:lineRule="auto"/>
      </w:pPr>
      <w:r>
        <w:t xml:space="preserve">In commercial areas, crows in the absence of a sentinel could be foraging in an all-or-nothing manner, devoting as little time as possible to each behaviour resulting in shorter bouts of both foraging and alert behaviour, with a duration similar to the duration of bouts of alert behaviour in green areas and in the presence of a sentinel. In comparison, foragers in the presence of a sentinel and in commercial areas saw approximately equal durations of bouts of foraging and alert behaviour. The increased duration of bouts of alert behaviour could be due to the increased frequency and velocity of disturbances, paired with the increased ambient noise, making the </w:t>
      </w:r>
      <w:r w:rsidR="00FB5FC9">
        <w:lastRenderedPageBreak/>
        <w:t xml:space="preserve">sentinel’s </w:t>
      </w:r>
      <w:r w:rsidR="00F879FF">
        <w:t>behaviour</w:t>
      </w:r>
      <w:r w:rsidR="00FB5FC9">
        <w:t xml:space="preserve"> less effective. The duration of bouts of foraging behaviour was likewise increased but not as much as in green spaces, further supporting the hypothesis that foraging in green spaces requires more handling time than in commercial areas.</w:t>
      </w:r>
      <w:r w:rsidR="006A4437">
        <w:t xml:space="preserve"> By changing</w:t>
      </w:r>
      <w:r w:rsidR="006A4437" w:rsidRPr="006843E1">
        <w:t xml:space="preserve"> the</w:t>
      </w:r>
      <w:r w:rsidR="006A4437">
        <w:t xml:space="preserve"> duration and frequency of bouts to best take advantage of the benefits provided by the sentinel, crows maximize their foraging success and minimize the risk of predation in different foraging environments. </w:t>
      </w:r>
      <w:r w:rsidR="00370FC6">
        <w:t>Am</w:t>
      </w:r>
      <w:r w:rsidR="007D2F3F" w:rsidRPr="006843E1">
        <w:t>erican crows</w:t>
      </w:r>
      <w:r w:rsidR="006A4437">
        <w:t xml:space="preserve"> continue to</w:t>
      </w:r>
      <w:r w:rsidR="007D2F3F" w:rsidRPr="006843E1">
        <w:t xml:space="preserve"> demonstrate a behavioural adaptability that is likely crucial for their success in urban cityscapes</w:t>
      </w:r>
      <w:r w:rsidR="00370FC6">
        <w:t>, and this adaptability must also include the use of social</w:t>
      </w:r>
      <w:r w:rsidR="00364724">
        <w:t xml:space="preserve"> foraging</w:t>
      </w:r>
      <w:r w:rsidR="00370FC6">
        <w:t xml:space="preserve"> behaviours</w:t>
      </w:r>
      <w:r w:rsidR="007D2F3F" w:rsidRPr="006843E1">
        <w:t xml:space="preserve">. </w:t>
      </w:r>
    </w:p>
    <w:p w14:paraId="7D86C91F" w14:textId="24622FEC" w:rsidR="00364724" w:rsidRPr="00016BD7" w:rsidRDefault="0010194D" w:rsidP="00FD273E">
      <w:pPr>
        <w:pStyle w:val="SectionSubtitle"/>
        <w:spacing w:after="0" w:line="480" w:lineRule="auto"/>
      </w:pPr>
      <w:bookmarkStart w:id="120" w:name="_Toc162204973"/>
      <w:bookmarkStart w:id="121" w:name="_Toc162610837"/>
      <w:r w:rsidRPr="00016BD7">
        <w:t>Disturbances</w:t>
      </w:r>
      <w:bookmarkEnd w:id="120"/>
      <w:bookmarkEnd w:id="121"/>
    </w:p>
    <w:p w14:paraId="0B2105B0" w14:textId="3A736CA8" w:rsidR="00972DBB" w:rsidRPr="006843E1" w:rsidRDefault="00972DBB" w:rsidP="00A24D3D">
      <w:pPr>
        <w:pStyle w:val="SectionText"/>
        <w:spacing w:line="480" w:lineRule="auto"/>
      </w:pPr>
      <w:r w:rsidRPr="006843E1">
        <w:t xml:space="preserve">Higher disturbance frequency led to a decrease in the duration of bouts of all </w:t>
      </w:r>
      <w:r w:rsidR="00C241A1">
        <w:t>behaviours</w:t>
      </w:r>
      <w:r w:rsidRPr="006843E1">
        <w:t xml:space="preserve">, particularly foraging. </w:t>
      </w:r>
      <w:r w:rsidR="00364724">
        <w:t>American c</w:t>
      </w:r>
      <w:r w:rsidRPr="006843E1">
        <w:t xml:space="preserve">rows </w:t>
      </w:r>
      <w:r w:rsidR="00364724">
        <w:t>decreased their time foraging</w:t>
      </w:r>
      <w:r w:rsidRPr="006843E1">
        <w:t xml:space="preserve"> to minimize their exposure to perceived threats. Areas with higher disturbance frequencies typically had a greater frequency of vehicular disturbances, which American crows </w:t>
      </w:r>
      <w:r w:rsidR="00F7205B">
        <w:t>could</w:t>
      </w:r>
      <w:r w:rsidRPr="006843E1">
        <w:t xml:space="preserve"> be more tolerant</w:t>
      </w:r>
      <w:r w:rsidR="00F7205B">
        <w:t xml:space="preserve"> </w:t>
      </w:r>
      <w:r w:rsidR="00C241A1">
        <w:t>of</w:t>
      </w:r>
      <w:r w:rsidRPr="006843E1">
        <w:t xml:space="preserve">. As a result and </w:t>
      </w:r>
      <w:r w:rsidR="00F824A4" w:rsidRPr="006843E1">
        <w:t>consistent with</w:t>
      </w:r>
      <w:r w:rsidRPr="006843E1">
        <w:t xml:space="preserve"> the risk allocation hypothesis</w:t>
      </w:r>
      <w:r w:rsidR="00364724">
        <w:t xml:space="preserve"> </w:t>
      </w:r>
      <w:r w:rsidR="00364724">
        <w:fldChar w:fldCharType="begin"/>
      </w:r>
      <w:r w:rsidR="00220616">
        <w:instrText xml:space="preserve"> ADDIN ZOTERO_ITEM CSL_CITATION {"citationID":"yz8IfZ78","properties":{"formattedCitation":"[93]","plainCitation":"[93]","noteIndex":0},"citationItems":[{"id":1795,"uris":["http://zotero.org/users/8430992/items/UPCN8I6X"],"itemData":{"id":1795,"type":"article-journal","abstract":"The rapid response of animals to changes in predation risk has allowed behavioral ecologists to learn much about antipredator decision making. A largely unappreciated aspect of such decision making, however, is that it may be fundamentally driven by the very thing that allows it to be so readily studied: temporal variation in risk. We show theoretically that temporal variability in risk leaves animals with the problem of allocating feeding and antipredator efforts across different risk situations. Our analysis suggests that an animal should exhibit its greatest antipredator behavior in high-risk situations that are brief and infrequent. An animal should also allocate more antipredator effort to high-risk situations and more feeding to low-risk situations, with an increase in the relative degree of risk in high-risk situations. However, the need to feed leaves an animal with little choice but to decrease its allocation of antipredator effort to high-risk situations as they become more frequent or lengthy; here, antipredator effort in low-risk situations may drop to low levels as an animal allocates as much feeding as possible to brief periods of low risk. These conclusions hold under various scenarios of interrupted feeding, state-dependent behavior, and stochastic variation in risk situations. Our analysis also suggests that a common experimental protocol, in which prey animals are maintained under low risk and then exposed to a brief \"pulse\" of high risk, is likely to overestimate the intensity of antipredator behavior expected under field situations or chronic exposure to high risk.","container-title":"The American Naturalist","DOI":"10.1086/303202","ISSN":"1537-5323","issue":"6","journalAbbreviation":"Am Nat","language":"eng","note":"PMID: 29585647","page":"649-659","source":"PubMed","title":"Temporal Variation in Danger Drives Antipredator Behavior: The Predation Risk Allocation Hypothesis","title-short":"Temporal Variation in Danger Drives Antipredator Behavior","volume":"153","author":[{"family":"Lima","given":"Steven L."},{"family":"Bednekoff","given":"Peter A."}],"issued":{"date-parts":[["1999",6]]}}}],"schema":"https://github.com/citation-style-language/schema/raw/master/csl-citation.json"} </w:instrText>
      </w:r>
      <w:r w:rsidR="00364724">
        <w:fldChar w:fldCharType="separate"/>
      </w:r>
      <w:r w:rsidR="00220616" w:rsidRPr="00220616">
        <w:t>[93]</w:t>
      </w:r>
      <w:r w:rsidR="00364724">
        <w:fldChar w:fldCharType="end"/>
      </w:r>
      <w:r w:rsidRPr="006843E1">
        <w:t xml:space="preserve">, crows will continue to forage </w:t>
      </w:r>
      <w:r w:rsidR="00355804">
        <w:t xml:space="preserve">between disturbances, but will also increase foraging rate when under high chronic risk of predation. Peck rate did significantly increase with disturbance frequency, and we found a significant interaction between disturbance frequency and generalized environment on peck rate. </w:t>
      </w:r>
      <w:r w:rsidR="00EE7ED3">
        <w:t>In response to increasing disturbance frequency, foragers in green areas increased their peck rate more than foragers in commercial areas</w:t>
      </w:r>
      <w:r w:rsidR="006A4437">
        <w:t>, further</w:t>
      </w:r>
      <w:r w:rsidR="00355804">
        <w:t xml:space="preserve"> support</w:t>
      </w:r>
      <w:r w:rsidR="006A4437">
        <w:t>ing</w:t>
      </w:r>
      <w:r w:rsidR="00355804">
        <w:t xml:space="preserve"> the hypothesis that </w:t>
      </w:r>
      <w:r w:rsidR="004604DB">
        <w:t xml:space="preserve">the type of disturbance as well as the frequency affects the foraging behaviour of urban crows. </w:t>
      </w:r>
      <w:r w:rsidRPr="006843E1">
        <w:t xml:space="preserve">Higher disturbance frequency was also associated with a significant decrease in the number of transitions from foraging to alert behaviour, from which we can infer that crows will attempt to spend as little time as possible under threat while maximizing time spent foraging. Crows could then be </w:t>
      </w:r>
      <w:r w:rsidRPr="006843E1">
        <w:lastRenderedPageBreak/>
        <w:t xml:space="preserve">foraging as quickly as possible </w:t>
      </w:r>
      <w:r w:rsidR="00E300D4">
        <w:t xml:space="preserve">while maintaining minimal vigilance and </w:t>
      </w:r>
      <w:r w:rsidR="00EE7ED3">
        <w:t>flying away</w:t>
      </w:r>
      <w:r w:rsidRPr="006843E1">
        <w:t xml:space="preserve"> as soon as a threat is detected.</w:t>
      </w:r>
    </w:p>
    <w:p w14:paraId="7D2E1580" w14:textId="3DF813FB" w:rsidR="00364724" w:rsidRPr="00016BD7" w:rsidRDefault="0010194D" w:rsidP="00FD273E">
      <w:pPr>
        <w:pStyle w:val="SectionSubtitle"/>
        <w:spacing w:after="0" w:line="480" w:lineRule="auto"/>
      </w:pPr>
      <w:bookmarkStart w:id="122" w:name="_Toc162204974"/>
      <w:bookmarkStart w:id="123" w:name="_Toc162610838"/>
      <w:r w:rsidRPr="00016BD7">
        <w:t>Baited site</w:t>
      </w:r>
      <w:r w:rsidR="00FB4324" w:rsidRPr="00016BD7">
        <w:t>s</w:t>
      </w:r>
      <w:bookmarkEnd w:id="122"/>
      <w:bookmarkEnd w:id="123"/>
    </w:p>
    <w:p w14:paraId="0CE3E5FD" w14:textId="0BFE4D8B" w:rsidR="00972DBB" w:rsidRPr="006843E1" w:rsidRDefault="00972DBB" w:rsidP="00A24D3D">
      <w:pPr>
        <w:pStyle w:val="SectionText"/>
        <w:spacing w:line="480" w:lineRule="auto"/>
      </w:pPr>
      <w:r w:rsidRPr="006843E1">
        <w:t>The presence of bait, which can be considered a proxy for human-generated litter in the environment, increased the peck rate and decreased the duration of foraging bouts. This suggests that foraging on bait or litter is more efficient and safer for crows, requir</w:t>
      </w:r>
      <w:r w:rsidR="00EE7ED3">
        <w:t>ing</w:t>
      </w:r>
      <w:r w:rsidRPr="006843E1">
        <w:t xml:space="preserve"> less time and effort compared to foraging on natural food sources. This observation could explain why a shift in preference for anthropogenic foods is observed in American crows and potentially other urbanized species</w:t>
      </w:r>
      <w:r w:rsidR="00F824A4" w:rsidRPr="006843E1">
        <w:t xml:space="preserve"> </w:t>
      </w:r>
      <w:r w:rsidR="00F824A4" w:rsidRPr="006843E1">
        <w:fldChar w:fldCharType="begin"/>
      </w:r>
      <w:r w:rsidR="002702D2">
        <w:instrText xml:space="preserve"> ADDIN ZOTERO_ITEM CSL_CITATION {"citationID":"h59QH5Zu","properties":{"formattedCitation":"[49,50]","plainCitation":"[49,50]","noteIndex":0},"citationItems":[{"id":27,"uris":["http://zotero.org/users/8430992/items/AHRLEAVU"],"itemData":{"id":27,"type":"article-journal","abstract":"Human development often favors species adapted to human conditions with subsequent negative effects on sensitive species. This is occurring throughout the urbanizing world as increases by generalist omnivores, like some crows and ravens (corvids) threaten other birds with increased rates of nest predation. The process of corvid responses and their actual effects on other species is only vaguely understood, so we quantified the population response of radio-tagged American crows (\nCorvus brachyrhynchos), common ravens (\nCorvus corax), and Steller’s jays (\nCyanocitta stelleri) to human settlements and campgrounds and examined their influence as nest predators on simulated marbled murrelet (\nBrachyramphus marmoratus) nests on Washington’s Olympic Peninsula from 1995 to 2000. The behavior and demography of crows, ravens, and jays was correlated to varying degrees with proximity to human development. Crows and ravens had smaller home ranges and higher reproduction near human settlements and recreation. Annual survival of crows was positively associated with proximity to human development. Home range and reproduction of Steller’s jays was independent of proximity to human settlements and campgrounds. Local density of crows increased because home ranges of neighboring breeding pairs overlapped extensively (6× more than ravens and 3× more than Steller’s jays) and breeders far from anthropogenic foods traveled 10s of kilometers to access them. Corvids accounted for 32.5% of the predation events (\nn\n=\n837) we documented on artificial murrelet nests. Small corvids (jays) were common nest predators across our study area but their contribution as predators did not vary with proximity to settlements and campgrounds. In contrast, large corvids (crows and ravens) were rare nest predators across our study area but their contribution varied greatly with proximity to settlements and campgrounds. Managers seeking to reduce the risk of nest predation need to consider the varied impacts and variable behavioral and population responses of potential nest predators. In our situation, removing large corvids may do little to reduce overall rates of nest predation because of the diverse predator assemblage, but reducing anthropogenic food in the landscape may be effective.","container-title":"Biological conservation","DOI":"10.1016/j.biocon.2005.12.026","ISSN":"0006-3207","issue":"2","language":"eng","note":"publisher-place: Oxford\npublisher: Elsevier Ltd","page":"301–314","source":"ocul-bu.primo.exlibrisgroup.com","title":"Corvid response to human settlements and campgrounds: Causes, consequences, and challenges for conservation","title-short":"Corvid response to human settlements and campgrounds","volume":"130","author":[{"family":"Marzluff","given":"John M."},{"family":"Neatherlin","given":"Erik"}],"issued":{"date-parts":[["2006"]]}}},{"id":218,"uris":["http://zotero.org/users/8430992/items/WBMUKQWR"],"itemData":{"id":218,"type":"chapter","container-title":"Avian Ecology and Conservation in an Urbanizing World","event-place":"Boston, MA","ISBN":"978-1-4613-5600-4","language":"en","note":"DOI: 10.1007/978-1-4615-1531-9_16","page":"331-363","publisher":"Springer US","publisher-place":"Boston, MA","source":"DOI.org (Crossref)","title":"Causes and consequences of expanding American Crow populations","URL":"http://link.springer.com/10.1007/978-1-4615-1531-9_16","editor":[{"family":"Marzluff","given":"John M."},{"family":"Bowman","given":"Reed"},{"family":"Donnelly","given":"Roarke"}],"author":[{"family":"Marzluff","given":"John M."},{"family":"McGowan","given":"Kevin J."},{"family":"Donnelly","given":"Roarke"},{"family":"Knight","given":"Richard L."}],"accessed":{"date-parts":[["2022",1,5]]},"issued":{"date-parts":[["2001"]]}}}],"schema":"https://github.com/citation-style-language/schema/raw/master/csl-citation.json"} </w:instrText>
      </w:r>
      <w:r w:rsidR="00F824A4" w:rsidRPr="006843E1">
        <w:fldChar w:fldCharType="separate"/>
      </w:r>
      <w:r w:rsidR="002702D2" w:rsidRPr="002702D2">
        <w:t>[49,50]</w:t>
      </w:r>
      <w:r w:rsidR="00F824A4" w:rsidRPr="006843E1">
        <w:fldChar w:fldCharType="end"/>
      </w:r>
      <w:r w:rsidRPr="006843E1">
        <w:t>.</w:t>
      </w:r>
      <w:r w:rsidR="00364724">
        <w:t xml:space="preserve"> American crows are increasingly found in North American cities and th</w:t>
      </w:r>
      <w:r w:rsidR="00EE7ED3">
        <w:t xml:space="preserve">e increasing abundance of crows in </w:t>
      </w:r>
      <w:r w:rsidR="00364724">
        <w:t xml:space="preserve">cities </w:t>
      </w:r>
      <w:r w:rsidR="00EE7ED3">
        <w:t xml:space="preserve">is believed to </w:t>
      </w:r>
      <w:r w:rsidR="00364724">
        <w:t xml:space="preserve">be driven by the increased presence of highly caloric anthropogenic foods </w:t>
      </w:r>
      <w:r w:rsidR="00364724">
        <w:fldChar w:fldCharType="begin"/>
      </w:r>
      <w:r w:rsidR="002702D2">
        <w:instrText xml:space="preserve"> ADDIN ZOTERO_ITEM CSL_CITATION {"citationID":"PWabH5a9","properties":{"formattedCitation":"[49]","plainCitation":"[49]","noteIndex":0},"citationItems":[{"id":218,"uris":["http://zotero.org/users/8430992/items/WBMUKQWR"],"itemData":{"id":218,"type":"chapter","container-title":"Avian Ecology and Conservation in an Urbanizing World","event-place":"Boston, MA","ISBN":"978-1-4613-5600-4","language":"en","note":"DOI: 10.1007/978-1-4615-1531-9_16","page":"331-363","publisher":"Springer US","publisher-place":"Boston, MA","source":"DOI.org (Crossref)","title":"Causes and consequences of expanding American Crow populations","URL":"http://link.springer.com/10.1007/978-1-4615-1531-9_16","editor":[{"family":"Marzluff","given":"John M."},{"family":"Bowman","given":"Reed"},{"family":"Donnelly","given":"Roarke"}],"author":[{"family":"Marzluff","given":"John M."},{"family":"McGowan","given":"Kevin J."},{"family":"Donnelly","given":"Roarke"},{"family":"Knight","given":"Richard L."}],"accessed":{"date-parts":[["2022",1,5]]},"issued":{"date-parts":[["2001"]]}}}],"schema":"https://github.com/citation-style-language/schema/raw/master/csl-citation.json"} </w:instrText>
      </w:r>
      <w:r w:rsidR="00364724">
        <w:fldChar w:fldCharType="separate"/>
      </w:r>
      <w:r w:rsidR="002702D2" w:rsidRPr="002702D2">
        <w:t>[49]</w:t>
      </w:r>
      <w:r w:rsidR="00364724">
        <w:fldChar w:fldCharType="end"/>
      </w:r>
      <w:r w:rsidR="00364724">
        <w:t xml:space="preserve">. </w:t>
      </w:r>
    </w:p>
    <w:p w14:paraId="282BD771" w14:textId="73F4E832" w:rsidR="00364724" w:rsidRPr="00016BD7" w:rsidRDefault="0010194D" w:rsidP="00FD273E">
      <w:pPr>
        <w:pStyle w:val="SectionSubtitle"/>
        <w:spacing w:after="0" w:line="480" w:lineRule="auto"/>
      </w:pPr>
      <w:bookmarkStart w:id="124" w:name="_Toc162204975"/>
      <w:bookmarkStart w:id="125" w:name="_Toc162610839"/>
      <w:r w:rsidRPr="00016BD7">
        <w:t>Group Size</w:t>
      </w:r>
      <w:bookmarkEnd w:id="124"/>
      <w:bookmarkEnd w:id="125"/>
    </w:p>
    <w:p w14:paraId="1DFAE577" w14:textId="777B837E" w:rsidR="00972DBB" w:rsidRPr="006843E1" w:rsidRDefault="00972DBB" w:rsidP="00A24D3D">
      <w:pPr>
        <w:pStyle w:val="SectionText"/>
        <w:spacing w:line="480" w:lineRule="auto"/>
      </w:pPr>
      <w:r w:rsidRPr="006843E1">
        <w:t xml:space="preserve">As group size increased, the duration of bouts of foraging behaviour increased but was not associated with a decrease in </w:t>
      </w:r>
      <w:r w:rsidR="00C241A1">
        <w:t xml:space="preserve">the </w:t>
      </w:r>
      <w:r w:rsidRPr="006843E1">
        <w:t>duration of bouts of alert behaviour. The proportion of time allocated to either behaviour was also unchanged by the size of the group. This finding is surprising, as previous studies suggest that larger group sizes should decrease individual vigilance while increasing foraging efficiency</w:t>
      </w:r>
      <w:r w:rsidR="00F824A4" w:rsidRPr="006843E1">
        <w:t xml:space="preserve"> </w:t>
      </w:r>
      <w:r w:rsidR="00F824A4" w:rsidRPr="006843E1">
        <w:fldChar w:fldCharType="begin"/>
      </w:r>
      <w:r w:rsidR="00220616">
        <w:instrText xml:space="preserve"> ADDIN ZOTERO_ITEM CSL_CITATION {"citationID":"gXWiUHEO","properties":{"formattedCitation":"[66,94\\uc0\\u8211{}96]","plainCitation":"[66,94–96]","noteIndex":0},"citationItems":[{"id":300,"uris":["http://zotero.org/users/8430992/items/TNR2EYZJ"],"itemData":{"id":300,"type":"book","abstract":"The classic literature on predation dealt almost exclusively with solitary predators and their prey. Going back to Lotka-Volterra and optimal foraging theory, the theory about predation, including predator-prey population dynamics, was developed for solitary species. Various consequences of sociality for predators have been considered only recently. Similarly, while it was long recognized that prey species can benefit from living in groups, research on the adaptive value of sociality for prey species mostly emerged in the 1970s. The main theme of this book is the various ways that predators and prey may benefit from living in groups. The first part focusses on predators and explores how group membership influences predation success rate, from searching to subduing prey. The second part focusses on how prey in groups can detect and escape predators. The final section explores group size and composition and how individuals respond over evolutionary times to the challenges posed by chasing or being chased by animals in groups. This book will help the reader understand current issues in social predation theory and provide a synthesis of the literature across a broad range of animal taxa.  Includes the whole taxonomical range rather than limiting it to a select few Features in-depth analysis that allows a better understanding of many subtleties surrounding the issues related to social predation Presents both models and empirical results while covering the extensive predator and prey literature Contains extensive illustrations and separate boxes that cover more technical features, i.e., to present models and review results","ISBN":"978-0-12-407654-9","language":"en","note":"Google-Books-ID: BTSjAQAAQBAJ","number-of-pages":"335","publisher":"Elsevier","source":"Google Books","title":"Social predation: how group living benefits predators and prey","title-short":"Social Predation","author":[{"family":"Beauchamp","given":"Guy"}],"issued":{"date-parts":[["2013",12,7]]}}},{"id":251,"uris":["http://zotero.org/users/8430992/items/V9P63RFU"],"itemData":{"id":251,"type":"article-journal","abstract":"Vigilance has been predicted to decrease with group size due to increased predator detection and dilution of predation risk in larger groups. Although earlier literature reviews have provided ample support for this prediction, an increasing number of studies have failed to document a decline in vigilance with group size. In addition, support for this prediction has been based thus far on the P value of the relationship between vigilance and group size rather than on a quantitative assessment of effect magnitude. Here, I use a meta-analysis of empirical relationships between vigilance and group size in birds published in the last 35 years to provide a reassessment of the group-size effect on vigilance. Nearly one-third of all published relationships between vigilance and group size were not significant (n = 172). Results from the meta-analysis indicate weak to moderate negative correlations between group size and time spent vigilant (n = 43), scan frequency (n = 29), or scan duration (n = 20). The magnitude of the relationship was stronger in studies that controlled the amount of food available to birds. A funnel plot of the relationship between correlation coefficients and sample size failed to reveal an obvious publication bias. Although the meta-analysis results generally support the prediction that vigilance should decline with group size, a large amount of variation in vigilance remains unexplained in avian studies.","container-title":"Behavioral Ecology","DOI":"10.1093/beheco/arn096","ISSN":"1045-2249","issue":"6","journalAbbreviation":"Behavioral Ecology","page":"1361-1368","source":"Silverchair","title":"What is the magnitude of the group-size effect on vigilance?","volume":"19","author":[{"family":"Beauchamp","given":"Guy"}],"issued":{"date-parts":[["2008",11,1]]}}},{"id":1750,"uris":["http://zotero.org/users/8430992/items/2LCBYLU5"],"itemData":{"id":1750,"type":"article-journal","abstract":"A negative relationship between group size and levels of individual vigilance is widespread in socially feeding vertebrates. The main explanation of this ‘group-size effect’, the many-eyes hypothesis, is based on the simple premise that as group size increases, there are progressively more eyes scanning the environment for predators. Thus an individual forager can devote less time to vigilance (and more time to feeding) as group size increases without any lessening of the group's ability to detect an attack. Basic to this hypothesis is the assumption of collective detection: that all members of the group are alerted to an attack as long as it is detected by at least one individual. In addition, an important presumption associated with the many-eyes hypothesis is that individuals monitor the vigilance behaviour of their groupmates in determining their own level of vigilance. Neither the idea of collective detection nor behavioural monitoring received strong support in an experimental study of vigilance in mixed flocks of dark-eyed juncos, Junco hyemalis, and American tree sparrows, Spizella arborea. The lack of support for behavioural monitoring was particularly evident; however, some degree of collective detection was apparent. It is possible that anti-predatory rules-of-thumb may explain the group-size effect while keeping intact the basics of the many-eyes hypothesis.","container-title":"Animal Behaviour","DOI":"10.1016/0003-3472(95)80149-9","ISSN":"0003-3472","issue":"1","journalAbbreviation":"Animal Behaviour","page":"11-20","source":"ScienceDirect","title":"Back to the basics of anti-predatory vigilance: the group-size effect","title-short":"Back to the basics of anti-predatory vigilance","volume":"49","author":[{"family":"Lima","given":"Steven L."}],"issued":{"date-parts":[["1995",1,1]]}}},{"id":1792,"uris":["http://zotero.org/users/8430992/items/LLUML8WY"],"itemData":{"id":1792,"type":"article-journal","abstract":"We examined ways in which American Crows (Corvus brachyrhynchos) foraging in an urban environment balance the conflicting demands of finding food and avoiding predators. As individual vigilance (i.e., scanning) decreased, time devoted to foraging increased. Significant predictors of vigilance varied with location and included time of day, temperature, food availability, distance to nearest source of disturbance, cover distance, and size of foraging group. Group size and, secondarily, distance from cover accounted for most of the variability in vigilance. Crows were more vigilant in areas of high human disturbance than in areas of low human disturbance.","container-title":"The Wilson Bulletin","ISSN":"0043-5643","issue":"3","note":"publisher: Wilson Ornithological Society","page":"481-489","source":"JSTOR","title":"Predictors of Vigilance for American Crows Foraging in an Urban Environment","volume":"109","author":[{"family":"Ward","given":"Camille"},{"family":"Low","given":"Bobbi S."}],"issued":{"date-parts":[["1997"]]}}}],"schema":"https://github.com/citation-style-language/schema/raw/master/csl-citation.json"} </w:instrText>
      </w:r>
      <w:r w:rsidR="00F824A4" w:rsidRPr="006843E1">
        <w:fldChar w:fldCharType="separate"/>
      </w:r>
      <w:r w:rsidR="00220616" w:rsidRPr="00220616">
        <w:t>[66,94–96]</w:t>
      </w:r>
      <w:r w:rsidR="00F824A4" w:rsidRPr="006843E1">
        <w:fldChar w:fldCharType="end"/>
      </w:r>
      <w:r w:rsidRPr="006843E1">
        <w:t>, yet the effect of group size was only observed in the duration of bouts of foraging behaviour. Bouts of alert behaviour</w:t>
      </w:r>
      <w:r w:rsidR="00F7205B">
        <w:t xml:space="preserve"> could</w:t>
      </w:r>
      <w:r w:rsidR="00F7205B" w:rsidRPr="006843E1">
        <w:t xml:space="preserve"> </w:t>
      </w:r>
      <w:r w:rsidRPr="006843E1">
        <w:t xml:space="preserve">have a minimal duration to effectively monitor the surrounding environment for sources of threat. Alternatively, foraging crows </w:t>
      </w:r>
      <w:r w:rsidR="00F7205B">
        <w:t>could</w:t>
      </w:r>
      <w:r w:rsidRPr="006843E1">
        <w:t xml:space="preserve"> be maintaining vigilance due to increased competition for resources in larger groups. Instead of only looking out for sources of threat, </w:t>
      </w:r>
      <w:r w:rsidR="00C241A1">
        <w:t>foragers</w:t>
      </w:r>
      <w:r w:rsidRPr="006843E1">
        <w:t xml:space="preserve"> could be looking at the behaviour of other </w:t>
      </w:r>
      <w:r w:rsidR="00C241A1">
        <w:t>group members</w:t>
      </w:r>
      <w:r w:rsidRPr="006843E1">
        <w:t xml:space="preserve"> in case they found a better patch to forage on.</w:t>
      </w:r>
    </w:p>
    <w:p w14:paraId="559FC065" w14:textId="6633EA8A" w:rsidR="0010194D" w:rsidRPr="00016BD7" w:rsidRDefault="001F2974" w:rsidP="00FD273E">
      <w:pPr>
        <w:pStyle w:val="SectionSubtitle"/>
        <w:spacing w:after="0" w:line="480" w:lineRule="auto"/>
      </w:pPr>
      <w:bookmarkStart w:id="126" w:name="_Toc162204976"/>
      <w:bookmarkStart w:id="127" w:name="_Toc162610840"/>
      <w:r w:rsidRPr="00016BD7">
        <w:lastRenderedPageBreak/>
        <w:t>Future directions and improvements</w:t>
      </w:r>
      <w:bookmarkEnd w:id="126"/>
      <w:bookmarkEnd w:id="127"/>
    </w:p>
    <w:p w14:paraId="3D41D5CE" w14:textId="4C21332D" w:rsidR="00972DBB" w:rsidRPr="006843E1" w:rsidRDefault="00972DBB" w:rsidP="00A24D3D">
      <w:pPr>
        <w:pStyle w:val="SectionText"/>
        <w:spacing w:line="480" w:lineRule="auto"/>
      </w:pPr>
      <w:r w:rsidRPr="006843E1">
        <w:t xml:space="preserve">Our study has several limitations that should be acknowledged. Our sample size </w:t>
      </w:r>
      <w:r w:rsidR="00EE7ED3">
        <w:t>could</w:t>
      </w:r>
      <w:r w:rsidRPr="006843E1">
        <w:t xml:space="preserve"> have limited the ability to detect significant effects. As such, caution should be exercised when interpreting the results, and further studies with larger sample sizes are required to make conclusive</w:t>
      </w:r>
      <w:r w:rsidR="00F824A4" w:rsidRPr="006843E1">
        <w:t xml:space="preserve"> statements</w:t>
      </w:r>
      <w:r w:rsidRPr="006843E1">
        <w:t>.</w:t>
      </w:r>
      <w:r w:rsidR="006C0061" w:rsidRPr="006843E1">
        <w:t xml:space="preserve"> Future studies should make use of lo</w:t>
      </w:r>
      <w:r w:rsidR="0011611F" w:rsidRPr="006843E1">
        <w:t>ng-term video recorders in areas where crows forage across a wider breadth of urbanization</w:t>
      </w:r>
      <w:r w:rsidR="006C0061" w:rsidRPr="006843E1">
        <w:t>.</w:t>
      </w:r>
      <w:r w:rsidRPr="006843E1">
        <w:t xml:space="preserve"> Additionally, the study focused on the population of crows in St. Catharines</w:t>
      </w:r>
      <w:r w:rsidR="001F2974" w:rsidRPr="006843E1">
        <w:t xml:space="preserve"> Ontario</w:t>
      </w:r>
      <w:r w:rsidRPr="006843E1">
        <w:t xml:space="preserve">, which </w:t>
      </w:r>
      <w:r w:rsidR="00F7205B">
        <w:t>could</w:t>
      </w:r>
      <w:r w:rsidRPr="006843E1">
        <w:t xml:space="preserve"> limit the generalizability of </w:t>
      </w:r>
      <w:r w:rsidR="00F824A4" w:rsidRPr="006843E1">
        <w:t>our</w:t>
      </w:r>
      <w:r w:rsidRPr="006843E1">
        <w:t xml:space="preserve"> results to other populations or environments. Factors such as local food availability</w:t>
      </w:r>
      <w:r w:rsidR="006C0061" w:rsidRPr="006843E1">
        <w:t>, the number and area of green spaces,</w:t>
      </w:r>
      <w:r w:rsidRPr="006843E1">
        <w:t xml:space="preserve"> and predat</w:t>
      </w:r>
      <w:r w:rsidR="00F824A4" w:rsidRPr="006843E1">
        <w:t>or presence</w:t>
      </w:r>
      <w:r w:rsidRPr="006843E1">
        <w:t xml:space="preserve"> can vary widely between cities</w:t>
      </w:r>
      <w:r w:rsidR="00FB5FC9">
        <w:t xml:space="preserve">, and these factors can affect </w:t>
      </w:r>
      <w:r w:rsidR="00370FC6">
        <w:t>the behaviour of murders of foraging crows</w:t>
      </w:r>
      <w:r w:rsidRPr="006843E1">
        <w:t>. Therefore, the findings of our study could differ from those of a similar study performed in a different city</w:t>
      </w:r>
      <w:r w:rsidR="00370FC6">
        <w:t>, but also within the city</w:t>
      </w:r>
      <w:r w:rsidRPr="006843E1">
        <w:t>.</w:t>
      </w:r>
      <w:r w:rsidR="00370FC6">
        <w:t xml:space="preserve"> </w:t>
      </w:r>
      <w:r w:rsidR="00EE7ED3">
        <w:t xml:space="preserve">Crows can aggregate in many other areas besides green and commercial areas, and </w:t>
      </w:r>
      <w:r w:rsidR="00FB5FC9">
        <w:t>future research could be conducted on the effects of urban microcosms on the social foraging of crows.</w:t>
      </w:r>
      <w:r w:rsidRPr="006843E1">
        <w:t xml:space="preserve"> </w:t>
      </w:r>
    </w:p>
    <w:p w14:paraId="537039D7" w14:textId="0D7F8657" w:rsidR="00972DBB" w:rsidRPr="006843E1" w:rsidRDefault="00972DBB" w:rsidP="00A24D3D">
      <w:pPr>
        <w:pStyle w:val="SectionText"/>
        <w:spacing w:line="480" w:lineRule="auto"/>
      </w:pPr>
      <w:r w:rsidRPr="006843E1">
        <w:t xml:space="preserve">Our study investigated the effects of sentinel </w:t>
      </w:r>
      <w:r w:rsidR="00C241A1">
        <w:t>behaviour</w:t>
      </w:r>
      <w:r w:rsidRPr="006843E1">
        <w:t xml:space="preserve"> and the generalized environment on the </w:t>
      </w:r>
      <w:r w:rsidR="00C241A1">
        <w:t>behaviour</w:t>
      </w:r>
      <w:r w:rsidRPr="006843E1">
        <w:t xml:space="preserve"> of foraging crows in urban environments. Contrary to expectations, sentinel </w:t>
      </w:r>
      <w:r w:rsidR="0011611F" w:rsidRPr="006843E1">
        <w:t xml:space="preserve">presence </w:t>
      </w:r>
      <w:r w:rsidRPr="006843E1">
        <w:t xml:space="preserve">did not have a significant effect on forager </w:t>
      </w:r>
      <w:r w:rsidR="00C241A1">
        <w:t>behaviour</w:t>
      </w:r>
      <w:r w:rsidRPr="006843E1">
        <w:t xml:space="preserve">. This suggests that sentinel decision-making </w:t>
      </w:r>
      <w:r w:rsidR="00F7205B">
        <w:t>could</w:t>
      </w:r>
      <w:r w:rsidRPr="006843E1">
        <w:t xml:space="preserve"> be more influenced by individual needs rather than group benefits, aligning with Bednekoff's state-dependent model. The generalized environment</w:t>
      </w:r>
      <w:r w:rsidR="001F2974" w:rsidRPr="006843E1">
        <w:t>,</w:t>
      </w:r>
      <w:r w:rsidRPr="006843E1">
        <w:t xml:space="preserve"> </w:t>
      </w:r>
      <w:r w:rsidR="001F2974" w:rsidRPr="006843E1">
        <w:t xml:space="preserve">however, </w:t>
      </w:r>
      <w:r w:rsidRPr="006843E1">
        <w:t xml:space="preserve">had a significant impact on forager </w:t>
      </w:r>
      <w:r w:rsidR="00C241A1">
        <w:t>behaviour</w:t>
      </w:r>
      <w:r w:rsidRPr="006843E1">
        <w:t xml:space="preserve">. Crows in green areas exhibited longer bouts of foraging </w:t>
      </w:r>
      <w:r w:rsidR="00C241A1">
        <w:t>behaviour</w:t>
      </w:r>
      <w:r w:rsidRPr="006843E1">
        <w:t xml:space="preserve"> and more transitions from the vulnerable to the alert state compared to those in commercial areas. This indicates that environmental factors such as resource distribution and predation risk play a crucial role in shaping forager </w:t>
      </w:r>
      <w:r w:rsidR="00C241A1">
        <w:t>behaviour</w:t>
      </w:r>
      <w:r w:rsidRPr="006843E1">
        <w:t xml:space="preserve">. Disturbance frequency, bait presence, and group size also influenced forager </w:t>
      </w:r>
      <w:r w:rsidR="00C241A1">
        <w:t>behaviour</w:t>
      </w:r>
      <w:r w:rsidRPr="006843E1">
        <w:t xml:space="preserve">. Higher disturbance frequency led to shorter bouts of </w:t>
      </w:r>
      <w:r w:rsidR="00C241A1">
        <w:lastRenderedPageBreak/>
        <w:t>behaviour</w:t>
      </w:r>
      <w:r w:rsidRPr="006843E1">
        <w:t xml:space="preserve"> but increased peck rate, indicating a trade-off between vigilance and foraging efficiency. Bait presence increased peck rate and decreased foraging time, suggesting that foraging on anthropogenic food sources </w:t>
      </w:r>
      <w:r w:rsidR="00F7205B">
        <w:t>could</w:t>
      </w:r>
      <w:r w:rsidRPr="006843E1">
        <w:t xml:space="preserve"> be more effective for crows.</w:t>
      </w:r>
    </w:p>
    <w:p w14:paraId="1367CF7D" w14:textId="7A23AC06" w:rsidR="00972DBB" w:rsidRPr="006843E1" w:rsidRDefault="00972DBB" w:rsidP="00A24D3D">
      <w:pPr>
        <w:pStyle w:val="SectionText"/>
        <w:spacing w:line="480" w:lineRule="auto"/>
      </w:pPr>
      <w:r w:rsidRPr="006843E1">
        <w:t xml:space="preserve">These findings have several implications for understanding crow </w:t>
      </w:r>
      <w:r w:rsidR="00C241A1">
        <w:t>behaviour</w:t>
      </w:r>
      <w:r w:rsidRPr="006843E1">
        <w:t xml:space="preserve">. They suggest that crows </w:t>
      </w:r>
      <w:r w:rsidR="00FF2415" w:rsidRPr="006843E1">
        <w:t>can</w:t>
      </w:r>
      <w:r w:rsidRPr="006843E1">
        <w:t xml:space="preserve"> adapt their </w:t>
      </w:r>
      <w:r w:rsidR="00C241A1">
        <w:t>behaviour</w:t>
      </w:r>
      <w:r w:rsidRPr="006843E1">
        <w:t xml:space="preserve"> based on environmental conditions and individual needs. The lack of significant effects of sentinel </w:t>
      </w:r>
      <w:r w:rsidR="00C241A1">
        <w:t>behaviour</w:t>
      </w:r>
      <w:r w:rsidRPr="006843E1">
        <w:t xml:space="preserve"> points towards the complexity of social </w:t>
      </w:r>
      <w:r w:rsidR="00C241A1">
        <w:t>behaviour</w:t>
      </w:r>
      <w:r w:rsidRPr="006843E1">
        <w:t xml:space="preserve"> in crows and the importance of considering individual variation in decision-making. Overall, the study provides valuable insights into the factors influencing crow </w:t>
      </w:r>
      <w:r w:rsidR="00C241A1">
        <w:t>behaviour</w:t>
      </w:r>
      <w:r w:rsidRPr="006843E1">
        <w:t xml:space="preserve"> in urban environments and highlights the need for further research to fully understand these complex </w:t>
      </w:r>
      <w:r w:rsidR="00C241A1">
        <w:t>behaviours</w:t>
      </w:r>
      <w:r w:rsidRPr="006843E1">
        <w:t>.</w:t>
      </w:r>
    </w:p>
    <w:p w14:paraId="74D45DEF" w14:textId="77777777" w:rsidR="00972DBB" w:rsidRPr="006843E1" w:rsidRDefault="00972DBB" w:rsidP="00FD273E">
      <w:pPr>
        <w:pStyle w:val="SectionTitle"/>
        <w:spacing w:before="0" w:after="0" w:line="480" w:lineRule="auto"/>
        <w:rPr>
          <w:noProof w:val="0"/>
        </w:rPr>
        <w:sectPr w:rsidR="00972DBB" w:rsidRPr="006843E1" w:rsidSect="009B70AE">
          <w:pgSz w:w="12240" w:h="15840"/>
          <w:pgMar w:top="1440" w:right="1440" w:bottom="1440" w:left="1440" w:header="720" w:footer="720" w:gutter="0"/>
          <w:cols w:space="720"/>
        </w:sectPr>
      </w:pPr>
    </w:p>
    <w:p w14:paraId="2336A8D2" w14:textId="77777777" w:rsidR="00F11E62" w:rsidRDefault="00F11E62" w:rsidP="00FC7976">
      <w:pPr>
        <w:pStyle w:val="ChapterTitleB"/>
        <w:spacing w:before="0" w:after="0" w:line="480" w:lineRule="auto"/>
      </w:pPr>
      <w:bookmarkStart w:id="128" w:name="_Toc162610841"/>
      <w:bookmarkStart w:id="129" w:name="_Toc162204978"/>
      <w:r>
        <w:lastRenderedPageBreak/>
        <w:t>General Discussion</w:t>
      </w:r>
      <w:bookmarkEnd w:id="128"/>
    </w:p>
    <w:p w14:paraId="26D51152" w14:textId="77777777" w:rsidR="00E371B5" w:rsidRDefault="00E371B5" w:rsidP="00FD273E">
      <w:pPr>
        <w:pStyle w:val="SectionSubtitle"/>
        <w:spacing w:before="0" w:after="0" w:line="480" w:lineRule="auto"/>
      </w:pPr>
      <w:bookmarkStart w:id="130" w:name="_Toc162610842"/>
      <w:r>
        <w:t>Thesis summary</w:t>
      </w:r>
      <w:bookmarkEnd w:id="130"/>
    </w:p>
    <w:p w14:paraId="46F4CF01" w14:textId="2AC01AE8" w:rsidR="00E371B5" w:rsidRDefault="00E371B5" w:rsidP="00E371B5">
      <w:pPr>
        <w:pStyle w:val="SectionText0"/>
        <w:spacing w:line="480" w:lineRule="auto"/>
      </w:pPr>
      <w:r>
        <w:t xml:space="preserve">Our objectives throughout this thesis were to investigate how sentinel behaviour could change in chapter 1, and then observe changes in behaviour in an urban sentinel species, the American crow, in chapter 2. The purpose of our research was to better understand how an environmental factor like urbanization could </w:t>
      </w:r>
      <w:r w:rsidRPr="0031024B">
        <w:t xml:space="preserve">influence </w:t>
      </w:r>
      <w:r>
        <w:t>social behaviour</w:t>
      </w:r>
      <w:r w:rsidRPr="0031024B">
        <w:t xml:space="preserve">. Sentinel </w:t>
      </w:r>
      <w:r>
        <w:t>behaviour</w:t>
      </w:r>
      <w:r w:rsidRPr="0031024B">
        <w:t>, where individuals</w:t>
      </w:r>
      <w:r>
        <w:t xml:space="preserve"> take watch over other group members</w:t>
      </w:r>
      <w:r w:rsidRPr="0031024B">
        <w:t xml:space="preserve">, is </w:t>
      </w:r>
      <w:r>
        <w:t xml:space="preserve">an essential tool for the reduction of predation risk. The behaviour could be even more useful in human-altered environments </w:t>
      </w:r>
      <w:r w:rsidRPr="0031024B">
        <w:t>where wildlife must navigate novel challenges</w:t>
      </w:r>
      <w:r>
        <w:t xml:space="preserve"> and adapt to their surroundings</w:t>
      </w:r>
      <w:r w:rsidRPr="0031024B">
        <w:t>.</w:t>
      </w:r>
      <w:r>
        <w:t xml:space="preserve"> By observing changes in social behaviours and understanding the underlying mechanisms behind behavioural decisions, we could gain a better understanding of how these behaviours have evolved, and how they could continue to evolve in the future.</w:t>
      </w:r>
    </w:p>
    <w:p w14:paraId="38B62DD9" w14:textId="77777777" w:rsidR="00E371B5" w:rsidRDefault="00E371B5" w:rsidP="00E371B5">
      <w:pPr>
        <w:pStyle w:val="SectionText0"/>
        <w:spacing w:line="480" w:lineRule="auto"/>
      </w:pPr>
      <w:r>
        <w:t>Our scoping review identified several intrinsic and extrinsic factors that can influence sentinel behaviour across several different species. Intrinsic factors such as sex, maturity, body mass, and satiation were found to affect the likelihood of performing sentinel behaviour. Males generally performed more sentinel behaviour than females, possibly due to differences in energetic investment between the sexes. Older and more experienced individuals also tended to sentinel more than younger individuals, likely because of their greater experience with threats making them more effective sentinels. Satiation and body mass were also found to influence sentinel behaviour, with heavier and more satiated individuals more likely to sentinel. The effects of intrinsic factors can be explained through the state-dependent model for sentinel behaviour, where the core motivators are the energetic reserves and the need for safety.</w:t>
      </w:r>
    </w:p>
    <w:p w14:paraId="4009B3C6" w14:textId="77777777" w:rsidR="00E371B5" w:rsidRDefault="00E371B5" w:rsidP="00E371B5">
      <w:pPr>
        <w:pStyle w:val="SectionText0"/>
        <w:spacing w:line="480" w:lineRule="auto"/>
      </w:pPr>
      <w:r>
        <w:lastRenderedPageBreak/>
        <w:t>Extrinsic factors such as dominance, group size, and risk also played significant roles in shaping sentinel behaviour. Dominant individuals, usually males, were observed to sentinel more than subordinates, possibly due to their greater access to resources and additional benefits received from sentinel behaviour. Group size predictably influenced sentinel behaviour, with larger groups showing decreased individual sentinel behaviour but increased group-level sentinel behaviour. Increased risk, whether from predators, outgroup rivals, or the presence of pups, also led to increased sentinel behaviour. Overall, the review highlighted the complex interplay of intrinsic and extrinsic factors in shaping sentinel behaviour across species.</w:t>
      </w:r>
    </w:p>
    <w:p w14:paraId="4F4299E1" w14:textId="77777777" w:rsidR="00E371B5" w:rsidRDefault="00E371B5" w:rsidP="00E371B5">
      <w:pPr>
        <w:pStyle w:val="SectionText0"/>
        <w:spacing w:line="480" w:lineRule="auto"/>
      </w:pPr>
      <w:r>
        <w:t>The factors identified in the scoping review generally aligned with the findings of chapter 2. There were no differences in the presence of a sentinel caused by generalized environment suggesting that environmental and energetic factors were equal throughout the different environments within an urban area. Additional studies on the behaviour of sentinel crows would be needed to verify that claim. The absence of effects of disturbance frequency and group size were surprising and could be due to differences in the types of disturbances, and increased availability of food in urban settings.</w:t>
      </w:r>
    </w:p>
    <w:p w14:paraId="49163C9B" w14:textId="77777777" w:rsidR="00E371B5" w:rsidRDefault="00E371B5" w:rsidP="00E371B5">
      <w:pPr>
        <w:pStyle w:val="SectionText0"/>
        <w:spacing w:line="480" w:lineRule="auto"/>
      </w:pPr>
      <w:r>
        <w:t xml:space="preserve">Our empirical study focused on investigating how the presence of a sentinel and the generalized environment affected the behaviour of foraging American crows. Unexpectedly, we found that sentinel presence had very few significant effects on forager behaviour, apart from significantly increasing the duration of all behaviours. This was contrary to our initial hypothesis, that the presence of a sentinel would decrease individual vigilance in foragers. It is possible that sentinel coverage had more subtle effects on foraging behaviours, potentially allowing group members to forage over a wider area without suffering an increased risk of predation. In contrast, the generalized environment had a significant effect on forager behaviour. Crows in green areas </w:t>
      </w:r>
      <w:r>
        <w:lastRenderedPageBreak/>
        <w:t>exhibited longer bouts of foraging behaviour and more transitions from the vulnerable to the alert state compared to those in commercial areas. This could be because green areas are perceived as less safe, possibly because they need to spend more time being vulnerable looking for food, or the presence of urban predators like the red-tailed hawk. The significant interactions between the effects of generalized environments and sentinel presence sheds light on how adaptable American crow behaviours can be and highlights their ability to succeed in urban environments.</w:t>
      </w:r>
    </w:p>
    <w:p w14:paraId="751FE76A" w14:textId="77777777" w:rsidR="00E371B5" w:rsidRDefault="00E371B5" w:rsidP="00E371B5">
      <w:pPr>
        <w:pStyle w:val="SectionText0"/>
        <w:spacing w:line="480" w:lineRule="auto"/>
      </w:pPr>
      <w:r>
        <w:t>The foraging environment could therefore influence sentinel behaviour in both the sentinel but also the response of foragers to the sentinel. Drawing from both the scoping review and the empirical study on American crows, we can infer the key effects of the generalized environment on sentinel behaviour. The availability and distribution of food resources can impact the need for sentinels. Litter, usually a highly concentrated patch of food, can be easier to locate and take less time to forage on than critters dwelling in tall grasses. Foraging in green spaces where vegetation obscures food, therefore, takes more time to find food, increasing the duration of time foragers spend vulnerable. This increased risk can result in individuals choosing to sentinel more often, though this was not observed in our study. Anthropogenic foods found throughout urban areas are also more calorically dense than more natural foods, potentially increasing the energetic reserves of individuals, and allowing urban individuals to sentinel more than their rural counterparts.</w:t>
      </w:r>
    </w:p>
    <w:p w14:paraId="63FDB6EE" w14:textId="77777777" w:rsidR="00E371B5" w:rsidRDefault="00E371B5" w:rsidP="00E371B5">
      <w:pPr>
        <w:pStyle w:val="SectionText0"/>
        <w:spacing w:line="480" w:lineRule="auto"/>
      </w:pPr>
      <w:r>
        <w:t xml:space="preserve">The frequency and types of disturbances could also alter the need to rely on sentinels. In commercial areas, foragers could encounter more vehicular disturbances than in green areas where the odds of encountering a raptor are higher. The latter disturbance could trigger a more urgent antipredator response than the former, to which crows could be much more tolerant towards despite the increased frequency of encounters. High-risk microenvironments in urban </w:t>
      </w:r>
      <w:r>
        <w:lastRenderedPageBreak/>
        <w:t>areas could lead to increased sentinel behaviour as individuals prioritize vigilance to reduce the risk of predation. In contrast, lower predation risk environments like commercial areas could result in a reduced need for sentinel behaviour as individuals feel safer and allocate more time to foraging.</w:t>
      </w:r>
    </w:p>
    <w:p w14:paraId="175FB82F" w14:textId="77777777" w:rsidR="00E371B5" w:rsidRDefault="00E371B5" w:rsidP="00E371B5">
      <w:pPr>
        <w:pStyle w:val="SectionText0"/>
        <w:spacing w:line="480" w:lineRule="auto"/>
      </w:pPr>
      <w:r>
        <w:t>Truly understanding the decision-making underpinning sentinel behaviour requires a holistic approach that considers a very wide range of individual and environmental factors. Determining how these factors interact and play a role in shaping the trade-offs associated with sentinel behaviour should be of particular interest to future studies. Furthermore, studying sentinel behaviour in urbanized species such as the American crow can provide unique insights into how animals perceive and respond to human-altered landscapes and can lead to a better understanding of how sentinel behaviour contributes to the success of these species.</w:t>
      </w:r>
    </w:p>
    <w:p w14:paraId="4E298FE1" w14:textId="77777777" w:rsidR="00E371B5" w:rsidRPr="0031024B" w:rsidRDefault="00E371B5" w:rsidP="00FD273E">
      <w:pPr>
        <w:pStyle w:val="SectionSubtitle"/>
        <w:spacing w:after="0" w:line="480" w:lineRule="auto"/>
      </w:pPr>
      <w:bookmarkStart w:id="131" w:name="_Toc162610843"/>
      <w:r w:rsidRPr="0031024B">
        <w:t>Limitations</w:t>
      </w:r>
      <w:bookmarkEnd w:id="131"/>
    </w:p>
    <w:p w14:paraId="2B819C68" w14:textId="77777777" w:rsidR="00E371B5" w:rsidRDefault="00E371B5" w:rsidP="00E371B5">
      <w:pPr>
        <w:pStyle w:val="SectionText0"/>
        <w:spacing w:line="480" w:lineRule="auto"/>
      </w:pPr>
      <w:r>
        <w:t xml:space="preserve">Despite the insights gained from our empirical study, we should acknowledge some of the limitations of the empirical study.  One limitation is the relatively small sample size of crows observed, which may have limited the statistical power of our analyses. A larger sample size would have allowed a better examination of the factors influencing forager and sentinel behaviour. Collecting observations from a wider diversity of microenvironments could also help reveal more subtle environmental effects at play. Our study was conducted in St. Catharines, Ontario which is known for having a higher-than-average presence of green areas. This could limit the generalizability of our findings to other populations of crows in different cities with fewer green spaces. Factors such as local food availability, predator presence, and the </w:t>
      </w:r>
      <w:r>
        <w:lastRenderedPageBreak/>
        <w:t>distribution of green spaces can also vary widely between cities. Therefore, caution should be exercised when extrapolating our results to other populations or environments.</w:t>
      </w:r>
    </w:p>
    <w:p w14:paraId="265A0A50" w14:textId="77777777" w:rsidR="00E371B5" w:rsidRPr="0031024B" w:rsidRDefault="00E371B5" w:rsidP="00FD273E">
      <w:pPr>
        <w:pStyle w:val="SectionSubtitle"/>
        <w:spacing w:after="0" w:line="480" w:lineRule="auto"/>
      </w:pPr>
      <w:bookmarkStart w:id="132" w:name="_Toc162610844"/>
      <w:r w:rsidRPr="0031024B">
        <w:t>Future Studies</w:t>
      </w:r>
      <w:bookmarkEnd w:id="132"/>
    </w:p>
    <w:p w14:paraId="674A724E" w14:textId="77777777" w:rsidR="00E371B5" w:rsidRDefault="00E371B5" w:rsidP="00E371B5">
      <w:pPr>
        <w:pStyle w:val="SectionText0"/>
        <w:spacing w:line="480" w:lineRule="auto"/>
      </w:pPr>
      <w:r>
        <w:t>Future studies could improve on our findings by sampling over a greater breadth of urbanization, providing a larger sample size to increase the statistical power of their analyses. Additionally, researchers could consider conducting a long-term study to observe sentinel behaviour and forager responses over an extended period. This could allow the identification of temporal effects on the behaviour. Future studies could also sample populations from different cities to help improve the generalizability of our findings. The discovery of geographic differences in sentinel behaviour would be interesting and analysis of the causes of such differences could be fruitful in furthering our understanding of how social behaviours change in urban settings. A repeat study could look at the indirect effects of sentinel presence on foraging strategies could confirm the hypotheses proposed for the lack of effect of sentinel presence on forager behaviour. A more comprehensive evaluation of foraging environments, for example by measuring ambient noise during foraging events, could help reveal environmental factors we did not look at.</w:t>
      </w:r>
    </w:p>
    <w:p w14:paraId="62DF9CF9" w14:textId="51AF3491" w:rsidR="00F11E62" w:rsidRDefault="00110623" w:rsidP="00FD273E">
      <w:pPr>
        <w:pStyle w:val="SectionSubtitle"/>
        <w:spacing w:after="0" w:line="480" w:lineRule="auto"/>
      </w:pPr>
      <w:bookmarkStart w:id="133" w:name="_Toc162610845"/>
      <w:r>
        <w:t>Implications</w:t>
      </w:r>
      <w:bookmarkEnd w:id="133"/>
    </w:p>
    <w:p w14:paraId="1BB17842" w14:textId="58966DF7" w:rsidR="00110623" w:rsidRPr="00FD273E" w:rsidRDefault="00FD273E" w:rsidP="00FD273E">
      <w:pPr>
        <w:pStyle w:val="SectionText0"/>
        <w:spacing w:line="480" w:lineRule="auto"/>
      </w:pPr>
      <w:r w:rsidRPr="00FD273E">
        <w:t xml:space="preserve">The findings of the scoping review and empirical study have several implications, particularly regarding the management of urban wildlife populations. By understanding the factors that influence social behaviours, conservationists and urban planners can develop more effective identify stressors in the environment and develop strategies to mitigate the negative impacts of urbanization on wildlife. Furthermore, an improvement in the knowledge of the effects of urbanization on social behaviour illuminates the mechanisms responsible for the evolution of the </w:t>
      </w:r>
      <w:r w:rsidRPr="00FD273E">
        <w:lastRenderedPageBreak/>
        <w:t>behaviour and how it could evolve in the future. Research on how social behaviours contribute to the success of species in urban environments could allow conservationists to improve conservation efforts by facilitating these behaviours in species at risk. Disrupting the social behaviours of urbanized species could lead to less harmful management techniques aimed at reducing their success.</w:t>
      </w:r>
    </w:p>
    <w:p w14:paraId="1321ACEA" w14:textId="038AE741" w:rsidR="00110623" w:rsidRDefault="00110623" w:rsidP="00FD273E">
      <w:pPr>
        <w:pStyle w:val="SectionSubtitle"/>
        <w:spacing w:after="0" w:line="480" w:lineRule="auto"/>
      </w:pPr>
      <w:bookmarkStart w:id="134" w:name="_Toc162610846"/>
      <w:r>
        <w:t>Concluding statements</w:t>
      </w:r>
      <w:bookmarkEnd w:id="134"/>
    </w:p>
    <w:p w14:paraId="67C81EB7" w14:textId="77777777" w:rsidR="00110623" w:rsidRDefault="00110623" w:rsidP="00110623">
      <w:pPr>
        <w:pStyle w:val="SectionText0"/>
        <w:spacing w:line="480" w:lineRule="auto"/>
      </w:pPr>
      <w:r>
        <w:t>The main findings from the scoping review and empirical study shed light on the factors influencing sentinel behaviour in urban environments, particularly in American crows. The scoping review identified a range of intrinsic and extrinsic factors that can affect sentinel behaviour, including group size, predation risk, and resource distribution. However, the empirical study found that sentinel presence did not have a significant effect on forager behaviour in American crows, suggesting that the effects of sentinel presence in urban areas can be more subtle than initially predicted.</w:t>
      </w:r>
    </w:p>
    <w:p w14:paraId="7677BA6D" w14:textId="7D1EB118" w:rsidR="00110623" w:rsidRPr="00110623" w:rsidRDefault="00110623" w:rsidP="003F3319">
      <w:pPr>
        <w:pStyle w:val="SectionText0"/>
        <w:spacing w:line="480" w:lineRule="auto"/>
      </w:pPr>
      <w:r>
        <w:t>The findings of this thesis can have several implications for understanding sentinel behaviour and its effect on forager behaviour. Our scoping review’s findings suggest that sentinel behaviour decision-making is complex and revolves around individual motivators such as energetic reserves and requirements for safety. The findings of our empirical study reinforce the importance of considering environmental factors affecting the behaviour of urban social species. While our study provides valuable insights, it also raises new questions and challenges that warrant further investigation and reemphasizes the need for further research to explore the effects of urbanization on the social behaviour of urban species, and its contribution to the success of these species.</w:t>
      </w:r>
    </w:p>
    <w:p w14:paraId="46F0E882" w14:textId="62FD3E57" w:rsidR="00F11E62" w:rsidRPr="003F3319" w:rsidRDefault="003F3319" w:rsidP="003F3319">
      <w:pPr>
        <w:pStyle w:val="SectionText0"/>
        <w:spacing w:line="480" w:lineRule="auto"/>
        <w:sectPr w:rsidR="00F11E62" w:rsidRPr="003F3319" w:rsidSect="009B70AE">
          <w:headerReference w:type="default" r:id="rId60"/>
          <w:pgSz w:w="12240" w:h="15840"/>
          <w:pgMar w:top="1440" w:right="1440" w:bottom="1440" w:left="1440" w:header="720" w:footer="720" w:gutter="0"/>
          <w:cols w:space="720"/>
        </w:sectPr>
      </w:pPr>
      <w:r w:rsidRPr="003F3319">
        <w:lastRenderedPageBreak/>
        <w:t>The findings of the scoping review and empirical study have several implications, particularly regarding the management of urban wildlife populations. By understanding the factors that influence social behaviours, conservationists and urban planners can develop more effective identify stressors in the environment and develop strategies to mitigate the negative impacts of urbanization on wildlife. Furthermore, an improvement in the knowledge of the effects of urbanization on social behaviour illuminates the mechanisms responsible for the evolution of the behaviour and how it could evolve in the future. Research on how social behaviours contribute to the success of species in urban environments could allow conservationists to improve conservation efforts by facilitating these behaviours in species at risk. Disrupting the social behaviours of urbanized species could lead to less harmful management techniques aimed at reducing their success.</w:t>
      </w:r>
      <w:r w:rsidR="00FD273E">
        <w:t xml:space="preserve"> </w:t>
      </w:r>
      <w:r w:rsidRPr="003F3319">
        <w:t xml:space="preserve">Overall, our results contribute to the growing literature on the effects of urbanization on the behaviour of animals. </w:t>
      </w:r>
    </w:p>
    <w:p w14:paraId="0AF37AE9" w14:textId="33B2CBD7" w:rsidR="006A07D6" w:rsidRPr="006843E1" w:rsidRDefault="006A07D6" w:rsidP="00FC7976">
      <w:pPr>
        <w:pStyle w:val="ChapterTitleB"/>
        <w:spacing w:before="0" w:after="0" w:line="480" w:lineRule="auto"/>
      </w:pPr>
      <w:bookmarkStart w:id="135" w:name="_Toc162610847"/>
      <w:r w:rsidRPr="006843E1">
        <w:lastRenderedPageBreak/>
        <w:t>References</w:t>
      </w:r>
      <w:bookmarkEnd w:id="129"/>
      <w:bookmarkEnd w:id="135"/>
    </w:p>
    <w:p w14:paraId="1DC646A9" w14:textId="77777777" w:rsidR="00764AF4" w:rsidRDefault="00A71721" w:rsidP="00764AF4">
      <w:pPr>
        <w:pStyle w:val="SectionText0"/>
        <w:spacing w:line="360" w:lineRule="auto"/>
      </w:pPr>
      <w:r w:rsidRPr="00A419AF">
        <w:fldChar w:fldCharType="begin"/>
      </w:r>
      <w:r w:rsidR="00764AF4">
        <w:instrText xml:space="preserve"> ADDIN ZOTERO_BIBL {"uncited":[],"omitted":[],"custom":[]} CSL_BIBLIOGRAPHY </w:instrText>
      </w:r>
      <w:r w:rsidRPr="00A419AF">
        <w:fldChar w:fldCharType="separate"/>
      </w:r>
      <w:r w:rsidR="00764AF4">
        <w:t>1.</w:t>
      </w:r>
      <w:r w:rsidR="00764AF4">
        <w:tab/>
        <w:t xml:space="preserve">Bednekoff PA. 2015 Sentinel behavior: a review and prospectus. In </w:t>
      </w:r>
      <w:r w:rsidR="00764AF4">
        <w:rPr>
          <w:i/>
        </w:rPr>
        <w:t>Advances in the Study of Behavior</w:t>
      </w:r>
      <w:r w:rsidR="00764AF4">
        <w:t>, pp. 115–145. Elsevier. (doi:10.1016/bs.asb.2015.02.001)</w:t>
      </w:r>
    </w:p>
    <w:p w14:paraId="5A918ECB" w14:textId="77777777" w:rsidR="00764AF4" w:rsidRPr="00764AF4" w:rsidRDefault="00764AF4" w:rsidP="00764AF4">
      <w:pPr>
        <w:pStyle w:val="SectionText0"/>
        <w:spacing w:line="360" w:lineRule="auto"/>
        <w:rPr>
          <w:lang w:val="fr-CA"/>
        </w:rPr>
      </w:pPr>
      <w:r w:rsidRPr="00764AF4">
        <w:rPr>
          <w:lang w:val="fr-CA"/>
        </w:rPr>
        <w:t>2.</w:t>
      </w:r>
      <w:r w:rsidRPr="00764AF4">
        <w:rPr>
          <w:lang w:val="fr-CA"/>
        </w:rPr>
        <w:tab/>
        <w:t xml:space="preserve">Blumstein DT. 1999 Selfish sentinels. </w:t>
      </w:r>
      <w:r w:rsidRPr="00764AF4">
        <w:rPr>
          <w:i/>
          <w:lang w:val="fr-CA"/>
        </w:rPr>
        <w:t>Science</w:t>
      </w:r>
      <w:r w:rsidRPr="00764AF4">
        <w:rPr>
          <w:lang w:val="fr-CA"/>
        </w:rPr>
        <w:t xml:space="preserve"> </w:t>
      </w:r>
      <w:r w:rsidRPr="00764AF4">
        <w:rPr>
          <w:b/>
          <w:bCs/>
          <w:lang w:val="fr-CA"/>
        </w:rPr>
        <w:t>284</w:t>
      </w:r>
      <w:r w:rsidRPr="00764AF4">
        <w:rPr>
          <w:lang w:val="fr-CA"/>
        </w:rPr>
        <w:t>, 1633–1634. (doi:10.1126/science.284.5420.1633)</w:t>
      </w:r>
    </w:p>
    <w:p w14:paraId="1D1FF3F0" w14:textId="77777777" w:rsidR="00764AF4" w:rsidRDefault="00764AF4" w:rsidP="00764AF4">
      <w:pPr>
        <w:pStyle w:val="SectionText0"/>
        <w:spacing w:line="360" w:lineRule="auto"/>
      </w:pPr>
      <w:r>
        <w:t>3.</w:t>
      </w:r>
      <w:r>
        <w:tab/>
        <w:t xml:space="preserve">Huels FD, Stoeger AS. 2022 Sentinel behavior in captive meerkats ( </w:t>
      </w:r>
      <w:r>
        <w:rPr>
          <w:i/>
        </w:rPr>
        <w:t>Suricata suricatta</w:t>
      </w:r>
      <w:r>
        <w:t xml:space="preserve"> ). </w:t>
      </w:r>
      <w:r>
        <w:rPr>
          <w:i/>
        </w:rPr>
        <w:t>Zoo Biol.</w:t>
      </w:r>
      <w:r>
        <w:t xml:space="preserve"> </w:t>
      </w:r>
      <w:r>
        <w:rPr>
          <w:b/>
          <w:bCs/>
        </w:rPr>
        <w:t>41</w:t>
      </w:r>
      <w:r>
        <w:t>, 10–19. (doi:10.1002/zoo.21644)</w:t>
      </w:r>
    </w:p>
    <w:p w14:paraId="6DDE1121" w14:textId="77777777" w:rsidR="00764AF4" w:rsidRDefault="00764AF4" w:rsidP="00764AF4">
      <w:pPr>
        <w:pStyle w:val="SectionText0"/>
        <w:spacing w:line="360" w:lineRule="auto"/>
      </w:pPr>
      <w:r>
        <w:t>4.</w:t>
      </w:r>
      <w:r>
        <w:tab/>
        <w:t xml:space="preserve">Rauber R, Manser MB. 2021 Effect of group size and experience on the ontogeny of sentinel calling behaviour in meerkats. </w:t>
      </w:r>
      <w:r>
        <w:rPr>
          <w:i/>
        </w:rPr>
        <w:t>Anim. Behav.</w:t>
      </w:r>
      <w:r>
        <w:t xml:space="preserve"> </w:t>
      </w:r>
      <w:r>
        <w:rPr>
          <w:b/>
          <w:bCs/>
        </w:rPr>
        <w:t>171</w:t>
      </w:r>
      <w:r>
        <w:t>, 129–138. (doi:10.1016/j.anbehav.2020.11.014)</w:t>
      </w:r>
    </w:p>
    <w:p w14:paraId="7B44221C" w14:textId="77777777" w:rsidR="00764AF4" w:rsidRDefault="00764AF4" w:rsidP="00764AF4">
      <w:pPr>
        <w:pStyle w:val="SectionText0"/>
        <w:spacing w:line="360" w:lineRule="auto"/>
      </w:pPr>
      <w:r>
        <w:t>5.</w:t>
      </w:r>
      <w:r>
        <w:tab/>
        <w:t xml:space="preserve">Rauber R, Clutton-Brock TH, Manser MB. 2019 Drought decreases cooperative sentinel behavior and affects vocal coordination in meerkats. </w:t>
      </w:r>
      <w:r>
        <w:rPr>
          <w:i/>
        </w:rPr>
        <w:t>Behav. Ecol.</w:t>
      </w:r>
      <w:r>
        <w:t xml:space="preserve"> </w:t>
      </w:r>
      <w:r>
        <w:rPr>
          <w:b/>
          <w:bCs/>
        </w:rPr>
        <w:t>30</w:t>
      </w:r>
      <w:r>
        <w:t>, 1558–1566. (doi:10.1093/beheco/arz112)</w:t>
      </w:r>
    </w:p>
    <w:p w14:paraId="7FDD8793" w14:textId="77777777" w:rsidR="00764AF4" w:rsidRDefault="00764AF4" w:rsidP="00764AF4">
      <w:pPr>
        <w:pStyle w:val="SectionText0"/>
        <w:spacing w:line="360" w:lineRule="auto"/>
      </w:pPr>
      <w:r>
        <w:t>6.</w:t>
      </w:r>
      <w:r>
        <w:tab/>
        <w:t xml:space="preserve">Santema P, Clutton-Brock T. 2013 Meerkat helpers increase sentinel behaviour and bipedal vigilance in the presence of pups. </w:t>
      </w:r>
      <w:r>
        <w:rPr>
          <w:i/>
        </w:rPr>
        <w:t>Anim. Behav.</w:t>
      </w:r>
      <w:r>
        <w:t xml:space="preserve"> </w:t>
      </w:r>
      <w:r>
        <w:rPr>
          <w:b/>
          <w:bCs/>
        </w:rPr>
        <w:t>85</w:t>
      </w:r>
      <w:r>
        <w:t>, 655–661. (doi:10.1016/j.anbehav.2012.12.029)</w:t>
      </w:r>
    </w:p>
    <w:p w14:paraId="70A718E5" w14:textId="77777777" w:rsidR="00764AF4" w:rsidRDefault="00764AF4" w:rsidP="00764AF4">
      <w:pPr>
        <w:pStyle w:val="SectionText0"/>
        <w:spacing w:line="360" w:lineRule="auto"/>
      </w:pPr>
      <w:r>
        <w:t>7.</w:t>
      </w:r>
      <w:r>
        <w:tab/>
        <w:t xml:space="preserve">Santema P, Teitel Z, Manser M, Bennett N, Clutton-Brock T. 2013 Effects of cortisol administration on cooperative behavior in meerkat helpers. </w:t>
      </w:r>
      <w:r>
        <w:rPr>
          <w:i/>
        </w:rPr>
        <w:t>Behav. Ecol.</w:t>
      </w:r>
      <w:r>
        <w:t xml:space="preserve"> </w:t>
      </w:r>
      <w:r>
        <w:rPr>
          <w:b/>
          <w:bCs/>
        </w:rPr>
        <w:t>24</w:t>
      </w:r>
      <w:r>
        <w:t>, 1122–1127. (doi:10.1093/beheco/art039)</w:t>
      </w:r>
    </w:p>
    <w:p w14:paraId="55730B31" w14:textId="77777777" w:rsidR="00764AF4" w:rsidRDefault="00764AF4" w:rsidP="00764AF4">
      <w:pPr>
        <w:pStyle w:val="SectionText0"/>
        <w:spacing w:line="360" w:lineRule="auto"/>
      </w:pPr>
      <w:r>
        <w:t>8.</w:t>
      </w:r>
      <w:r>
        <w:tab/>
        <w:t xml:space="preserve">Manser M. 2018 Meerkats – identifying cognitive mechanisms underlying meerkat coordination and communication: experimental designs in their natural habitat. In </w:t>
      </w:r>
      <w:r>
        <w:rPr>
          <w:i/>
        </w:rPr>
        <w:t>Field and Laboratory Methods in Animal Cognition</w:t>
      </w:r>
      <w:r>
        <w:t xml:space="preserve"> (eds N Bueno-Guerra, F Amici), pp. 286–307. Cambridge University Press. (doi:10.1017/9781108333191.015)</w:t>
      </w:r>
    </w:p>
    <w:p w14:paraId="39813656" w14:textId="77777777" w:rsidR="00764AF4" w:rsidRDefault="00764AF4" w:rsidP="00764AF4">
      <w:pPr>
        <w:pStyle w:val="SectionText0"/>
        <w:spacing w:line="360" w:lineRule="auto"/>
      </w:pPr>
      <w:r>
        <w:t>9.</w:t>
      </w:r>
      <w:r>
        <w:tab/>
        <w:t xml:space="preserve">Eastcott E, Kern JM, Morris-Drake A, Radford AN. 2020 Intrapopulation variation in the behavioral responses of dwarf mongooses to anthropogenic noise. </w:t>
      </w:r>
      <w:r>
        <w:rPr>
          <w:i/>
        </w:rPr>
        <w:t>Behav. Ecol.</w:t>
      </w:r>
      <w:r>
        <w:t xml:space="preserve"> </w:t>
      </w:r>
      <w:r>
        <w:rPr>
          <w:b/>
          <w:bCs/>
        </w:rPr>
        <w:t>31</w:t>
      </w:r>
      <w:r>
        <w:t>, 680–691. (doi:10.1093/beheco/araa011)</w:t>
      </w:r>
    </w:p>
    <w:p w14:paraId="2D0E4B6C" w14:textId="77777777" w:rsidR="00764AF4" w:rsidRDefault="00764AF4" w:rsidP="00764AF4">
      <w:pPr>
        <w:pStyle w:val="SectionText0"/>
        <w:spacing w:line="360" w:lineRule="auto"/>
      </w:pPr>
      <w:r>
        <w:lastRenderedPageBreak/>
        <w:t>10.</w:t>
      </w:r>
      <w:r>
        <w:tab/>
        <w:t xml:space="preserve">Kern JM, Radford AN. 2018 Experimental evidence for delayed contingent cooperation among wild dwarf mongooses. </w:t>
      </w:r>
      <w:r>
        <w:rPr>
          <w:i/>
        </w:rPr>
        <w:t>Proc. Natl. Acad. Sci.</w:t>
      </w:r>
      <w:r>
        <w:t xml:space="preserve"> </w:t>
      </w:r>
      <w:r>
        <w:rPr>
          <w:b/>
          <w:bCs/>
        </w:rPr>
        <w:t>115</w:t>
      </w:r>
      <w:r>
        <w:t>, 6255–6260. (doi:10.1073/pnas.1801000115)</w:t>
      </w:r>
    </w:p>
    <w:p w14:paraId="18704155" w14:textId="77777777" w:rsidR="00764AF4" w:rsidRDefault="00764AF4" w:rsidP="00764AF4">
      <w:pPr>
        <w:pStyle w:val="SectionText0"/>
        <w:spacing w:line="360" w:lineRule="auto"/>
      </w:pPr>
      <w:r>
        <w:t>11.</w:t>
      </w:r>
      <w:r>
        <w:tab/>
        <w:t xml:space="preserve">Kern JM, Radford AN. 2014 Sentinel dwarf mongooses, </w:t>
      </w:r>
      <w:r>
        <w:rPr>
          <w:i/>
        </w:rPr>
        <w:t>Helogale parvula</w:t>
      </w:r>
      <w:r>
        <w:t xml:space="preserve">, exhibit flexible decision making in relation to predation risk. </w:t>
      </w:r>
      <w:r>
        <w:rPr>
          <w:i/>
        </w:rPr>
        <w:t>Anim. Behav.</w:t>
      </w:r>
      <w:r>
        <w:t xml:space="preserve"> </w:t>
      </w:r>
      <w:r>
        <w:rPr>
          <w:b/>
          <w:bCs/>
        </w:rPr>
        <w:t>98</w:t>
      </w:r>
      <w:r>
        <w:t>, 185–192. (doi:10.1016/j.anbehav.2014.10.012)</w:t>
      </w:r>
    </w:p>
    <w:p w14:paraId="25871E37" w14:textId="77777777" w:rsidR="00764AF4" w:rsidRDefault="00764AF4" w:rsidP="00764AF4">
      <w:pPr>
        <w:pStyle w:val="SectionText0"/>
        <w:spacing w:line="360" w:lineRule="auto"/>
      </w:pPr>
      <w:r>
        <w:t>12.</w:t>
      </w:r>
      <w:r>
        <w:tab/>
        <w:t xml:space="preserve">Kern JM, Radford AN. 2013 Call of duty? Variation in use of the watchman’s song by sentinel dwarf mongooses, </w:t>
      </w:r>
      <w:r>
        <w:rPr>
          <w:i/>
        </w:rPr>
        <w:t>Helogale parvula</w:t>
      </w:r>
      <w:r>
        <w:t xml:space="preserve">. </w:t>
      </w:r>
      <w:r>
        <w:rPr>
          <w:i/>
        </w:rPr>
        <w:t>Anim. Behav.</w:t>
      </w:r>
      <w:r>
        <w:t xml:space="preserve"> </w:t>
      </w:r>
      <w:r>
        <w:rPr>
          <w:b/>
          <w:bCs/>
        </w:rPr>
        <w:t>85</w:t>
      </w:r>
      <w:r>
        <w:t>, 967–975. (doi:10.1016/j.anbehav.2013.02.020)</w:t>
      </w:r>
    </w:p>
    <w:p w14:paraId="4B9EF0A2" w14:textId="77777777" w:rsidR="00764AF4" w:rsidRDefault="00764AF4" w:rsidP="00764AF4">
      <w:pPr>
        <w:pStyle w:val="SectionText0"/>
        <w:spacing w:line="360" w:lineRule="auto"/>
      </w:pPr>
      <w:r>
        <w:t>13.</w:t>
      </w:r>
      <w:r>
        <w:tab/>
        <w:t xml:space="preserve">Horrocks JA, Hunte W. 1986 Sentinel behaviour in vervet monkeys: who sees whom first? </w:t>
      </w:r>
      <w:r>
        <w:rPr>
          <w:i/>
        </w:rPr>
        <w:t>Anim. Behav.</w:t>
      </w:r>
      <w:r>
        <w:t xml:space="preserve"> </w:t>
      </w:r>
      <w:r>
        <w:rPr>
          <w:b/>
          <w:bCs/>
        </w:rPr>
        <w:t>34</w:t>
      </w:r>
      <w:r>
        <w:t>, 1566–1568. (doi:10.1016/S0003-3472(86)80226-3)</w:t>
      </w:r>
    </w:p>
    <w:p w14:paraId="2B8249B9" w14:textId="77777777" w:rsidR="00764AF4" w:rsidRDefault="00764AF4" w:rsidP="00764AF4">
      <w:pPr>
        <w:pStyle w:val="SectionText0"/>
        <w:spacing w:line="360" w:lineRule="auto"/>
      </w:pPr>
      <w:r>
        <w:t>14.</w:t>
      </w:r>
      <w:r>
        <w:tab/>
        <w:t xml:space="preserve">Bolwig N. 1959 A study of the behaviour of the chacma baboon, </w:t>
      </w:r>
      <w:r>
        <w:rPr>
          <w:i/>
        </w:rPr>
        <w:t>Papio ursinus</w:t>
      </w:r>
      <w:r>
        <w:t xml:space="preserve">. </w:t>
      </w:r>
      <w:r>
        <w:rPr>
          <w:i/>
        </w:rPr>
        <w:t>Behaviour</w:t>
      </w:r>
      <w:r>
        <w:t xml:space="preserve"> </w:t>
      </w:r>
      <w:r>
        <w:rPr>
          <w:b/>
          <w:bCs/>
        </w:rPr>
        <w:t>14</w:t>
      </w:r>
      <w:r>
        <w:t>, 136–162. (doi:10.1163/156853959X00054)</w:t>
      </w:r>
    </w:p>
    <w:p w14:paraId="40531400" w14:textId="77777777" w:rsidR="00764AF4" w:rsidRDefault="00764AF4" w:rsidP="00764AF4">
      <w:pPr>
        <w:pStyle w:val="SectionText0"/>
        <w:spacing w:line="360" w:lineRule="auto"/>
      </w:pPr>
      <w:r>
        <w:t>15.</w:t>
      </w:r>
      <w:r>
        <w:tab/>
        <w:t xml:space="preserve">Bednekoff PA, Woolfenden GE. 2003 Florida scrub-jays ( </w:t>
      </w:r>
      <w:r>
        <w:rPr>
          <w:i/>
        </w:rPr>
        <w:t>Aphelocoma coerulescens</w:t>
      </w:r>
      <w:r>
        <w:t xml:space="preserve"> ) are sentinels more when well-fed (even with no kin nearby): sentinel behavior by Florida scrub-jays fed peanuts. </w:t>
      </w:r>
      <w:r>
        <w:rPr>
          <w:i/>
        </w:rPr>
        <w:t>Ethology</w:t>
      </w:r>
      <w:r>
        <w:t xml:space="preserve"> </w:t>
      </w:r>
      <w:r>
        <w:rPr>
          <w:b/>
          <w:bCs/>
        </w:rPr>
        <w:t>109</w:t>
      </w:r>
      <w:r>
        <w:t>, 895–903. (doi:10.1046/j.0179-1613.2003.00926.x)</w:t>
      </w:r>
    </w:p>
    <w:p w14:paraId="4E331D04" w14:textId="77777777" w:rsidR="00764AF4" w:rsidRDefault="00764AF4" w:rsidP="00764AF4">
      <w:pPr>
        <w:pStyle w:val="SectionText0"/>
        <w:spacing w:line="360" w:lineRule="auto"/>
      </w:pPr>
      <w:r>
        <w:t>16.</w:t>
      </w:r>
      <w:r>
        <w:tab/>
        <w:t>Hailman JP, McGowan KJ, Woolfenden GE. 2010 Role of helpers in the sentinel behaviour of the Florida scrub jay (</w:t>
      </w:r>
      <w:r>
        <w:rPr>
          <w:i/>
        </w:rPr>
        <w:t>Aphelocoma c. coerulescens</w:t>
      </w:r>
      <w:r>
        <w:t xml:space="preserve">). </w:t>
      </w:r>
      <w:r>
        <w:rPr>
          <w:i/>
        </w:rPr>
        <w:t>Ethology</w:t>
      </w:r>
      <w:r>
        <w:t xml:space="preserve"> </w:t>
      </w:r>
      <w:r>
        <w:rPr>
          <w:b/>
          <w:bCs/>
        </w:rPr>
        <w:t>97</w:t>
      </w:r>
      <w:r>
        <w:t>, 119–140. (doi:10.1111/j.1439-0310.1994.tb01034.x)</w:t>
      </w:r>
    </w:p>
    <w:p w14:paraId="19ECF434" w14:textId="77777777" w:rsidR="00764AF4" w:rsidRDefault="00764AF4" w:rsidP="00764AF4">
      <w:pPr>
        <w:pStyle w:val="SectionText0"/>
        <w:spacing w:line="360" w:lineRule="auto"/>
      </w:pPr>
      <w:r>
        <w:t>17.</w:t>
      </w:r>
      <w:r>
        <w:tab/>
        <w:t xml:space="preserve">Bednekoff PA, Woolfenden GE. 2006 Florida scrub-jays compensate for the sentinel behavior of flockmates. </w:t>
      </w:r>
      <w:r>
        <w:rPr>
          <w:i/>
        </w:rPr>
        <w:t>Ethology</w:t>
      </w:r>
      <w:r>
        <w:t xml:space="preserve"> </w:t>
      </w:r>
      <w:r>
        <w:rPr>
          <w:b/>
          <w:bCs/>
        </w:rPr>
        <w:t>112</w:t>
      </w:r>
      <w:r>
        <w:t>, 796–800. (doi:10.1111/j.1439-0310.2006.01227.x)</w:t>
      </w:r>
    </w:p>
    <w:p w14:paraId="326128E3" w14:textId="77777777" w:rsidR="00764AF4" w:rsidRDefault="00764AF4" w:rsidP="00764AF4">
      <w:pPr>
        <w:pStyle w:val="SectionText0"/>
        <w:spacing w:line="360" w:lineRule="auto"/>
      </w:pPr>
      <w:r>
        <w:t>18.</w:t>
      </w:r>
      <w:r>
        <w:tab/>
        <w:t xml:space="preserve">Fleischer AL, Bowman R, Woolfenden GE. 2003 Variation in foraging behavior, diet, and time of breeding of Florida scrub-jays in suburban and wildland habitats. </w:t>
      </w:r>
      <w:r>
        <w:rPr>
          <w:i/>
        </w:rPr>
        <w:t>The Condor</w:t>
      </w:r>
      <w:r>
        <w:t xml:space="preserve"> </w:t>
      </w:r>
      <w:r>
        <w:rPr>
          <w:b/>
          <w:bCs/>
        </w:rPr>
        <w:t>105</w:t>
      </w:r>
      <w:r>
        <w:t>, 515–527. (doi:10.1093/condor/105.3.515)</w:t>
      </w:r>
    </w:p>
    <w:p w14:paraId="546A5691" w14:textId="77777777" w:rsidR="00764AF4" w:rsidRDefault="00764AF4" w:rsidP="00764AF4">
      <w:pPr>
        <w:pStyle w:val="SectionText0"/>
        <w:spacing w:line="360" w:lineRule="auto"/>
      </w:pPr>
      <w:r>
        <w:t>19.</w:t>
      </w:r>
      <w:r>
        <w:tab/>
        <w:t xml:space="preserve">McGowan KJ, Woolfenden GE. 1989 A sentinel system in the Florida scrub jay. </w:t>
      </w:r>
      <w:r>
        <w:rPr>
          <w:i/>
        </w:rPr>
        <w:t>Anim. Behav.</w:t>
      </w:r>
      <w:r>
        <w:t xml:space="preserve"> </w:t>
      </w:r>
      <w:r>
        <w:rPr>
          <w:b/>
          <w:bCs/>
        </w:rPr>
        <w:t>37</w:t>
      </w:r>
      <w:r>
        <w:t>, 1000–1006. (doi:10.1016/0003-3472(89)90144-9)</w:t>
      </w:r>
    </w:p>
    <w:p w14:paraId="0E87EB2B" w14:textId="77777777" w:rsidR="00764AF4" w:rsidRDefault="00764AF4" w:rsidP="00764AF4">
      <w:pPr>
        <w:pStyle w:val="SectionText0"/>
        <w:spacing w:line="360" w:lineRule="auto"/>
      </w:pPr>
      <w:r>
        <w:lastRenderedPageBreak/>
        <w:t>20.</w:t>
      </w:r>
      <w:r>
        <w:tab/>
        <w:t xml:space="preserve">Edelaar P, Wright J. 2006 Potential prey make excellent ornithologists: adaptive, flexible responses towards avian predation threat by Arabian babblers </w:t>
      </w:r>
      <w:r>
        <w:rPr>
          <w:i/>
        </w:rPr>
        <w:t>Turdoides squamiceps</w:t>
      </w:r>
      <w:r>
        <w:t xml:space="preserve"> living at a migratory hotspot: predation threat flexibility in babblers. </w:t>
      </w:r>
      <w:r>
        <w:rPr>
          <w:i/>
        </w:rPr>
        <w:t>Ibis</w:t>
      </w:r>
      <w:r>
        <w:t xml:space="preserve"> </w:t>
      </w:r>
      <w:r>
        <w:rPr>
          <w:b/>
          <w:bCs/>
        </w:rPr>
        <w:t>148</w:t>
      </w:r>
      <w:r>
        <w:t>, 664–671. (doi:10.1111/j.1474-919X.2006.00567.x)</w:t>
      </w:r>
    </w:p>
    <w:p w14:paraId="0F559914" w14:textId="77777777" w:rsidR="00764AF4" w:rsidRDefault="00764AF4" w:rsidP="00764AF4">
      <w:pPr>
        <w:pStyle w:val="SectionText0"/>
        <w:spacing w:line="360" w:lineRule="auto"/>
      </w:pPr>
      <w:r>
        <w:t>21.</w:t>
      </w:r>
      <w:r>
        <w:tab/>
        <w:t xml:space="preserve">Ostreiher R, Heifetz A. 2017 The sentinel behaviour of Arabian babbler floaters. </w:t>
      </w:r>
      <w:r>
        <w:rPr>
          <w:i/>
        </w:rPr>
        <w:t>R. Soc. Open Sci.</w:t>
      </w:r>
      <w:r>
        <w:t xml:space="preserve"> </w:t>
      </w:r>
      <w:r>
        <w:rPr>
          <w:b/>
          <w:bCs/>
        </w:rPr>
        <w:t>4</w:t>
      </w:r>
      <w:r>
        <w:t>, 160738. (doi:10.1098/rsos.160738)</w:t>
      </w:r>
    </w:p>
    <w:p w14:paraId="61DE608A" w14:textId="77777777" w:rsidR="00764AF4" w:rsidRDefault="00764AF4" w:rsidP="00764AF4">
      <w:pPr>
        <w:pStyle w:val="SectionText0"/>
        <w:spacing w:line="360" w:lineRule="auto"/>
      </w:pPr>
      <w:r>
        <w:t>22.</w:t>
      </w:r>
      <w:r>
        <w:tab/>
        <w:t xml:space="preserve">Ostreiher R, Heifetz A. 2019 The sentineling-foraging trade-off in dominant and subordinate arabian babblers. </w:t>
      </w:r>
      <w:r>
        <w:rPr>
          <w:i/>
        </w:rPr>
        <w:t>Ethology</w:t>
      </w:r>
      <w:r>
        <w:t xml:space="preserve"> </w:t>
      </w:r>
      <w:r>
        <w:rPr>
          <w:b/>
          <w:bCs/>
        </w:rPr>
        <w:t>125</w:t>
      </w:r>
      <w:r>
        <w:t>, 98–105. (doi:10.1111/eth.12833)</w:t>
      </w:r>
    </w:p>
    <w:p w14:paraId="2B2A8AE4" w14:textId="77777777" w:rsidR="00764AF4" w:rsidRDefault="00764AF4" w:rsidP="00764AF4">
      <w:pPr>
        <w:pStyle w:val="SectionText0"/>
        <w:spacing w:line="360" w:lineRule="auto"/>
      </w:pPr>
      <w:r>
        <w:t>23.</w:t>
      </w:r>
      <w:r>
        <w:tab/>
        <w:t xml:space="preserve">Ostreiher R, Mundry R, Heifetz A. 2021 On the self-regulation of sentinel activity among Arabian babbler groupmates. </w:t>
      </w:r>
      <w:r>
        <w:rPr>
          <w:i/>
        </w:rPr>
        <w:t>Anim. Behav.</w:t>
      </w:r>
      <w:r>
        <w:t xml:space="preserve"> </w:t>
      </w:r>
      <w:r>
        <w:rPr>
          <w:b/>
          <w:bCs/>
        </w:rPr>
        <w:t>173</w:t>
      </w:r>
      <w:r>
        <w:t>, 81–92. (doi:10.1016/j.anbehav.2021.01.002)</w:t>
      </w:r>
    </w:p>
    <w:p w14:paraId="1A1F10DE" w14:textId="77777777" w:rsidR="00764AF4" w:rsidRDefault="00764AF4" w:rsidP="00764AF4">
      <w:pPr>
        <w:pStyle w:val="SectionText0"/>
        <w:spacing w:line="360" w:lineRule="auto"/>
      </w:pPr>
      <w:r>
        <w:t>24.</w:t>
      </w:r>
      <w:r>
        <w:tab/>
        <w:t xml:space="preserve">Wright J, Berg E, De Kort SR, Khazin V, Maklakov AA. 2001 Cooperative sentinel behaviour in the Arabian babbler. </w:t>
      </w:r>
      <w:r>
        <w:rPr>
          <w:i/>
        </w:rPr>
        <w:t>Anim. Behav.</w:t>
      </w:r>
      <w:r>
        <w:t xml:space="preserve"> </w:t>
      </w:r>
      <w:r>
        <w:rPr>
          <w:b/>
          <w:bCs/>
        </w:rPr>
        <w:t>62</w:t>
      </w:r>
      <w:r>
        <w:t>, 973–979. (doi:10.1006/anbe.2001.1838)</w:t>
      </w:r>
    </w:p>
    <w:p w14:paraId="34D6C56E" w14:textId="77777777" w:rsidR="00764AF4" w:rsidRDefault="00764AF4" w:rsidP="00764AF4">
      <w:pPr>
        <w:pStyle w:val="SectionText0"/>
        <w:spacing w:line="360" w:lineRule="auto"/>
      </w:pPr>
      <w:r>
        <w:t>25.</w:t>
      </w:r>
      <w:r>
        <w:tab/>
        <w:t xml:space="preserve">Wright J, Maklakov AA, Khazin V. 2001 State-dependent sentinels: an experimental study in the Arabian babbler. </w:t>
      </w:r>
      <w:r>
        <w:rPr>
          <w:i/>
        </w:rPr>
        <w:t>Proc. R. Soc. Lond. B Biol. Sci.</w:t>
      </w:r>
      <w:r>
        <w:t xml:space="preserve"> </w:t>
      </w:r>
      <w:r>
        <w:rPr>
          <w:b/>
          <w:bCs/>
        </w:rPr>
        <w:t>268</w:t>
      </w:r>
      <w:r>
        <w:t>, 821–826. (doi:10.1098/rspb.2000.1574)</w:t>
      </w:r>
    </w:p>
    <w:p w14:paraId="2E60C9F4" w14:textId="77777777" w:rsidR="00764AF4" w:rsidRDefault="00764AF4" w:rsidP="00764AF4">
      <w:pPr>
        <w:pStyle w:val="SectionText0"/>
        <w:spacing w:line="360" w:lineRule="auto"/>
      </w:pPr>
      <w:r>
        <w:t>26.</w:t>
      </w:r>
      <w:r>
        <w:tab/>
        <w:t>Gaston AJ. 1977 Social behaviour within groups of jungle babblers (</w:t>
      </w:r>
      <w:r>
        <w:rPr>
          <w:i/>
        </w:rPr>
        <w:t>Turdoides striatus</w:t>
      </w:r>
      <w:r>
        <w:t xml:space="preserve">). </w:t>
      </w:r>
      <w:r>
        <w:rPr>
          <w:i/>
        </w:rPr>
        <w:t>Anim. Behav.</w:t>
      </w:r>
      <w:r>
        <w:t xml:space="preserve"> </w:t>
      </w:r>
      <w:r>
        <w:rPr>
          <w:b/>
          <w:bCs/>
        </w:rPr>
        <w:t>25</w:t>
      </w:r>
      <w:r>
        <w:t>, 828–848.</w:t>
      </w:r>
    </w:p>
    <w:p w14:paraId="523069EF" w14:textId="77777777" w:rsidR="00764AF4" w:rsidRDefault="00764AF4" w:rsidP="00764AF4">
      <w:pPr>
        <w:pStyle w:val="SectionText0"/>
        <w:spacing w:line="360" w:lineRule="auto"/>
      </w:pPr>
      <w:r>
        <w:t>27.</w:t>
      </w:r>
      <w:r>
        <w:tab/>
        <w:t>Rafay M, Ahmad G, Ruby T, Abdullah M, Rasheed F, Abid M. 2020 Breeding and feeding behaviour of jungle babbler(</w:t>
      </w:r>
      <w:r>
        <w:rPr>
          <w:i/>
        </w:rPr>
        <w:t>Turdiodes striata dumont</w:t>
      </w:r>
      <w:r>
        <w:t xml:space="preserve">, 1923) in agro-ecological zones of district layyah, pakistan. </w:t>
      </w:r>
      <w:r>
        <w:rPr>
          <w:i/>
        </w:rPr>
        <w:t>Pak. J. Zool.</w:t>
      </w:r>
      <w:r>
        <w:t xml:space="preserve"> </w:t>
      </w:r>
      <w:r>
        <w:rPr>
          <w:b/>
          <w:bCs/>
        </w:rPr>
        <w:t>52</w:t>
      </w:r>
      <w:r>
        <w:t>, 1701–1708. (doi:https://dx.doi.org/10.17582/journal.pjz/20170420070416)</w:t>
      </w:r>
    </w:p>
    <w:p w14:paraId="265CDCED" w14:textId="77777777" w:rsidR="00764AF4" w:rsidRDefault="00764AF4" w:rsidP="00764AF4">
      <w:pPr>
        <w:pStyle w:val="SectionText0"/>
        <w:spacing w:line="360" w:lineRule="auto"/>
      </w:pPr>
      <w:r>
        <w:t>28.</w:t>
      </w:r>
      <w:r>
        <w:tab/>
        <w:t xml:space="preserve">Bednekoff PA. 1997 Mutualism among safe, selfish sentinels: a dynamic game. </w:t>
      </w:r>
      <w:r>
        <w:rPr>
          <w:i/>
        </w:rPr>
        <w:t>Am. Nat.</w:t>
      </w:r>
      <w:r>
        <w:t xml:space="preserve"> </w:t>
      </w:r>
      <w:r>
        <w:rPr>
          <w:b/>
          <w:bCs/>
        </w:rPr>
        <w:t>150</w:t>
      </w:r>
      <w:r>
        <w:t>, 373–392. (doi:10.1086/286070)</w:t>
      </w:r>
    </w:p>
    <w:p w14:paraId="5394478A" w14:textId="77777777" w:rsidR="00764AF4" w:rsidRDefault="00764AF4" w:rsidP="00764AF4">
      <w:pPr>
        <w:pStyle w:val="SectionText0"/>
        <w:spacing w:line="360" w:lineRule="auto"/>
      </w:pPr>
      <w:r>
        <w:t>29.</w:t>
      </w:r>
      <w:r>
        <w:tab/>
        <w:t xml:space="preserve">Bednekoff PA. 2001 Coordination of safe, selfish sentinels based on mutual benefits. </w:t>
      </w:r>
      <w:r>
        <w:rPr>
          <w:i/>
        </w:rPr>
        <w:t>Ann. Zool. Fenn.</w:t>
      </w:r>
      <w:r>
        <w:t xml:space="preserve"> </w:t>
      </w:r>
      <w:r>
        <w:rPr>
          <w:b/>
          <w:bCs/>
        </w:rPr>
        <w:t>38</w:t>
      </w:r>
      <w:r>
        <w:t>, 5–14.</w:t>
      </w:r>
    </w:p>
    <w:p w14:paraId="7A8951FF" w14:textId="77777777" w:rsidR="00764AF4" w:rsidRDefault="00764AF4" w:rsidP="00764AF4">
      <w:pPr>
        <w:pStyle w:val="SectionText0"/>
        <w:spacing w:line="360" w:lineRule="auto"/>
      </w:pPr>
      <w:r>
        <w:lastRenderedPageBreak/>
        <w:t>30.</w:t>
      </w:r>
      <w:r>
        <w:tab/>
        <w:t xml:space="preserve">Wright J, Berg E, De Kort SR, Khazin V, Maklakov AA. 2001 Safe selfish sentinels in a cooperative bird: </w:t>
      </w:r>
      <w:r>
        <w:rPr>
          <w:i/>
        </w:rPr>
        <w:t>Safe selfish sentinels</w:t>
      </w:r>
      <w:r>
        <w:t xml:space="preserve">. </w:t>
      </w:r>
      <w:r>
        <w:rPr>
          <w:i/>
        </w:rPr>
        <w:t>J. Anim. Ecol.</w:t>
      </w:r>
      <w:r>
        <w:t xml:space="preserve"> </w:t>
      </w:r>
      <w:r>
        <w:rPr>
          <w:b/>
          <w:bCs/>
        </w:rPr>
        <w:t>70</w:t>
      </w:r>
      <w:r>
        <w:t>, 1070–1079. (doi:10.1046/j.0021-8790.2001.00565.x)</w:t>
      </w:r>
    </w:p>
    <w:p w14:paraId="011B8DD0" w14:textId="77777777" w:rsidR="00764AF4" w:rsidRDefault="00764AF4" w:rsidP="00764AF4">
      <w:pPr>
        <w:pStyle w:val="SectionText0"/>
        <w:spacing w:line="360" w:lineRule="auto"/>
      </w:pPr>
      <w:r>
        <w:t>31.</w:t>
      </w:r>
      <w:r>
        <w:tab/>
        <w:t xml:space="preserve">Olson RS, Haley PB, Dyer FC, Adami C. 2015 Exploring the evolution of a trade-off between vigilance and foraging in group-living organisms. </w:t>
      </w:r>
      <w:r>
        <w:rPr>
          <w:i/>
        </w:rPr>
        <w:t>R. Soc. Open Sci.</w:t>
      </w:r>
      <w:r>
        <w:t xml:space="preserve"> </w:t>
      </w:r>
      <w:r>
        <w:rPr>
          <w:b/>
          <w:bCs/>
        </w:rPr>
        <w:t>2</w:t>
      </w:r>
      <w:r>
        <w:t>, 150135. (doi:10.1098/rsos.150135)</w:t>
      </w:r>
    </w:p>
    <w:p w14:paraId="191C26E0" w14:textId="77777777" w:rsidR="00764AF4" w:rsidRDefault="00764AF4" w:rsidP="00764AF4">
      <w:pPr>
        <w:pStyle w:val="SectionText0"/>
        <w:spacing w:line="360" w:lineRule="auto"/>
      </w:pPr>
      <w:r>
        <w:t>32.</w:t>
      </w:r>
      <w:r>
        <w:tab/>
        <w:t xml:space="preserve">Lima SL, Dill LM. 1990 Behavioral decisions made under the risk of predation: a review and prospectus. </w:t>
      </w:r>
      <w:r>
        <w:rPr>
          <w:i/>
        </w:rPr>
        <w:t>Can. J. Zool.</w:t>
      </w:r>
      <w:r>
        <w:t xml:space="preserve"> </w:t>
      </w:r>
      <w:r>
        <w:rPr>
          <w:b/>
          <w:bCs/>
        </w:rPr>
        <w:t>68</w:t>
      </w:r>
      <w:r>
        <w:t>, 619–640. (doi:10.1139/z90-092)</w:t>
      </w:r>
    </w:p>
    <w:p w14:paraId="680C2FB2" w14:textId="77777777" w:rsidR="00764AF4" w:rsidRDefault="00764AF4" w:rsidP="00764AF4">
      <w:pPr>
        <w:pStyle w:val="SectionText0"/>
        <w:spacing w:line="360" w:lineRule="auto"/>
      </w:pPr>
      <w:r>
        <w:t>33.</w:t>
      </w:r>
      <w:r>
        <w:tab/>
        <w:t xml:space="preserve">Lima SL. 1998 Stress and decision making under the risk of predation: recent developments from behavioral, reproductive, and ecological perspectives. In </w:t>
      </w:r>
      <w:r>
        <w:rPr>
          <w:i/>
        </w:rPr>
        <w:t>Advances in the Study of Behavior</w:t>
      </w:r>
      <w:r>
        <w:t xml:space="preserve"> (eds AP Møller, M Milinski, PJB Slater), pp. 215–290. Academic Press. (doi:10.1016/S0065-3454(08)60366-6)</w:t>
      </w:r>
    </w:p>
    <w:p w14:paraId="368EC094" w14:textId="77777777" w:rsidR="00764AF4" w:rsidRDefault="00764AF4" w:rsidP="00764AF4">
      <w:pPr>
        <w:pStyle w:val="SectionText0"/>
        <w:spacing w:line="360" w:lineRule="auto"/>
      </w:pPr>
      <w:r>
        <w:t>34.</w:t>
      </w:r>
      <w:r>
        <w:tab/>
        <w:t xml:space="preserve">Trivers RL. 1971 The Evolution of Reciprocal Altruism. </w:t>
      </w:r>
      <w:r>
        <w:rPr>
          <w:i/>
        </w:rPr>
        <w:t>Q. Rev. Biol.</w:t>
      </w:r>
      <w:r>
        <w:t xml:space="preserve"> </w:t>
      </w:r>
      <w:r>
        <w:rPr>
          <w:b/>
          <w:bCs/>
        </w:rPr>
        <w:t>46</w:t>
      </w:r>
      <w:r>
        <w:t>, 35–57.</w:t>
      </w:r>
    </w:p>
    <w:p w14:paraId="1D7EC822" w14:textId="77777777" w:rsidR="00764AF4" w:rsidRDefault="00764AF4" w:rsidP="00764AF4">
      <w:pPr>
        <w:pStyle w:val="SectionText0"/>
        <w:spacing w:line="360" w:lineRule="auto"/>
      </w:pPr>
      <w:r>
        <w:t>35.</w:t>
      </w:r>
      <w:r>
        <w:tab/>
        <w:t xml:space="preserve">Hamilton WD. 1964 The genetical evolution of social behaviour. I. </w:t>
      </w:r>
      <w:r>
        <w:rPr>
          <w:i/>
        </w:rPr>
        <w:t>J. Theor. Biol.</w:t>
      </w:r>
      <w:r>
        <w:t xml:space="preserve"> </w:t>
      </w:r>
      <w:r>
        <w:rPr>
          <w:b/>
          <w:bCs/>
        </w:rPr>
        <w:t>7</w:t>
      </w:r>
      <w:r>
        <w:t>, 1–16. (doi:10.1016/0022-5193(64)90038-4)</w:t>
      </w:r>
    </w:p>
    <w:p w14:paraId="23D07614" w14:textId="77777777" w:rsidR="00764AF4" w:rsidRDefault="00764AF4" w:rsidP="00764AF4">
      <w:pPr>
        <w:pStyle w:val="SectionText0"/>
        <w:spacing w:line="360" w:lineRule="auto"/>
      </w:pPr>
      <w:r>
        <w:t>36.</w:t>
      </w:r>
      <w:r>
        <w:tab/>
        <w:t xml:space="preserve">Clutton-Brock TH, O’Riain MJ, Brotherton PNM, Gaynor D, Kansky R, Griffin AS, Manser M. 1999 Selfish sentinels in cooperative mammals. </w:t>
      </w:r>
      <w:r>
        <w:rPr>
          <w:i/>
        </w:rPr>
        <w:t>Science</w:t>
      </w:r>
      <w:r>
        <w:t xml:space="preserve"> </w:t>
      </w:r>
      <w:r>
        <w:rPr>
          <w:b/>
          <w:bCs/>
        </w:rPr>
        <w:t>284</w:t>
      </w:r>
      <w:r>
        <w:t>, 1640–1644. (doi:10.1126/science.284.5420.1640)</w:t>
      </w:r>
    </w:p>
    <w:p w14:paraId="0F4E99D0" w14:textId="77777777" w:rsidR="00764AF4" w:rsidRDefault="00764AF4" w:rsidP="00764AF4">
      <w:pPr>
        <w:pStyle w:val="SectionText0"/>
        <w:spacing w:line="360" w:lineRule="auto"/>
      </w:pPr>
      <w:r>
        <w:t>37.</w:t>
      </w:r>
      <w:r>
        <w:tab/>
        <w:t xml:space="preserve">Morris-Drake A, Christensen C, Kern JM, Radford AN. 2019 Experimental field evidence that out-group threats influence within-group behavior. </w:t>
      </w:r>
      <w:r>
        <w:rPr>
          <w:i/>
        </w:rPr>
        <w:t>Behav. Ecol.</w:t>
      </w:r>
      <w:r>
        <w:t xml:space="preserve"> </w:t>
      </w:r>
      <w:r>
        <w:rPr>
          <w:b/>
          <w:bCs/>
        </w:rPr>
        <w:t>30</w:t>
      </w:r>
      <w:r>
        <w:t>, 1425–1435. (doi:10.1093/beheco/arz095)</w:t>
      </w:r>
    </w:p>
    <w:p w14:paraId="556F6B0C" w14:textId="77777777" w:rsidR="00764AF4" w:rsidRDefault="00764AF4" w:rsidP="00764AF4">
      <w:pPr>
        <w:pStyle w:val="SectionText0"/>
        <w:spacing w:line="360" w:lineRule="auto"/>
      </w:pPr>
      <w:r>
        <w:t>38.</w:t>
      </w:r>
      <w:r>
        <w:tab/>
        <w:t xml:space="preserve">Walker L, York J, Young A. 2016 Sexually selected sentinels? Evidence of a role for intrasexual competition in sentinel behavior. </w:t>
      </w:r>
      <w:r>
        <w:rPr>
          <w:i/>
        </w:rPr>
        <w:t>Behav. Ecol.</w:t>
      </w:r>
      <w:r>
        <w:t xml:space="preserve"> </w:t>
      </w:r>
      <w:r>
        <w:rPr>
          <w:b/>
          <w:bCs/>
        </w:rPr>
        <w:t>27</w:t>
      </w:r>
      <w:r>
        <w:t>, 1461–1470. (doi:10.1093/beheco/arw064)</w:t>
      </w:r>
    </w:p>
    <w:p w14:paraId="2E6A84D3" w14:textId="77777777" w:rsidR="00764AF4" w:rsidRDefault="00764AF4" w:rsidP="00764AF4">
      <w:pPr>
        <w:pStyle w:val="SectionText0"/>
        <w:spacing w:line="360" w:lineRule="auto"/>
      </w:pPr>
      <w:r>
        <w:t>39.</w:t>
      </w:r>
      <w:r>
        <w:tab/>
        <w:t xml:space="preserve">Hollén LI, Bell MBV, Radford AN. 2008 Cooperative sentinel calling? Foragers gain increased biomass intake. </w:t>
      </w:r>
      <w:r>
        <w:rPr>
          <w:i/>
        </w:rPr>
        <w:t>Curr. Biol.</w:t>
      </w:r>
      <w:r>
        <w:t xml:space="preserve"> </w:t>
      </w:r>
      <w:r>
        <w:rPr>
          <w:b/>
          <w:bCs/>
        </w:rPr>
        <w:t>18</w:t>
      </w:r>
      <w:r>
        <w:t>, 576–579. (doi:10.1016/j.cub.2008.02.078)</w:t>
      </w:r>
    </w:p>
    <w:p w14:paraId="477667D8" w14:textId="77777777" w:rsidR="00764AF4" w:rsidRDefault="00764AF4" w:rsidP="00764AF4">
      <w:pPr>
        <w:pStyle w:val="SectionText0"/>
        <w:spacing w:line="360" w:lineRule="auto"/>
      </w:pPr>
      <w:r>
        <w:lastRenderedPageBreak/>
        <w:t>40.</w:t>
      </w:r>
      <w:r>
        <w:tab/>
        <w:t xml:space="preserve">UN Department of Economic and Social Affairs. 2018 68% of the world population projected to live in urban areas by 2050, says UN. </w:t>
      </w:r>
      <w:r>
        <w:rPr>
          <w:i/>
        </w:rPr>
        <w:t>U. N.</w:t>
      </w:r>
      <w:r>
        <w:t xml:space="preserve"> See https://www.un.org/development/desa/en/news/population/2018-revision-of-world-urbanization-prospects.html.</w:t>
      </w:r>
    </w:p>
    <w:p w14:paraId="247AB777" w14:textId="77777777" w:rsidR="00764AF4" w:rsidRDefault="00764AF4" w:rsidP="00764AF4">
      <w:pPr>
        <w:pStyle w:val="SectionText0"/>
        <w:spacing w:line="360" w:lineRule="auto"/>
      </w:pPr>
      <w:r>
        <w:t>41.</w:t>
      </w:r>
      <w:r>
        <w:tab/>
        <w:t xml:space="preserve">Isaksson C. 2018 Impact of urbanization on birds. In </w:t>
      </w:r>
      <w:r>
        <w:rPr>
          <w:i/>
        </w:rPr>
        <w:t>Bird Species: How They Arise, Modify and Vanish</w:t>
      </w:r>
      <w:r>
        <w:t xml:space="preserve"> (ed DT Tietze), pp. 235–257. Cham: Springer International Publishing. (doi:10.1007/978-3-319-91689-7_13)</w:t>
      </w:r>
    </w:p>
    <w:p w14:paraId="12DD1C96" w14:textId="77777777" w:rsidR="00764AF4" w:rsidRDefault="00764AF4" w:rsidP="00764AF4">
      <w:pPr>
        <w:pStyle w:val="SectionText0"/>
        <w:spacing w:line="360" w:lineRule="auto"/>
      </w:pPr>
      <w:r>
        <w:t>42.</w:t>
      </w:r>
      <w:r>
        <w:tab/>
        <w:t xml:space="preserve">Marzluff JM. 2001 Worldwide urbanization and its effects on birds. In </w:t>
      </w:r>
      <w:r>
        <w:rPr>
          <w:i/>
        </w:rPr>
        <w:t>Avian Ecology and Conservation in an Urbanizing World</w:t>
      </w:r>
      <w:r>
        <w:t xml:space="preserve"> (eds JM Marzluff, R Bowman, R Donnelly), pp. 19–47. Boston, MA: Springer US. (doi:10.1007/978-1-4615-1531-9_2)</w:t>
      </w:r>
    </w:p>
    <w:p w14:paraId="479E5D7D" w14:textId="77777777" w:rsidR="00764AF4" w:rsidRDefault="00764AF4" w:rsidP="00764AF4">
      <w:pPr>
        <w:pStyle w:val="SectionText0"/>
        <w:spacing w:line="360" w:lineRule="auto"/>
      </w:pPr>
      <w:r>
        <w:t>43.</w:t>
      </w:r>
      <w:r>
        <w:tab/>
        <w:t xml:space="preserve">Aronson MFJ </w:t>
      </w:r>
      <w:r>
        <w:rPr>
          <w:i/>
        </w:rPr>
        <w:t>et al.</w:t>
      </w:r>
      <w:r>
        <w:t xml:space="preserve"> 2014 A global analysis of the impacts of urbanization on bird and plant diversity reveals key anthropogenic drivers. </w:t>
      </w:r>
      <w:r>
        <w:rPr>
          <w:i/>
        </w:rPr>
        <w:t>Proc. R. Soc. B Biol. Sci.</w:t>
      </w:r>
      <w:r>
        <w:t xml:space="preserve"> </w:t>
      </w:r>
      <w:r>
        <w:rPr>
          <w:b/>
          <w:bCs/>
        </w:rPr>
        <w:t>281</w:t>
      </w:r>
      <w:r>
        <w:t>, 20133330. (doi:10.1098/rspb.2013.3330)</w:t>
      </w:r>
    </w:p>
    <w:p w14:paraId="21756AB1" w14:textId="77777777" w:rsidR="00764AF4" w:rsidRDefault="00764AF4" w:rsidP="00764AF4">
      <w:pPr>
        <w:pStyle w:val="SectionText0"/>
        <w:spacing w:line="360" w:lineRule="auto"/>
      </w:pPr>
      <w:r>
        <w:t>44.</w:t>
      </w:r>
      <w:r>
        <w:tab/>
        <w:t xml:space="preserve">Ducatez S, Sayol F, Sol D, Lefebvre L. 2018 Are urban vertebrates city specialists, artificial habitat exploiters, or environmental generalists? </w:t>
      </w:r>
      <w:r>
        <w:rPr>
          <w:i/>
        </w:rPr>
        <w:t>Integr. Comp. Biol.</w:t>
      </w:r>
      <w:r>
        <w:t xml:space="preserve"> </w:t>
      </w:r>
      <w:r>
        <w:rPr>
          <w:b/>
          <w:bCs/>
        </w:rPr>
        <w:t>58</w:t>
      </w:r>
      <w:r>
        <w:t>, 929–938. (doi:10.1093/icb/icy101)</w:t>
      </w:r>
    </w:p>
    <w:p w14:paraId="308AB974" w14:textId="77777777" w:rsidR="00764AF4" w:rsidRDefault="00764AF4" w:rsidP="00764AF4">
      <w:pPr>
        <w:pStyle w:val="SectionText0"/>
        <w:spacing w:line="360" w:lineRule="auto"/>
      </w:pPr>
      <w:r>
        <w:t>45.</w:t>
      </w:r>
      <w:r>
        <w:tab/>
        <w:t xml:space="preserve">Callaghan CT, Major RE, Wilshire JH, Martin JM, Kingsford RT, Cornwell WK. 2019 Generalists are the most urban-tolerant of birds: a phylogenetically controlled analysis of ecological and life history traits using a novel continuous measure of bird responses to urbanization. </w:t>
      </w:r>
      <w:r>
        <w:rPr>
          <w:i/>
        </w:rPr>
        <w:t>Oikos</w:t>
      </w:r>
      <w:r>
        <w:t xml:space="preserve"> </w:t>
      </w:r>
      <w:r>
        <w:rPr>
          <w:b/>
          <w:bCs/>
        </w:rPr>
        <w:t>128</w:t>
      </w:r>
      <w:r>
        <w:t>, 845–858. (doi:10.1111/oik.06158)</w:t>
      </w:r>
    </w:p>
    <w:p w14:paraId="54F976F9" w14:textId="77777777" w:rsidR="00764AF4" w:rsidRDefault="00764AF4" w:rsidP="00764AF4">
      <w:pPr>
        <w:pStyle w:val="SectionText0"/>
        <w:spacing w:line="360" w:lineRule="auto"/>
      </w:pPr>
      <w:r>
        <w:t>46.</w:t>
      </w:r>
      <w:r>
        <w:tab/>
        <w:t xml:space="preserve">Meillère A, Brischoux F, Parenteau C, Angelier F. 2015 Influence of urbanization on body size, condition, and physiology in an urban exploiter: a multi-component approach. </w:t>
      </w:r>
      <w:r>
        <w:rPr>
          <w:i/>
        </w:rPr>
        <w:t>PLOS ONE</w:t>
      </w:r>
      <w:r>
        <w:t xml:space="preserve"> </w:t>
      </w:r>
      <w:r>
        <w:rPr>
          <w:b/>
          <w:bCs/>
        </w:rPr>
        <w:t>10</w:t>
      </w:r>
      <w:r>
        <w:t>, e0135685. (doi:10.1371/journal.pone.0135685)</w:t>
      </w:r>
    </w:p>
    <w:p w14:paraId="01561483" w14:textId="77777777" w:rsidR="00764AF4" w:rsidRDefault="00764AF4" w:rsidP="00764AF4">
      <w:pPr>
        <w:pStyle w:val="SectionText0"/>
        <w:spacing w:line="360" w:lineRule="auto"/>
      </w:pPr>
      <w:r>
        <w:t>47.</w:t>
      </w:r>
      <w:r>
        <w:tab/>
        <w:t xml:space="preserve">Lowry H, Lill A, Wong BBM. 2013 Behavioural responses of wildlife to urban environments. </w:t>
      </w:r>
      <w:r>
        <w:rPr>
          <w:i/>
        </w:rPr>
        <w:t>Biol. Rev. Camb. Philos. Soc.</w:t>
      </w:r>
      <w:r>
        <w:t xml:space="preserve"> </w:t>
      </w:r>
      <w:r>
        <w:rPr>
          <w:b/>
          <w:bCs/>
        </w:rPr>
        <w:t>88</w:t>
      </w:r>
      <w:r>
        <w:t>, 537–549. (doi:10.1111/brv.12012)</w:t>
      </w:r>
    </w:p>
    <w:p w14:paraId="5E5DA833" w14:textId="77777777" w:rsidR="00764AF4" w:rsidRDefault="00764AF4" w:rsidP="00764AF4">
      <w:pPr>
        <w:pStyle w:val="SectionText0"/>
        <w:spacing w:line="360" w:lineRule="auto"/>
      </w:pPr>
      <w:r>
        <w:t>48.</w:t>
      </w:r>
      <w:r>
        <w:tab/>
        <w:t xml:space="preserve">Francis RA, Chadwick MA. 2012 What makes a species synurbic? </w:t>
      </w:r>
      <w:r>
        <w:rPr>
          <w:i/>
        </w:rPr>
        <w:t>Appl. Geogr.</w:t>
      </w:r>
      <w:r>
        <w:t xml:space="preserve"> </w:t>
      </w:r>
      <w:r>
        <w:rPr>
          <w:b/>
          <w:bCs/>
        </w:rPr>
        <w:t>32</w:t>
      </w:r>
      <w:r>
        <w:t>, 514–521. (doi:10.1016/j.apgeog.2011.06.013)</w:t>
      </w:r>
    </w:p>
    <w:p w14:paraId="4A0A98BA" w14:textId="77777777" w:rsidR="00764AF4" w:rsidRDefault="00764AF4" w:rsidP="00764AF4">
      <w:pPr>
        <w:pStyle w:val="SectionText0"/>
        <w:spacing w:line="360" w:lineRule="auto"/>
      </w:pPr>
      <w:r>
        <w:lastRenderedPageBreak/>
        <w:t>49.</w:t>
      </w:r>
      <w:r>
        <w:tab/>
        <w:t xml:space="preserve">Marzluff JM, McGowan KJ, Donnelly R, Knight RL. 2001 Causes and consequences of expanding American Crow populations. In </w:t>
      </w:r>
      <w:r>
        <w:rPr>
          <w:i/>
        </w:rPr>
        <w:t>Avian Ecology and Conservation in an Urbanizing World</w:t>
      </w:r>
      <w:r>
        <w:t xml:space="preserve"> (eds JM Marzluff, R Bowman, R Donnelly), pp. 331–363. Boston, MA: Springer US. (doi:10.1007/978-1-4615-1531-9_16)</w:t>
      </w:r>
    </w:p>
    <w:p w14:paraId="1391E19A" w14:textId="77777777" w:rsidR="00764AF4" w:rsidRDefault="00764AF4" w:rsidP="00764AF4">
      <w:pPr>
        <w:pStyle w:val="SectionText0"/>
        <w:spacing w:line="360" w:lineRule="auto"/>
      </w:pPr>
      <w:r>
        <w:t>50.</w:t>
      </w:r>
      <w:r>
        <w:tab/>
        <w:t xml:space="preserve">Marzluff JM, Neatherlin E. 2006 Corvid response to human settlements and campgrounds: Causes, consequences, and challenges for conservation. </w:t>
      </w:r>
      <w:r>
        <w:rPr>
          <w:i/>
        </w:rPr>
        <w:t>Biol. Conserv.</w:t>
      </w:r>
      <w:r>
        <w:t xml:space="preserve"> </w:t>
      </w:r>
      <w:r>
        <w:rPr>
          <w:b/>
          <w:bCs/>
        </w:rPr>
        <w:t>130</w:t>
      </w:r>
      <w:r>
        <w:t>, 301–314. (doi:10.1016/j.biocon.2005.12.026)</w:t>
      </w:r>
    </w:p>
    <w:p w14:paraId="5E88961A" w14:textId="77777777" w:rsidR="00764AF4" w:rsidRDefault="00764AF4" w:rsidP="00764AF4">
      <w:pPr>
        <w:pStyle w:val="SectionText0"/>
        <w:spacing w:line="360" w:lineRule="auto"/>
      </w:pPr>
      <w:r>
        <w:t>51.</w:t>
      </w:r>
      <w:r>
        <w:tab/>
        <w:t xml:space="preserve">Withey JC, Marzluff JM. 2009 Multi-scale use of lands providing anthropogenic resources by American Crows in an urbanizing landscape. </w:t>
      </w:r>
      <w:r>
        <w:rPr>
          <w:i/>
        </w:rPr>
        <w:t>Landsc. Ecol.</w:t>
      </w:r>
      <w:r>
        <w:t xml:space="preserve"> </w:t>
      </w:r>
      <w:r>
        <w:rPr>
          <w:b/>
          <w:bCs/>
        </w:rPr>
        <w:t>24</w:t>
      </w:r>
      <w:r>
        <w:t>, 281–293. (doi:10.1007/s10980-008-9305-9)</w:t>
      </w:r>
    </w:p>
    <w:p w14:paraId="38F35663" w14:textId="77777777" w:rsidR="00764AF4" w:rsidRDefault="00764AF4" w:rsidP="00764AF4">
      <w:pPr>
        <w:pStyle w:val="SectionText0"/>
        <w:spacing w:line="360" w:lineRule="auto"/>
      </w:pPr>
      <w:r>
        <w:t>52.</w:t>
      </w:r>
      <w:r>
        <w:tab/>
        <w:t xml:space="preserve">Withey J, Marzluff J. 2005 Dispersal by juvenile American crows influences population dynamics across a gradient of urbanization. </w:t>
      </w:r>
      <w:r>
        <w:rPr>
          <w:i/>
        </w:rPr>
        <w:t>The Auk</w:t>
      </w:r>
      <w:r>
        <w:t xml:space="preserve"> </w:t>
      </w:r>
      <w:r>
        <w:rPr>
          <w:b/>
          <w:bCs/>
        </w:rPr>
        <w:t>122</w:t>
      </w:r>
      <w:r>
        <w:t>, 205–221. (doi:10.1093/auk/122.1.205)</w:t>
      </w:r>
    </w:p>
    <w:p w14:paraId="6A45DFDD" w14:textId="77777777" w:rsidR="00764AF4" w:rsidRDefault="00764AF4" w:rsidP="00764AF4">
      <w:pPr>
        <w:pStyle w:val="SectionText0"/>
        <w:spacing w:line="360" w:lineRule="auto"/>
      </w:pPr>
      <w:r>
        <w:t>53.</w:t>
      </w:r>
      <w:r>
        <w:tab/>
        <w:t xml:space="preserve">De León LF, Sharpe DMT, Gotanda KM, Raeymaekers JAM, Chaves JA, Hendry AP, Podos J. 2019 Urbanization erodes niche segregation in Darwin’s finches. </w:t>
      </w:r>
      <w:r>
        <w:rPr>
          <w:i/>
        </w:rPr>
        <w:t>Evol. Appl.</w:t>
      </w:r>
      <w:r>
        <w:t xml:space="preserve"> </w:t>
      </w:r>
      <w:r>
        <w:rPr>
          <w:b/>
          <w:bCs/>
        </w:rPr>
        <w:t>12</w:t>
      </w:r>
      <w:r>
        <w:t>, 1329–1343. (doi:10.1111/eva.12721)</w:t>
      </w:r>
    </w:p>
    <w:p w14:paraId="15AA2191" w14:textId="77777777" w:rsidR="00764AF4" w:rsidRDefault="00764AF4" w:rsidP="00764AF4">
      <w:pPr>
        <w:pStyle w:val="SectionText0"/>
        <w:spacing w:line="360" w:lineRule="auto"/>
      </w:pPr>
      <w:r>
        <w:t>54.</w:t>
      </w:r>
      <w:r>
        <w:tab/>
        <w:t xml:space="preserve">Gotanda KM. 2020 Human influences on antipredator behaviour in Darwin’s finches. </w:t>
      </w:r>
      <w:r>
        <w:rPr>
          <w:i/>
        </w:rPr>
        <w:t>J. Anim. Ecol.</w:t>
      </w:r>
      <w:r>
        <w:t xml:space="preserve"> </w:t>
      </w:r>
      <w:r>
        <w:rPr>
          <w:b/>
          <w:bCs/>
        </w:rPr>
        <w:t>89</w:t>
      </w:r>
      <w:r>
        <w:t>, 614–622. (doi:10.1111/1365-2656.13127)</w:t>
      </w:r>
    </w:p>
    <w:p w14:paraId="3AD669F4" w14:textId="77777777" w:rsidR="00764AF4" w:rsidRDefault="00764AF4" w:rsidP="00764AF4">
      <w:pPr>
        <w:pStyle w:val="SectionText0"/>
        <w:spacing w:line="360" w:lineRule="auto"/>
      </w:pPr>
      <w:r>
        <w:t>55.</w:t>
      </w:r>
      <w:r>
        <w:tab/>
        <w:t xml:space="preserve">Kern JM, Radford AN. 2016 Anthropogenic noise disrupts use of vocal information about predation risk. </w:t>
      </w:r>
      <w:r>
        <w:rPr>
          <w:i/>
        </w:rPr>
        <w:t>Environ. Pollut. Barking Essex 1987</w:t>
      </w:r>
      <w:r>
        <w:t xml:space="preserve"> </w:t>
      </w:r>
      <w:r>
        <w:rPr>
          <w:b/>
          <w:bCs/>
        </w:rPr>
        <w:t>218</w:t>
      </w:r>
      <w:r>
        <w:t>, 988–995. (doi:10.1016/j.envpol.2016.08.049)</w:t>
      </w:r>
    </w:p>
    <w:p w14:paraId="4EAB8AE9" w14:textId="77777777" w:rsidR="00764AF4" w:rsidRDefault="00764AF4" w:rsidP="00764AF4">
      <w:pPr>
        <w:pStyle w:val="SectionText0"/>
        <w:spacing w:line="360" w:lineRule="auto"/>
      </w:pPr>
      <w:r>
        <w:t>56.</w:t>
      </w:r>
      <w:r>
        <w:tab/>
        <w:t xml:space="preserve">Stofberg M, Cunningham S, Sumasgutner P, Amar A. 2019 Juggling a “junk-food” diet: responses of an urban bird to fluctuating anthropogenic-food availability. </w:t>
      </w:r>
      <w:r>
        <w:rPr>
          <w:i/>
        </w:rPr>
        <w:t>Urban Ecosyst.</w:t>
      </w:r>
      <w:r>
        <w:t xml:space="preserve"> </w:t>
      </w:r>
      <w:r>
        <w:rPr>
          <w:b/>
          <w:bCs/>
        </w:rPr>
        <w:t>22</w:t>
      </w:r>
      <w:r>
        <w:t>, 1019–1026. (doi:https://doi.org/10.1007/s11252-019-00885-3)</w:t>
      </w:r>
    </w:p>
    <w:p w14:paraId="25FCDB3F" w14:textId="77777777" w:rsidR="00764AF4" w:rsidRDefault="00764AF4" w:rsidP="00764AF4">
      <w:pPr>
        <w:pStyle w:val="SectionText0"/>
        <w:spacing w:line="360" w:lineRule="auto"/>
      </w:pPr>
      <w:r>
        <w:t>57.</w:t>
      </w:r>
      <w:r>
        <w:tab/>
        <w:t>Schulte-Hostedde AI, Mazal Z, Jardine CM, Gagnon J. 2018 Enhanced access to anthropogenic food waste is related to hyperglycemia in raccoons (</w:t>
      </w:r>
      <w:r>
        <w:rPr>
          <w:i/>
        </w:rPr>
        <w:t>Procyon lotor</w:t>
      </w:r>
      <w:r>
        <w:t xml:space="preserve">). </w:t>
      </w:r>
      <w:r>
        <w:rPr>
          <w:i/>
        </w:rPr>
        <w:t>Conserv. Physiol.</w:t>
      </w:r>
      <w:r>
        <w:t xml:space="preserve"> </w:t>
      </w:r>
      <w:r>
        <w:rPr>
          <w:b/>
          <w:bCs/>
        </w:rPr>
        <w:t>6</w:t>
      </w:r>
      <w:r>
        <w:t>.</w:t>
      </w:r>
    </w:p>
    <w:p w14:paraId="7073C81D" w14:textId="77777777" w:rsidR="00764AF4" w:rsidRDefault="00764AF4" w:rsidP="00764AF4">
      <w:pPr>
        <w:pStyle w:val="SectionText0"/>
        <w:spacing w:line="360" w:lineRule="auto"/>
      </w:pPr>
      <w:r>
        <w:lastRenderedPageBreak/>
        <w:t>58.</w:t>
      </w:r>
      <w:r>
        <w:tab/>
        <w:t xml:space="preserve">Maccarone AD. 1987 Sentinel behaviour in American crows. </w:t>
      </w:r>
      <w:r>
        <w:rPr>
          <w:i/>
        </w:rPr>
        <w:t>Bird Behav.</w:t>
      </w:r>
      <w:r>
        <w:t xml:space="preserve"> </w:t>
      </w:r>
      <w:r>
        <w:rPr>
          <w:b/>
          <w:bCs/>
        </w:rPr>
        <w:t>7</w:t>
      </w:r>
      <w:r>
        <w:t>, 93–95. (doi:10.3727/015613887791918105)</w:t>
      </w:r>
    </w:p>
    <w:p w14:paraId="24D104A3" w14:textId="77777777" w:rsidR="00764AF4" w:rsidRDefault="00764AF4" w:rsidP="00764AF4">
      <w:pPr>
        <w:pStyle w:val="SectionText0"/>
        <w:spacing w:line="360" w:lineRule="auto"/>
      </w:pPr>
      <w:r>
        <w:t>59.</w:t>
      </w:r>
      <w:r>
        <w:tab/>
        <w:t xml:space="preserve">Arbon JJ, Kern JM, Morris-Drake A, Radford AN. 2020 Context-dependent contributions to sentinel behaviour: audience, satiation and danger effects. </w:t>
      </w:r>
      <w:r>
        <w:rPr>
          <w:i/>
        </w:rPr>
        <w:t>Anim. Behav.</w:t>
      </w:r>
      <w:r>
        <w:t xml:space="preserve"> </w:t>
      </w:r>
      <w:r>
        <w:rPr>
          <w:b/>
          <w:bCs/>
        </w:rPr>
        <w:t>165</w:t>
      </w:r>
      <w:r>
        <w:t>, 143–152. (doi:10.1016/j.anbehav.2020.04.021)</w:t>
      </w:r>
    </w:p>
    <w:p w14:paraId="01AB9DB0" w14:textId="77777777" w:rsidR="00764AF4" w:rsidRDefault="00764AF4" w:rsidP="00764AF4">
      <w:pPr>
        <w:pStyle w:val="SectionText0"/>
        <w:spacing w:line="360" w:lineRule="auto"/>
      </w:pPr>
      <w:r>
        <w:t>60.</w:t>
      </w:r>
      <w:r>
        <w:tab/>
        <w:t xml:space="preserve">Łopucki R, Klich D, Kiersztyn A. 2021 Changes in the social behavior of urban animals: more aggression or tolerance? </w:t>
      </w:r>
      <w:r>
        <w:rPr>
          <w:i/>
        </w:rPr>
        <w:t>Mamm. Biol.</w:t>
      </w:r>
      <w:r>
        <w:t xml:space="preserve"> </w:t>
      </w:r>
      <w:r>
        <w:rPr>
          <w:b/>
          <w:bCs/>
        </w:rPr>
        <w:t>101</w:t>
      </w:r>
      <w:r>
        <w:t>, 1–10. (doi:10.1007/s42991-020-00075-1)</w:t>
      </w:r>
    </w:p>
    <w:p w14:paraId="2FCD0C74" w14:textId="77777777" w:rsidR="00764AF4" w:rsidRDefault="00764AF4" w:rsidP="00764AF4">
      <w:pPr>
        <w:pStyle w:val="SectionText0"/>
        <w:spacing w:line="360" w:lineRule="auto"/>
      </w:pPr>
      <w:r>
        <w:t>61.</w:t>
      </w:r>
      <w:r>
        <w:tab/>
        <w:t xml:space="preserve">Ridley AR, Raihani NJ, Bell MBV. 2010 Experimental evidence that sentinel behaviour is affected by risk. </w:t>
      </w:r>
      <w:r>
        <w:rPr>
          <w:i/>
        </w:rPr>
        <w:t>Biol. Lett.</w:t>
      </w:r>
      <w:r>
        <w:t xml:space="preserve"> </w:t>
      </w:r>
      <w:r>
        <w:rPr>
          <w:b/>
          <w:bCs/>
        </w:rPr>
        <w:t>6</w:t>
      </w:r>
      <w:r>
        <w:t>, 445–448. (doi:10.1098/rsbl.2010.0023)</w:t>
      </w:r>
    </w:p>
    <w:p w14:paraId="68639BBA" w14:textId="77777777" w:rsidR="00764AF4" w:rsidRDefault="00764AF4" w:rsidP="00764AF4">
      <w:pPr>
        <w:pStyle w:val="SectionText0"/>
        <w:spacing w:line="360" w:lineRule="auto"/>
      </w:pPr>
      <w:r>
        <w:t>62.</w:t>
      </w:r>
      <w:r>
        <w:tab/>
        <w:t xml:space="preserve">Haddaway NR, Macura B, Whaley P, Pullin AS. 2018 ROSES RepOrting standards for Systematic Evidence Syntheses: pro forma, flow-diagram and descriptive summary of the plan and conduct of environmental systematic reviews and systematic maps. </w:t>
      </w:r>
      <w:r>
        <w:rPr>
          <w:i/>
        </w:rPr>
        <w:t>Environ. Evid.</w:t>
      </w:r>
      <w:r>
        <w:t xml:space="preserve"> </w:t>
      </w:r>
      <w:r>
        <w:rPr>
          <w:b/>
          <w:bCs/>
        </w:rPr>
        <w:t>7</w:t>
      </w:r>
      <w:r>
        <w:t>, 7. (doi:10.1186/s13750-018-0121-7)</w:t>
      </w:r>
    </w:p>
    <w:p w14:paraId="505A1A64" w14:textId="77777777" w:rsidR="00764AF4" w:rsidRDefault="00764AF4" w:rsidP="00764AF4">
      <w:pPr>
        <w:pStyle w:val="SectionText0"/>
        <w:spacing w:line="360" w:lineRule="auto"/>
      </w:pPr>
      <w:r>
        <w:t>63.</w:t>
      </w:r>
      <w:r>
        <w:tab/>
        <w:t xml:space="preserve">Ridley AR, Wiley EM, Thompson AM. 2014 The ecological benefits of interceptive eavesdropping. </w:t>
      </w:r>
      <w:r>
        <w:rPr>
          <w:i/>
        </w:rPr>
        <w:t>Funct. Ecol.</w:t>
      </w:r>
      <w:r>
        <w:t xml:space="preserve"> </w:t>
      </w:r>
      <w:r>
        <w:rPr>
          <w:b/>
          <w:bCs/>
        </w:rPr>
        <w:t>28</w:t>
      </w:r>
      <w:r>
        <w:t>, 197–205. (doi:10.1111/1365-2435.12153)</w:t>
      </w:r>
    </w:p>
    <w:p w14:paraId="2BB356C8" w14:textId="77777777" w:rsidR="00764AF4" w:rsidRDefault="00764AF4" w:rsidP="00764AF4">
      <w:pPr>
        <w:pStyle w:val="SectionText0"/>
        <w:spacing w:line="360" w:lineRule="auto"/>
      </w:pPr>
      <w:r>
        <w:t>64.</w:t>
      </w:r>
      <w:r>
        <w:tab/>
        <w:t xml:space="preserve">Kung JY. 2023 Elicit. </w:t>
      </w:r>
      <w:r>
        <w:rPr>
          <w:i/>
        </w:rPr>
        <w:t>J. Can. Health Libr. Assoc.</w:t>
      </w:r>
      <w:r>
        <w:t xml:space="preserve"> </w:t>
      </w:r>
      <w:r>
        <w:rPr>
          <w:b/>
          <w:bCs/>
        </w:rPr>
        <w:t>44</w:t>
      </w:r>
      <w:r>
        <w:t>, 15–18. (doi:10.29173/jchla29657)</w:t>
      </w:r>
    </w:p>
    <w:p w14:paraId="1A14F214" w14:textId="77777777" w:rsidR="00764AF4" w:rsidRDefault="00764AF4" w:rsidP="00764AF4">
      <w:pPr>
        <w:pStyle w:val="SectionText0"/>
        <w:spacing w:line="360" w:lineRule="auto"/>
      </w:pPr>
      <w:r>
        <w:t>65.</w:t>
      </w:r>
      <w:r>
        <w:tab/>
        <w:t>Lajeunesse MJ. 2015 Facilitating systematic reviews, data extraction and meta</w:t>
      </w:r>
      <w:r>
        <w:rPr>
          <w:rFonts w:ascii="Cambria Math" w:hAnsi="Cambria Math" w:cs="Cambria Math"/>
        </w:rPr>
        <w:t>‐</w:t>
      </w:r>
      <w:r>
        <w:t xml:space="preserve">analysis with the metagear package for r. </w:t>
      </w:r>
      <w:r>
        <w:rPr>
          <w:i/>
        </w:rPr>
        <w:t>Methods Ecol. Evol.</w:t>
      </w:r>
      <w:r>
        <w:t xml:space="preserve"> </w:t>
      </w:r>
      <w:r>
        <w:rPr>
          <w:b/>
          <w:bCs/>
        </w:rPr>
        <w:t>7</w:t>
      </w:r>
      <w:r>
        <w:t>, 323–330. (doi:https://doi.org/10.1111/2041-210X.12472)</w:t>
      </w:r>
    </w:p>
    <w:p w14:paraId="30979E51" w14:textId="77777777" w:rsidR="00764AF4" w:rsidRDefault="00764AF4" w:rsidP="00764AF4">
      <w:pPr>
        <w:pStyle w:val="SectionText0"/>
        <w:spacing w:line="360" w:lineRule="auto"/>
      </w:pPr>
      <w:r>
        <w:t>66.</w:t>
      </w:r>
      <w:r>
        <w:tab/>
        <w:t xml:space="preserve">Lima SL. 1995 Back to the basics of anti-predatory vigilance: the group-size effect. </w:t>
      </w:r>
      <w:r>
        <w:rPr>
          <w:i/>
        </w:rPr>
        <w:t>Anim. Behav.</w:t>
      </w:r>
      <w:r>
        <w:t xml:space="preserve"> </w:t>
      </w:r>
      <w:r>
        <w:rPr>
          <w:b/>
          <w:bCs/>
        </w:rPr>
        <w:t>49</w:t>
      </w:r>
      <w:r>
        <w:t>, 11–20. (doi:10.1016/0003-3472(95)80149-9)</w:t>
      </w:r>
    </w:p>
    <w:p w14:paraId="43A153FB" w14:textId="77777777" w:rsidR="00764AF4" w:rsidRDefault="00764AF4" w:rsidP="00764AF4">
      <w:pPr>
        <w:pStyle w:val="SectionText0"/>
        <w:spacing w:line="360" w:lineRule="auto"/>
      </w:pPr>
      <w:r>
        <w:t>67.</w:t>
      </w:r>
      <w:r>
        <w:tab/>
        <w:t xml:space="preserve">Yasukawa K, Whittenberger LK, Nielsen TA. 1992 Anti-predator vigilance in the red-winged blackbird, </w:t>
      </w:r>
      <w:r>
        <w:rPr>
          <w:i/>
        </w:rPr>
        <w:t xml:space="preserve">Agelaius phoeniceus </w:t>
      </w:r>
      <w:r>
        <w:t xml:space="preserve">: do males act as sentinels? </w:t>
      </w:r>
      <w:r>
        <w:rPr>
          <w:i/>
        </w:rPr>
        <w:t>Anim. Behav.</w:t>
      </w:r>
      <w:r>
        <w:t xml:space="preserve"> </w:t>
      </w:r>
      <w:r>
        <w:rPr>
          <w:b/>
          <w:bCs/>
        </w:rPr>
        <w:t>43</w:t>
      </w:r>
      <w:r>
        <w:t>, 961–969. (doi:10.1016/S0003-3472(06)80009-6)</w:t>
      </w:r>
    </w:p>
    <w:p w14:paraId="1F1F93C3" w14:textId="77777777" w:rsidR="00764AF4" w:rsidRDefault="00764AF4" w:rsidP="00764AF4">
      <w:pPr>
        <w:pStyle w:val="SectionText0"/>
        <w:spacing w:line="360" w:lineRule="auto"/>
      </w:pPr>
      <w:r>
        <w:lastRenderedPageBreak/>
        <w:t>68.</w:t>
      </w:r>
      <w:r>
        <w:tab/>
        <w:t xml:space="preserve">Burton N, Yasukawa K. 2001 The ‘Predator Early Warning System’ of Red-Winged Blackbirds (Sistema de Alarma Temprana Contra Depredadores por Parte de </w:t>
      </w:r>
      <w:r>
        <w:rPr>
          <w:i/>
        </w:rPr>
        <w:t>Agelaius phoeniceus</w:t>
      </w:r>
      <w:r>
        <w:t xml:space="preserve">). </w:t>
      </w:r>
      <w:r>
        <w:rPr>
          <w:i/>
        </w:rPr>
        <w:t>J. Field Ornithol.</w:t>
      </w:r>
      <w:r>
        <w:t xml:space="preserve"> </w:t>
      </w:r>
      <w:r>
        <w:rPr>
          <w:b/>
          <w:bCs/>
        </w:rPr>
        <w:t>72</w:t>
      </w:r>
      <w:r>
        <w:t>, 106–112.</w:t>
      </w:r>
    </w:p>
    <w:p w14:paraId="19744F92" w14:textId="77777777" w:rsidR="00764AF4" w:rsidRDefault="00764AF4" w:rsidP="00764AF4">
      <w:pPr>
        <w:pStyle w:val="SectionText0"/>
        <w:spacing w:line="360" w:lineRule="auto"/>
      </w:pPr>
      <w:r>
        <w:t>69.</w:t>
      </w:r>
      <w:r>
        <w:tab/>
        <w:t xml:space="preserve">Burt DB. 1996 Habitat-use patterns in cooperative and non-cooperative breeding birds: testing predictions with western scrub-jays. </w:t>
      </w:r>
      <w:r>
        <w:rPr>
          <w:i/>
        </w:rPr>
        <w:t>Wilson Bull.</w:t>
      </w:r>
      <w:r>
        <w:t xml:space="preserve"> </w:t>
      </w:r>
      <w:r>
        <w:rPr>
          <w:b/>
          <w:bCs/>
        </w:rPr>
        <w:t>108</w:t>
      </w:r>
      <w:r>
        <w:t>, 712–727.</w:t>
      </w:r>
    </w:p>
    <w:p w14:paraId="1E1D6291" w14:textId="77777777" w:rsidR="00764AF4" w:rsidRDefault="00764AF4" w:rsidP="00764AF4">
      <w:pPr>
        <w:pStyle w:val="SectionText0"/>
        <w:spacing w:line="360" w:lineRule="auto"/>
      </w:pPr>
      <w:r>
        <w:t>70.</w:t>
      </w:r>
      <w:r>
        <w:tab/>
        <w:t xml:space="preserve">Mainwaring MC, Griffith SC. 2013 Looking after your partner: sentinel behaviour in a socially monogamous bird. </w:t>
      </w:r>
      <w:r>
        <w:rPr>
          <w:i/>
        </w:rPr>
        <w:t>PeerJ</w:t>
      </w:r>
      <w:r>
        <w:t xml:space="preserve"> </w:t>
      </w:r>
      <w:r>
        <w:rPr>
          <w:b/>
          <w:bCs/>
        </w:rPr>
        <w:t>1</w:t>
      </w:r>
      <w:r>
        <w:t>, e83. (doi:10.7717/peerj.83)</w:t>
      </w:r>
    </w:p>
    <w:p w14:paraId="685B15F0" w14:textId="77777777" w:rsidR="00764AF4" w:rsidRDefault="00764AF4" w:rsidP="00764AF4">
      <w:pPr>
        <w:pStyle w:val="SectionText0"/>
        <w:spacing w:line="360" w:lineRule="auto"/>
      </w:pPr>
      <w:r>
        <w:t>71.</w:t>
      </w:r>
      <w:r>
        <w:tab/>
        <w:t xml:space="preserve">Zacharias VJ, Mathew DN. 1998 Behaviour of the whiteheaded babbler </w:t>
      </w:r>
      <w:r>
        <w:rPr>
          <w:i/>
        </w:rPr>
        <w:t xml:space="preserve">Turdoides affinis Jerdon </w:t>
      </w:r>
      <w:r>
        <w:t xml:space="preserve">. </w:t>
      </w:r>
      <w:r>
        <w:rPr>
          <w:b/>
          <w:bCs/>
        </w:rPr>
        <w:t>95</w:t>
      </w:r>
      <w:r>
        <w:t>, 8.</w:t>
      </w:r>
    </w:p>
    <w:p w14:paraId="09657A0C" w14:textId="77777777" w:rsidR="00764AF4" w:rsidRDefault="00764AF4" w:rsidP="00764AF4">
      <w:pPr>
        <w:pStyle w:val="SectionText0"/>
        <w:spacing w:line="360" w:lineRule="auto"/>
      </w:pPr>
      <w:r>
        <w:t>72.</w:t>
      </w:r>
      <w:r>
        <w:tab/>
        <w:t>Yasukawa K, Cockburn A. 2009 Antipredator Vigilance in Cooperatively Breeding Superb Fairy-Wrens (</w:t>
      </w:r>
      <w:r>
        <w:rPr>
          <w:i/>
        </w:rPr>
        <w:t xml:space="preserve">Malurus Cyaneus </w:t>
      </w:r>
      <w:r>
        <w:t xml:space="preserve">). </w:t>
      </w:r>
      <w:r>
        <w:rPr>
          <w:i/>
        </w:rPr>
        <w:t>The Auk</w:t>
      </w:r>
      <w:r>
        <w:t xml:space="preserve"> </w:t>
      </w:r>
      <w:r>
        <w:rPr>
          <w:b/>
          <w:bCs/>
        </w:rPr>
        <w:t>126</w:t>
      </w:r>
      <w:r>
        <w:t>, 147–154. (doi:10.1525/auk.2009.08074)</w:t>
      </w:r>
    </w:p>
    <w:p w14:paraId="1507DA61" w14:textId="77777777" w:rsidR="00764AF4" w:rsidRDefault="00764AF4" w:rsidP="00764AF4">
      <w:pPr>
        <w:pStyle w:val="SectionText0"/>
        <w:spacing w:line="360" w:lineRule="auto"/>
      </w:pPr>
      <w:r>
        <w:t>73.</w:t>
      </w:r>
      <w:r>
        <w:tab/>
        <w:t>Houslay TM, Nielsen JF, Clutton</w:t>
      </w:r>
      <w:r>
        <w:rPr>
          <w:rFonts w:ascii="Cambria Math" w:hAnsi="Cambria Math" w:cs="Cambria Math"/>
        </w:rPr>
        <w:t>‐</w:t>
      </w:r>
      <w:r>
        <w:t xml:space="preserve">Brock TH. 2021 Contributions of genetic and nongenetic sources to variation in cooperative behavior in a cooperative mammal. </w:t>
      </w:r>
      <w:r>
        <w:rPr>
          <w:i/>
        </w:rPr>
        <w:t>Evolution</w:t>
      </w:r>
      <w:r>
        <w:t xml:space="preserve"> </w:t>
      </w:r>
      <w:r>
        <w:rPr>
          <w:b/>
          <w:bCs/>
        </w:rPr>
        <w:t>75</w:t>
      </w:r>
      <w:r>
        <w:t>, 3071–3086. (doi:10.1111/evo.14383)</w:t>
      </w:r>
    </w:p>
    <w:p w14:paraId="695181AB" w14:textId="77777777" w:rsidR="00764AF4" w:rsidRDefault="00764AF4" w:rsidP="00764AF4">
      <w:pPr>
        <w:pStyle w:val="SectionText0"/>
        <w:spacing w:line="360" w:lineRule="auto"/>
      </w:pPr>
      <w:r>
        <w:t>74.</w:t>
      </w:r>
      <w:r>
        <w:tab/>
        <w:t>Kong D, Møller AP, Zhang Y. 2021 Disturbance and predation risk influence vigilance synchrony of black</w:t>
      </w:r>
      <w:r>
        <w:rPr>
          <w:rFonts w:ascii="Cambria Math" w:hAnsi="Cambria Math" w:cs="Cambria Math"/>
        </w:rPr>
        <w:t>‐</w:t>
      </w:r>
      <w:r>
        <w:t xml:space="preserve">necked cranes </w:t>
      </w:r>
      <w:r>
        <w:rPr>
          <w:i/>
        </w:rPr>
        <w:t>Grus nigricollis</w:t>
      </w:r>
      <w:r>
        <w:t xml:space="preserve"> , but not as strongly as expected. </w:t>
      </w:r>
      <w:r>
        <w:rPr>
          <w:i/>
        </w:rPr>
        <w:t>Ecol. Evol.</w:t>
      </w:r>
      <w:r>
        <w:t xml:space="preserve"> </w:t>
      </w:r>
      <w:r>
        <w:rPr>
          <w:b/>
          <w:bCs/>
        </w:rPr>
        <w:t>11</w:t>
      </w:r>
      <w:r>
        <w:t>, 2289–2298. (doi:10.1002/ece3.7196)</w:t>
      </w:r>
    </w:p>
    <w:p w14:paraId="76E8736E" w14:textId="77777777" w:rsidR="00764AF4" w:rsidRDefault="00764AF4" w:rsidP="00764AF4">
      <w:pPr>
        <w:pStyle w:val="SectionText0"/>
        <w:spacing w:line="360" w:lineRule="auto"/>
      </w:pPr>
      <w:r>
        <w:t>75.</w:t>
      </w:r>
      <w:r>
        <w:tab/>
        <w:t xml:space="preserve">Sorato E, Gullett PR, Griffith SC, Russell AF. 2012 Effects of predation risk on foraging behaviour and group size: adaptations in a social cooperative species. </w:t>
      </w:r>
      <w:r>
        <w:rPr>
          <w:i/>
        </w:rPr>
        <w:t>Anim. Behav.</w:t>
      </w:r>
      <w:r>
        <w:t xml:space="preserve"> </w:t>
      </w:r>
      <w:r>
        <w:rPr>
          <w:b/>
          <w:bCs/>
        </w:rPr>
        <w:t>84</w:t>
      </w:r>
      <w:r>
        <w:t>, 823–834. (doi:10.1016/j.anbehav.2012.07.003)</w:t>
      </w:r>
    </w:p>
    <w:p w14:paraId="4EA13BE5" w14:textId="77777777" w:rsidR="00764AF4" w:rsidRDefault="00764AF4" w:rsidP="00764AF4">
      <w:pPr>
        <w:pStyle w:val="SectionText0"/>
        <w:spacing w:line="360" w:lineRule="auto"/>
      </w:pPr>
      <w:r>
        <w:t>76.</w:t>
      </w:r>
      <w:r>
        <w:tab/>
        <w:t xml:space="preserve">Goodale E, Beauchamp G, Ruxton GD. 2017 Leadership and Sentinel Behavior. In </w:t>
      </w:r>
      <w:r>
        <w:rPr>
          <w:i/>
        </w:rPr>
        <w:t>Mixed-Species Groups of Animals</w:t>
      </w:r>
      <w:r>
        <w:t>, pp. 125–145. Elsevier. (doi:10.1016/B978-0-12-805355-3.00007-5)</w:t>
      </w:r>
    </w:p>
    <w:p w14:paraId="1A83A0A0" w14:textId="77777777" w:rsidR="00764AF4" w:rsidRDefault="00764AF4" w:rsidP="00764AF4">
      <w:pPr>
        <w:pStyle w:val="SectionText0"/>
        <w:spacing w:line="360" w:lineRule="auto"/>
      </w:pPr>
      <w:r>
        <w:t>77.</w:t>
      </w:r>
      <w:r>
        <w:tab/>
        <w:t>Gallo T, Fidino M, Lehrer EW, Magle S, Loison A. 2019 Urbanization alters predator</w:t>
      </w:r>
      <w:r>
        <w:rPr>
          <w:rFonts w:ascii="Cambria Math" w:hAnsi="Cambria Math" w:cs="Cambria Math"/>
        </w:rPr>
        <w:t>‐</w:t>
      </w:r>
      <w:r>
        <w:t xml:space="preserve">avoidance behaviours. </w:t>
      </w:r>
      <w:r>
        <w:rPr>
          <w:i/>
        </w:rPr>
        <w:t>J. Anim. Ecol.</w:t>
      </w:r>
      <w:r>
        <w:t xml:space="preserve"> </w:t>
      </w:r>
      <w:r>
        <w:rPr>
          <w:b/>
          <w:bCs/>
        </w:rPr>
        <w:t>88</w:t>
      </w:r>
      <w:r>
        <w:t>, 793–803. (doi:10.1111/1365-2656.12967)</w:t>
      </w:r>
    </w:p>
    <w:p w14:paraId="46B5EB33" w14:textId="77777777" w:rsidR="00764AF4" w:rsidRDefault="00764AF4" w:rsidP="00764AF4">
      <w:pPr>
        <w:pStyle w:val="SectionText0"/>
        <w:spacing w:line="360" w:lineRule="auto"/>
      </w:pPr>
      <w:r>
        <w:lastRenderedPageBreak/>
        <w:t>78.</w:t>
      </w:r>
      <w:r>
        <w:tab/>
        <w:t xml:space="preserve">Renthlei Z, Borah BK, Trivedi AK. 2017 Effect of urbanization on daily behavior and seasonal functions in vertebrates. </w:t>
      </w:r>
      <w:r>
        <w:rPr>
          <w:i/>
        </w:rPr>
        <w:t>Biol. Rhythm Res.</w:t>
      </w:r>
      <w:r>
        <w:t xml:space="preserve"> </w:t>
      </w:r>
      <w:r>
        <w:rPr>
          <w:b/>
          <w:bCs/>
        </w:rPr>
        <w:t>48</w:t>
      </w:r>
      <w:r>
        <w:t>, 789–804. (doi:10.1080/09291016.2017.1345462)</w:t>
      </w:r>
    </w:p>
    <w:p w14:paraId="4C0CCB88" w14:textId="77777777" w:rsidR="00764AF4" w:rsidRDefault="00764AF4" w:rsidP="00764AF4">
      <w:pPr>
        <w:pStyle w:val="SectionText0"/>
        <w:spacing w:line="360" w:lineRule="auto"/>
      </w:pPr>
      <w:r>
        <w:t>79.</w:t>
      </w:r>
      <w:r>
        <w:tab/>
        <w:t xml:space="preserve">Morrison JL, Gottlieb IGW, Pias KE. 2016 Spatial distribution and the value of green spaces for urban red-tailed hawks. </w:t>
      </w:r>
      <w:r>
        <w:rPr>
          <w:i/>
        </w:rPr>
        <w:t>Urban Ecosyst.</w:t>
      </w:r>
      <w:r>
        <w:t xml:space="preserve"> </w:t>
      </w:r>
      <w:r>
        <w:rPr>
          <w:b/>
          <w:bCs/>
        </w:rPr>
        <w:t>19</w:t>
      </w:r>
      <w:r>
        <w:t>, 1373–1388. (doi:10.1007/s11252-016-0554-0)</w:t>
      </w:r>
    </w:p>
    <w:p w14:paraId="21E90F9A" w14:textId="77777777" w:rsidR="00764AF4" w:rsidRDefault="00764AF4" w:rsidP="00764AF4">
      <w:pPr>
        <w:pStyle w:val="SectionText0"/>
        <w:spacing w:line="360" w:lineRule="auto"/>
      </w:pPr>
      <w:r>
        <w:t>80.</w:t>
      </w:r>
      <w:r>
        <w:tab/>
        <w:t>Latta SC, Latta KN. 2015 Do urban american crows (</w:t>
      </w:r>
      <w:r>
        <w:rPr>
          <w:i/>
        </w:rPr>
        <w:t>Corvus brachyrhynchos</w:t>
      </w:r>
      <w:r>
        <w:t>) contribute to population declines of the common nighthawk (</w:t>
      </w:r>
      <w:r>
        <w:rPr>
          <w:i/>
        </w:rPr>
        <w:t>Chordeiles minor</w:t>
      </w:r>
      <w:r>
        <w:t xml:space="preserve">)? </w:t>
      </w:r>
      <w:r>
        <w:rPr>
          <w:i/>
        </w:rPr>
        <w:t>Wilson J. Ornithol.</w:t>
      </w:r>
      <w:r>
        <w:t xml:space="preserve"> </w:t>
      </w:r>
      <w:r>
        <w:rPr>
          <w:b/>
          <w:bCs/>
        </w:rPr>
        <w:t>127</w:t>
      </w:r>
      <w:r>
        <w:t>, 528–533. (doi:10.1676/14-181.1)</w:t>
      </w:r>
    </w:p>
    <w:p w14:paraId="05084FB4" w14:textId="77777777" w:rsidR="00764AF4" w:rsidRDefault="00764AF4" w:rsidP="00764AF4">
      <w:pPr>
        <w:pStyle w:val="SectionText0"/>
        <w:spacing w:line="360" w:lineRule="auto"/>
      </w:pPr>
      <w:r>
        <w:t>81.</w:t>
      </w:r>
      <w:r>
        <w:tab/>
        <w:t xml:space="preserve">Rosenberg KV </w:t>
      </w:r>
      <w:r>
        <w:rPr>
          <w:i/>
        </w:rPr>
        <w:t>et al.</w:t>
      </w:r>
      <w:r>
        <w:t xml:space="preserve"> 2019 Decline of the North American avifauna. </w:t>
      </w:r>
      <w:r>
        <w:rPr>
          <w:i/>
        </w:rPr>
        <w:t>Science</w:t>
      </w:r>
      <w:r>
        <w:t xml:space="preserve"> </w:t>
      </w:r>
      <w:r>
        <w:rPr>
          <w:b/>
          <w:bCs/>
        </w:rPr>
        <w:t>366</w:t>
      </w:r>
      <w:r>
        <w:t>, 120–124. (doi:10.1126/science.aaw1313)</w:t>
      </w:r>
    </w:p>
    <w:p w14:paraId="2AE66E2E" w14:textId="77777777" w:rsidR="00764AF4" w:rsidRDefault="00764AF4" w:rsidP="00764AF4">
      <w:pPr>
        <w:pStyle w:val="SectionText0"/>
        <w:spacing w:line="360" w:lineRule="auto"/>
      </w:pPr>
      <w:r>
        <w:t>82.</w:t>
      </w:r>
      <w:r>
        <w:tab/>
        <w:t xml:space="preserve">Johnson R. 1994 AMERICAN CROWS. </w:t>
      </w:r>
      <w:r>
        <w:rPr>
          <w:i/>
        </w:rPr>
        <w:t>Handb. Prev. Control Wildl. Damage</w:t>
      </w:r>
      <w:r>
        <w:t xml:space="preserve"> </w:t>
      </w:r>
    </w:p>
    <w:p w14:paraId="651DA09E" w14:textId="77777777" w:rsidR="00764AF4" w:rsidRDefault="00764AF4" w:rsidP="00764AF4">
      <w:pPr>
        <w:pStyle w:val="SectionText0"/>
        <w:spacing w:line="360" w:lineRule="auto"/>
      </w:pPr>
      <w:r>
        <w:t>83.</w:t>
      </w:r>
      <w:r>
        <w:tab/>
        <w:t xml:space="preserve">Auman HJ, Meathrel CE, Richardson A. 2008 Supersize Me: Does Anthropogenic Food Change the Body Condition of Silver Gulls? A Comparison Between Urbanized and Remote, Non-urbanized Areas. In </w:t>
      </w:r>
      <w:r>
        <w:rPr>
          <w:i/>
        </w:rPr>
        <w:t>Waterbirds</w:t>
      </w:r>
      <w:r>
        <w:t>, pp. 122–126. (doi:10.1675/1524-4695(2008)31[122:SMDAFC]2.0.CO;2)</w:t>
      </w:r>
    </w:p>
    <w:p w14:paraId="3CA7B94C" w14:textId="77777777" w:rsidR="00764AF4" w:rsidRDefault="00764AF4" w:rsidP="00764AF4">
      <w:pPr>
        <w:pStyle w:val="SectionText0"/>
        <w:spacing w:line="360" w:lineRule="auto"/>
      </w:pPr>
      <w:r>
        <w:t>84.</w:t>
      </w:r>
      <w:r>
        <w:tab/>
        <w:t xml:space="preserve">Jones TB, Evans JC, Morand-Ferron J. 2019 Urbanization and the temporal patterns of social networks and group foraging behaviors. </w:t>
      </w:r>
      <w:r>
        <w:rPr>
          <w:i/>
        </w:rPr>
        <w:t>Ecol. Evol.</w:t>
      </w:r>
      <w:r>
        <w:t xml:space="preserve"> </w:t>
      </w:r>
      <w:r>
        <w:rPr>
          <w:b/>
          <w:bCs/>
        </w:rPr>
        <w:t>9</w:t>
      </w:r>
      <w:r>
        <w:t>, 4589–4602. (doi:10.1002/ece3.5060)</w:t>
      </w:r>
    </w:p>
    <w:p w14:paraId="097C61AB" w14:textId="77777777" w:rsidR="00764AF4" w:rsidRDefault="00764AF4" w:rsidP="00764AF4">
      <w:pPr>
        <w:pStyle w:val="SectionText0"/>
        <w:spacing w:line="360" w:lineRule="auto"/>
      </w:pPr>
      <w:r>
        <w:t>85.</w:t>
      </w:r>
      <w:r>
        <w:tab/>
        <w:t xml:space="preserve">Møller AP. 1990 Changes in the size of avian breeding territories in relation to the nesting cycle. </w:t>
      </w:r>
      <w:r>
        <w:rPr>
          <w:i/>
        </w:rPr>
        <w:t>Anim. Behav.</w:t>
      </w:r>
      <w:r>
        <w:t xml:space="preserve"> </w:t>
      </w:r>
      <w:r>
        <w:rPr>
          <w:b/>
          <w:bCs/>
        </w:rPr>
        <w:t>40</w:t>
      </w:r>
      <w:r>
        <w:t>, 1070–1079. (doi:10.1016/S0003-3472(05)80173-3)</w:t>
      </w:r>
    </w:p>
    <w:p w14:paraId="03BB946C" w14:textId="77777777" w:rsidR="00764AF4" w:rsidRDefault="00764AF4" w:rsidP="00764AF4">
      <w:pPr>
        <w:pStyle w:val="SectionText0"/>
        <w:spacing w:line="360" w:lineRule="auto"/>
      </w:pPr>
      <w:r>
        <w:t>86.</w:t>
      </w:r>
      <w:r>
        <w:tab/>
        <w:t xml:space="preserve">Friard O, Gamba M. 2016 BORIS: a free, versatile open-source event-logging software for video/audio coding and live observations. </w:t>
      </w:r>
      <w:r>
        <w:rPr>
          <w:i/>
        </w:rPr>
        <w:t>Methods Ecol. Evol.</w:t>
      </w:r>
      <w:r>
        <w:t xml:space="preserve"> </w:t>
      </w:r>
      <w:r>
        <w:rPr>
          <w:b/>
          <w:bCs/>
        </w:rPr>
        <w:t>7</w:t>
      </w:r>
      <w:r>
        <w:t>, 1325–1330. (doi:10.1111/2041-210X.12584)</w:t>
      </w:r>
    </w:p>
    <w:p w14:paraId="4E39A8A8" w14:textId="77777777" w:rsidR="00764AF4" w:rsidRDefault="00764AF4" w:rsidP="00764AF4">
      <w:pPr>
        <w:pStyle w:val="SectionText0"/>
        <w:spacing w:line="360" w:lineRule="auto"/>
      </w:pPr>
      <w:r>
        <w:t>87.</w:t>
      </w:r>
      <w:r>
        <w:tab/>
        <w:t xml:space="preserve">R Core Team. 2022 R: the R project for statistical computing. </w:t>
      </w:r>
    </w:p>
    <w:p w14:paraId="1508226E" w14:textId="77777777" w:rsidR="00764AF4" w:rsidRDefault="00764AF4" w:rsidP="00764AF4">
      <w:pPr>
        <w:pStyle w:val="SectionText0"/>
        <w:spacing w:line="360" w:lineRule="auto"/>
      </w:pPr>
      <w:r>
        <w:lastRenderedPageBreak/>
        <w:t>88.</w:t>
      </w:r>
      <w:r>
        <w:tab/>
        <w:t xml:space="preserve">Koller M. 2016 Robustlmm: an R package for robust estimation of linear mixed-effects models. </w:t>
      </w:r>
      <w:r>
        <w:rPr>
          <w:i/>
        </w:rPr>
        <w:t>J. Stat. Softw.</w:t>
      </w:r>
      <w:r>
        <w:t xml:space="preserve"> </w:t>
      </w:r>
      <w:r>
        <w:rPr>
          <w:b/>
          <w:bCs/>
        </w:rPr>
        <w:t>75</w:t>
      </w:r>
      <w:r>
        <w:t>, 1–24. (doi:10.18637/jss.v075.i06)</w:t>
      </w:r>
    </w:p>
    <w:p w14:paraId="741D90ED" w14:textId="77777777" w:rsidR="00764AF4" w:rsidRDefault="00764AF4" w:rsidP="00764AF4">
      <w:pPr>
        <w:pStyle w:val="SectionText0"/>
        <w:spacing w:line="360" w:lineRule="auto"/>
      </w:pPr>
      <w:r>
        <w:t>89.</w:t>
      </w:r>
      <w:r>
        <w:tab/>
        <w:t xml:space="preserve">Bates D, Mächler M, Bolker B, Walker S. 2015 Fitting linear mixed-effects models using lme4. </w:t>
      </w:r>
      <w:r>
        <w:rPr>
          <w:i/>
        </w:rPr>
        <w:t>J. Stat. Softw.</w:t>
      </w:r>
      <w:r>
        <w:t xml:space="preserve"> </w:t>
      </w:r>
      <w:r>
        <w:rPr>
          <w:b/>
          <w:bCs/>
        </w:rPr>
        <w:t>67</w:t>
      </w:r>
      <w:r>
        <w:t>, 1–48. (doi:10.18637/jss.v067.i01)</w:t>
      </w:r>
    </w:p>
    <w:p w14:paraId="2D4DD26E" w14:textId="77777777" w:rsidR="00764AF4" w:rsidRDefault="00764AF4" w:rsidP="00764AF4">
      <w:pPr>
        <w:pStyle w:val="SectionText0"/>
        <w:spacing w:line="360" w:lineRule="auto"/>
      </w:pPr>
      <w:r>
        <w:t>90.</w:t>
      </w:r>
      <w:r>
        <w:tab/>
        <w:t xml:space="preserve">Lenth RW. 2023 Emmeans: estimated marginal means, aka least-squares means. </w:t>
      </w:r>
    </w:p>
    <w:p w14:paraId="1D8E8308" w14:textId="77777777" w:rsidR="00764AF4" w:rsidRDefault="00764AF4" w:rsidP="00764AF4">
      <w:pPr>
        <w:pStyle w:val="SectionText0"/>
        <w:spacing w:line="360" w:lineRule="auto"/>
      </w:pPr>
      <w:r>
        <w:t>91.</w:t>
      </w:r>
      <w:r>
        <w:tab/>
        <w:t xml:space="preserve">Hollén LI, Bell MBV, Wade HM, Rose R, Russell A, Niven F, Ridley AR, Radford AN. 2011 Ecological conditions influence sentinel decisions. </w:t>
      </w:r>
      <w:r>
        <w:rPr>
          <w:i/>
        </w:rPr>
        <w:t>Anim. Behav.</w:t>
      </w:r>
      <w:r>
        <w:t xml:space="preserve"> </w:t>
      </w:r>
      <w:r>
        <w:rPr>
          <w:b/>
          <w:bCs/>
        </w:rPr>
        <w:t>82</w:t>
      </w:r>
      <w:r>
        <w:t>, 1435–1441. (doi:10.1016/j.anbehav.2011.09.028)</w:t>
      </w:r>
    </w:p>
    <w:p w14:paraId="7F457ECD" w14:textId="77777777" w:rsidR="00764AF4" w:rsidRDefault="00764AF4" w:rsidP="00764AF4">
      <w:pPr>
        <w:pStyle w:val="SectionText0"/>
        <w:spacing w:line="360" w:lineRule="auto"/>
      </w:pPr>
      <w:r>
        <w:t>92.</w:t>
      </w:r>
      <w:r>
        <w:tab/>
        <w:t xml:space="preserve">Mukherjee S, Ray-Mukherjee J, Sarabia R. 2013 Behaviour of American Crows (Corvus brachyrhynchos) when encountering an oncoming vehicle. </w:t>
      </w:r>
      <w:r>
        <w:rPr>
          <w:i/>
        </w:rPr>
        <w:t>Can. Field-Nat.</w:t>
      </w:r>
      <w:r>
        <w:t xml:space="preserve"> </w:t>
      </w:r>
      <w:r>
        <w:rPr>
          <w:b/>
          <w:bCs/>
        </w:rPr>
        <w:t>127</w:t>
      </w:r>
      <w:r>
        <w:t>, 229. (doi:10.22621/cfn.v127i3.1488)</w:t>
      </w:r>
    </w:p>
    <w:p w14:paraId="281E87D1" w14:textId="77777777" w:rsidR="00764AF4" w:rsidRDefault="00764AF4" w:rsidP="00764AF4">
      <w:pPr>
        <w:pStyle w:val="SectionText0"/>
        <w:spacing w:line="360" w:lineRule="auto"/>
      </w:pPr>
      <w:r>
        <w:t>93.</w:t>
      </w:r>
      <w:r>
        <w:tab/>
        <w:t xml:space="preserve">Lima SL, Bednekoff PA. 1999 Temporal Variation in Danger Drives Antipredator Behavior: The Predation Risk Allocation Hypothesis. </w:t>
      </w:r>
      <w:r>
        <w:rPr>
          <w:i/>
        </w:rPr>
        <w:t>Am. Nat.</w:t>
      </w:r>
      <w:r>
        <w:t xml:space="preserve"> </w:t>
      </w:r>
      <w:r>
        <w:rPr>
          <w:b/>
          <w:bCs/>
        </w:rPr>
        <w:t>153</w:t>
      </w:r>
      <w:r>
        <w:t>, 649–659. (doi:10.1086/303202)</w:t>
      </w:r>
    </w:p>
    <w:p w14:paraId="364D34D1" w14:textId="77777777" w:rsidR="00764AF4" w:rsidRDefault="00764AF4" w:rsidP="00764AF4">
      <w:pPr>
        <w:pStyle w:val="SectionText0"/>
        <w:spacing w:line="360" w:lineRule="auto"/>
      </w:pPr>
      <w:r>
        <w:t>94.</w:t>
      </w:r>
      <w:r>
        <w:tab/>
        <w:t xml:space="preserve">Beauchamp G. 2013 </w:t>
      </w:r>
      <w:r>
        <w:rPr>
          <w:i/>
        </w:rPr>
        <w:t>Social predation: how group living benefits predators and prey</w:t>
      </w:r>
      <w:r>
        <w:t xml:space="preserve">. Elsevier. </w:t>
      </w:r>
    </w:p>
    <w:p w14:paraId="4AF0123D" w14:textId="77777777" w:rsidR="00764AF4" w:rsidRDefault="00764AF4" w:rsidP="00764AF4">
      <w:pPr>
        <w:pStyle w:val="SectionText0"/>
        <w:spacing w:line="360" w:lineRule="auto"/>
      </w:pPr>
      <w:r>
        <w:t>95.</w:t>
      </w:r>
      <w:r>
        <w:tab/>
        <w:t xml:space="preserve">Beauchamp G. 2008 What is the magnitude of the group-size effect on vigilance? </w:t>
      </w:r>
      <w:r>
        <w:rPr>
          <w:i/>
        </w:rPr>
        <w:t>Behav. Ecol.</w:t>
      </w:r>
      <w:r>
        <w:t xml:space="preserve"> </w:t>
      </w:r>
      <w:r>
        <w:rPr>
          <w:b/>
          <w:bCs/>
        </w:rPr>
        <w:t>19</w:t>
      </w:r>
      <w:r>
        <w:t>, 1361–1368. (doi:10.1093/beheco/arn096)</w:t>
      </w:r>
    </w:p>
    <w:p w14:paraId="76F87F9B" w14:textId="77777777" w:rsidR="00764AF4" w:rsidRDefault="00764AF4" w:rsidP="00764AF4">
      <w:pPr>
        <w:pStyle w:val="SectionText0"/>
        <w:spacing w:line="360" w:lineRule="auto"/>
      </w:pPr>
      <w:r>
        <w:t>96.</w:t>
      </w:r>
      <w:r>
        <w:tab/>
        <w:t xml:space="preserve">Ward C, Low BS. 1997 Predictors of Vigilance for American Crows Foraging in an Urban Environment. </w:t>
      </w:r>
      <w:r>
        <w:rPr>
          <w:i/>
        </w:rPr>
        <w:t>Wilson Bull.</w:t>
      </w:r>
      <w:r>
        <w:t xml:space="preserve"> </w:t>
      </w:r>
      <w:r>
        <w:rPr>
          <w:b/>
          <w:bCs/>
        </w:rPr>
        <w:t>109</w:t>
      </w:r>
      <w:r>
        <w:t>, 481–489.</w:t>
      </w:r>
    </w:p>
    <w:p w14:paraId="6740B2F8" w14:textId="74910144" w:rsidR="004F7F19" w:rsidRPr="002702D2" w:rsidRDefault="00A71721" w:rsidP="00A419AF">
      <w:pPr>
        <w:pStyle w:val="SectionText0"/>
        <w:spacing w:line="360" w:lineRule="auto"/>
        <w:rPr>
          <w:u w:val="single"/>
        </w:rPr>
        <w:sectPr w:rsidR="004F7F19" w:rsidRPr="002702D2" w:rsidSect="009B70AE">
          <w:headerReference w:type="default" r:id="rId61"/>
          <w:pgSz w:w="12240" w:h="15840"/>
          <w:pgMar w:top="1440" w:right="1440" w:bottom="1440" w:left="1440" w:header="720" w:footer="720" w:gutter="0"/>
          <w:cols w:space="720"/>
        </w:sectPr>
      </w:pPr>
      <w:r w:rsidRPr="00A419AF">
        <w:fldChar w:fldCharType="end"/>
      </w:r>
    </w:p>
    <w:p w14:paraId="216FD865" w14:textId="5ADCE487" w:rsidR="00A20D4C" w:rsidRPr="006843E1" w:rsidRDefault="00A20D4C" w:rsidP="00FC7976">
      <w:pPr>
        <w:pStyle w:val="ChapterTitleB"/>
        <w:spacing w:before="0" w:after="0" w:line="480" w:lineRule="auto"/>
      </w:pPr>
      <w:bookmarkStart w:id="136" w:name="_Toc162204979"/>
      <w:bookmarkStart w:id="137" w:name="_Toc162610848"/>
      <w:r w:rsidRPr="006843E1">
        <w:lastRenderedPageBreak/>
        <w:t>Supplemental Material</w:t>
      </w:r>
      <w:bookmarkEnd w:id="136"/>
      <w:bookmarkEnd w:id="137"/>
    </w:p>
    <w:p w14:paraId="342AA2DC" w14:textId="6B1A6F24" w:rsidR="00EB46BA" w:rsidRPr="00864C67" w:rsidRDefault="00EB46BA" w:rsidP="00FD273E">
      <w:pPr>
        <w:pStyle w:val="SectionSubtitle"/>
        <w:spacing w:after="0" w:line="480" w:lineRule="auto"/>
      </w:pPr>
      <w:bookmarkStart w:id="138" w:name="_Toc162204980"/>
      <w:bookmarkStart w:id="139" w:name="_Toc162610849"/>
      <w:r w:rsidRPr="00864C67">
        <w:t>List of Supplemental Tables</w:t>
      </w:r>
      <w:bookmarkEnd w:id="138"/>
      <w:bookmarkEnd w:id="139"/>
    </w:p>
    <w:bookmarkStart w:id="140" w:name="_Toc151366371"/>
    <w:p w14:paraId="160C6A0A" w14:textId="49CD3734" w:rsidR="007A5239" w:rsidRPr="00864C67" w:rsidRDefault="00EB46BA" w:rsidP="00FD273E">
      <w:pPr>
        <w:pStyle w:val="TableofFigures"/>
        <w:tabs>
          <w:tab w:val="right" w:leader="dot" w:pos="9350"/>
        </w:tabs>
        <w:spacing w:line="480" w:lineRule="auto"/>
        <w:rPr>
          <w:rFonts w:ascii="Times New Roman" w:eastAsiaTheme="minorEastAsia" w:hAnsi="Times New Roman" w:cs="Times New Roman"/>
          <w:noProof/>
          <w:kern w:val="2"/>
          <w:sz w:val="24"/>
          <w:szCs w:val="24"/>
          <w:lang w:eastAsia="en-CA"/>
          <w14:ligatures w14:val="standardContextual"/>
        </w:rPr>
      </w:pPr>
      <w:r w:rsidRPr="00864C67">
        <w:rPr>
          <w:rFonts w:ascii="Times New Roman" w:hAnsi="Times New Roman" w:cs="Times New Roman"/>
          <w:sz w:val="24"/>
          <w:szCs w:val="24"/>
        </w:rPr>
        <w:fldChar w:fldCharType="begin"/>
      </w:r>
      <w:r w:rsidRPr="00864C67">
        <w:rPr>
          <w:rFonts w:ascii="Times New Roman" w:hAnsi="Times New Roman" w:cs="Times New Roman"/>
          <w:sz w:val="24"/>
          <w:szCs w:val="24"/>
        </w:rPr>
        <w:instrText xml:space="preserve"> TOC \c "Table S" </w:instrText>
      </w:r>
      <w:r w:rsidRPr="00864C67">
        <w:rPr>
          <w:rFonts w:ascii="Times New Roman" w:hAnsi="Times New Roman" w:cs="Times New Roman"/>
          <w:sz w:val="24"/>
          <w:szCs w:val="24"/>
        </w:rPr>
        <w:fldChar w:fldCharType="separate"/>
      </w:r>
      <w:r w:rsidR="007A5239" w:rsidRPr="00864C67">
        <w:rPr>
          <w:rFonts w:ascii="Times New Roman" w:hAnsi="Times New Roman" w:cs="Times New Roman"/>
          <w:noProof/>
          <w:sz w:val="24"/>
          <w:szCs w:val="24"/>
        </w:rPr>
        <w:t>Table S1: Explanation of generalized environment.</w:t>
      </w:r>
      <w:r w:rsidR="007A5239" w:rsidRPr="00864C67">
        <w:rPr>
          <w:rFonts w:ascii="Times New Roman" w:hAnsi="Times New Roman" w:cs="Times New Roman"/>
          <w:noProof/>
          <w:sz w:val="24"/>
          <w:szCs w:val="24"/>
        </w:rPr>
        <w:tab/>
      </w:r>
      <w:r w:rsidR="007A5239" w:rsidRPr="00864C67">
        <w:rPr>
          <w:rFonts w:ascii="Times New Roman" w:hAnsi="Times New Roman" w:cs="Times New Roman"/>
          <w:noProof/>
          <w:sz w:val="24"/>
          <w:szCs w:val="24"/>
        </w:rPr>
        <w:fldChar w:fldCharType="begin"/>
      </w:r>
      <w:r w:rsidR="007A5239" w:rsidRPr="00864C67">
        <w:rPr>
          <w:rFonts w:ascii="Times New Roman" w:hAnsi="Times New Roman" w:cs="Times New Roman"/>
          <w:noProof/>
          <w:sz w:val="24"/>
          <w:szCs w:val="24"/>
        </w:rPr>
        <w:instrText xml:space="preserve"> PAGEREF _Toc162207843 \h </w:instrText>
      </w:r>
      <w:r w:rsidR="007A5239" w:rsidRPr="00864C67">
        <w:rPr>
          <w:rFonts w:ascii="Times New Roman" w:hAnsi="Times New Roman" w:cs="Times New Roman"/>
          <w:noProof/>
          <w:sz w:val="24"/>
          <w:szCs w:val="24"/>
        </w:rPr>
      </w:r>
      <w:r w:rsidR="007A5239" w:rsidRPr="00864C67">
        <w:rPr>
          <w:rFonts w:ascii="Times New Roman" w:hAnsi="Times New Roman" w:cs="Times New Roman"/>
          <w:noProof/>
          <w:sz w:val="24"/>
          <w:szCs w:val="24"/>
        </w:rPr>
        <w:fldChar w:fldCharType="separate"/>
      </w:r>
      <w:r w:rsidR="003967E6">
        <w:rPr>
          <w:rFonts w:ascii="Times New Roman" w:hAnsi="Times New Roman" w:cs="Times New Roman"/>
          <w:noProof/>
          <w:sz w:val="24"/>
          <w:szCs w:val="24"/>
        </w:rPr>
        <w:t>83</w:t>
      </w:r>
      <w:r w:rsidR="007A5239" w:rsidRPr="00864C67">
        <w:rPr>
          <w:rFonts w:ascii="Times New Roman" w:hAnsi="Times New Roman" w:cs="Times New Roman"/>
          <w:noProof/>
          <w:sz w:val="24"/>
          <w:szCs w:val="24"/>
        </w:rPr>
        <w:fldChar w:fldCharType="end"/>
      </w:r>
    </w:p>
    <w:p w14:paraId="754CBA80" w14:textId="7E03A2E1" w:rsidR="007A5239" w:rsidRPr="00864C67" w:rsidRDefault="007A5239" w:rsidP="00FD273E">
      <w:pPr>
        <w:pStyle w:val="TableofFigures"/>
        <w:tabs>
          <w:tab w:val="right" w:leader="dot" w:pos="9350"/>
        </w:tabs>
        <w:spacing w:line="480" w:lineRule="auto"/>
        <w:rPr>
          <w:rFonts w:ascii="Times New Roman" w:eastAsiaTheme="minorEastAsia" w:hAnsi="Times New Roman" w:cs="Times New Roman"/>
          <w:noProof/>
          <w:kern w:val="2"/>
          <w:sz w:val="24"/>
          <w:szCs w:val="24"/>
          <w:lang w:eastAsia="en-CA"/>
          <w14:ligatures w14:val="standardContextual"/>
        </w:rPr>
      </w:pPr>
      <w:r w:rsidRPr="00864C67">
        <w:rPr>
          <w:rFonts w:ascii="Times New Roman" w:hAnsi="Times New Roman" w:cs="Times New Roman"/>
          <w:noProof/>
          <w:sz w:val="24"/>
          <w:szCs w:val="24"/>
        </w:rPr>
        <w:t>Table S2: Ethogram of behaviours analyzed during foraging events.</w:t>
      </w:r>
      <w:r w:rsidRPr="00864C67">
        <w:rPr>
          <w:rFonts w:ascii="Times New Roman" w:hAnsi="Times New Roman" w:cs="Times New Roman"/>
          <w:noProof/>
          <w:sz w:val="24"/>
          <w:szCs w:val="24"/>
        </w:rPr>
        <w:tab/>
      </w:r>
      <w:r w:rsidRPr="00864C67">
        <w:rPr>
          <w:rFonts w:ascii="Times New Roman" w:hAnsi="Times New Roman" w:cs="Times New Roman"/>
          <w:noProof/>
          <w:sz w:val="24"/>
          <w:szCs w:val="24"/>
        </w:rPr>
        <w:fldChar w:fldCharType="begin"/>
      </w:r>
      <w:r w:rsidRPr="00864C67">
        <w:rPr>
          <w:rFonts w:ascii="Times New Roman" w:hAnsi="Times New Roman" w:cs="Times New Roman"/>
          <w:noProof/>
          <w:sz w:val="24"/>
          <w:szCs w:val="24"/>
        </w:rPr>
        <w:instrText xml:space="preserve"> PAGEREF _Toc162207844 \h </w:instrText>
      </w:r>
      <w:r w:rsidRPr="00864C67">
        <w:rPr>
          <w:rFonts w:ascii="Times New Roman" w:hAnsi="Times New Roman" w:cs="Times New Roman"/>
          <w:noProof/>
          <w:sz w:val="24"/>
          <w:szCs w:val="24"/>
        </w:rPr>
      </w:r>
      <w:r w:rsidRPr="00864C67">
        <w:rPr>
          <w:rFonts w:ascii="Times New Roman" w:hAnsi="Times New Roman" w:cs="Times New Roman"/>
          <w:noProof/>
          <w:sz w:val="24"/>
          <w:szCs w:val="24"/>
        </w:rPr>
        <w:fldChar w:fldCharType="separate"/>
      </w:r>
      <w:r w:rsidR="003967E6">
        <w:rPr>
          <w:rFonts w:ascii="Times New Roman" w:hAnsi="Times New Roman" w:cs="Times New Roman"/>
          <w:noProof/>
          <w:sz w:val="24"/>
          <w:szCs w:val="24"/>
        </w:rPr>
        <w:t>84</w:t>
      </w:r>
      <w:r w:rsidRPr="00864C67">
        <w:rPr>
          <w:rFonts w:ascii="Times New Roman" w:hAnsi="Times New Roman" w:cs="Times New Roman"/>
          <w:noProof/>
          <w:sz w:val="24"/>
          <w:szCs w:val="24"/>
        </w:rPr>
        <w:fldChar w:fldCharType="end"/>
      </w:r>
    </w:p>
    <w:p w14:paraId="1B9BBB89" w14:textId="66FE6559" w:rsidR="007A5239" w:rsidRPr="00864C67" w:rsidRDefault="007A5239" w:rsidP="00FD273E">
      <w:pPr>
        <w:pStyle w:val="TableofFigures"/>
        <w:tabs>
          <w:tab w:val="right" w:leader="dot" w:pos="9350"/>
        </w:tabs>
        <w:spacing w:line="480" w:lineRule="auto"/>
        <w:rPr>
          <w:rFonts w:ascii="Times New Roman" w:eastAsiaTheme="minorEastAsia" w:hAnsi="Times New Roman" w:cs="Times New Roman"/>
          <w:noProof/>
          <w:kern w:val="2"/>
          <w:sz w:val="24"/>
          <w:szCs w:val="24"/>
          <w:lang w:eastAsia="en-CA"/>
          <w14:ligatures w14:val="standardContextual"/>
        </w:rPr>
      </w:pPr>
      <w:r w:rsidRPr="00864C67">
        <w:rPr>
          <w:rFonts w:ascii="Times New Roman" w:hAnsi="Times New Roman" w:cs="Times New Roman"/>
          <w:noProof/>
          <w:sz w:val="24"/>
          <w:szCs w:val="24"/>
        </w:rPr>
        <w:t>Table S3: Results of post hoc tests on foraging bout duration.</w:t>
      </w:r>
      <w:r w:rsidRPr="00864C67">
        <w:rPr>
          <w:rFonts w:ascii="Times New Roman" w:hAnsi="Times New Roman" w:cs="Times New Roman"/>
          <w:noProof/>
          <w:sz w:val="24"/>
          <w:szCs w:val="24"/>
        </w:rPr>
        <w:tab/>
      </w:r>
      <w:r w:rsidRPr="00864C67">
        <w:rPr>
          <w:rFonts w:ascii="Times New Roman" w:hAnsi="Times New Roman" w:cs="Times New Roman"/>
          <w:noProof/>
          <w:sz w:val="24"/>
          <w:szCs w:val="24"/>
        </w:rPr>
        <w:fldChar w:fldCharType="begin"/>
      </w:r>
      <w:r w:rsidRPr="00864C67">
        <w:rPr>
          <w:rFonts w:ascii="Times New Roman" w:hAnsi="Times New Roman" w:cs="Times New Roman"/>
          <w:noProof/>
          <w:sz w:val="24"/>
          <w:szCs w:val="24"/>
        </w:rPr>
        <w:instrText xml:space="preserve"> PAGEREF _Toc162207845 \h </w:instrText>
      </w:r>
      <w:r w:rsidRPr="00864C67">
        <w:rPr>
          <w:rFonts w:ascii="Times New Roman" w:hAnsi="Times New Roman" w:cs="Times New Roman"/>
          <w:noProof/>
          <w:sz w:val="24"/>
          <w:szCs w:val="24"/>
        </w:rPr>
      </w:r>
      <w:r w:rsidRPr="00864C67">
        <w:rPr>
          <w:rFonts w:ascii="Times New Roman" w:hAnsi="Times New Roman" w:cs="Times New Roman"/>
          <w:noProof/>
          <w:sz w:val="24"/>
          <w:szCs w:val="24"/>
        </w:rPr>
        <w:fldChar w:fldCharType="separate"/>
      </w:r>
      <w:r w:rsidR="003967E6">
        <w:rPr>
          <w:rFonts w:ascii="Times New Roman" w:hAnsi="Times New Roman" w:cs="Times New Roman"/>
          <w:noProof/>
          <w:sz w:val="24"/>
          <w:szCs w:val="24"/>
        </w:rPr>
        <w:t>88</w:t>
      </w:r>
      <w:r w:rsidRPr="00864C67">
        <w:rPr>
          <w:rFonts w:ascii="Times New Roman" w:hAnsi="Times New Roman" w:cs="Times New Roman"/>
          <w:noProof/>
          <w:sz w:val="24"/>
          <w:szCs w:val="24"/>
        </w:rPr>
        <w:fldChar w:fldCharType="end"/>
      </w:r>
    </w:p>
    <w:p w14:paraId="40763423" w14:textId="63FEB8DF" w:rsidR="007A5239" w:rsidRPr="00864C67" w:rsidRDefault="007A5239" w:rsidP="00FD273E">
      <w:pPr>
        <w:pStyle w:val="TableofFigures"/>
        <w:tabs>
          <w:tab w:val="right" w:leader="dot" w:pos="9350"/>
        </w:tabs>
        <w:spacing w:line="480" w:lineRule="auto"/>
        <w:rPr>
          <w:rFonts w:ascii="Times New Roman" w:eastAsiaTheme="minorEastAsia" w:hAnsi="Times New Roman" w:cs="Times New Roman"/>
          <w:noProof/>
          <w:kern w:val="2"/>
          <w:sz w:val="24"/>
          <w:szCs w:val="24"/>
          <w:lang w:eastAsia="en-CA"/>
          <w14:ligatures w14:val="standardContextual"/>
        </w:rPr>
      </w:pPr>
      <w:r w:rsidRPr="00864C67">
        <w:rPr>
          <w:rFonts w:ascii="Times New Roman" w:hAnsi="Times New Roman" w:cs="Times New Roman"/>
          <w:noProof/>
          <w:sz w:val="24"/>
          <w:szCs w:val="24"/>
        </w:rPr>
        <w:t>Table S4: Result of post hoc test performed on the number of transitions from foraging to alert behaviour.</w:t>
      </w:r>
      <w:r w:rsidRPr="00864C67">
        <w:rPr>
          <w:rFonts w:ascii="Times New Roman" w:hAnsi="Times New Roman" w:cs="Times New Roman"/>
          <w:noProof/>
          <w:sz w:val="24"/>
          <w:szCs w:val="24"/>
        </w:rPr>
        <w:tab/>
      </w:r>
      <w:r w:rsidRPr="00864C67">
        <w:rPr>
          <w:rFonts w:ascii="Times New Roman" w:hAnsi="Times New Roman" w:cs="Times New Roman"/>
          <w:noProof/>
          <w:sz w:val="24"/>
          <w:szCs w:val="24"/>
        </w:rPr>
        <w:fldChar w:fldCharType="begin"/>
      </w:r>
      <w:r w:rsidRPr="00864C67">
        <w:rPr>
          <w:rFonts w:ascii="Times New Roman" w:hAnsi="Times New Roman" w:cs="Times New Roman"/>
          <w:noProof/>
          <w:sz w:val="24"/>
          <w:szCs w:val="24"/>
        </w:rPr>
        <w:instrText xml:space="preserve"> PAGEREF _Toc162207846 \h </w:instrText>
      </w:r>
      <w:r w:rsidRPr="00864C67">
        <w:rPr>
          <w:rFonts w:ascii="Times New Roman" w:hAnsi="Times New Roman" w:cs="Times New Roman"/>
          <w:noProof/>
          <w:sz w:val="24"/>
          <w:szCs w:val="24"/>
        </w:rPr>
      </w:r>
      <w:r w:rsidRPr="00864C67">
        <w:rPr>
          <w:rFonts w:ascii="Times New Roman" w:hAnsi="Times New Roman" w:cs="Times New Roman"/>
          <w:noProof/>
          <w:sz w:val="24"/>
          <w:szCs w:val="24"/>
        </w:rPr>
        <w:fldChar w:fldCharType="separate"/>
      </w:r>
      <w:r w:rsidR="003967E6">
        <w:rPr>
          <w:rFonts w:ascii="Times New Roman" w:hAnsi="Times New Roman" w:cs="Times New Roman"/>
          <w:noProof/>
          <w:sz w:val="24"/>
          <w:szCs w:val="24"/>
        </w:rPr>
        <w:t>92</w:t>
      </w:r>
      <w:r w:rsidRPr="00864C67">
        <w:rPr>
          <w:rFonts w:ascii="Times New Roman" w:hAnsi="Times New Roman" w:cs="Times New Roman"/>
          <w:noProof/>
          <w:sz w:val="24"/>
          <w:szCs w:val="24"/>
        </w:rPr>
        <w:fldChar w:fldCharType="end"/>
      </w:r>
    </w:p>
    <w:p w14:paraId="3C57BD45" w14:textId="11BAF37E" w:rsidR="00EB46BA" w:rsidRPr="00864C67" w:rsidRDefault="00EB46BA" w:rsidP="00FD273E">
      <w:pPr>
        <w:pStyle w:val="SectionSubtitle"/>
        <w:spacing w:after="0" w:line="480" w:lineRule="auto"/>
      </w:pPr>
      <w:r w:rsidRPr="00864C67">
        <w:fldChar w:fldCharType="end"/>
      </w:r>
      <w:bookmarkStart w:id="141" w:name="_Toc162204981"/>
      <w:bookmarkStart w:id="142" w:name="_Toc162610850"/>
      <w:r w:rsidRPr="00864C67">
        <w:t>List of Supplemental Figures</w:t>
      </w:r>
      <w:bookmarkEnd w:id="141"/>
      <w:bookmarkEnd w:id="142"/>
    </w:p>
    <w:p w14:paraId="77FC94C1" w14:textId="3770E93D" w:rsidR="00864C67" w:rsidRPr="00864C67" w:rsidRDefault="00EB46BA" w:rsidP="00FD273E">
      <w:pPr>
        <w:pStyle w:val="TableofFigures"/>
        <w:tabs>
          <w:tab w:val="right" w:leader="dot" w:pos="9350"/>
        </w:tabs>
        <w:spacing w:line="480" w:lineRule="auto"/>
        <w:rPr>
          <w:rFonts w:ascii="Times New Roman" w:eastAsiaTheme="minorEastAsia" w:hAnsi="Times New Roman" w:cs="Times New Roman"/>
          <w:noProof/>
          <w:kern w:val="2"/>
          <w:sz w:val="24"/>
          <w:szCs w:val="24"/>
          <w:lang w:eastAsia="en-CA"/>
          <w14:ligatures w14:val="standardContextual"/>
        </w:rPr>
      </w:pPr>
      <w:r w:rsidRPr="00864C67">
        <w:rPr>
          <w:rFonts w:ascii="Times New Roman" w:hAnsi="Times New Roman" w:cs="Times New Roman"/>
          <w:sz w:val="24"/>
          <w:szCs w:val="24"/>
        </w:rPr>
        <w:fldChar w:fldCharType="begin"/>
      </w:r>
      <w:r w:rsidRPr="00864C67">
        <w:rPr>
          <w:rFonts w:ascii="Times New Roman" w:hAnsi="Times New Roman" w:cs="Times New Roman"/>
          <w:sz w:val="24"/>
          <w:szCs w:val="24"/>
        </w:rPr>
        <w:instrText xml:space="preserve"> TOC \c "Figure S" </w:instrText>
      </w:r>
      <w:r w:rsidRPr="00864C67">
        <w:rPr>
          <w:rFonts w:ascii="Times New Roman" w:hAnsi="Times New Roman" w:cs="Times New Roman"/>
          <w:sz w:val="24"/>
          <w:szCs w:val="24"/>
        </w:rPr>
        <w:fldChar w:fldCharType="separate"/>
      </w:r>
      <w:r w:rsidR="00864C67" w:rsidRPr="00864C67">
        <w:rPr>
          <w:rFonts w:ascii="Times New Roman" w:hAnsi="Times New Roman" w:cs="Times New Roman"/>
          <w:noProof/>
          <w:sz w:val="24"/>
          <w:szCs w:val="24"/>
        </w:rPr>
        <w:t>Figure S1: Number of articles with coordination as a defining feature of sentinel behaviour across time</w:t>
      </w:r>
      <w:r w:rsidR="00864C67" w:rsidRPr="00864C67">
        <w:rPr>
          <w:rFonts w:ascii="Times New Roman" w:hAnsi="Times New Roman" w:cs="Times New Roman"/>
          <w:noProof/>
          <w:sz w:val="24"/>
          <w:szCs w:val="24"/>
        </w:rPr>
        <w:tab/>
      </w:r>
      <w:r w:rsidR="00864C67" w:rsidRPr="00864C67">
        <w:rPr>
          <w:rFonts w:ascii="Times New Roman" w:hAnsi="Times New Roman" w:cs="Times New Roman"/>
          <w:noProof/>
          <w:sz w:val="24"/>
          <w:szCs w:val="24"/>
        </w:rPr>
        <w:fldChar w:fldCharType="begin"/>
      </w:r>
      <w:r w:rsidR="00864C67" w:rsidRPr="00864C67">
        <w:rPr>
          <w:rFonts w:ascii="Times New Roman" w:hAnsi="Times New Roman" w:cs="Times New Roman"/>
          <w:noProof/>
          <w:sz w:val="24"/>
          <w:szCs w:val="24"/>
        </w:rPr>
        <w:instrText xml:space="preserve"> PAGEREF _Toc162207850 \h </w:instrText>
      </w:r>
      <w:r w:rsidR="00864C67" w:rsidRPr="00864C67">
        <w:rPr>
          <w:rFonts w:ascii="Times New Roman" w:hAnsi="Times New Roman" w:cs="Times New Roman"/>
          <w:noProof/>
          <w:sz w:val="24"/>
          <w:szCs w:val="24"/>
        </w:rPr>
      </w:r>
      <w:r w:rsidR="00864C67" w:rsidRPr="00864C67">
        <w:rPr>
          <w:rFonts w:ascii="Times New Roman" w:hAnsi="Times New Roman" w:cs="Times New Roman"/>
          <w:noProof/>
          <w:sz w:val="24"/>
          <w:szCs w:val="24"/>
        </w:rPr>
        <w:fldChar w:fldCharType="separate"/>
      </w:r>
      <w:r w:rsidR="003967E6">
        <w:rPr>
          <w:rFonts w:ascii="Times New Roman" w:hAnsi="Times New Roman" w:cs="Times New Roman"/>
          <w:noProof/>
          <w:sz w:val="24"/>
          <w:szCs w:val="24"/>
        </w:rPr>
        <w:t>82</w:t>
      </w:r>
      <w:r w:rsidR="00864C67" w:rsidRPr="00864C67">
        <w:rPr>
          <w:rFonts w:ascii="Times New Roman" w:hAnsi="Times New Roman" w:cs="Times New Roman"/>
          <w:noProof/>
          <w:sz w:val="24"/>
          <w:szCs w:val="24"/>
        </w:rPr>
        <w:fldChar w:fldCharType="end"/>
      </w:r>
    </w:p>
    <w:p w14:paraId="2FE39B69" w14:textId="71333F9E" w:rsidR="00864C67" w:rsidRPr="00864C67" w:rsidRDefault="00864C67" w:rsidP="00FD273E">
      <w:pPr>
        <w:pStyle w:val="TableofFigures"/>
        <w:tabs>
          <w:tab w:val="right" w:leader="dot" w:pos="9350"/>
        </w:tabs>
        <w:spacing w:line="480" w:lineRule="auto"/>
        <w:rPr>
          <w:rFonts w:ascii="Times New Roman" w:eastAsiaTheme="minorEastAsia" w:hAnsi="Times New Roman" w:cs="Times New Roman"/>
          <w:noProof/>
          <w:kern w:val="2"/>
          <w:sz w:val="24"/>
          <w:szCs w:val="24"/>
          <w:lang w:eastAsia="en-CA"/>
          <w14:ligatures w14:val="standardContextual"/>
        </w:rPr>
      </w:pPr>
      <w:r w:rsidRPr="00864C67">
        <w:rPr>
          <w:rFonts w:ascii="Times New Roman" w:hAnsi="Times New Roman" w:cs="Times New Roman"/>
          <w:noProof/>
          <w:sz w:val="24"/>
          <w:szCs w:val="24"/>
        </w:rPr>
        <w:t>Figure S2: Sentinel presence in commercial and green areas..</w:t>
      </w:r>
      <w:r w:rsidRPr="00864C67">
        <w:rPr>
          <w:rFonts w:ascii="Times New Roman" w:hAnsi="Times New Roman" w:cs="Times New Roman"/>
          <w:noProof/>
          <w:sz w:val="24"/>
          <w:szCs w:val="24"/>
        </w:rPr>
        <w:tab/>
      </w:r>
      <w:r w:rsidRPr="00864C67">
        <w:rPr>
          <w:rFonts w:ascii="Times New Roman" w:hAnsi="Times New Roman" w:cs="Times New Roman"/>
          <w:noProof/>
          <w:sz w:val="24"/>
          <w:szCs w:val="24"/>
        </w:rPr>
        <w:fldChar w:fldCharType="begin"/>
      </w:r>
      <w:r w:rsidRPr="00864C67">
        <w:rPr>
          <w:rFonts w:ascii="Times New Roman" w:hAnsi="Times New Roman" w:cs="Times New Roman"/>
          <w:noProof/>
          <w:sz w:val="24"/>
          <w:szCs w:val="24"/>
        </w:rPr>
        <w:instrText xml:space="preserve"> PAGEREF _Toc162207851 \h </w:instrText>
      </w:r>
      <w:r w:rsidRPr="00864C67">
        <w:rPr>
          <w:rFonts w:ascii="Times New Roman" w:hAnsi="Times New Roman" w:cs="Times New Roman"/>
          <w:noProof/>
          <w:sz w:val="24"/>
          <w:szCs w:val="24"/>
        </w:rPr>
      </w:r>
      <w:r w:rsidRPr="00864C67">
        <w:rPr>
          <w:rFonts w:ascii="Times New Roman" w:hAnsi="Times New Roman" w:cs="Times New Roman"/>
          <w:noProof/>
          <w:sz w:val="24"/>
          <w:szCs w:val="24"/>
        </w:rPr>
        <w:fldChar w:fldCharType="separate"/>
      </w:r>
      <w:r w:rsidR="003967E6">
        <w:rPr>
          <w:rFonts w:ascii="Times New Roman" w:hAnsi="Times New Roman" w:cs="Times New Roman"/>
          <w:noProof/>
          <w:sz w:val="24"/>
          <w:szCs w:val="24"/>
        </w:rPr>
        <w:t>85</w:t>
      </w:r>
      <w:r w:rsidRPr="00864C67">
        <w:rPr>
          <w:rFonts w:ascii="Times New Roman" w:hAnsi="Times New Roman" w:cs="Times New Roman"/>
          <w:noProof/>
          <w:sz w:val="24"/>
          <w:szCs w:val="24"/>
        </w:rPr>
        <w:fldChar w:fldCharType="end"/>
      </w:r>
    </w:p>
    <w:p w14:paraId="49CDE92E" w14:textId="1DD66FCD" w:rsidR="00864C67" w:rsidRPr="00864C67" w:rsidRDefault="00864C67" w:rsidP="00FD273E">
      <w:pPr>
        <w:pStyle w:val="TableofFigures"/>
        <w:tabs>
          <w:tab w:val="right" w:leader="dot" w:pos="9350"/>
        </w:tabs>
        <w:spacing w:line="480" w:lineRule="auto"/>
        <w:rPr>
          <w:rFonts w:ascii="Times New Roman" w:eastAsiaTheme="minorEastAsia" w:hAnsi="Times New Roman" w:cs="Times New Roman"/>
          <w:noProof/>
          <w:kern w:val="2"/>
          <w:sz w:val="24"/>
          <w:szCs w:val="24"/>
          <w:lang w:eastAsia="en-CA"/>
          <w14:ligatures w14:val="standardContextual"/>
        </w:rPr>
      </w:pPr>
      <w:r w:rsidRPr="00864C67">
        <w:rPr>
          <w:rFonts w:ascii="Times New Roman" w:hAnsi="Times New Roman" w:cs="Times New Roman"/>
          <w:noProof/>
          <w:sz w:val="24"/>
          <w:szCs w:val="24"/>
        </w:rPr>
        <w:t>Figure S3: Frequency plots of observations in the presence and absence of a sentinel.</w:t>
      </w:r>
      <w:r w:rsidRPr="00864C67">
        <w:rPr>
          <w:rFonts w:ascii="Times New Roman" w:hAnsi="Times New Roman" w:cs="Times New Roman"/>
          <w:noProof/>
          <w:sz w:val="24"/>
          <w:szCs w:val="24"/>
        </w:rPr>
        <w:tab/>
      </w:r>
      <w:r w:rsidRPr="00864C67">
        <w:rPr>
          <w:rFonts w:ascii="Times New Roman" w:hAnsi="Times New Roman" w:cs="Times New Roman"/>
          <w:noProof/>
          <w:sz w:val="24"/>
          <w:szCs w:val="24"/>
        </w:rPr>
        <w:fldChar w:fldCharType="begin"/>
      </w:r>
      <w:r w:rsidRPr="00864C67">
        <w:rPr>
          <w:rFonts w:ascii="Times New Roman" w:hAnsi="Times New Roman" w:cs="Times New Roman"/>
          <w:noProof/>
          <w:sz w:val="24"/>
          <w:szCs w:val="24"/>
        </w:rPr>
        <w:instrText xml:space="preserve"> PAGEREF _Toc162207852 \h </w:instrText>
      </w:r>
      <w:r w:rsidRPr="00864C67">
        <w:rPr>
          <w:rFonts w:ascii="Times New Roman" w:hAnsi="Times New Roman" w:cs="Times New Roman"/>
          <w:noProof/>
          <w:sz w:val="24"/>
          <w:szCs w:val="24"/>
        </w:rPr>
      </w:r>
      <w:r w:rsidRPr="00864C67">
        <w:rPr>
          <w:rFonts w:ascii="Times New Roman" w:hAnsi="Times New Roman" w:cs="Times New Roman"/>
          <w:noProof/>
          <w:sz w:val="24"/>
          <w:szCs w:val="24"/>
        </w:rPr>
        <w:fldChar w:fldCharType="separate"/>
      </w:r>
      <w:r w:rsidR="003967E6">
        <w:rPr>
          <w:rFonts w:ascii="Times New Roman" w:hAnsi="Times New Roman" w:cs="Times New Roman"/>
          <w:noProof/>
          <w:sz w:val="24"/>
          <w:szCs w:val="24"/>
        </w:rPr>
        <w:t>86</w:t>
      </w:r>
      <w:r w:rsidRPr="00864C67">
        <w:rPr>
          <w:rFonts w:ascii="Times New Roman" w:hAnsi="Times New Roman" w:cs="Times New Roman"/>
          <w:noProof/>
          <w:sz w:val="24"/>
          <w:szCs w:val="24"/>
        </w:rPr>
        <w:fldChar w:fldCharType="end"/>
      </w:r>
    </w:p>
    <w:p w14:paraId="7B7761F9" w14:textId="79FE23E3" w:rsidR="00864C67" w:rsidRPr="00864C67" w:rsidRDefault="00864C67" w:rsidP="00FD273E">
      <w:pPr>
        <w:pStyle w:val="TableofFigures"/>
        <w:tabs>
          <w:tab w:val="right" w:leader="dot" w:pos="9350"/>
        </w:tabs>
        <w:spacing w:line="480" w:lineRule="auto"/>
        <w:rPr>
          <w:rFonts w:ascii="Times New Roman" w:eastAsiaTheme="minorEastAsia" w:hAnsi="Times New Roman" w:cs="Times New Roman"/>
          <w:noProof/>
          <w:kern w:val="2"/>
          <w:sz w:val="24"/>
          <w:szCs w:val="24"/>
          <w:lang w:eastAsia="en-CA"/>
          <w14:ligatures w14:val="standardContextual"/>
        </w:rPr>
      </w:pPr>
      <w:r w:rsidRPr="00864C67">
        <w:rPr>
          <w:rFonts w:ascii="Times New Roman" w:hAnsi="Times New Roman" w:cs="Times New Roman"/>
          <w:noProof/>
          <w:sz w:val="24"/>
          <w:szCs w:val="24"/>
        </w:rPr>
        <w:t>Figure S4: Decreasing bout duration of all behaviours in response to increasing disturbance frequency.</w:t>
      </w:r>
      <w:r w:rsidRPr="00864C67">
        <w:rPr>
          <w:rFonts w:ascii="Times New Roman" w:hAnsi="Times New Roman" w:cs="Times New Roman"/>
          <w:noProof/>
          <w:sz w:val="24"/>
          <w:szCs w:val="24"/>
        </w:rPr>
        <w:tab/>
      </w:r>
      <w:r w:rsidRPr="00864C67">
        <w:rPr>
          <w:rFonts w:ascii="Times New Roman" w:hAnsi="Times New Roman" w:cs="Times New Roman"/>
          <w:noProof/>
          <w:sz w:val="24"/>
          <w:szCs w:val="24"/>
        </w:rPr>
        <w:fldChar w:fldCharType="begin"/>
      </w:r>
      <w:r w:rsidRPr="00864C67">
        <w:rPr>
          <w:rFonts w:ascii="Times New Roman" w:hAnsi="Times New Roman" w:cs="Times New Roman"/>
          <w:noProof/>
          <w:sz w:val="24"/>
          <w:szCs w:val="24"/>
        </w:rPr>
        <w:instrText xml:space="preserve"> PAGEREF _Toc162207853 \h </w:instrText>
      </w:r>
      <w:r w:rsidRPr="00864C67">
        <w:rPr>
          <w:rFonts w:ascii="Times New Roman" w:hAnsi="Times New Roman" w:cs="Times New Roman"/>
          <w:noProof/>
          <w:sz w:val="24"/>
          <w:szCs w:val="24"/>
        </w:rPr>
      </w:r>
      <w:r w:rsidRPr="00864C67">
        <w:rPr>
          <w:rFonts w:ascii="Times New Roman" w:hAnsi="Times New Roman" w:cs="Times New Roman"/>
          <w:noProof/>
          <w:sz w:val="24"/>
          <w:szCs w:val="24"/>
        </w:rPr>
        <w:fldChar w:fldCharType="separate"/>
      </w:r>
      <w:r w:rsidR="003967E6">
        <w:rPr>
          <w:rFonts w:ascii="Times New Roman" w:hAnsi="Times New Roman" w:cs="Times New Roman"/>
          <w:noProof/>
          <w:sz w:val="24"/>
          <w:szCs w:val="24"/>
        </w:rPr>
        <w:t>87</w:t>
      </w:r>
      <w:r w:rsidRPr="00864C67">
        <w:rPr>
          <w:rFonts w:ascii="Times New Roman" w:hAnsi="Times New Roman" w:cs="Times New Roman"/>
          <w:noProof/>
          <w:sz w:val="24"/>
          <w:szCs w:val="24"/>
        </w:rPr>
        <w:fldChar w:fldCharType="end"/>
      </w:r>
    </w:p>
    <w:p w14:paraId="2DF68C9D" w14:textId="78E61B74" w:rsidR="00864C67" w:rsidRPr="00864C67" w:rsidRDefault="00864C67" w:rsidP="00FD273E">
      <w:pPr>
        <w:pStyle w:val="TableofFigures"/>
        <w:tabs>
          <w:tab w:val="right" w:leader="dot" w:pos="9350"/>
        </w:tabs>
        <w:spacing w:line="480" w:lineRule="auto"/>
        <w:rPr>
          <w:rFonts w:ascii="Times New Roman" w:eastAsiaTheme="minorEastAsia" w:hAnsi="Times New Roman" w:cs="Times New Roman"/>
          <w:noProof/>
          <w:kern w:val="2"/>
          <w:sz w:val="24"/>
          <w:szCs w:val="24"/>
          <w:lang w:eastAsia="en-CA"/>
          <w14:ligatures w14:val="standardContextual"/>
        </w:rPr>
      </w:pPr>
      <w:r w:rsidRPr="00864C67">
        <w:rPr>
          <w:rFonts w:ascii="Times New Roman" w:hAnsi="Times New Roman" w:cs="Times New Roman"/>
          <w:noProof/>
          <w:sz w:val="24"/>
          <w:szCs w:val="24"/>
        </w:rPr>
        <w:t>Figure S5: Mean bout duration in the presence and absence of bait. The dots represent the mean value, and the error bars represent the standard error.</w:t>
      </w:r>
      <w:r w:rsidRPr="00864C67">
        <w:rPr>
          <w:rFonts w:ascii="Times New Roman" w:hAnsi="Times New Roman" w:cs="Times New Roman"/>
          <w:noProof/>
          <w:sz w:val="24"/>
          <w:szCs w:val="24"/>
        </w:rPr>
        <w:tab/>
      </w:r>
      <w:r w:rsidRPr="00864C67">
        <w:rPr>
          <w:rFonts w:ascii="Times New Roman" w:hAnsi="Times New Roman" w:cs="Times New Roman"/>
          <w:noProof/>
          <w:sz w:val="24"/>
          <w:szCs w:val="24"/>
        </w:rPr>
        <w:fldChar w:fldCharType="begin"/>
      </w:r>
      <w:r w:rsidRPr="00864C67">
        <w:rPr>
          <w:rFonts w:ascii="Times New Roman" w:hAnsi="Times New Roman" w:cs="Times New Roman"/>
          <w:noProof/>
          <w:sz w:val="24"/>
          <w:szCs w:val="24"/>
        </w:rPr>
        <w:instrText xml:space="preserve"> PAGEREF _Toc162207854 \h </w:instrText>
      </w:r>
      <w:r w:rsidRPr="00864C67">
        <w:rPr>
          <w:rFonts w:ascii="Times New Roman" w:hAnsi="Times New Roman" w:cs="Times New Roman"/>
          <w:noProof/>
          <w:sz w:val="24"/>
          <w:szCs w:val="24"/>
        </w:rPr>
      </w:r>
      <w:r w:rsidRPr="00864C67">
        <w:rPr>
          <w:rFonts w:ascii="Times New Roman" w:hAnsi="Times New Roman" w:cs="Times New Roman"/>
          <w:noProof/>
          <w:sz w:val="24"/>
          <w:szCs w:val="24"/>
        </w:rPr>
        <w:fldChar w:fldCharType="separate"/>
      </w:r>
      <w:r w:rsidR="003967E6">
        <w:rPr>
          <w:rFonts w:ascii="Times New Roman" w:hAnsi="Times New Roman" w:cs="Times New Roman"/>
          <w:noProof/>
          <w:sz w:val="24"/>
          <w:szCs w:val="24"/>
        </w:rPr>
        <w:t>89</w:t>
      </w:r>
      <w:r w:rsidRPr="00864C67">
        <w:rPr>
          <w:rFonts w:ascii="Times New Roman" w:hAnsi="Times New Roman" w:cs="Times New Roman"/>
          <w:noProof/>
          <w:sz w:val="24"/>
          <w:szCs w:val="24"/>
        </w:rPr>
        <w:fldChar w:fldCharType="end"/>
      </w:r>
    </w:p>
    <w:p w14:paraId="667D1FF3" w14:textId="67AF184D" w:rsidR="00864C67" w:rsidRPr="00864C67" w:rsidRDefault="00864C67" w:rsidP="00FD273E">
      <w:pPr>
        <w:pStyle w:val="TableofFigures"/>
        <w:tabs>
          <w:tab w:val="right" w:leader="dot" w:pos="9350"/>
        </w:tabs>
        <w:spacing w:line="480" w:lineRule="auto"/>
        <w:rPr>
          <w:rFonts w:ascii="Times New Roman" w:eastAsiaTheme="minorEastAsia" w:hAnsi="Times New Roman" w:cs="Times New Roman"/>
          <w:noProof/>
          <w:kern w:val="2"/>
          <w:sz w:val="24"/>
          <w:szCs w:val="24"/>
          <w:lang w:eastAsia="en-CA"/>
          <w14:ligatures w14:val="standardContextual"/>
        </w:rPr>
      </w:pPr>
      <w:r w:rsidRPr="00864C67">
        <w:rPr>
          <w:rFonts w:ascii="Times New Roman" w:hAnsi="Times New Roman" w:cs="Times New Roman"/>
          <w:noProof/>
          <w:sz w:val="24"/>
          <w:szCs w:val="24"/>
        </w:rPr>
        <w:t>Figure S6: Mean forager peck rate in the presence and absence of bait. The dots represent the mean value, and the error bars represent the standard error.</w:t>
      </w:r>
      <w:r w:rsidRPr="00864C67">
        <w:rPr>
          <w:rFonts w:ascii="Times New Roman" w:hAnsi="Times New Roman" w:cs="Times New Roman"/>
          <w:noProof/>
          <w:sz w:val="24"/>
          <w:szCs w:val="24"/>
        </w:rPr>
        <w:tab/>
      </w:r>
      <w:r w:rsidRPr="00864C67">
        <w:rPr>
          <w:rFonts w:ascii="Times New Roman" w:hAnsi="Times New Roman" w:cs="Times New Roman"/>
          <w:noProof/>
          <w:sz w:val="24"/>
          <w:szCs w:val="24"/>
        </w:rPr>
        <w:fldChar w:fldCharType="begin"/>
      </w:r>
      <w:r w:rsidRPr="00864C67">
        <w:rPr>
          <w:rFonts w:ascii="Times New Roman" w:hAnsi="Times New Roman" w:cs="Times New Roman"/>
          <w:noProof/>
          <w:sz w:val="24"/>
          <w:szCs w:val="24"/>
        </w:rPr>
        <w:instrText xml:space="preserve"> PAGEREF _Toc162207855 \h </w:instrText>
      </w:r>
      <w:r w:rsidRPr="00864C67">
        <w:rPr>
          <w:rFonts w:ascii="Times New Roman" w:hAnsi="Times New Roman" w:cs="Times New Roman"/>
          <w:noProof/>
          <w:sz w:val="24"/>
          <w:szCs w:val="24"/>
        </w:rPr>
      </w:r>
      <w:r w:rsidRPr="00864C67">
        <w:rPr>
          <w:rFonts w:ascii="Times New Roman" w:hAnsi="Times New Roman" w:cs="Times New Roman"/>
          <w:noProof/>
          <w:sz w:val="24"/>
          <w:szCs w:val="24"/>
        </w:rPr>
        <w:fldChar w:fldCharType="separate"/>
      </w:r>
      <w:r w:rsidR="003967E6">
        <w:rPr>
          <w:rFonts w:ascii="Times New Roman" w:hAnsi="Times New Roman" w:cs="Times New Roman"/>
          <w:noProof/>
          <w:sz w:val="24"/>
          <w:szCs w:val="24"/>
        </w:rPr>
        <w:t>90</w:t>
      </w:r>
      <w:r w:rsidRPr="00864C67">
        <w:rPr>
          <w:rFonts w:ascii="Times New Roman" w:hAnsi="Times New Roman" w:cs="Times New Roman"/>
          <w:noProof/>
          <w:sz w:val="24"/>
          <w:szCs w:val="24"/>
        </w:rPr>
        <w:fldChar w:fldCharType="end"/>
      </w:r>
    </w:p>
    <w:p w14:paraId="693FA0F7" w14:textId="2BB73504" w:rsidR="00864C67" w:rsidRPr="00864C67" w:rsidRDefault="00864C67" w:rsidP="00FD273E">
      <w:pPr>
        <w:pStyle w:val="TableofFigures"/>
        <w:tabs>
          <w:tab w:val="right" w:leader="dot" w:pos="9350"/>
        </w:tabs>
        <w:spacing w:line="480" w:lineRule="auto"/>
        <w:rPr>
          <w:rFonts w:ascii="Times New Roman" w:eastAsiaTheme="minorEastAsia" w:hAnsi="Times New Roman" w:cs="Times New Roman"/>
          <w:noProof/>
          <w:kern w:val="2"/>
          <w:sz w:val="24"/>
          <w:szCs w:val="24"/>
          <w:lang w:eastAsia="en-CA"/>
          <w14:ligatures w14:val="standardContextual"/>
        </w:rPr>
      </w:pPr>
      <w:r w:rsidRPr="00864C67">
        <w:rPr>
          <w:rFonts w:ascii="Times New Roman" w:hAnsi="Times New Roman" w:cs="Times New Roman"/>
          <w:noProof/>
          <w:sz w:val="24"/>
          <w:szCs w:val="24"/>
        </w:rPr>
        <w:t>Figure S7: Number of transitions performed by foragers in the presence and absence of bait. The dots represent the mean value, and the error bars represent the standard error.</w:t>
      </w:r>
      <w:r w:rsidRPr="00864C67">
        <w:rPr>
          <w:rFonts w:ascii="Times New Roman" w:hAnsi="Times New Roman" w:cs="Times New Roman"/>
          <w:noProof/>
          <w:sz w:val="24"/>
          <w:szCs w:val="24"/>
        </w:rPr>
        <w:tab/>
      </w:r>
      <w:r w:rsidRPr="00864C67">
        <w:rPr>
          <w:rFonts w:ascii="Times New Roman" w:hAnsi="Times New Roman" w:cs="Times New Roman"/>
          <w:noProof/>
          <w:sz w:val="24"/>
          <w:szCs w:val="24"/>
        </w:rPr>
        <w:fldChar w:fldCharType="begin"/>
      </w:r>
      <w:r w:rsidRPr="00864C67">
        <w:rPr>
          <w:rFonts w:ascii="Times New Roman" w:hAnsi="Times New Roman" w:cs="Times New Roman"/>
          <w:noProof/>
          <w:sz w:val="24"/>
          <w:szCs w:val="24"/>
        </w:rPr>
        <w:instrText xml:space="preserve"> PAGEREF _Toc162207856 \h </w:instrText>
      </w:r>
      <w:r w:rsidRPr="00864C67">
        <w:rPr>
          <w:rFonts w:ascii="Times New Roman" w:hAnsi="Times New Roman" w:cs="Times New Roman"/>
          <w:noProof/>
          <w:sz w:val="24"/>
          <w:szCs w:val="24"/>
        </w:rPr>
      </w:r>
      <w:r w:rsidRPr="00864C67">
        <w:rPr>
          <w:rFonts w:ascii="Times New Roman" w:hAnsi="Times New Roman" w:cs="Times New Roman"/>
          <w:noProof/>
          <w:sz w:val="24"/>
          <w:szCs w:val="24"/>
        </w:rPr>
        <w:fldChar w:fldCharType="separate"/>
      </w:r>
      <w:r w:rsidR="003967E6">
        <w:rPr>
          <w:rFonts w:ascii="Times New Roman" w:hAnsi="Times New Roman" w:cs="Times New Roman"/>
          <w:noProof/>
          <w:sz w:val="24"/>
          <w:szCs w:val="24"/>
        </w:rPr>
        <w:t>91</w:t>
      </w:r>
      <w:r w:rsidRPr="00864C67">
        <w:rPr>
          <w:rFonts w:ascii="Times New Roman" w:hAnsi="Times New Roman" w:cs="Times New Roman"/>
          <w:noProof/>
          <w:sz w:val="24"/>
          <w:szCs w:val="24"/>
        </w:rPr>
        <w:fldChar w:fldCharType="end"/>
      </w:r>
    </w:p>
    <w:p w14:paraId="4D6A3566" w14:textId="490F0EF4" w:rsidR="00EB46BA" w:rsidRPr="006843E1" w:rsidRDefault="00EB46BA" w:rsidP="00FD273E">
      <w:pPr>
        <w:pStyle w:val="SectionSubtitle"/>
        <w:spacing w:after="0" w:line="480" w:lineRule="auto"/>
        <w:sectPr w:rsidR="00EB46BA" w:rsidRPr="006843E1" w:rsidSect="009B70AE">
          <w:headerReference w:type="default" r:id="rId62"/>
          <w:pgSz w:w="12240" w:h="15840"/>
          <w:pgMar w:top="1440" w:right="1440" w:bottom="1440" w:left="1440" w:header="720" w:footer="720" w:gutter="0"/>
          <w:cols w:space="720"/>
        </w:sectPr>
      </w:pPr>
      <w:r w:rsidRPr="00864C67">
        <w:rPr>
          <w:rFonts w:cs="Times New Roman"/>
          <w:b w:val="0"/>
          <w:sz w:val="24"/>
          <w:szCs w:val="24"/>
        </w:rPr>
        <w:fldChar w:fldCharType="end"/>
      </w:r>
    </w:p>
    <w:p w14:paraId="5B52AC99" w14:textId="28120A7C" w:rsidR="007A5239" w:rsidRPr="004E4EAA" w:rsidRDefault="007A5239" w:rsidP="00215D50">
      <w:pPr>
        <w:pStyle w:val="SectionText0"/>
      </w:pPr>
      <w:bookmarkStart w:id="143" w:name="_Toc151366450"/>
      <w:r w:rsidRPr="004E4EAA">
        <w:rPr>
          <w:noProof/>
          <w14:ligatures w14:val="standardContextual"/>
        </w:rPr>
        <w:lastRenderedPageBreak/>
        <mc:AlternateContent>
          <mc:Choice Requires="wps">
            <w:drawing>
              <wp:anchor distT="0" distB="0" distL="114300" distR="114300" simplePos="0" relativeHeight="251663360" behindDoc="0" locked="0" layoutInCell="1" allowOverlap="1" wp14:anchorId="1642241C" wp14:editId="57290113">
                <wp:simplePos x="0" y="0"/>
                <wp:positionH relativeFrom="leftMargin">
                  <wp:align>right</wp:align>
                </wp:positionH>
                <wp:positionV relativeFrom="paragraph">
                  <wp:posOffset>2516032</wp:posOffset>
                </wp:positionV>
                <wp:extent cx="1675790" cy="279271"/>
                <wp:effectExtent l="0" t="6350" r="0" b="0"/>
                <wp:wrapNone/>
                <wp:docPr id="1901822566" name="Text Box 2"/>
                <wp:cNvGraphicFramePr/>
                <a:graphic xmlns:a="http://schemas.openxmlformats.org/drawingml/2006/main">
                  <a:graphicData uri="http://schemas.microsoft.com/office/word/2010/wordprocessingShape">
                    <wps:wsp>
                      <wps:cNvSpPr txBox="1"/>
                      <wps:spPr>
                        <a:xfrm rot="16200000">
                          <a:off x="0" y="0"/>
                          <a:ext cx="1675790" cy="279271"/>
                        </a:xfrm>
                        <a:prstGeom prst="rect">
                          <a:avLst/>
                        </a:prstGeom>
                        <a:solidFill>
                          <a:schemeClr val="lt1"/>
                        </a:solidFill>
                        <a:ln w="6350">
                          <a:noFill/>
                        </a:ln>
                      </wps:spPr>
                      <wps:txbx>
                        <w:txbxContent>
                          <w:p w14:paraId="2BC0D6B8" w14:textId="77777777" w:rsidR="007A5239" w:rsidRDefault="007A5239" w:rsidP="007A5239">
                            <w:pPr>
                              <w:rPr>
                                <w:rFonts w:ascii="Times New Roman" w:hAnsi="Times New Roman" w:cs="Times New Roman"/>
                                <w:sz w:val="24"/>
                                <w:szCs w:val="24"/>
                              </w:rPr>
                            </w:pPr>
                            <w:r>
                              <w:rPr>
                                <w:rFonts w:ascii="Times New Roman" w:hAnsi="Times New Roman" w:cs="Times New Roman"/>
                                <w:sz w:val="24"/>
                                <w:szCs w:val="24"/>
                              </w:rPr>
                              <w:t>Number of articles</w:t>
                            </w:r>
                          </w:p>
                          <w:p w14:paraId="1FFA2B0F" w14:textId="77777777" w:rsidR="007A5239" w:rsidRPr="00060D3A" w:rsidRDefault="007A5239" w:rsidP="007A5239">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42241C" id="_x0000_t202" coordsize="21600,21600" o:spt="202" path="m,l,21600r21600,l21600,xe">
                <v:stroke joinstyle="miter"/>
                <v:path gradientshapeok="t" o:connecttype="rect"/>
              </v:shapetype>
              <v:shape id="Text Box 2" o:spid="_x0000_s1026" type="#_x0000_t202" style="position:absolute;margin-left:80.75pt;margin-top:198.1pt;width:131.95pt;height:22pt;rotation:-90;z-index:251663360;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" fillcolor="white [3201]" stroked="f" strokeweight=".5pt">
                <v:textbox>
                  <w:txbxContent>
                    <w:p w14:paraId="2BC0D6B8" w14:textId="77777777" w:rsidR="007A5239" w:rsidRDefault="007A5239" w:rsidP="007A5239">
                      <w:pPr>
                        <w:rPr>
                          <w:rFonts w:ascii="Times New Roman" w:hAnsi="Times New Roman" w:cs="Times New Roman"/>
                          <w:sz w:val="24"/>
                          <w:szCs w:val="24"/>
                        </w:rPr>
                      </w:pPr>
                      <w:r>
                        <w:rPr>
                          <w:rFonts w:ascii="Times New Roman" w:hAnsi="Times New Roman" w:cs="Times New Roman"/>
                          <w:sz w:val="24"/>
                          <w:szCs w:val="24"/>
                        </w:rPr>
                        <w:t>Number of articles</w:t>
                      </w:r>
                    </w:p>
                    <w:p w14:paraId="1FFA2B0F" w14:textId="77777777" w:rsidR="007A5239" w:rsidRPr="00060D3A" w:rsidRDefault="007A5239" w:rsidP="007A5239">
                      <w:pPr>
                        <w:rPr>
                          <w:rFonts w:ascii="Times New Roman" w:hAnsi="Times New Roman" w:cs="Times New Roman"/>
                          <w:sz w:val="24"/>
                          <w:szCs w:val="24"/>
                        </w:rPr>
                      </w:pPr>
                    </w:p>
                  </w:txbxContent>
                </v:textbox>
                <w10:wrap anchorx="margin"/>
              </v:shape>
            </w:pict>
          </mc:Fallback>
        </mc:AlternateContent>
      </w:r>
      <w:r w:rsidRPr="004E4EAA">
        <w:rPr>
          <w:noProof/>
          <w14:ligatures w14:val="standardContextual"/>
        </w:rPr>
        <mc:AlternateContent>
          <mc:Choice Requires="wps">
            <w:drawing>
              <wp:anchor distT="0" distB="0" distL="114300" distR="114300" simplePos="0" relativeHeight="251664384" behindDoc="0" locked="0" layoutInCell="1" allowOverlap="1" wp14:anchorId="1941C56B" wp14:editId="2BCFFD4E">
                <wp:simplePos x="0" y="0"/>
                <wp:positionH relativeFrom="leftMargin">
                  <wp:posOffset>4302239</wp:posOffset>
                </wp:positionH>
                <wp:positionV relativeFrom="paragraph">
                  <wp:posOffset>5219690</wp:posOffset>
                </wp:positionV>
                <wp:extent cx="3533242" cy="279271"/>
                <wp:effectExtent l="0" t="0" r="0" b="6985"/>
                <wp:wrapNone/>
                <wp:docPr id="276882948" name="Text Box 2"/>
                <wp:cNvGraphicFramePr/>
                <a:graphic xmlns:a="http://schemas.openxmlformats.org/drawingml/2006/main">
                  <a:graphicData uri="http://schemas.microsoft.com/office/word/2010/wordprocessingShape">
                    <wps:wsp>
                      <wps:cNvSpPr txBox="1"/>
                      <wps:spPr>
                        <a:xfrm>
                          <a:off x="0" y="0"/>
                          <a:ext cx="3533242" cy="279271"/>
                        </a:xfrm>
                        <a:prstGeom prst="rect">
                          <a:avLst/>
                        </a:prstGeom>
                        <a:solidFill>
                          <a:schemeClr val="lt1"/>
                        </a:solidFill>
                        <a:ln w="6350">
                          <a:noFill/>
                        </a:ln>
                      </wps:spPr>
                      <wps:txbx>
                        <w:txbxContent>
                          <w:p w14:paraId="3AFD8AC1" w14:textId="77777777" w:rsidR="007A5239" w:rsidRPr="00060D3A" w:rsidRDefault="007A5239" w:rsidP="007A5239">
                            <w:pPr>
                              <w:rPr>
                                <w:rFonts w:ascii="Times New Roman" w:hAnsi="Times New Roman" w:cs="Times New Roman"/>
                                <w:sz w:val="24"/>
                                <w:szCs w:val="24"/>
                              </w:rPr>
                            </w:pPr>
                            <w:r>
                              <w:rPr>
                                <w:rFonts w:ascii="Times New Roman" w:hAnsi="Times New Roman" w:cs="Times New Roman"/>
                                <w:sz w:val="24"/>
                                <w:szCs w:val="24"/>
                              </w:rPr>
                              <w:t>Coordination as defining feature of sentinel behaviour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41C56B" id="_x0000_s1027" type="#_x0000_t202" style="position:absolute;margin-left:338.75pt;margin-top:411pt;width:278.2pt;height:22pt;z-index:25166438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" fillcolor="white [3201]" stroked="f" strokeweight=".5pt">
                <v:textbox>
                  <w:txbxContent>
                    <w:p w14:paraId="3AFD8AC1" w14:textId="77777777" w:rsidR="007A5239" w:rsidRPr="00060D3A" w:rsidRDefault="007A5239" w:rsidP="007A5239">
                      <w:pPr>
                        <w:rPr>
                          <w:rFonts w:ascii="Times New Roman" w:hAnsi="Times New Roman" w:cs="Times New Roman"/>
                          <w:sz w:val="24"/>
                          <w:szCs w:val="24"/>
                        </w:rPr>
                      </w:pPr>
                      <w:r>
                        <w:rPr>
                          <w:rFonts w:ascii="Times New Roman" w:hAnsi="Times New Roman" w:cs="Times New Roman"/>
                          <w:sz w:val="24"/>
                          <w:szCs w:val="24"/>
                        </w:rPr>
                        <w:t>Coordination as defining feature of sentinel behaviour</w:t>
                      </w:r>
                    </w:p>
                  </w:txbxContent>
                </v:textbox>
                <w10:wrap anchorx="margin"/>
              </v:shape>
            </w:pict>
          </mc:Fallback>
        </mc:AlternateContent>
      </w:r>
      <w:r w:rsidRPr="00215D50">
        <w:rPr>
          <w:noProof/>
        </w:rPr>
        <w:drawing>
          <wp:inline distT="0" distB="0" distL="0" distR="0" wp14:anchorId="200AC179" wp14:editId="510DFDC6">
            <wp:extent cx="9062113" cy="5581934"/>
            <wp:effectExtent l="0" t="0" r="5715" b="0"/>
            <wp:docPr id="1334063342" name="Chart 1">
              <a:extLst xmlns:a="http://schemas.openxmlformats.org/drawingml/2006/main">
                <a:ext uri="{FF2B5EF4-FFF2-40B4-BE49-F238E27FC236}">
                  <a16:creationId xmlns:a16="http://schemas.microsoft.com/office/drawing/2014/main" id="{E2F2A7D3-F09E-1F80-3156-55C15F46C86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0DB454BC" w14:textId="746E1A75" w:rsidR="007A5239" w:rsidRPr="004E4EAA" w:rsidRDefault="007A5239" w:rsidP="007A5239">
      <w:pPr>
        <w:pStyle w:val="BetterCaption"/>
        <w:rPr>
          <w:b w:val="0"/>
          <w:bCs w:val="0"/>
        </w:rPr>
      </w:pPr>
      <w:bookmarkStart w:id="144" w:name="_Ref162209621"/>
      <w:bookmarkStart w:id="145" w:name="_Toc155329787"/>
      <w:bookmarkStart w:id="146" w:name="_Toc162207850"/>
      <w:bookmarkStart w:id="147" w:name="_Ref162209616"/>
      <w:r w:rsidRPr="004E4EAA">
        <w:t>Figure S</w:t>
      </w:r>
      <w:r w:rsidRPr="004E4EAA">
        <w:fldChar w:fldCharType="begin"/>
      </w:r>
      <w:r w:rsidRPr="004E4EAA">
        <w:instrText xml:space="preserve"> SEQ Figure_S \* ARABIC </w:instrText>
      </w:r>
      <w:r w:rsidRPr="004E4EAA">
        <w:fldChar w:fldCharType="separate"/>
      </w:r>
      <w:r w:rsidR="003967E6">
        <w:rPr>
          <w:noProof/>
        </w:rPr>
        <w:t>1</w:t>
      </w:r>
      <w:r w:rsidRPr="004E4EAA">
        <w:fldChar w:fldCharType="end"/>
      </w:r>
      <w:bookmarkEnd w:id="144"/>
      <w:r w:rsidRPr="004E4EAA">
        <w:t>:</w:t>
      </w:r>
      <w:r w:rsidRPr="004E4EAA">
        <w:rPr>
          <w:b w:val="0"/>
          <w:bCs w:val="0"/>
        </w:rPr>
        <w:t xml:space="preserve"> Number of articles with coordination as a defining feature of sentinel behaviour across time</w:t>
      </w:r>
      <w:bookmarkEnd w:id="145"/>
      <w:bookmarkEnd w:id="146"/>
      <w:bookmarkEnd w:id="147"/>
    </w:p>
    <w:p w14:paraId="5A235A08" w14:textId="77777777" w:rsidR="007A5239" w:rsidRPr="00A24D3D" w:rsidRDefault="007A5239" w:rsidP="00FC7976">
      <w:pPr>
        <w:pStyle w:val="ChapterTitleB"/>
        <w:spacing w:before="0" w:after="0" w:line="480" w:lineRule="auto"/>
        <w:rPr>
          <w:lang w:val="en"/>
        </w:rPr>
        <w:sectPr w:rsidR="007A5239" w:rsidRPr="00A24D3D" w:rsidSect="009B70AE">
          <w:headerReference w:type="default" r:id="rId64"/>
          <w:pgSz w:w="15840" w:h="12240" w:orient="landscape"/>
          <w:pgMar w:top="720" w:right="720" w:bottom="720" w:left="720" w:header="720" w:footer="720" w:gutter="0"/>
          <w:cols w:space="720"/>
          <w:docGrid w:linePitch="299"/>
        </w:sectPr>
      </w:pPr>
    </w:p>
    <w:p w14:paraId="218E0202" w14:textId="3EB1B26B" w:rsidR="00672C4A" w:rsidRPr="006843E1" w:rsidRDefault="00672C4A" w:rsidP="007A5239">
      <w:pPr>
        <w:pStyle w:val="SectionText0"/>
      </w:pPr>
      <w:bookmarkStart w:id="148" w:name="_Ref162209953"/>
      <w:bookmarkStart w:id="149" w:name="_Toc162207843"/>
      <w:r w:rsidRPr="007A5239">
        <w:rPr>
          <w:rStyle w:val="CaptionBChar"/>
          <w:rFonts w:eastAsia="Arial"/>
        </w:rPr>
        <w:lastRenderedPageBreak/>
        <w:t>Table S</w:t>
      </w:r>
      <w:r w:rsidRPr="007A5239">
        <w:rPr>
          <w:rStyle w:val="CaptionBChar"/>
          <w:rFonts w:eastAsia="Arial"/>
        </w:rPr>
        <w:fldChar w:fldCharType="begin"/>
      </w:r>
      <w:r w:rsidRPr="007A5239">
        <w:rPr>
          <w:rStyle w:val="CaptionBChar"/>
          <w:rFonts w:eastAsia="Arial"/>
        </w:rPr>
        <w:instrText xml:space="preserve"> SEQ Table_S \* ARABIC </w:instrText>
      </w:r>
      <w:r w:rsidRPr="007A5239">
        <w:rPr>
          <w:rStyle w:val="CaptionBChar"/>
          <w:rFonts w:eastAsia="Arial"/>
        </w:rPr>
        <w:fldChar w:fldCharType="separate"/>
      </w:r>
      <w:r w:rsidR="003967E6">
        <w:rPr>
          <w:rStyle w:val="CaptionBChar"/>
          <w:rFonts w:eastAsia="Arial"/>
          <w:noProof/>
        </w:rPr>
        <w:t>1</w:t>
      </w:r>
      <w:r w:rsidRPr="007A5239">
        <w:rPr>
          <w:rStyle w:val="CaptionBChar"/>
          <w:rFonts w:eastAsia="Arial"/>
        </w:rPr>
        <w:fldChar w:fldCharType="end"/>
      </w:r>
      <w:bookmarkEnd w:id="148"/>
      <w:r w:rsidRPr="007A5239">
        <w:rPr>
          <w:rStyle w:val="CaptionBChar"/>
          <w:rFonts w:eastAsia="Arial"/>
        </w:rPr>
        <w:t>:</w:t>
      </w:r>
      <w:r w:rsidRPr="006843E1">
        <w:t xml:space="preserve"> Explanation of generalized environment</w:t>
      </w:r>
      <w:bookmarkEnd w:id="140"/>
      <w:bookmarkEnd w:id="143"/>
      <w:r w:rsidR="00547079" w:rsidRPr="006843E1">
        <w:t>.</w:t>
      </w:r>
      <w:bookmarkEnd w:id="149"/>
    </w:p>
    <w:tbl>
      <w:tblPr>
        <w:tblStyle w:val="1"/>
        <w:tblW w:w="93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67"/>
        <w:gridCol w:w="6383"/>
      </w:tblGrid>
      <w:tr w:rsidR="00672C4A" w:rsidRPr="006843E1" w14:paraId="443CCDB7" w14:textId="77777777" w:rsidTr="00672C4A">
        <w:trPr>
          <w:trHeight w:val="227"/>
        </w:trPr>
        <w:tc>
          <w:tcPr>
            <w:tcW w:w="2967" w:type="dxa"/>
            <w:shd w:val="clear" w:color="auto" w:fill="999999"/>
            <w:tcMar>
              <w:top w:w="100" w:type="dxa"/>
              <w:left w:w="100" w:type="dxa"/>
              <w:bottom w:w="100" w:type="dxa"/>
              <w:right w:w="100" w:type="dxa"/>
            </w:tcMar>
          </w:tcPr>
          <w:p w14:paraId="2D4622A7" w14:textId="77777777" w:rsidR="00672C4A" w:rsidRPr="006843E1" w:rsidRDefault="00672C4A" w:rsidP="00F04F0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Generalized Environment</w:t>
            </w:r>
          </w:p>
        </w:tc>
        <w:tc>
          <w:tcPr>
            <w:tcW w:w="6383" w:type="dxa"/>
            <w:shd w:val="clear" w:color="auto" w:fill="999999"/>
            <w:tcMar>
              <w:top w:w="100" w:type="dxa"/>
              <w:left w:w="100" w:type="dxa"/>
              <w:bottom w:w="100" w:type="dxa"/>
              <w:right w:w="100" w:type="dxa"/>
            </w:tcMar>
          </w:tcPr>
          <w:p w14:paraId="76AC1F61" w14:textId="77777777" w:rsidR="00672C4A" w:rsidRPr="006843E1" w:rsidRDefault="00672C4A" w:rsidP="00F04F0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Zones included</w:t>
            </w:r>
          </w:p>
        </w:tc>
      </w:tr>
      <w:tr w:rsidR="00672C4A" w:rsidRPr="006843E1" w14:paraId="3049D568" w14:textId="77777777" w:rsidTr="00672C4A">
        <w:trPr>
          <w:trHeight w:val="453"/>
        </w:trPr>
        <w:tc>
          <w:tcPr>
            <w:tcW w:w="2967" w:type="dxa"/>
            <w:shd w:val="clear" w:color="auto" w:fill="auto"/>
            <w:tcMar>
              <w:top w:w="100" w:type="dxa"/>
              <w:left w:w="100" w:type="dxa"/>
              <w:bottom w:w="100" w:type="dxa"/>
              <w:right w:w="100" w:type="dxa"/>
            </w:tcMar>
          </w:tcPr>
          <w:p w14:paraId="6BACBA86" w14:textId="77777777" w:rsidR="00672C4A" w:rsidRPr="006843E1" w:rsidRDefault="00672C4A" w:rsidP="00F04F0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Commercial Area</w:t>
            </w:r>
          </w:p>
        </w:tc>
        <w:tc>
          <w:tcPr>
            <w:tcW w:w="6383" w:type="dxa"/>
            <w:shd w:val="clear" w:color="auto" w:fill="auto"/>
            <w:tcMar>
              <w:top w:w="100" w:type="dxa"/>
              <w:left w:w="100" w:type="dxa"/>
              <w:bottom w:w="100" w:type="dxa"/>
              <w:right w:w="100" w:type="dxa"/>
            </w:tcMar>
          </w:tcPr>
          <w:p w14:paraId="5C7C86BD" w14:textId="77777777" w:rsidR="00672C4A" w:rsidRPr="006843E1" w:rsidRDefault="00672C4A" w:rsidP="00F04F0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Arterial Commercial, Business Commercial Employment, Community Commercial, Major Commercial</w:t>
            </w:r>
          </w:p>
        </w:tc>
      </w:tr>
      <w:tr w:rsidR="00672C4A" w:rsidRPr="006843E1" w14:paraId="318D3250" w14:textId="77777777" w:rsidTr="00672C4A">
        <w:trPr>
          <w:trHeight w:val="506"/>
        </w:trPr>
        <w:tc>
          <w:tcPr>
            <w:tcW w:w="2967" w:type="dxa"/>
            <w:shd w:val="clear" w:color="auto" w:fill="auto"/>
            <w:tcMar>
              <w:top w:w="100" w:type="dxa"/>
              <w:left w:w="100" w:type="dxa"/>
              <w:bottom w:w="100" w:type="dxa"/>
              <w:right w:w="100" w:type="dxa"/>
            </w:tcMar>
          </w:tcPr>
          <w:p w14:paraId="1B8CBAF8" w14:textId="77777777" w:rsidR="00672C4A" w:rsidRPr="00B8527A" w:rsidRDefault="00672C4A" w:rsidP="00B8527A">
            <w:pPr>
              <w:pStyle w:val="SectionText"/>
            </w:pPr>
            <w:r w:rsidRPr="00B8527A">
              <w:t>Green Area</w:t>
            </w:r>
          </w:p>
        </w:tc>
        <w:tc>
          <w:tcPr>
            <w:tcW w:w="6383" w:type="dxa"/>
            <w:shd w:val="clear" w:color="auto" w:fill="auto"/>
            <w:tcMar>
              <w:top w:w="100" w:type="dxa"/>
              <w:left w:w="100" w:type="dxa"/>
              <w:bottom w:w="100" w:type="dxa"/>
              <w:right w:w="100" w:type="dxa"/>
            </w:tcMar>
          </w:tcPr>
          <w:p w14:paraId="00ED7AD0" w14:textId="77777777" w:rsidR="00672C4A" w:rsidRPr="00B8527A" w:rsidRDefault="00672C4A" w:rsidP="00B8527A">
            <w:pPr>
              <w:pStyle w:val="SectionText"/>
            </w:pPr>
            <w:r w:rsidRPr="00B8527A">
              <w:t>Major Green Space, Minor Green Space</w:t>
            </w:r>
          </w:p>
        </w:tc>
      </w:tr>
    </w:tbl>
    <w:p w14:paraId="306A7317" w14:textId="77777777" w:rsidR="00716C28" w:rsidRPr="00B8527A" w:rsidRDefault="00C35A86" w:rsidP="00B8527A">
      <w:pPr>
        <w:pStyle w:val="SectionText"/>
        <w:sectPr w:rsidR="00716C28" w:rsidRPr="00B8527A" w:rsidSect="009B70AE">
          <w:headerReference w:type="default" r:id="rId65"/>
          <w:pgSz w:w="12240" w:h="15840"/>
          <w:pgMar w:top="1440" w:right="1440" w:bottom="1440" w:left="1440" w:header="720" w:footer="720" w:gutter="0"/>
          <w:cols w:space="720"/>
        </w:sectPr>
      </w:pPr>
      <w:r w:rsidRPr="00B8527A">
        <w:t>Each zone type was identified using the St. Catharines and Niagara zoning maps for each sampling location.</w:t>
      </w:r>
    </w:p>
    <w:p w14:paraId="42788596" w14:textId="52D4A39C" w:rsidR="00716C28" w:rsidRPr="006843E1" w:rsidRDefault="00716C28" w:rsidP="007A5239">
      <w:pPr>
        <w:pStyle w:val="SectionText0"/>
      </w:pPr>
      <w:bookmarkStart w:id="150" w:name="_Ref151136928"/>
      <w:bookmarkStart w:id="151" w:name="_Ref151136924"/>
      <w:bookmarkStart w:id="152" w:name="_Toc151366372"/>
      <w:bookmarkStart w:id="153" w:name="_Toc151366451"/>
      <w:bookmarkStart w:id="154" w:name="_Toc162207844"/>
      <w:r w:rsidRPr="007A5239">
        <w:rPr>
          <w:rStyle w:val="CaptionBChar"/>
          <w:rFonts w:eastAsia="Arial"/>
        </w:rPr>
        <w:lastRenderedPageBreak/>
        <w:t>Table S</w:t>
      </w:r>
      <w:r w:rsidRPr="007A5239">
        <w:rPr>
          <w:rStyle w:val="CaptionBChar"/>
          <w:rFonts w:eastAsia="Arial"/>
        </w:rPr>
        <w:fldChar w:fldCharType="begin"/>
      </w:r>
      <w:r w:rsidRPr="007A5239">
        <w:rPr>
          <w:rStyle w:val="CaptionBChar"/>
          <w:rFonts w:eastAsia="Arial"/>
        </w:rPr>
        <w:instrText xml:space="preserve"> SEQ Table_S \* ARABIC </w:instrText>
      </w:r>
      <w:r w:rsidRPr="007A5239">
        <w:rPr>
          <w:rStyle w:val="CaptionBChar"/>
          <w:rFonts w:eastAsia="Arial"/>
        </w:rPr>
        <w:fldChar w:fldCharType="separate"/>
      </w:r>
      <w:r w:rsidR="003967E6">
        <w:rPr>
          <w:rStyle w:val="CaptionBChar"/>
          <w:rFonts w:eastAsia="Arial"/>
          <w:noProof/>
        </w:rPr>
        <w:t>2</w:t>
      </w:r>
      <w:r w:rsidRPr="007A5239">
        <w:rPr>
          <w:rStyle w:val="CaptionBChar"/>
          <w:rFonts w:eastAsia="Arial"/>
        </w:rPr>
        <w:fldChar w:fldCharType="end"/>
      </w:r>
      <w:bookmarkEnd w:id="150"/>
      <w:r w:rsidRPr="007A5239">
        <w:rPr>
          <w:rStyle w:val="CaptionBChar"/>
          <w:rFonts w:eastAsia="Arial"/>
        </w:rPr>
        <w:t>:</w:t>
      </w:r>
      <w:r w:rsidRPr="006843E1">
        <w:t xml:space="preserve"> Ethogram of behavio</w:t>
      </w:r>
      <w:r w:rsidR="007347A5" w:rsidRPr="006843E1">
        <w:t>u</w:t>
      </w:r>
      <w:r w:rsidRPr="006843E1">
        <w:t>rs analyzed during foraging events</w:t>
      </w:r>
      <w:bookmarkEnd w:id="151"/>
      <w:bookmarkEnd w:id="152"/>
      <w:bookmarkEnd w:id="153"/>
      <w:r w:rsidR="00547079" w:rsidRPr="006843E1">
        <w:t>.</w:t>
      </w:r>
      <w:bookmarkEnd w:id="154"/>
    </w:p>
    <w:tbl>
      <w:tblPr>
        <w:tblStyle w:val="1"/>
        <w:tblW w:w="12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6"/>
        <w:gridCol w:w="1418"/>
        <w:gridCol w:w="8646"/>
        <w:gridCol w:w="1620"/>
      </w:tblGrid>
      <w:tr w:rsidR="00716C28" w:rsidRPr="006843E1" w14:paraId="023944C1" w14:textId="77777777" w:rsidTr="00716C28">
        <w:trPr>
          <w:trHeight w:val="227"/>
        </w:trPr>
        <w:tc>
          <w:tcPr>
            <w:tcW w:w="1266" w:type="dxa"/>
            <w:shd w:val="clear" w:color="auto" w:fill="999999"/>
            <w:tcMar>
              <w:top w:w="100" w:type="dxa"/>
              <w:left w:w="100" w:type="dxa"/>
              <w:bottom w:w="100" w:type="dxa"/>
              <w:right w:w="100" w:type="dxa"/>
            </w:tcMar>
          </w:tcPr>
          <w:p w14:paraId="7ECE02C8" w14:textId="4CA6E243" w:rsidR="00716C28" w:rsidRPr="006843E1" w:rsidRDefault="00716C28" w:rsidP="00F04F0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Behavio</w:t>
            </w:r>
            <w:r w:rsidR="007347A5" w:rsidRPr="006843E1">
              <w:rPr>
                <w:rFonts w:ascii="Times New Roman" w:eastAsia="Times New Roman" w:hAnsi="Times New Roman" w:cs="Times New Roman"/>
                <w:sz w:val="24"/>
                <w:szCs w:val="24"/>
              </w:rPr>
              <w:t>u</w:t>
            </w:r>
            <w:r w:rsidRPr="006843E1">
              <w:rPr>
                <w:rFonts w:ascii="Times New Roman" w:eastAsia="Times New Roman" w:hAnsi="Times New Roman" w:cs="Times New Roman"/>
                <w:sz w:val="24"/>
                <w:szCs w:val="24"/>
              </w:rPr>
              <w:t>r</w:t>
            </w:r>
          </w:p>
        </w:tc>
        <w:tc>
          <w:tcPr>
            <w:tcW w:w="1418" w:type="dxa"/>
            <w:shd w:val="clear" w:color="auto" w:fill="999999"/>
          </w:tcPr>
          <w:p w14:paraId="404DB329" w14:textId="77777777" w:rsidR="00716C28" w:rsidRPr="006843E1" w:rsidRDefault="00716C28" w:rsidP="00F04F0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Code</w:t>
            </w:r>
          </w:p>
        </w:tc>
        <w:tc>
          <w:tcPr>
            <w:tcW w:w="8646" w:type="dxa"/>
            <w:shd w:val="clear" w:color="auto" w:fill="999999"/>
            <w:tcMar>
              <w:top w:w="100" w:type="dxa"/>
              <w:left w:w="100" w:type="dxa"/>
              <w:bottom w:w="100" w:type="dxa"/>
              <w:right w:w="100" w:type="dxa"/>
            </w:tcMar>
          </w:tcPr>
          <w:p w14:paraId="7FDEF326" w14:textId="77777777" w:rsidR="00716C28" w:rsidRPr="006843E1" w:rsidRDefault="00716C28" w:rsidP="00F04F0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Definition</w:t>
            </w:r>
          </w:p>
        </w:tc>
        <w:tc>
          <w:tcPr>
            <w:tcW w:w="1620" w:type="dxa"/>
            <w:shd w:val="clear" w:color="auto" w:fill="999999"/>
            <w:tcMar>
              <w:top w:w="100" w:type="dxa"/>
              <w:left w:w="100" w:type="dxa"/>
              <w:bottom w:w="100" w:type="dxa"/>
              <w:right w:w="100" w:type="dxa"/>
            </w:tcMar>
          </w:tcPr>
          <w:p w14:paraId="2722EF0B" w14:textId="77777777" w:rsidR="00716C28" w:rsidRPr="006843E1" w:rsidRDefault="00716C28" w:rsidP="00F04F0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Illustration</w:t>
            </w:r>
          </w:p>
        </w:tc>
      </w:tr>
      <w:tr w:rsidR="00716C28" w:rsidRPr="006843E1" w14:paraId="3C0EA725" w14:textId="77777777" w:rsidTr="00716C28">
        <w:trPr>
          <w:trHeight w:val="453"/>
        </w:trPr>
        <w:tc>
          <w:tcPr>
            <w:tcW w:w="1266" w:type="dxa"/>
            <w:shd w:val="clear" w:color="auto" w:fill="auto"/>
            <w:tcMar>
              <w:top w:w="100" w:type="dxa"/>
              <w:left w:w="100" w:type="dxa"/>
              <w:bottom w:w="100" w:type="dxa"/>
              <w:right w:w="100" w:type="dxa"/>
            </w:tcMar>
          </w:tcPr>
          <w:p w14:paraId="6A0F45BA" w14:textId="77777777" w:rsidR="00716C28" w:rsidRPr="006843E1" w:rsidRDefault="00716C28" w:rsidP="00F04F0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Foraging</w:t>
            </w:r>
          </w:p>
        </w:tc>
        <w:tc>
          <w:tcPr>
            <w:tcW w:w="1418" w:type="dxa"/>
          </w:tcPr>
          <w:p w14:paraId="66F2D174" w14:textId="77777777" w:rsidR="00716C28" w:rsidRPr="006843E1" w:rsidRDefault="00716C28" w:rsidP="00F04F0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Head Down</w:t>
            </w:r>
          </w:p>
        </w:tc>
        <w:tc>
          <w:tcPr>
            <w:tcW w:w="8646" w:type="dxa"/>
            <w:shd w:val="clear" w:color="auto" w:fill="auto"/>
            <w:tcMar>
              <w:top w:w="100" w:type="dxa"/>
              <w:left w:w="100" w:type="dxa"/>
              <w:bottom w:w="100" w:type="dxa"/>
              <w:right w:w="100" w:type="dxa"/>
            </w:tcMar>
          </w:tcPr>
          <w:p w14:paraId="0C5A3AAB" w14:textId="46832EB8" w:rsidR="00716C28" w:rsidRPr="006843E1" w:rsidRDefault="00716C28" w:rsidP="00F04F0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Focal individual is stationary and has its head downwards or in a non-upright position, either pecking or handling food, looking for food, or engaging in other behavio</w:t>
            </w:r>
            <w:r w:rsidR="007347A5" w:rsidRPr="006843E1">
              <w:rPr>
                <w:rFonts w:ascii="Times New Roman" w:eastAsia="Times New Roman" w:hAnsi="Times New Roman" w:cs="Times New Roman"/>
                <w:sz w:val="24"/>
                <w:szCs w:val="24"/>
              </w:rPr>
              <w:t>u</w:t>
            </w:r>
            <w:r w:rsidRPr="006843E1">
              <w:rPr>
                <w:rFonts w:ascii="Times New Roman" w:eastAsia="Times New Roman" w:hAnsi="Times New Roman" w:cs="Times New Roman"/>
                <w:sz w:val="24"/>
                <w:szCs w:val="24"/>
              </w:rPr>
              <w:t>rs that make vigilance ineffective (e.g. preening).</w:t>
            </w:r>
          </w:p>
        </w:tc>
        <w:tc>
          <w:tcPr>
            <w:tcW w:w="1620" w:type="dxa"/>
            <w:shd w:val="clear" w:color="auto" w:fill="auto"/>
            <w:tcMar>
              <w:top w:w="100" w:type="dxa"/>
              <w:left w:w="100" w:type="dxa"/>
              <w:bottom w:w="100" w:type="dxa"/>
              <w:right w:w="100" w:type="dxa"/>
            </w:tcMar>
          </w:tcPr>
          <w:p w14:paraId="7C895855" w14:textId="77777777" w:rsidR="00716C28" w:rsidRPr="006843E1" w:rsidRDefault="00716C28" w:rsidP="00F04F09">
            <w:pPr>
              <w:widowControl w:val="0"/>
              <w:pBdr>
                <w:top w:val="nil"/>
                <w:left w:val="nil"/>
                <w:bottom w:val="nil"/>
                <w:right w:val="nil"/>
                <w:between w:val="nil"/>
              </w:pBdr>
              <w:spacing w:before="240" w:line="240" w:lineRule="auto"/>
              <w:jc w:val="center"/>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 xml:space="preserve"> </w:t>
            </w:r>
            <w:r w:rsidRPr="006843E1">
              <w:rPr>
                <w:rFonts w:ascii="Times New Roman" w:eastAsia="Times New Roman" w:hAnsi="Times New Roman" w:cs="Times New Roman"/>
                <w:noProof/>
                <w:sz w:val="24"/>
                <w:szCs w:val="24"/>
              </w:rPr>
              <w:drawing>
                <wp:inline distT="114300" distB="114300" distL="114300" distR="114300" wp14:anchorId="6C442864" wp14:editId="0DCE666A">
                  <wp:extent cx="516445" cy="368889"/>
                  <wp:effectExtent l="0" t="0" r="0" b="0"/>
                  <wp:docPr id="48336613" name="Picture 48336613" descr="A black silhouette of a bird&#10;&#10;Description automatically generated"/>
                  <wp:cNvGraphicFramePr/>
                  <a:graphic xmlns:a="http://schemas.openxmlformats.org/drawingml/2006/main">
                    <a:graphicData uri="http://schemas.openxmlformats.org/drawingml/2006/picture">
                      <pic:pic xmlns:pic="http://schemas.openxmlformats.org/drawingml/2006/picture">
                        <pic:nvPicPr>
                          <pic:cNvPr id="48336613" name="Picture 48336613" descr="A black silhouette of a bird&#10;&#10;Description automatically generated"/>
                          <pic:cNvPicPr preferRelativeResize="0"/>
                        </pic:nvPicPr>
                        <pic:blipFill>
                          <a:blip r:embed="rId66"/>
                          <a:srcRect/>
                          <a:stretch>
                            <a:fillRect/>
                          </a:stretch>
                        </pic:blipFill>
                        <pic:spPr>
                          <a:xfrm>
                            <a:off x="0" y="0"/>
                            <a:ext cx="516445" cy="368889"/>
                          </a:xfrm>
                          <a:prstGeom prst="rect">
                            <a:avLst/>
                          </a:prstGeom>
                          <a:ln/>
                        </pic:spPr>
                      </pic:pic>
                    </a:graphicData>
                  </a:graphic>
                </wp:inline>
              </w:drawing>
            </w:r>
          </w:p>
        </w:tc>
      </w:tr>
      <w:tr w:rsidR="00716C28" w:rsidRPr="006843E1" w14:paraId="198F4038" w14:textId="77777777" w:rsidTr="00716C28">
        <w:trPr>
          <w:trHeight w:val="506"/>
        </w:trPr>
        <w:tc>
          <w:tcPr>
            <w:tcW w:w="1266" w:type="dxa"/>
            <w:shd w:val="clear" w:color="auto" w:fill="auto"/>
            <w:tcMar>
              <w:top w:w="100" w:type="dxa"/>
              <w:left w:w="100" w:type="dxa"/>
              <w:bottom w:w="100" w:type="dxa"/>
              <w:right w:w="100" w:type="dxa"/>
            </w:tcMar>
          </w:tcPr>
          <w:p w14:paraId="192F106F" w14:textId="77777777" w:rsidR="00716C28" w:rsidRPr="006843E1" w:rsidRDefault="00716C28" w:rsidP="00F04F0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Moving</w:t>
            </w:r>
          </w:p>
        </w:tc>
        <w:tc>
          <w:tcPr>
            <w:tcW w:w="1418" w:type="dxa"/>
          </w:tcPr>
          <w:p w14:paraId="3D962B92" w14:textId="77777777" w:rsidR="00716C28" w:rsidRPr="006843E1" w:rsidRDefault="00716C28" w:rsidP="00F04F0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Moving</w:t>
            </w:r>
          </w:p>
        </w:tc>
        <w:tc>
          <w:tcPr>
            <w:tcW w:w="8646" w:type="dxa"/>
            <w:shd w:val="clear" w:color="auto" w:fill="auto"/>
            <w:tcMar>
              <w:top w:w="100" w:type="dxa"/>
              <w:left w:w="100" w:type="dxa"/>
              <w:bottom w:w="100" w:type="dxa"/>
              <w:right w:w="100" w:type="dxa"/>
            </w:tcMar>
          </w:tcPr>
          <w:p w14:paraId="45125130" w14:textId="77777777" w:rsidR="00716C28" w:rsidRPr="006843E1" w:rsidRDefault="00716C28" w:rsidP="00F04F0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Focal individual is moving, either by flying, hopping (leaping), or walking.</w:t>
            </w:r>
          </w:p>
        </w:tc>
        <w:tc>
          <w:tcPr>
            <w:tcW w:w="1620" w:type="dxa"/>
            <w:shd w:val="clear" w:color="auto" w:fill="auto"/>
            <w:tcMar>
              <w:top w:w="100" w:type="dxa"/>
              <w:left w:w="100" w:type="dxa"/>
              <w:bottom w:w="100" w:type="dxa"/>
              <w:right w:w="100" w:type="dxa"/>
            </w:tcMar>
          </w:tcPr>
          <w:p w14:paraId="6AC16D69" w14:textId="77777777" w:rsidR="00716C28" w:rsidRPr="006843E1" w:rsidRDefault="00716C28" w:rsidP="00F04F09">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 xml:space="preserve"> </w:t>
            </w:r>
            <w:r w:rsidRPr="006843E1">
              <w:rPr>
                <w:rFonts w:ascii="Times New Roman" w:eastAsia="Times New Roman" w:hAnsi="Times New Roman" w:cs="Times New Roman"/>
                <w:noProof/>
                <w:sz w:val="24"/>
                <w:szCs w:val="24"/>
              </w:rPr>
              <w:drawing>
                <wp:inline distT="114300" distB="114300" distL="114300" distR="114300" wp14:anchorId="423B9B24" wp14:editId="03BB9B7C">
                  <wp:extent cx="566738" cy="394252"/>
                  <wp:effectExtent l="0" t="0" r="0" b="6350"/>
                  <wp:docPr id="885403032" name="Picture 885403032" descr="A black background with white spots&#10;&#10;Description automatically generated"/>
                  <wp:cNvGraphicFramePr/>
                  <a:graphic xmlns:a="http://schemas.openxmlformats.org/drawingml/2006/main">
                    <a:graphicData uri="http://schemas.openxmlformats.org/drawingml/2006/picture">
                      <pic:pic xmlns:pic="http://schemas.openxmlformats.org/drawingml/2006/picture">
                        <pic:nvPicPr>
                          <pic:cNvPr id="885403032" name="Picture 885403032" descr="A black background with white spots&#10;&#10;Description automatically generated"/>
                          <pic:cNvPicPr preferRelativeResize="0"/>
                        </pic:nvPicPr>
                        <pic:blipFill>
                          <a:blip r:embed="rId67">
                            <a:extLst>
                              <a:ext uri="{BEBA8EAE-BF5A-486C-A8C5-ECC9F3942E4B}">
                                <a14:imgProps xmlns:a14="http://schemas.microsoft.com/office/drawing/2010/main">
                                  <a14:imgLayer r:embed="rId68">
                                    <a14:imgEffect>
                                      <a14:backgroundRemoval t="10000" b="90000" l="10000" r="90000"/>
                                    </a14:imgEffect>
                                  </a14:imgLayer>
                                </a14:imgProps>
                              </a:ext>
                            </a:extLst>
                          </a:blip>
                          <a:srcRect/>
                          <a:stretch>
                            <a:fillRect/>
                          </a:stretch>
                        </pic:blipFill>
                        <pic:spPr>
                          <a:xfrm>
                            <a:off x="0" y="0"/>
                            <a:ext cx="566738" cy="394252"/>
                          </a:xfrm>
                          <a:prstGeom prst="rect">
                            <a:avLst/>
                          </a:prstGeom>
                          <a:ln/>
                        </pic:spPr>
                      </pic:pic>
                    </a:graphicData>
                  </a:graphic>
                </wp:inline>
              </w:drawing>
            </w:r>
          </w:p>
        </w:tc>
      </w:tr>
      <w:tr w:rsidR="00716C28" w:rsidRPr="006843E1" w14:paraId="2493A0C9" w14:textId="77777777" w:rsidTr="00716C28">
        <w:trPr>
          <w:trHeight w:val="560"/>
        </w:trPr>
        <w:tc>
          <w:tcPr>
            <w:tcW w:w="1266" w:type="dxa"/>
            <w:shd w:val="clear" w:color="auto" w:fill="auto"/>
            <w:tcMar>
              <w:top w:w="100" w:type="dxa"/>
              <w:left w:w="100" w:type="dxa"/>
              <w:bottom w:w="100" w:type="dxa"/>
              <w:right w:w="100" w:type="dxa"/>
            </w:tcMar>
          </w:tcPr>
          <w:p w14:paraId="279F6D7A" w14:textId="77777777" w:rsidR="00716C28" w:rsidRPr="006843E1" w:rsidRDefault="00716C28" w:rsidP="00F04F0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Alert</w:t>
            </w:r>
          </w:p>
        </w:tc>
        <w:tc>
          <w:tcPr>
            <w:tcW w:w="1418" w:type="dxa"/>
          </w:tcPr>
          <w:p w14:paraId="2A379F96" w14:textId="77777777" w:rsidR="00716C28" w:rsidRPr="006843E1" w:rsidRDefault="00716C28" w:rsidP="00F04F0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Head Up</w:t>
            </w:r>
          </w:p>
        </w:tc>
        <w:tc>
          <w:tcPr>
            <w:tcW w:w="8646" w:type="dxa"/>
            <w:shd w:val="clear" w:color="auto" w:fill="auto"/>
            <w:tcMar>
              <w:top w:w="100" w:type="dxa"/>
              <w:left w:w="100" w:type="dxa"/>
              <w:bottom w:w="100" w:type="dxa"/>
              <w:right w:w="100" w:type="dxa"/>
            </w:tcMar>
          </w:tcPr>
          <w:p w14:paraId="32F21529" w14:textId="77777777" w:rsidR="00716C28" w:rsidRPr="006843E1" w:rsidRDefault="00716C28" w:rsidP="00F04F0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The focal individual is stationary and has its head and body in an upright position. Individuals can have a mobile (scanning) or immobile head but must not be looking downwards. Individuals can be handling food.</w:t>
            </w:r>
          </w:p>
        </w:tc>
        <w:tc>
          <w:tcPr>
            <w:tcW w:w="1620" w:type="dxa"/>
            <w:shd w:val="clear" w:color="auto" w:fill="auto"/>
            <w:tcMar>
              <w:top w:w="100" w:type="dxa"/>
              <w:left w:w="100" w:type="dxa"/>
              <w:bottom w:w="100" w:type="dxa"/>
              <w:right w:w="100" w:type="dxa"/>
            </w:tcMar>
          </w:tcPr>
          <w:p w14:paraId="0C228D4E" w14:textId="77777777" w:rsidR="00716C28" w:rsidRPr="006843E1" w:rsidRDefault="00716C28" w:rsidP="00F04F09">
            <w:pPr>
              <w:widowControl w:val="0"/>
              <w:pBdr>
                <w:top w:val="nil"/>
                <w:left w:val="nil"/>
                <w:bottom w:val="nil"/>
                <w:right w:val="nil"/>
                <w:between w:val="nil"/>
              </w:pBdr>
              <w:spacing w:before="240" w:line="240" w:lineRule="auto"/>
              <w:jc w:val="center"/>
              <w:rPr>
                <w:rFonts w:ascii="Times New Roman" w:eastAsia="Times New Roman" w:hAnsi="Times New Roman" w:cs="Times New Roman"/>
                <w:sz w:val="24"/>
                <w:szCs w:val="24"/>
              </w:rPr>
            </w:pPr>
            <w:r w:rsidRPr="006843E1">
              <w:rPr>
                <w:rFonts w:ascii="Times New Roman" w:eastAsia="Times New Roman" w:hAnsi="Times New Roman" w:cs="Times New Roman"/>
                <w:noProof/>
                <w:sz w:val="24"/>
                <w:szCs w:val="24"/>
              </w:rPr>
              <w:drawing>
                <wp:inline distT="114300" distB="114300" distL="114300" distR="114300" wp14:anchorId="4F488AA2" wp14:editId="2CFB5799">
                  <wp:extent cx="465246" cy="444568"/>
                  <wp:effectExtent l="0" t="0" r="0" b="0"/>
                  <wp:docPr id="1265993959" name="Picture 1265993959" descr="A black bird with a black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1265993959" name="Picture 1265993959" descr="A black bird with a black background&#10;&#10;Description automatically generated"/>
                          <pic:cNvPicPr preferRelativeResize="0"/>
                        </pic:nvPicPr>
                        <pic:blipFill>
                          <a:blip r:embed="rId69"/>
                          <a:srcRect/>
                          <a:stretch>
                            <a:fillRect/>
                          </a:stretch>
                        </pic:blipFill>
                        <pic:spPr>
                          <a:xfrm>
                            <a:off x="0" y="0"/>
                            <a:ext cx="465246" cy="444568"/>
                          </a:xfrm>
                          <a:prstGeom prst="rect">
                            <a:avLst/>
                          </a:prstGeom>
                          <a:ln/>
                        </pic:spPr>
                      </pic:pic>
                    </a:graphicData>
                  </a:graphic>
                </wp:inline>
              </w:drawing>
            </w:r>
          </w:p>
        </w:tc>
      </w:tr>
    </w:tbl>
    <w:p w14:paraId="4E8C0261" w14:textId="77777777" w:rsidR="00716C28" w:rsidRPr="006843E1" w:rsidRDefault="00716C28" w:rsidP="00716C28">
      <w:pPr>
        <w:rPr>
          <w:rFonts w:ascii="Times New Roman" w:eastAsia="Times New Roman" w:hAnsi="Times New Roman" w:cs="Times New Roman"/>
          <w:sz w:val="24"/>
          <w:szCs w:val="24"/>
        </w:rPr>
      </w:pPr>
      <w:r w:rsidRPr="006843E1">
        <w:rPr>
          <w:rFonts w:ascii="Times New Roman" w:eastAsia="Times New Roman" w:hAnsi="Times New Roman" w:cs="Times New Roman"/>
          <w:i/>
          <w:sz w:val="24"/>
          <w:szCs w:val="24"/>
        </w:rPr>
        <w:t>All illustrations are under creative commons license (copyright-free)</w:t>
      </w:r>
    </w:p>
    <w:p w14:paraId="21164EFE" w14:textId="04426912" w:rsidR="00672C4A" w:rsidRPr="006843E1" w:rsidRDefault="00672C4A" w:rsidP="00142572">
      <w:pPr>
        <w:keepNext/>
        <w:sectPr w:rsidR="00672C4A" w:rsidRPr="006843E1" w:rsidSect="009B70AE">
          <w:headerReference w:type="default" r:id="rId70"/>
          <w:pgSz w:w="15840" w:h="12240" w:orient="landscape"/>
          <w:pgMar w:top="1440" w:right="1440" w:bottom="1440" w:left="1440" w:header="720" w:footer="720" w:gutter="0"/>
          <w:cols w:space="720"/>
          <w:docGrid w:linePitch="299"/>
        </w:sectPr>
      </w:pPr>
    </w:p>
    <w:p w14:paraId="76B523B4" w14:textId="77777777" w:rsidR="007A5239" w:rsidRDefault="00716C28" w:rsidP="00215D50">
      <w:pPr>
        <w:pStyle w:val="SectionText0"/>
      </w:pPr>
      <w:r w:rsidRPr="006843E1">
        <w:rPr>
          <w:noProof/>
        </w:rPr>
        <w:lastRenderedPageBreak/>
        <w:drawing>
          <wp:inline distT="0" distB="0" distL="0" distR="0" wp14:anchorId="32C6D603" wp14:editId="7A0BF170">
            <wp:extent cx="8822901" cy="6308002"/>
            <wp:effectExtent l="0" t="0" r="0" b="0"/>
            <wp:docPr id="11177552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8848881" cy="6326577"/>
                    </a:xfrm>
                    <a:prstGeom prst="rect">
                      <a:avLst/>
                    </a:prstGeom>
                    <a:noFill/>
                    <a:ln>
                      <a:noFill/>
                    </a:ln>
                  </pic:spPr>
                </pic:pic>
              </a:graphicData>
            </a:graphic>
          </wp:inline>
        </w:drawing>
      </w:r>
    </w:p>
    <w:p w14:paraId="7D6A1490" w14:textId="145B9AD5" w:rsidR="00E12428" w:rsidRPr="006843E1" w:rsidRDefault="007A5239" w:rsidP="007A5239">
      <w:pPr>
        <w:pStyle w:val="SectionText0"/>
        <w:rPr>
          <w:rStyle w:val="SectionTextChar"/>
          <w:b/>
          <w:bCs/>
        </w:rPr>
        <w:sectPr w:rsidR="00E12428" w:rsidRPr="006843E1" w:rsidSect="009B70AE">
          <w:headerReference w:type="default" r:id="rId72"/>
          <w:pgSz w:w="15840" w:h="12240" w:orient="landscape"/>
          <w:pgMar w:top="720" w:right="720" w:bottom="720" w:left="720" w:header="720" w:footer="720" w:gutter="0"/>
          <w:cols w:space="720"/>
          <w:docGrid w:linePitch="299"/>
        </w:sectPr>
      </w:pPr>
      <w:bookmarkStart w:id="155" w:name="_Ref162210085"/>
      <w:bookmarkStart w:id="156" w:name="_Toc162207851"/>
      <w:r w:rsidRPr="007A5239">
        <w:rPr>
          <w:rStyle w:val="CaptionBChar"/>
          <w:rFonts w:eastAsia="Arial"/>
        </w:rPr>
        <w:t>Figure S</w:t>
      </w:r>
      <w:r w:rsidRPr="007A5239">
        <w:rPr>
          <w:rStyle w:val="CaptionBChar"/>
          <w:rFonts w:eastAsia="Arial"/>
        </w:rPr>
        <w:fldChar w:fldCharType="begin"/>
      </w:r>
      <w:r w:rsidRPr="007A5239">
        <w:rPr>
          <w:rStyle w:val="CaptionBChar"/>
          <w:rFonts w:eastAsia="Arial"/>
        </w:rPr>
        <w:instrText xml:space="preserve"> SEQ Figure_S \* ARABIC </w:instrText>
      </w:r>
      <w:r w:rsidRPr="007A5239">
        <w:rPr>
          <w:rStyle w:val="CaptionBChar"/>
          <w:rFonts w:eastAsia="Arial"/>
        </w:rPr>
        <w:fldChar w:fldCharType="separate"/>
      </w:r>
      <w:r w:rsidR="003967E6">
        <w:rPr>
          <w:rStyle w:val="CaptionBChar"/>
          <w:rFonts w:eastAsia="Arial"/>
          <w:noProof/>
        </w:rPr>
        <w:t>2</w:t>
      </w:r>
      <w:r w:rsidRPr="007A5239">
        <w:rPr>
          <w:rStyle w:val="CaptionBChar"/>
          <w:rFonts w:eastAsia="Arial"/>
        </w:rPr>
        <w:fldChar w:fldCharType="end"/>
      </w:r>
      <w:bookmarkEnd w:id="155"/>
      <w:r w:rsidRPr="007A5239">
        <w:rPr>
          <w:rStyle w:val="CaptionBChar"/>
          <w:rFonts w:eastAsia="Arial"/>
        </w:rPr>
        <w:t>:</w:t>
      </w:r>
      <w:r>
        <w:rPr>
          <w:rStyle w:val="CaptionBChar"/>
          <w:rFonts w:eastAsia="Arial"/>
        </w:rPr>
        <w:t xml:space="preserve"> </w:t>
      </w:r>
      <w:r w:rsidRPr="008B0808">
        <w:t>Sentinel presence in commercial and green areas</w:t>
      </w:r>
      <w:r w:rsidR="009D2D07" w:rsidRPr="006843E1">
        <w:rPr>
          <w:rStyle w:val="SectionTextChar"/>
        </w:rPr>
        <w:t>.</w:t>
      </w:r>
      <w:bookmarkEnd w:id="156"/>
    </w:p>
    <w:p w14:paraId="07F42630" w14:textId="77777777" w:rsidR="00E12428" w:rsidRPr="006843E1" w:rsidRDefault="00E12428" w:rsidP="00215D50">
      <w:pPr>
        <w:pStyle w:val="SectionText0"/>
      </w:pPr>
      <w:r w:rsidRPr="006843E1">
        <w:rPr>
          <w:noProof/>
        </w:rPr>
        <w:lastRenderedPageBreak/>
        <w:drawing>
          <wp:inline distT="0" distB="0" distL="0" distR="0" wp14:anchorId="1778F69B" wp14:editId="63D8A813">
            <wp:extent cx="8822902" cy="6308002"/>
            <wp:effectExtent l="0" t="0" r="0" b="0"/>
            <wp:docPr id="14314159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8862522" cy="6336328"/>
                    </a:xfrm>
                    <a:prstGeom prst="rect">
                      <a:avLst/>
                    </a:prstGeom>
                    <a:noFill/>
                    <a:ln>
                      <a:noFill/>
                    </a:ln>
                  </pic:spPr>
                </pic:pic>
              </a:graphicData>
            </a:graphic>
          </wp:inline>
        </w:drawing>
      </w:r>
    </w:p>
    <w:p w14:paraId="5C689D32" w14:textId="1FD049A6" w:rsidR="00E36202" w:rsidRPr="006843E1" w:rsidRDefault="00E12428" w:rsidP="007A5239">
      <w:pPr>
        <w:pStyle w:val="SectionText0"/>
        <w:rPr>
          <w:b/>
          <w:bCs/>
        </w:rPr>
        <w:sectPr w:rsidR="00E36202" w:rsidRPr="006843E1" w:rsidSect="009B70AE">
          <w:headerReference w:type="default" r:id="rId74"/>
          <w:pgSz w:w="15840" w:h="12240" w:orient="landscape"/>
          <w:pgMar w:top="720" w:right="720" w:bottom="720" w:left="720" w:header="720" w:footer="720" w:gutter="0"/>
          <w:cols w:space="720"/>
          <w:docGrid w:linePitch="299"/>
        </w:sectPr>
      </w:pPr>
      <w:bookmarkStart w:id="157" w:name="_Ref151137328"/>
      <w:bookmarkStart w:id="158" w:name="_Toc151366466"/>
      <w:bookmarkStart w:id="159" w:name="_Toc162207852"/>
      <w:r w:rsidRPr="007A5239">
        <w:rPr>
          <w:rStyle w:val="CaptionBChar"/>
          <w:rFonts w:eastAsia="Arial"/>
        </w:rPr>
        <w:t>Figure S</w:t>
      </w:r>
      <w:r w:rsidRPr="007A5239">
        <w:rPr>
          <w:rStyle w:val="CaptionBChar"/>
          <w:rFonts w:eastAsia="Arial"/>
        </w:rPr>
        <w:fldChar w:fldCharType="begin"/>
      </w:r>
      <w:r w:rsidRPr="007A5239">
        <w:rPr>
          <w:rStyle w:val="CaptionBChar"/>
          <w:rFonts w:eastAsia="Arial"/>
        </w:rPr>
        <w:instrText xml:space="preserve"> SEQ Figure_S \* ARABIC </w:instrText>
      </w:r>
      <w:r w:rsidRPr="007A5239">
        <w:rPr>
          <w:rStyle w:val="CaptionBChar"/>
          <w:rFonts w:eastAsia="Arial"/>
        </w:rPr>
        <w:fldChar w:fldCharType="separate"/>
      </w:r>
      <w:r w:rsidR="003967E6">
        <w:rPr>
          <w:rStyle w:val="CaptionBChar"/>
          <w:rFonts w:eastAsia="Arial"/>
          <w:noProof/>
        </w:rPr>
        <w:t>3</w:t>
      </w:r>
      <w:r w:rsidRPr="007A5239">
        <w:rPr>
          <w:rStyle w:val="CaptionBChar"/>
          <w:rFonts w:eastAsia="Arial"/>
        </w:rPr>
        <w:fldChar w:fldCharType="end"/>
      </w:r>
      <w:bookmarkEnd w:id="157"/>
      <w:r w:rsidRPr="007A5239">
        <w:rPr>
          <w:rStyle w:val="CaptionBChar"/>
          <w:rFonts w:eastAsia="Arial"/>
        </w:rPr>
        <w:t>:</w:t>
      </w:r>
      <w:r w:rsidRPr="006843E1">
        <w:t xml:space="preserve"> Frequency plots of observations in the presence and absence of a sentinel</w:t>
      </w:r>
      <w:bookmarkEnd w:id="158"/>
      <w:r w:rsidR="00547079" w:rsidRPr="006843E1">
        <w:t>.</w:t>
      </w:r>
      <w:bookmarkEnd w:id="159"/>
    </w:p>
    <w:p w14:paraId="4C8D03F7" w14:textId="77777777" w:rsidR="00E36202" w:rsidRPr="006843E1" w:rsidRDefault="00E36202" w:rsidP="00215D50">
      <w:pPr>
        <w:pStyle w:val="SectionText0"/>
      </w:pPr>
      <w:r w:rsidRPr="006843E1">
        <w:rPr>
          <w:noProof/>
        </w:rPr>
        <w:lastRenderedPageBreak/>
        <w:drawing>
          <wp:inline distT="0" distB="0" distL="0" distR="0" wp14:anchorId="0767C02E" wp14:editId="52E1DB1C">
            <wp:extent cx="8822901" cy="6308002"/>
            <wp:effectExtent l="0" t="0" r="0" b="0"/>
            <wp:docPr id="193100057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8860628" cy="6334975"/>
                    </a:xfrm>
                    <a:prstGeom prst="rect">
                      <a:avLst/>
                    </a:prstGeom>
                    <a:noFill/>
                    <a:ln>
                      <a:noFill/>
                    </a:ln>
                  </pic:spPr>
                </pic:pic>
              </a:graphicData>
            </a:graphic>
          </wp:inline>
        </w:drawing>
      </w:r>
    </w:p>
    <w:p w14:paraId="5A79FDC5" w14:textId="3A8EA42D" w:rsidR="0050134E" w:rsidRPr="006843E1" w:rsidRDefault="00E36202" w:rsidP="007A5239">
      <w:pPr>
        <w:pStyle w:val="SectionText0"/>
        <w:rPr>
          <w:b/>
          <w:bCs/>
        </w:rPr>
        <w:sectPr w:rsidR="0050134E" w:rsidRPr="006843E1" w:rsidSect="009B70AE">
          <w:headerReference w:type="default" r:id="rId76"/>
          <w:pgSz w:w="15840" w:h="12240" w:orient="landscape"/>
          <w:pgMar w:top="720" w:right="720" w:bottom="720" w:left="720" w:header="720" w:footer="720" w:gutter="0"/>
          <w:cols w:space="720"/>
          <w:docGrid w:linePitch="299"/>
        </w:sectPr>
      </w:pPr>
      <w:bookmarkStart w:id="160" w:name="_Ref151138241"/>
      <w:bookmarkStart w:id="161" w:name="_Ref151138238"/>
      <w:bookmarkStart w:id="162" w:name="_Toc151366467"/>
      <w:bookmarkStart w:id="163" w:name="_Toc162207853"/>
      <w:r w:rsidRPr="007A5239">
        <w:rPr>
          <w:rStyle w:val="CaptionBChar"/>
          <w:rFonts w:eastAsia="Arial"/>
        </w:rPr>
        <w:t>Figure S</w:t>
      </w:r>
      <w:r w:rsidRPr="007A5239">
        <w:rPr>
          <w:rStyle w:val="CaptionBChar"/>
          <w:rFonts w:eastAsia="Arial"/>
        </w:rPr>
        <w:fldChar w:fldCharType="begin"/>
      </w:r>
      <w:r w:rsidRPr="007A5239">
        <w:rPr>
          <w:rStyle w:val="CaptionBChar"/>
          <w:rFonts w:eastAsia="Arial"/>
        </w:rPr>
        <w:instrText xml:space="preserve"> SEQ Figure_S \* ARABIC </w:instrText>
      </w:r>
      <w:r w:rsidRPr="007A5239">
        <w:rPr>
          <w:rStyle w:val="CaptionBChar"/>
          <w:rFonts w:eastAsia="Arial"/>
        </w:rPr>
        <w:fldChar w:fldCharType="separate"/>
      </w:r>
      <w:r w:rsidR="003967E6">
        <w:rPr>
          <w:rStyle w:val="CaptionBChar"/>
          <w:rFonts w:eastAsia="Arial"/>
          <w:noProof/>
        </w:rPr>
        <w:t>4</w:t>
      </w:r>
      <w:r w:rsidRPr="007A5239">
        <w:rPr>
          <w:rStyle w:val="CaptionBChar"/>
          <w:rFonts w:eastAsia="Arial"/>
        </w:rPr>
        <w:fldChar w:fldCharType="end"/>
      </w:r>
      <w:bookmarkEnd w:id="160"/>
      <w:r w:rsidRPr="007A5239">
        <w:rPr>
          <w:rStyle w:val="CaptionBChar"/>
          <w:rFonts w:eastAsia="Arial"/>
        </w:rPr>
        <w:t>:</w:t>
      </w:r>
      <w:r w:rsidRPr="006843E1">
        <w:t xml:space="preserve"> Decreasing bout duration of all behavio</w:t>
      </w:r>
      <w:r w:rsidR="007347A5" w:rsidRPr="006843E1">
        <w:t>u</w:t>
      </w:r>
      <w:r w:rsidRPr="006843E1">
        <w:t>rs in response to increasing disturbance frequency</w:t>
      </w:r>
      <w:bookmarkEnd w:id="161"/>
      <w:bookmarkEnd w:id="162"/>
      <w:r w:rsidR="00547079" w:rsidRPr="006843E1">
        <w:t>.</w:t>
      </w:r>
      <w:bookmarkEnd w:id="163"/>
    </w:p>
    <w:p w14:paraId="134DBF26" w14:textId="24EB995A" w:rsidR="0050134E" w:rsidRPr="006843E1" w:rsidRDefault="0050134E" w:rsidP="007A5239">
      <w:pPr>
        <w:pStyle w:val="SectionText0"/>
      </w:pPr>
      <w:bookmarkStart w:id="164" w:name="_Ref151138601"/>
      <w:bookmarkStart w:id="165" w:name="_Ref151138597"/>
      <w:bookmarkStart w:id="166" w:name="_Toc151366373"/>
      <w:bookmarkStart w:id="167" w:name="_Toc151366452"/>
      <w:bookmarkStart w:id="168" w:name="_Toc162207845"/>
      <w:r w:rsidRPr="007A5239">
        <w:rPr>
          <w:rStyle w:val="CaptionBChar"/>
          <w:rFonts w:eastAsia="Arial"/>
        </w:rPr>
        <w:lastRenderedPageBreak/>
        <w:t>Table S</w:t>
      </w:r>
      <w:r w:rsidRPr="007A5239">
        <w:rPr>
          <w:rStyle w:val="CaptionBChar"/>
          <w:rFonts w:eastAsia="Arial"/>
        </w:rPr>
        <w:fldChar w:fldCharType="begin"/>
      </w:r>
      <w:r w:rsidRPr="007A5239">
        <w:rPr>
          <w:rStyle w:val="CaptionBChar"/>
          <w:rFonts w:eastAsia="Arial"/>
        </w:rPr>
        <w:instrText xml:space="preserve"> SEQ Table_S \* ARABIC </w:instrText>
      </w:r>
      <w:r w:rsidRPr="007A5239">
        <w:rPr>
          <w:rStyle w:val="CaptionBChar"/>
          <w:rFonts w:eastAsia="Arial"/>
        </w:rPr>
        <w:fldChar w:fldCharType="separate"/>
      </w:r>
      <w:r w:rsidR="003967E6">
        <w:rPr>
          <w:rStyle w:val="CaptionBChar"/>
          <w:rFonts w:eastAsia="Arial"/>
          <w:noProof/>
        </w:rPr>
        <w:t>3</w:t>
      </w:r>
      <w:r w:rsidRPr="007A5239">
        <w:rPr>
          <w:rStyle w:val="CaptionBChar"/>
          <w:rFonts w:eastAsia="Arial"/>
        </w:rPr>
        <w:fldChar w:fldCharType="end"/>
      </w:r>
      <w:bookmarkEnd w:id="164"/>
      <w:r w:rsidRPr="007A5239">
        <w:rPr>
          <w:rStyle w:val="CaptionBChar"/>
          <w:rFonts w:eastAsia="Arial"/>
        </w:rPr>
        <w:t>:</w:t>
      </w:r>
      <w:r w:rsidRPr="006843E1">
        <w:t xml:space="preserve"> Results of post hoc tests on </w:t>
      </w:r>
      <w:r w:rsidR="0019549D" w:rsidRPr="006843E1">
        <w:t xml:space="preserve">foraging </w:t>
      </w:r>
      <w:r w:rsidRPr="006843E1">
        <w:t>bout duration</w:t>
      </w:r>
      <w:bookmarkEnd w:id="165"/>
      <w:bookmarkEnd w:id="166"/>
      <w:bookmarkEnd w:id="167"/>
      <w:r w:rsidR="00547079" w:rsidRPr="006843E1">
        <w:t>.</w:t>
      </w:r>
      <w:bookmarkEnd w:id="168"/>
    </w:p>
    <w:p w14:paraId="338CAB39" w14:textId="0FBAB0F4" w:rsidR="00142572" w:rsidRPr="006843E1" w:rsidRDefault="0050134E" w:rsidP="00215D50">
      <w:pPr>
        <w:pStyle w:val="SectionText0"/>
      </w:pPr>
      <w:r w:rsidRPr="006843E1">
        <w:rPr>
          <w:noProof/>
        </w:rPr>
        <w:drawing>
          <wp:inline distT="0" distB="0" distL="0" distR="0" wp14:anchorId="0BD6F7F2" wp14:editId="15F90612">
            <wp:extent cx="9139473" cy="1785905"/>
            <wp:effectExtent l="0" t="0" r="5080" b="5080"/>
            <wp:docPr id="202054624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77">
                      <a:extLst>
                        <a:ext uri="{28A0092B-C50C-407E-A947-70E740481C1C}">
                          <a14:useLocalDpi xmlns:a14="http://schemas.microsoft.com/office/drawing/2010/main" val="0"/>
                        </a:ext>
                      </a:extLst>
                    </a:blip>
                    <a:srcRect b="73945"/>
                    <a:stretch/>
                  </pic:blipFill>
                  <pic:spPr bwMode="auto">
                    <a:xfrm>
                      <a:off x="0" y="0"/>
                      <a:ext cx="9170460" cy="1791960"/>
                    </a:xfrm>
                    <a:prstGeom prst="rect">
                      <a:avLst/>
                    </a:prstGeom>
                    <a:noFill/>
                    <a:ln>
                      <a:noFill/>
                    </a:ln>
                    <a:extLst>
                      <a:ext uri="{53640926-AAD7-44D8-BBD7-CCE9431645EC}">
                        <a14:shadowObscured xmlns:a14="http://schemas.microsoft.com/office/drawing/2010/main"/>
                      </a:ext>
                    </a:extLst>
                  </pic:spPr>
                </pic:pic>
              </a:graphicData>
            </a:graphic>
          </wp:inline>
        </w:drawing>
      </w:r>
    </w:p>
    <w:p w14:paraId="1A54683D" w14:textId="77777777" w:rsidR="00A20D4C" w:rsidRPr="006843E1" w:rsidRDefault="00A20D4C" w:rsidP="00B8527A">
      <w:pPr>
        <w:pStyle w:val="CaptionB"/>
      </w:pPr>
    </w:p>
    <w:p w14:paraId="59BB0AF8" w14:textId="77777777" w:rsidR="0056164E" w:rsidRPr="006843E1" w:rsidRDefault="0056164E">
      <w:pPr>
        <w:rPr>
          <w:rFonts w:ascii="Times New Roman" w:eastAsia="Times New Roman" w:hAnsi="Times New Roman" w:cs="Times New Roman"/>
          <w:b/>
          <w:bCs/>
          <w:sz w:val="28"/>
          <w:szCs w:val="28"/>
          <w:u w:val="single"/>
        </w:rPr>
        <w:sectPr w:rsidR="0056164E" w:rsidRPr="006843E1" w:rsidSect="009B70AE">
          <w:headerReference w:type="default" r:id="rId78"/>
          <w:pgSz w:w="15840" w:h="12240" w:orient="landscape"/>
          <w:pgMar w:top="720" w:right="720" w:bottom="720" w:left="720" w:header="720" w:footer="720" w:gutter="0"/>
          <w:cols w:space="720"/>
          <w:docGrid w:linePitch="299"/>
        </w:sectPr>
      </w:pPr>
    </w:p>
    <w:p w14:paraId="09AD4476" w14:textId="77777777" w:rsidR="0056164E" w:rsidRPr="006843E1" w:rsidRDefault="0056164E" w:rsidP="00215D50">
      <w:pPr>
        <w:pStyle w:val="SectionText0"/>
      </w:pPr>
      <w:r w:rsidRPr="006843E1">
        <w:rPr>
          <w:noProof/>
        </w:rPr>
        <w:lastRenderedPageBreak/>
        <w:drawing>
          <wp:inline distT="0" distB="0" distL="0" distR="0" wp14:anchorId="699EC454" wp14:editId="74F4321A">
            <wp:extent cx="8453673" cy="6038338"/>
            <wp:effectExtent l="0" t="0" r="5080" b="635"/>
            <wp:docPr id="4568665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8469407" cy="6049577"/>
                    </a:xfrm>
                    <a:prstGeom prst="rect">
                      <a:avLst/>
                    </a:prstGeom>
                    <a:noFill/>
                    <a:ln>
                      <a:noFill/>
                    </a:ln>
                  </pic:spPr>
                </pic:pic>
              </a:graphicData>
            </a:graphic>
          </wp:inline>
        </w:drawing>
      </w:r>
    </w:p>
    <w:p w14:paraId="589B60B8" w14:textId="6A314542" w:rsidR="00BD4363" w:rsidRPr="006843E1" w:rsidRDefault="0056164E" w:rsidP="007A5239">
      <w:pPr>
        <w:pStyle w:val="SectionText0"/>
        <w:rPr>
          <w:b/>
          <w:bCs/>
        </w:rPr>
        <w:sectPr w:rsidR="00BD4363" w:rsidRPr="006843E1" w:rsidSect="009B70AE">
          <w:headerReference w:type="default" r:id="rId80"/>
          <w:pgSz w:w="15840" w:h="12240" w:orient="landscape"/>
          <w:pgMar w:top="720" w:right="720" w:bottom="720" w:left="720" w:header="720" w:footer="720" w:gutter="0"/>
          <w:cols w:space="720"/>
          <w:docGrid w:linePitch="299"/>
        </w:sectPr>
      </w:pPr>
      <w:bookmarkStart w:id="169" w:name="_Ref151142482"/>
      <w:bookmarkStart w:id="170" w:name="_Toc151366468"/>
      <w:bookmarkStart w:id="171" w:name="_Toc162207854"/>
      <w:r w:rsidRPr="007A5239">
        <w:rPr>
          <w:rStyle w:val="CaptionBChar"/>
          <w:rFonts w:eastAsia="Arial"/>
        </w:rPr>
        <w:t>Figure S</w:t>
      </w:r>
      <w:r w:rsidRPr="007A5239">
        <w:rPr>
          <w:rStyle w:val="CaptionBChar"/>
        </w:rPr>
        <w:fldChar w:fldCharType="begin"/>
      </w:r>
      <w:r w:rsidRPr="007A5239">
        <w:rPr>
          <w:rStyle w:val="CaptionBChar"/>
          <w:rFonts w:eastAsia="Arial"/>
        </w:rPr>
        <w:instrText xml:space="preserve"> SEQ Figure_S \* ARABIC </w:instrText>
      </w:r>
      <w:r w:rsidRPr="007A5239">
        <w:rPr>
          <w:rStyle w:val="CaptionBChar"/>
        </w:rPr>
        <w:fldChar w:fldCharType="separate"/>
      </w:r>
      <w:r w:rsidR="003967E6">
        <w:rPr>
          <w:rStyle w:val="CaptionBChar"/>
          <w:rFonts w:eastAsia="Arial"/>
          <w:noProof/>
        </w:rPr>
        <w:t>5</w:t>
      </w:r>
      <w:r w:rsidRPr="007A5239">
        <w:rPr>
          <w:rStyle w:val="CaptionBChar"/>
          <w:rFonts w:eastAsia="Arial"/>
        </w:rPr>
        <w:fldChar w:fldCharType="end"/>
      </w:r>
      <w:bookmarkEnd w:id="169"/>
      <w:r w:rsidRPr="007A5239">
        <w:rPr>
          <w:rStyle w:val="CaptionBChar"/>
          <w:rFonts w:eastAsia="Arial"/>
        </w:rPr>
        <w:t>:</w:t>
      </w:r>
      <w:r w:rsidRPr="006843E1">
        <w:t xml:space="preserve"> Mean bout duration in the presence and absence of bait</w:t>
      </w:r>
      <w:bookmarkEnd w:id="170"/>
      <w:r w:rsidR="009D2D07" w:rsidRPr="006843E1">
        <w:t xml:space="preserve">. </w:t>
      </w:r>
      <w:r w:rsidR="00BD4363" w:rsidRPr="006843E1">
        <w:t>The dots represent the mean value, and the error bars represent the standard error</w:t>
      </w:r>
      <w:r w:rsidR="00547079" w:rsidRPr="006843E1">
        <w:t>.</w:t>
      </w:r>
      <w:bookmarkEnd w:id="171"/>
    </w:p>
    <w:p w14:paraId="751C4341" w14:textId="77777777" w:rsidR="00980EFF" w:rsidRPr="006843E1" w:rsidRDefault="00980EFF" w:rsidP="00215D50">
      <w:pPr>
        <w:pStyle w:val="SectionText0"/>
      </w:pPr>
      <w:r w:rsidRPr="006843E1">
        <w:rPr>
          <w:noProof/>
        </w:rPr>
        <w:lastRenderedPageBreak/>
        <w:drawing>
          <wp:inline distT="0" distB="0" distL="0" distR="0" wp14:anchorId="3CEBB09C" wp14:editId="6B68A888">
            <wp:extent cx="8351142" cy="5965102"/>
            <wp:effectExtent l="0" t="0" r="0" b="0"/>
            <wp:docPr id="180071414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8372885" cy="5980632"/>
                    </a:xfrm>
                    <a:prstGeom prst="rect">
                      <a:avLst/>
                    </a:prstGeom>
                    <a:noFill/>
                    <a:ln>
                      <a:noFill/>
                    </a:ln>
                  </pic:spPr>
                </pic:pic>
              </a:graphicData>
            </a:graphic>
          </wp:inline>
        </w:drawing>
      </w:r>
    </w:p>
    <w:p w14:paraId="11C98999" w14:textId="3293C9A4" w:rsidR="00BD4363" w:rsidRPr="006843E1" w:rsidRDefault="00980EFF" w:rsidP="007A5239">
      <w:pPr>
        <w:pStyle w:val="SectionText0"/>
        <w:rPr>
          <w:b/>
          <w:bCs/>
        </w:rPr>
        <w:sectPr w:rsidR="00BD4363" w:rsidRPr="006843E1" w:rsidSect="009B70AE">
          <w:headerReference w:type="default" r:id="rId82"/>
          <w:pgSz w:w="15840" w:h="12240" w:orient="landscape"/>
          <w:pgMar w:top="720" w:right="720" w:bottom="720" w:left="720" w:header="720" w:footer="720" w:gutter="0"/>
          <w:cols w:space="720"/>
          <w:docGrid w:linePitch="299"/>
        </w:sectPr>
      </w:pPr>
      <w:bookmarkStart w:id="172" w:name="_Ref151145737"/>
      <w:bookmarkStart w:id="173" w:name="_Toc151366469"/>
      <w:bookmarkStart w:id="174" w:name="_Toc162207855"/>
      <w:r w:rsidRPr="007A5239">
        <w:rPr>
          <w:rStyle w:val="CaptionBChar"/>
          <w:rFonts w:eastAsia="Arial"/>
        </w:rPr>
        <w:t>Figure S</w:t>
      </w:r>
      <w:r w:rsidRPr="007A5239">
        <w:rPr>
          <w:rStyle w:val="CaptionBChar"/>
        </w:rPr>
        <w:fldChar w:fldCharType="begin"/>
      </w:r>
      <w:r w:rsidRPr="007A5239">
        <w:rPr>
          <w:rStyle w:val="CaptionBChar"/>
          <w:rFonts w:eastAsia="Arial"/>
        </w:rPr>
        <w:instrText xml:space="preserve"> SEQ Figure_S \* ARABIC </w:instrText>
      </w:r>
      <w:r w:rsidRPr="007A5239">
        <w:rPr>
          <w:rStyle w:val="CaptionBChar"/>
        </w:rPr>
        <w:fldChar w:fldCharType="separate"/>
      </w:r>
      <w:r w:rsidR="003967E6">
        <w:rPr>
          <w:rStyle w:val="CaptionBChar"/>
          <w:rFonts w:eastAsia="Arial"/>
          <w:noProof/>
        </w:rPr>
        <w:t>6</w:t>
      </w:r>
      <w:r w:rsidRPr="007A5239">
        <w:rPr>
          <w:rStyle w:val="CaptionBChar"/>
          <w:rFonts w:eastAsia="Arial"/>
        </w:rPr>
        <w:fldChar w:fldCharType="end"/>
      </w:r>
      <w:bookmarkEnd w:id="172"/>
      <w:r w:rsidRPr="007A5239">
        <w:rPr>
          <w:rStyle w:val="CaptionBChar"/>
          <w:rFonts w:eastAsia="Arial"/>
        </w:rPr>
        <w:t>:</w:t>
      </w:r>
      <w:r w:rsidRPr="006843E1">
        <w:t xml:space="preserve"> Mean forager peck rate in the presence and absence of bait</w:t>
      </w:r>
      <w:bookmarkEnd w:id="173"/>
      <w:r w:rsidR="009D2D07" w:rsidRPr="006843E1">
        <w:t xml:space="preserve">. </w:t>
      </w:r>
      <w:r w:rsidR="00BD4363" w:rsidRPr="006843E1">
        <w:t>The dots represent the mean value, and the error bars represent the standard error.</w:t>
      </w:r>
      <w:bookmarkEnd w:id="174"/>
    </w:p>
    <w:p w14:paraId="16FB712B" w14:textId="77777777" w:rsidR="00170D8E" w:rsidRPr="006843E1" w:rsidRDefault="00170D8E" w:rsidP="00215D50">
      <w:pPr>
        <w:pStyle w:val="SectionText0"/>
      </w:pPr>
      <w:r w:rsidRPr="006843E1">
        <w:rPr>
          <w:noProof/>
        </w:rPr>
        <w:lastRenderedPageBreak/>
        <w:drawing>
          <wp:inline distT="0" distB="0" distL="0" distR="0" wp14:anchorId="0588AD2A" wp14:editId="08A5286F">
            <wp:extent cx="8453673" cy="6044019"/>
            <wp:effectExtent l="0" t="0" r="5080" b="0"/>
            <wp:docPr id="194155585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470087" cy="6055754"/>
                    </a:xfrm>
                    <a:prstGeom prst="rect">
                      <a:avLst/>
                    </a:prstGeom>
                    <a:noFill/>
                    <a:ln>
                      <a:noFill/>
                    </a:ln>
                  </pic:spPr>
                </pic:pic>
              </a:graphicData>
            </a:graphic>
          </wp:inline>
        </w:drawing>
      </w:r>
    </w:p>
    <w:p w14:paraId="6DBCA716" w14:textId="544ECA2A" w:rsidR="00BD4363" w:rsidRPr="006843E1" w:rsidRDefault="00170D8E" w:rsidP="007A5239">
      <w:pPr>
        <w:pStyle w:val="SectionText0"/>
        <w:rPr>
          <w:b/>
          <w:bCs/>
        </w:rPr>
        <w:sectPr w:rsidR="00BD4363" w:rsidRPr="006843E1" w:rsidSect="009B70AE">
          <w:headerReference w:type="default" r:id="rId84"/>
          <w:pgSz w:w="15840" w:h="12240" w:orient="landscape"/>
          <w:pgMar w:top="720" w:right="720" w:bottom="720" w:left="720" w:header="720" w:footer="720" w:gutter="0"/>
          <w:cols w:space="720"/>
          <w:docGrid w:linePitch="299"/>
        </w:sectPr>
      </w:pPr>
      <w:bookmarkStart w:id="175" w:name="_Ref151151285"/>
      <w:bookmarkStart w:id="176" w:name="_Toc151366470"/>
      <w:bookmarkStart w:id="177" w:name="_Toc162207856"/>
      <w:r w:rsidRPr="007A5239">
        <w:rPr>
          <w:rStyle w:val="CaptionBChar"/>
          <w:rFonts w:eastAsia="Arial"/>
        </w:rPr>
        <w:t>Figure S</w:t>
      </w:r>
      <w:r w:rsidRPr="007A5239">
        <w:rPr>
          <w:rStyle w:val="CaptionBChar"/>
          <w:rFonts w:eastAsia="Arial"/>
        </w:rPr>
        <w:fldChar w:fldCharType="begin"/>
      </w:r>
      <w:r w:rsidRPr="007A5239">
        <w:rPr>
          <w:rStyle w:val="CaptionBChar"/>
          <w:rFonts w:eastAsia="Arial"/>
        </w:rPr>
        <w:instrText xml:space="preserve"> SEQ Figure_S \* ARABIC </w:instrText>
      </w:r>
      <w:r w:rsidRPr="007A5239">
        <w:rPr>
          <w:rStyle w:val="CaptionBChar"/>
          <w:rFonts w:eastAsia="Arial"/>
        </w:rPr>
        <w:fldChar w:fldCharType="separate"/>
      </w:r>
      <w:r w:rsidR="003967E6">
        <w:rPr>
          <w:rStyle w:val="CaptionBChar"/>
          <w:rFonts w:eastAsia="Arial"/>
          <w:noProof/>
        </w:rPr>
        <w:t>7</w:t>
      </w:r>
      <w:r w:rsidRPr="007A5239">
        <w:rPr>
          <w:rStyle w:val="CaptionBChar"/>
          <w:rFonts w:eastAsia="Arial"/>
        </w:rPr>
        <w:fldChar w:fldCharType="end"/>
      </w:r>
      <w:bookmarkEnd w:id="175"/>
      <w:r w:rsidRPr="007A5239">
        <w:rPr>
          <w:rStyle w:val="CaptionBChar"/>
          <w:rFonts w:eastAsia="Arial"/>
        </w:rPr>
        <w:t>:</w:t>
      </w:r>
      <w:r w:rsidRPr="006843E1">
        <w:t xml:space="preserve"> Number of transitions performed by foragers in the presence and absence of bait</w:t>
      </w:r>
      <w:bookmarkEnd w:id="176"/>
      <w:r w:rsidR="00547079" w:rsidRPr="006843E1">
        <w:t xml:space="preserve">. </w:t>
      </w:r>
      <w:r w:rsidR="00BD4363" w:rsidRPr="006843E1">
        <w:t>The dots represent the mean value, and the error bars represent the standard error.</w:t>
      </w:r>
      <w:bookmarkEnd w:id="177"/>
    </w:p>
    <w:p w14:paraId="69590A8F" w14:textId="57177EBE" w:rsidR="00BD4363" w:rsidRPr="006843E1" w:rsidRDefault="00BD4363" w:rsidP="007A5239">
      <w:pPr>
        <w:pStyle w:val="SectionText0"/>
      </w:pPr>
      <w:bookmarkStart w:id="178" w:name="_Ref151153168"/>
      <w:bookmarkStart w:id="179" w:name="_Toc151366453"/>
      <w:bookmarkStart w:id="180" w:name="_Toc162207846"/>
      <w:r w:rsidRPr="007A5239">
        <w:rPr>
          <w:rStyle w:val="CaptionBChar"/>
          <w:rFonts w:eastAsia="Arial"/>
        </w:rPr>
        <w:lastRenderedPageBreak/>
        <w:t>Table S</w:t>
      </w:r>
      <w:r w:rsidRPr="007A5239">
        <w:rPr>
          <w:rStyle w:val="CaptionBChar"/>
          <w:rFonts w:eastAsia="Arial"/>
        </w:rPr>
        <w:fldChar w:fldCharType="begin"/>
      </w:r>
      <w:r w:rsidRPr="007A5239">
        <w:rPr>
          <w:rStyle w:val="CaptionBChar"/>
          <w:rFonts w:eastAsia="Arial"/>
        </w:rPr>
        <w:instrText xml:space="preserve"> SEQ Table_S \* ARABIC </w:instrText>
      </w:r>
      <w:r w:rsidRPr="007A5239">
        <w:rPr>
          <w:rStyle w:val="CaptionBChar"/>
          <w:rFonts w:eastAsia="Arial"/>
        </w:rPr>
        <w:fldChar w:fldCharType="separate"/>
      </w:r>
      <w:r w:rsidR="003967E6">
        <w:rPr>
          <w:rStyle w:val="CaptionBChar"/>
          <w:rFonts w:eastAsia="Arial"/>
          <w:noProof/>
        </w:rPr>
        <w:t>4</w:t>
      </w:r>
      <w:r w:rsidRPr="007A5239">
        <w:rPr>
          <w:rStyle w:val="CaptionBChar"/>
          <w:rFonts w:eastAsia="Arial"/>
        </w:rPr>
        <w:fldChar w:fldCharType="end"/>
      </w:r>
      <w:bookmarkEnd w:id="178"/>
      <w:r w:rsidRPr="007A5239">
        <w:rPr>
          <w:rStyle w:val="CaptionBChar"/>
          <w:rFonts w:eastAsia="Arial"/>
        </w:rPr>
        <w:t>:</w:t>
      </w:r>
      <w:r w:rsidRPr="006843E1">
        <w:t xml:space="preserve"> Result of post hoc test performed on the number of transitions from foraging to alert behavio</w:t>
      </w:r>
      <w:r w:rsidR="00314C8E" w:rsidRPr="006843E1">
        <w:t>u</w:t>
      </w:r>
      <w:r w:rsidRPr="006843E1">
        <w:t>r</w:t>
      </w:r>
      <w:bookmarkEnd w:id="179"/>
      <w:r w:rsidR="00547079" w:rsidRPr="006843E1">
        <w:t>.</w:t>
      </w:r>
      <w:bookmarkEnd w:id="180"/>
    </w:p>
    <w:p w14:paraId="3211749D" w14:textId="60A9DC04" w:rsidR="00BD4363" w:rsidRPr="00A20D4C" w:rsidRDefault="00BD4363" w:rsidP="00215D50">
      <w:pPr>
        <w:pStyle w:val="SectionText0"/>
      </w:pPr>
      <w:r w:rsidRPr="006843E1">
        <w:rPr>
          <w:noProof/>
        </w:rPr>
        <w:drawing>
          <wp:inline distT="0" distB="0" distL="0" distR="0" wp14:anchorId="7B33818E" wp14:editId="2832F62A">
            <wp:extent cx="9139473" cy="1432610"/>
            <wp:effectExtent l="0" t="0" r="5080" b="0"/>
            <wp:docPr id="12375202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85">
                      <a:extLst>
                        <a:ext uri="{28A0092B-C50C-407E-A947-70E740481C1C}">
                          <a14:useLocalDpi xmlns:a14="http://schemas.microsoft.com/office/drawing/2010/main" val="0"/>
                        </a:ext>
                      </a:extLst>
                    </a:blip>
                    <a:srcRect t="5346" b="73753"/>
                    <a:stretch/>
                  </pic:blipFill>
                  <pic:spPr bwMode="auto">
                    <a:xfrm>
                      <a:off x="0" y="0"/>
                      <a:ext cx="9170290" cy="1437441"/>
                    </a:xfrm>
                    <a:prstGeom prst="rect">
                      <a:avLst/>
                    </a:prstGeom>
                    <a:noFill/>
                    <a:ln>
                      <a:noFill/>
                    </a:ln>
                    <a:extLst>
                      <a:ext uri="{53640926-AAD7-44D8-BBD7-CCE9431645EC}">
                        <a14:shadowObscured xmlns:a14="http://schemas.microsoft.com/office/drawing/2010/main"/>
                      </a:ext>
                    </a:extLst>
                  </pic:spPr>
                </pic:pic>
              </a:graphicData>
            </a:graphic>
          </wp:inline>
        </w:drawing>
      </w:r>
    </w:p>
    <w:sectPr w:rsidR="00BD4363" w:rsidRPr="00A20D4C" w:rsidSect="009B70AE">
      <w:headerReference w:type="default" r:id="rId86"/>
      <w:pgSz w:w="15840" w:h="12240" w:orient="landscape"/>
      <w:pgMar w:top="720" w:right="720" w:bottom="720" w:left="72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AD657A" w14:textId="77777777" w:rsidR="009B70AE" w:rsidRPr="006843E1" w:rsidRDefault="009B70AE" w:rsidP="00981E30">
      <w:pPr>
        <w:spacing w:line="240" w:lineRule="auto"/>
      </w:pPr>
      <w:r w:rsidRPr="006843E1">
        <w:separator/>
      </w:r>
    </w:p>
  </w:endnote>
  <w:endnote w:type="continuationSeparator" w:id="0">
    <w:p w14:paraId="010F7E7A" w14:textId="77777777" w:rsidR="009B70AE" w:rsidRPr="006843E1" w:rsidRDefault="009B70AE" w:rsidP="00981E30">
      <w:pPr>
        <w:spacing w:line="240" w:lineRule="auto"/>
      </w:pPr>
      <w:r w:rsidRPr="006843E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03596F" w14:textId="77777777" w:rsidR="009B70AE" w:rsidRPr="006843E1" w:rsidRDefault="009B70AE" w:rsidP="00981E30">
      <w:pPr>
        <w:spacing w:line="240" w:lineRule="auto"/>
      </w:pPr>
      <w:r w:rsidRPr="006843E1">
        <w:separator/>
      </w:r>
    </w:p>
  </w:footnote>
  <w:footnote w:type="continuationSeparator" w:id="0">
    <w:p w14:paraId="7A343035" w14:textId="77777777" w:rsidR="009B70AE" w:rsidRPr="006843E1" w:rsidRDefault="009B70AE" w:rsidP="00981E30">
      <w:pPr>
        <w:spacing w:line="240" w:lineRule="auto"/>
      </w:pPr>
      <w:r w:rsidRPr="006843E1">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16E3A9" w14:textId="77777777" w:rsidR="00B22722" w:rsidRPr="006843E1" w:rsidRDefault="00B22722" w:rsidP="00C55384">
    <w:pPr>
      <w:pStyle w:val="Header"/>
      <w:jc w:val="right"/>
      <w:rPr>
        <w:rFonts w:ascii="Times New Roman" w:hAnsi="Times New Roman" w:cs="Times New Roman"/>
        <w:sz w:val="24"/>
        <w:szCs w:val="24"/>
      </w:rPr>
    </w:pPr>
    <w:r>
      <w:rPr>
        <w:rFonts w:ascii="Times New Roman" w:hAnsi="Times New Roman" w:cs="Times New Roman"/>
        <w:sz w:val="24"/>
        <w:szCs w:val="24"/>
      </w:rPr>
      <w:t>Abstract</w:t>
    </w:r>
    <w:r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1869795028"/>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3A67A9" w14:textId="5FE543D8" w:rsidR="00A24D3D" w:rsidRPr="0060735D" w:rsidRDefault="00563147" w:rsidP="0060735D">
    <w:pPr>
      <w:pStyle w:val="Header"/>
      <w:jc w:val="right"/>
      <w:rPr>
        <w:rFonts w:ascii="Times New Roman" w:hAnsi="Times New Roman" w:cs="Times New Roman"/>
        <w:sz w:val="24"/>
        <w:szCs w:val="24"/>
      </w:rPr>
    </w:pPr>
    <w:r>
      <w:rPr>
        <w:rFonts w:ascii="Times New Roman" w:hAnsi="Times New Roman" w:cs="Times New Roman"/>
        <w:sz w:val="24"/>
        <w:szCs w:val="24"/>
      </w:rPr>
      <w:t>Chapter 1</w:t>
    </w:r>
    <w:r w:rsidRPr="006843E1">
      <w:rPr>
        <w:rFonts w:ascii="Times New Roman" w:hAnsi="Times New Roman" w:cs="Times New Roman"/>
        <w:sz w:val="24"/>
        <w:szCs w:val="24"/>
      </w:rPr>
      <w:t xml:space="preserve"> – </w:t>
    </w:r>
    <w:r w:rsidR="00A24D3D" w:rsidRPr="0060735D">
      <w:rPr>
        <w:rFonts w:ascii="Times New Roman" w:hAnsi="Times New Roman" w:cs="Times New Roman"/>
        <w:sz w:val="24"/>
        <w:szCs w:val="24"/>
      </w:rPr>
      <w:t xml:space="preserve">Methods – Popescu </w:t>
    </w:r>
    <w:sdt>
      <w:sdtPr>
        <w:rPr>
          <w:rFonts w:ascii="Times New Roman" w:hAnsi="Times New Roman" w:cs="Times New Roman"/>
          <w:sz w:val="24"/>
          <w:szCs w:val="24"/>
        </w:rPr>
        <w:id w:val="-1426496071"/>
        <w:docPartObj>
          <w:docPartGallery w:val="Page Numbers (Top of Page)"/>
          <w:docPartUnique/>
        </w:docPartObj>
      </w:sdtPr>
      <w:sdtEndPr>
        <w:rPr>
          <w:noProof/>
        </w:rPr>
      </w:sdtEndPr>
      <w:sdtContent>
        <w:r w:rsidR="00A24D3D" w:rsidRPr="0060735D">
          <w:rPr>
            <w:rFonts w:ascii="Times New Roman" w:hAnsi="Times New Roman" w:cs="Times New Roman"/>
            <w:sz w:val="24"/>
            <w:szCs w:val="24"/>
          </w:rPr>
          <w:fldChar w:fldCharType="begin"/>
        </w:r>
        <w:r w:rsidR="00A24D3D" w:rsidRPr="0060735D">
          <w:rPr>
            <w:rFonts w:ascii="Times New Roman" w:hAnsi="Times New Roman" w:cs="Times New Roman"/>
            <w:sz w:val="24"/>
            <w:szCs w:val="24"/>
          </w:rPr>
          <w:instrText xml:space="preserve"> PAGE   \* MERGEFORMAT </w:instrText>
        </w:r>
        <w:r w:rsidR="00A24D3D" w:rsidRPr="0060735D">
          <w:rPr>
            <w:rFonts w:ascii="Times New Roman" w:hAnsi="Times New Roman" w:cs="Times New Roman"/>
            <w:sz w:val="24"/>
            <w:szCs w:val="24"/>
          </w:rPr>
          <w:fldChar w:fldCharType="separate"/>
        </w:r>
        <w:r w:rsidR="00A24D3D" w:rsidRPr="0060735D">
          <w:rPr>
            <w:rFonts w:ascii="Times New Roman" w:hAnsi="Times New Roman" w:cs="Times New Roman"/>
            <w:noProof/>
            <w:sz w:val="24"/>
            <w:szCs w:val="24"/>
          </w:rPr>
          <w:t>2</w:t>
        </w:r>
        <w:r w:rsidR="00A24D3D" w:rsidRPr="0060735D">
          <w:rPr>
            <w:rFonts w:ascii="Times New Roman" w:hAnsi="Times New Roman" w:cs="Times New Roman"/>
            <w:noProof/>
            <w:sz w:val="24"/>
            <w:szCs w:val="24"/>
          </w:rPr>
          <w:fldChar w:fldCharType="end"/>
        </w:r>
      </w:sdtContent>
    </w:sdt>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20109F" w14:textId="7553B384" w:rsidR="00A24D3D" w:rsidRPr="0060735D" w:rsidRDefault="00563147" w:rsidP="0060735D">
    <w:pPr>
      <w:pStyle w:val="Header"/>
      <w:jc w:val="right"/>
      <w:rPr>
        <w:rFonts w:ascii="Times New Roman" w:hAnsi="Times New Roman" w:cs="Times New Roman"/>
        <w:sz w:val="24"/>
        <w:szCs w:val="24"/>
      </w:rPr>
    </w:pPr>
    <w:r>
      <w:rPr>
        <w:rFonts w:ascii="Times New Roman" w:hAnsi="Times New Roman" w:cs="Times New Roman"/>
        <w:sz w:val="24"/>
        <w:szCs w:val="24"/>
      </w:rPr>
      <w:t>Chapter 1</w:t>
    </w:r>
    <w:r w:rsidRPr="006843E1">
      <w:rPr>
        <w:rFonts w:ascii="Times New Roman" w:hAnsi="Times New Roman" w:cs="Times New Roman"/>
        <w:sz w:val="24"/>
        <w:szCs w:val="24"/>
      </w:rPr>
      <w:t xml:space="preserve"> – </w:t>
    </w:r>
    <w:r w:rsidR="00A24D3D" w:rsidRPr="0060735D">
      <w:rPr>
        <w:rFonts w:ascii="Times New Roman" w:hAnsi="Times New Roman" w:cs="Times New Roman"/>
        <w:sz w:val="24"/>
        <w:szCs w:val="24"/>
      </w:rPr>
      <w:t xml:space="preserve">Methods – Table </w:t>
    </w:r>
    <w:r w:rsidR="00A24D3D">
      <w:rPr>
        <w:rFonts w:ascii="Times New Roman" w:hAnsi="Times New Roman" w:cs="Times New Roman"/>
        <w:sz w:val="24"/>
        <w:szCs w:val="24"/>
      </w:rPr>
      <w:t>2</w:t>
    </w:r>
    <w:r w:rsidR="00A24D3D" w:rsidRPr="0060735D">
      <w:rPr>
        <w:rFonts w:ascii="Times New Roman" w:hAnsi="Times New Roman" w:cs="Times New Roman"/>
        <w:sz w:val="24"/>
        <w:szCs w:val="24"/>
      </w:rPr>
      <w:t xml:space="preserve"> – Popescu </w:t>
    </w:r>
    <w:sdt>
      <w:sdtPr>
        <w:rPr>
          <w:rFonts w:ascii="Times New Roman" w:hAnsi="Times New Roman" w:cs="Times New Roman"/>
          <w:sz w:val="24"/>
          <w:szCs w:val="24"/>
        </w:rPr>
        <w:id w:val="-971903124"/>
        <w:docPartObj>
          <w:docPartGallery w:val="Page Numbers (Top of Page)"/>
          <w:docPartUnique/>
        </w:docPartObj>
      </w:sdtPr>
      <w:sdtEndPr>
        <w:rPr>
          <w:noProof/>
        </w:rPr>
      </w:sdtEndPr>
      <w:sdtContent>
        <w:r w:rsidR="00A24D3D" w:rsidRPr="0060735D">
          <w:rPr>
            <w:rFonts w:ascii="Times New Roman" w:hAnsi="Times New Roman" w:cs="Times New Roman"/>
            <w:sz w:val="24"/>
            <w:szCs w:val="24"/>
          </w:rPr>
          <w:fldChar w:fldCharType="begin"/>
        </w:r>
        <w:r w:rsidR="00A24D3D" w:rsidRPr="0060735D">
          <w:rPr>
            <w:rFonts w:ascii="Times New Roman" w:hAnsi="Times New Roman" w:cs="Times New Roman"/>
            <w:sz w:val="24"/>
            <w:szCs w:val="24"/>
          </w:rPr>
          <w:instrText xml:space="preserve"> PAGE   \* MERGEFORMAT </w:instrText>
        </w:r>
        <w:r w:rsidR="00A24D3D" w:rsidRPr="0060735D">
          <w:rPr>
            <w:rFonts w:ascii="Times New Roman" w:hAnsi="Times New Roman" w:cs="Times New Roman"/>
            <w:sz w:val="24"/>
            <w:szCs w:val="24"/>
          </w:rPr>
          <w:fldChar w:fldCharType="separate"/>
        </w:r>
        <w:r w:rsidR="00A24D3D" w:rsidRPr="0060735D">
          <w:rPr>
            <w:rFonts w:ascii="Times New Roman" w:hAnsi="Times New Roman" w:cs="Times New Roman"/>
            <w:noProof/>
            <w:sz w:val="24"/>
            <w:szCs w:val="24"/>
          </w:rPr>
          <w:t>2</w:t>
        </w:r>
        <w:r w:rsidR="00A24D3D" w:rsidRPr="0060735D">
          <w:rPr>
            <w:rFonts w:ascii="Times New Roman" w:hAnsi="Times New Roman" w:cs="Times New Roman"/>
            <w:noProof/>
            <w:sz w:val="24"/>
            <w:szCs w:val="24"/>
          </w:rPr>
          <w:fldChar w:fldCharType="end"/>
        </w:r>
      </w:sdtContent>
    </w:sdt>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5BC092" w14:textId="3B97CA6F" w:rsidR="006B3590" w:rsidRPr="0060735D" w:rsidRDefault="006B3590" w:rsidP="0060735D">
    <w:pPr>
      <w:pStyle w:val="Header"/>
      <w:jc w:val="right"/>
      <w:rPr>
        <w:rFonts w:ascii="Times New Roman" w:hAnsi="Times New Roman" w:cs="Times New Roman"/>
        <w:sz w:val="24"/>
        <w:szCs w:val="24"/>
      </w:rPr>
    </w:pPr>
    <w:r>
      <w:rPr>
        <w:rFonts w:ascii="Times New Roman" w:hAnsi="Times New Roman" w:cs="Times New Roman"/>
        <w:sz w:val="24"/>
        <w:szCs w:val="24"/>
      </w:rPr>
      <w:t>Chapter 1</w:t>
    </w:r>
    <w:r w:rsidRPr="006843E1">
      <w:rPr>
        <w:rFonts w:ascii="Times New Roman" w:hAnsi="Times New Roman" w:cs="Times New Roman"/>
        <w:sz w:val="24"/>
        <w:szCs w:val="24"/>
      </w:rPr>
      <w:t xml:space="preserve"> – </w:t>
    </w:r>
    <w:r w:rsidRPr="0060735D">
      <w:rPr>
        <w:rFonts w:ascii="Times New Roman" w:hAnsi="Times New Roman" w:cs="Times New Roman"/>
        <w:sz w:val="24"/>
        <w:szCs w:val="24"/>
      </w:rPr>
      <w:t xml:space="preserve">Results – Popescu </w:t>
    </w:r>
    <w:sdt>
      <w:sdtPr>
        <w:rPr>
          <w:rFonts w:ascii="Times New Roman" w:hAnsi="Times New Roman" w:cs="Times New Roman"/>
          <w:sz w:val="24"/>
          <w:szCs w:val="24"/>
        </w:rPr>
        <w:id w:val="-293519784"/>
        <w:docPartObj>
          <w:docPartGallery w:val="Page Numbers (Top of Page)"/>
          <w:docPartUnique/>
        </w:docPartObj>
      </w:sdtPr>
      <w:sdtEndPr>
        <w:rPr>
          <w:noProof/>
        </w:rPr>
      </w:sdtEndPr>
      <w:sdtContent>
        <w:r w:rsidRPr="0060735D">
          <w:rPr>
            <w:rFonts w:ascii="Times New Roman" w:hAnsi="Times New Roman" w:cs="Times New Roman"/>
            <w:sz w:val="24"/>
            <w:szCs w:val="24"/>
          </w:rPr>
          <w:fldChar w:fldCharType="begin"/>
        </w:r>
        <w:r w:rsidRPr="0060735D">
          <w:rPr>
            <w:rFonts w:ascii="Times New Roman" w:hAnsi="Times New Roman" w:cs="Times New Roman"/>
            <w:sz w:val="24"/>
            <w:szCs w:val="24"/>
          </w:rPr>
          <w:instrText xml:space="preserve"> PAGE   \* MERGEFORMAT </w:instrText>
        </w:r>
        <w:r w:rsidRPr="0060735D">
          <w:rPr>
            <w:rFonts w:ascii="Times New Roman" w:hAnsi="Times New Roman" w:cs="Times New Roman"/>
            <w:sz w:val="24"/>
            <w:szCs w:val="24"/>
          </w:rPr>
          <w:fldChar w:fldCharType="separate"/>
        </w:r>
        <w:r w:rsidRPr="0060735D">
          <w:rPr>
            <w:rFonts w:ascii="Times New Roman" w:hAnsi="Times New Roman" w:cs="Times New Roman"/>
            <w:noProof/>
            <w:sz w:val="24"/>
            <w:szCs w:val="24"/>
          </w:rPr>
          <w:t>2</w:t>
        </w:r>
        <w:r w:rsidRPr="0060735D">
          <w:rPr>
            <w:rFonts w:ascii="Times New Roman" w:hAnsi="Times New Roman" w:cs="Times New Roman"/>
            <w:noProof/>
            <w:sz w:val="24"/>
            <w:szCs w:val="24"/>
          </w:rPr>
          <w:fldChar w:fldCharType="end"/>
        </w:r>
      </w:sdtContent>
    </w:sdt>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07CC46" w14:textId="77777777" w:rsidR="00F72689" w:rsidRPr="0060735D" w:rsidRDefault="00F72689" w:rsidP="0060735D">
    <w:pPr>
      <w:pStyle w:val="Header"/>
      <w:jc w:val="right"/>
      <w:rPr>
        <w:rFonts w:ascii="Times New Roman" w:hAnsi="Times New Roman" w:cs="Times New Roman"/>
        <w:sz w:val="24"/>
        <w:szCs w:val="24"/>
      </w:rPr>
    </w:pPr>
    <w:r>
      <w:rPr>
        <w:rFonts w:ascii="Times New Roman" w:hAnsi="Times New Roman" w:cs="Times New Roman"/>
        <w:sz w:val="24"/>
        <w:szCs w:val="24"/>
      </w:rPr>
      <w:t>Chapter 1</w:t>
    </w:r>
    <w:r w:rsidRPr="006843E1">
      <w:rPr>
        <w:rFonts w:ascii="Times New Roman" w:hAnsi="Times New Roman" w:cs="Times New Roman"/>
        <w:sz w:val="24"/>
        <w:szCs w:val="24"/>
      </w:rPr>
      <w:t xml:space="preserve"> – </w:t>
    </w:r>
    <w:r w:rsidRPr="0060735D">
      <w:rPr>
        <w:rFonts w:ascii="Times New Roman" w:hAnsi="Times New Roman" w:cs="Times New Roman"/>
        <w:sz w:val="24"/>
        <w:szCs w:val="24"/>
      </w:rPr>
      <w:t xml:space="preserve">Results – Figure 1 – Popescu </w:t>
    </w:r>
    <w:sdt>
      <w:sdtPr>
        <w:rPr>
          <w:rFonts w:ascii="Times New Roman" w:hAnsi="Times New Roman" w:cs="Times New Roman"/>
          <w:sz w:val="24"/>
          <w:szCs w:val="24"/>
        </w:rPr>
        <w:id w:val="-261837815"/>
        <w:docPartObj>
          <w:docPartGallery w:val="Page Numbers (Top of Page)"/>
          <w:docPartUnique/>
        </w:docPartObj>
      </w:sdtPr>
      <w:sdtEndPr>
        <w:rPr>
          <w:noProof/>
        </w:rPr>
      </w:sdtEndPr>
      <w:sdtContent>
        <w:r w:rsidRPr="0060735D">
          <w:rPr>
            <w:rFonts w:ascii="Times New Roman" w:hAnsi="Times New Roman" w:cs="Times New Roman"/>
            <w:sz w:val="24"/>
            <w:szCs w:val="24"/>
          </w:rPr>
          <w:fldChar w:fldCharType="begin"/>
        </w:r>
        <w:r w:rsidRPr="0060735D">
          <w:rPr>
            <w:rFonts w:ascii="Times New Roman" w:hAnsi="Times New Roman" w:cs="Times New Roman"/>
            <w:sz w:val="24"/>
            <w:szCs w:val="24"/>
          </w:rPr>
          <w:instrText xml:space="preserve"> PAGE   \* MERGEFORMAT </w:instrText>
        </w:r>
        <w:r w:rsidRPr="0060735D">
          <w:rPr>
            <w:rFonts w:ascii="Times New Roman" w:hAnsi="Times New Roman" w:cs="Times New Roman"/>
            <w:sz w:val="24"/>
            <w:szCs w:val="24"/>
          </w:rPr>
          <w:fldChar w:fldCharType="separate"/>
        </w:r>
        <w:r w:rsidRPr="0060735D">
          <w:rPr>
            <w:rFonts w:ascii="Times New Roman" w:hAnsi="Times New Roman" w:cs="Times New Roman"/>
            <w:noProof/>
            <w:sz w:val="24"/>
            <w:szCs w:val="24"/>
          </w:rPr>
          <w:t>2</w:t>
        </w:r>
        <w:r w:rsidRPr="0060735D">
          <w:rPr>
            <w:rFonts w:ascii="Times New Roman" w:hAnsi="Times New Roman" w:cs="Times New Roman"/>
            <w:noProof/>
            <w:sz w:val="24"/>
            <w:szCs w:val="24"/>
          </w:rPr>
          <w:fldChar w:fldCharType="end"/>
        </w:r>
      </w:sdtContent>
    </w:sdt>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7A476" w14:textId="2F11A2C5" w:rsidR="00A24D3D" w:rsidRPr="0060735D" w:rsidRDefault="00563147" w:rsidP="0060735D">
    <w:pPr>
      <w:pStyle w:val="Header"/>
      <w:jc w:val="right"/>
      <w:rPr>
        <w:rFonts w:ascii="Times New Roman" w:hAnsi="Times New Roman" w:cs="Times New Roman"/>
        <w:sz w:val="24"/>
        <w:szCs w:val="24"/>
      </w:rPr>
    </w:pPr>
    <w:r>
      <w:rPr>
        <w:rFonts w:ascii="Times New Roman" w:hAnsi="Times New Roman" w:cs="Times New Roman"/>
        <w:sz w:val="24"/>
        <w:szCs w:val="24"/>
      </w:rPr>
      <w:t>Chapter 1</w:t>
    </w:r>
    <w:r w:rsidRPr="006843E1">
      <w:rPr>
        <w:rFonts w:ascii="Times New Roman" w:hAnsi="Times New Roman" w:cs="Times New Roman"/>
        <w:sz w:val="24"/>
        <w:szCs w:val="24"/>
      </w:rPr>
      <w:t xml:space="preserve"> – </w:t>
    </w:r>
    <w:r w:rsidR="00A24D3D" w:rsidRPr="0060735D">
      <w:rPr>
        <w:rFonts w:ascii="Times New Roman" w:hAnsi="Times New Roman" w:cs="Times New Roman"/>
        <w:sz w:val="24"/>
        <w:szCs w:val="24"/>
      </w:rPr>
      <w:t xml:space="preserve">Results – </w:t>
    </w:r>
    <w:r w:rsidR="00A24D3D">
      <w:rPr>
        <w:rFonts w:ascii="Times New Roman" w:hAnsi="Times New Roman" w:cs="Times New Roman"/>
        <w:sz w:val="24"/>
        <w:szCs w:val="24"/>
      </w:rPr>
      <w:t xml:space="preserve">Table </w:t>
    </w:r>
    <w:r>
      <w:rPr>
        <w:rFonts w:ascii="Times New Roman" w:hAnsi="Times New Roman" w:cs="Times New Roman"/>
        <w:sz w:val="24"/>
        <w:szCs w:val="24"/>
      </w:rPr>
      <w:t>3</w:t>
    </w:r>
    <w:r w:rsidR="00A24D3D" w:rsidRPr="0060735D">
      <w:rPr>
        <w:rFonts w:ascii="Times New Roman" w:hAnsi="Times New Roman" w:cs="Times New Roman"/>
        <w:sz w:val="24"/>
        <w:szCs w:val="24"/>
      </w:rPr>
      <w:t xml:space="preserve"> – Popescu </w:t>
    </w:r>
    <w:sdt>
      <w:sdtPr>
        <w:rPr>
          <w:rFonts w:ascii="Times New Roman" w:hAnsi="Times New Roman" w:cs="Times New Roman"/>
          <w:sz w:val="24"/>
          <w:szCs w:val="24"/>
        </w:rPr>
        <w:id w:val="88902751"/>
        <w:docPartObj>
          <w:docPartGallery w:val="Page Numbers (Top of Page)"/>
          <w:docPartUnique/>
        </w:docPartObj>
      </w:sdtPr>
      <w:sdtEndPr>
        <w:rPr>
          <w:noProof/>
        </w:rPr>
      </w:sdtEndPr>
      <w:sdtContent>
        <w:r w:rsidR="00A24D3D" w:rsidRPr="0060735D">
          <w:rPr>
            <w:rFonts w:ascii="Times New Roman" w:hAnsi="Times New Roman" w:cs="Times New Roman"/>
            <w:sz w:val="24"/>
            <w:szCs w:val="24"/>
          </w:rPr>
          <w:fldChar w:fldCharType="begin"/>
        </w:r>
        <w:r w:rsidR="00A24D3D" w:rsidRPr="0060735D">
          <w:rPr>
            <w:rFonts w:ascii="Times New Roman" w:hAnsi="Times New Roman" w:cs="Times New Roman"/>
            <w:sz w:val="24"/>
            <w:szCs w:val="24"/>
          </w:rPr>
          <w:instrText xml:space="preserve"> PAGE   \* MERGEFORMAT </w:instrText>
        </w:r>
        <w:r w:rsidR="00A24D3D" w:rsidRPr="0060735D">
          <w:rPr>
            <w:rFonts w:ascii="Times New Roman" w:hAnsi="Times New Roman" w:cs="Times New Roman"/>
            <w:sz w:val="24"/>
            <w:szCs w:val="24"/>
          </w:rPr>
          <w:fldChar w:fldCharType="separate"/>
        </w:r>
        <w:r w:rsidR="00A24D3D" w:rsidRPr="0060735D">
          <w:rPr>
            <w:rFonts w:ascii="Times New Roman" w:hAnsi="Times New Roman" w:cs="Times New Roman"/>
            <w:noProof/>
            <w:sz w:val="24"/>
            <w:szCs w:val="24"/>
          </w:rPr>
          <w:t>2</w:t>
        </w:r>
        <w:r w:rsidR="00A24D3D" w:rsidRPr="0060735D">
          <w:rPr>
            <w:rFonts w:ascii="Times New Roman" w:hAnsi="Times New Roman" w:cs="Times New Roman"/>
            <w:noProof/>
            <w:sz w:val="24"/>
            <w:szCs w:val="24"/>
          </w:rPr>
          <w:fldChar w:fldCharType="end"/>
        </w:r>
      </w:sdtContent>
    </w:sdt>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5DD78F" w14:textId="72D5F6C3" w:rsidR="00563147" w:rsidRPr="0060735D" w:rsidRDefault="00563147" w:rsidP="0060735D">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w:t>
    </w:r>
    <w:r w:rsidR="00F72689">
      <w:rPr>
        <w:rFonts w:ascii="Times New Roman" w:hAnsi="Times New Roman" w:cs="Times New Roman"/>
        <w:sz w:val="24"/>
        <w:szCs w:val="24"/>
      </w:rPr>
      <w:t>1</w:t>
    </w:r>
    <w:r w:rsidRPr="006843E1">
      <w:rPr>
        <w:rFonts w:ascii="Times New Roman" w:hAnsi="Times New Roman" w:cs="Times New Roman"/>
        <w:sz w:val="24"/>
        <w:szCs w:val="24"/>
      </w:rPr>
      <w:t xml:space="preserve"> – </w:t>
    </w:r>
    <w:r w:rsidR="00F72689">
      <w:rPr>
        <w:rFonts w:ascii="Times New Roman" w:hAnsi="Times New Roman" w:cs="Times New Roman"/>
        <w:sz w:val="24"/>
        <w:szCs w:val="24"/>
      </w:rPr>
      <w:t>Discussion</w:t>
    </w:r>
    <w:r w:rsidRPr="0060735D">
      <w:rPr>
        <w:rFonts w:ascii="Times New Roman" w:hAnsi="Times New Roman" w:cs="Times New Roman"/>
        <w:sz w:val="24"/>
        <w:szCs w:val="24"/>
      </w:rPr>
      <w:t xml:space="preserve"> – Popescu </w:t>
    </w:r>
    <w:sdt>
      <w:sdtPr>
        <w:rPr>
          <w:rFonts w:ascii="Times New Roman" w:hAnsi="Times New Roman" w:cs="Times New Roman"/>
          <w:sz w:val="24"/>
          <w:szCs w:val="24"/>
        </w:rPr>
        <w:id w:val="1055430923"/>
        <w:docPartObj>
          <w:docPartGallery w:val="Page Numbers (Top of Page)"/>
          <w:docPartUnique/>
        </w:docPartObj>
      </w:sdtPr>
      <w:sdtEndPr>
        <w:rPr>
          <w:noProof/>
        </w:rPr>
      </w:sdtEndPr>
      <w:sdtContent>
        <w:r w:rsidRPr="0060735D">
          <w:rPr>
            <w:rFonts w:ascii="Times New Roman" w:hAnsi="Times New Roman" w:cs="Times New Roman"/>
            <w:sz w:val="24"/>
            <w:szCs w:val="24"/>
          </w:rPr>
          <w:fldChar w:fldCharType="begin"/>
        </w:r>
        <w:r w:rsidRPr="0060735D">
          <w:rPr>
            <w:rFonts w:ascii="Times New Roman" w:hAnsi="Times New Roman" w:cs="Times New Roman"/>
            <w:sz w:val="24"/>
            <w:szCs w:val="24"/>
          </w:rPr>
          <w:instrText xml:space="preserve"> PAGE   \* MERGEFORMAT </w:instrText>
        </w:r>
        <w:r w:rsidRPr="0060735D">
          <w:rPr>
            <w:rFonts w:ascii="Times New Roman" w:hAnsi="Times New Roman" w:cs="Times New Roman"/>
            <w:sz w:val="24"/>
            <w:szCs w:val="24"/>
          </w:rPr>
          <w:fldChar w:fldCharType="separate"/>
        </w:r>
        <w:r w:rsidRPr="0060735D">
          <w:rPr>
            <w:rFonts w:ascii="Times New Roman" w:hAnsi="Times New Roman" w:cs="Times New Roman"/>
            <w:noProof/>
            <w:sz w:val="24"/>
            <w:szCs w:val="24"/>
          </w:rPr>
          <w:t>2</w:t>
        </w:r>
        <w:r w:rsidRPr="0060735D">
          <w:rPr>
            <w:rFonts w:ascii="Times New Roman" w:hAnsi="Times New Roman" w:cs="Times New Roman"/>
            <w:noProof/>
            <w:sz w:val="24"/>
            <w:szCs w:val="24"/>
          </w:rPr>
          <w:fldChar w:fldCharType="end"/>
        </w:r>
      </w:sdtContent>
    </w:sdt>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E05F4D" w14:textId="74AF98D7" w:rsidR="00E36B05" w:rsidRPr="006843E1" w:rsidRDefault="00083109">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E36B05" w:rsidRPr="006843E1">
      <w:rPr>
        <w:rFonts w:ascii="Times New Roman" w:hAnsi="Times New Roman" w:cs="Times New Roman"/>
        <w:sz w:val="24"/>
        <w:szCs w:val="24"/>
      </w:rPr>
      <w:t xml:space="preserve">Methods – Popescu </w:t>
    </w:r>
    <w:sdt>
      <w:sdtPr>
        <w:rPr>
          <w:rFonts w:ascii="Times New Roman" w:hAnsi="Times New Roman" w:cs="Times New Roman"/>
          <w:sz w:val="24"/>
          <w:szCs w:val="24"/>
        </w:rPr>
        <w:id w:val="-421881763"/>
        <w:docPartObj>
          <w:docPartGallery w:val="Page Numbers (Top of Page)"/>
          <w:docPartUnique/>
        </w:docPartObj>
      </w:sdtPr>
      <w:sdtContent>
        <w:r w:rsidR="00E36B05" w:rsidRPr="006843E1">
          <w:rPr>
            <w:rFonts w:ascii="Times New Roman" w:hAnsi="Times New Roman" w:cs="Times New Roman"/>
            <w:sz w:val="24"/>
            <w:szCs w:val="24"/>
          </w:rPr>
          <w:fldChar w:fldCharType="begin"/>
        </w:r>
        <w:r w:rsidR="00E36B05" w:rsidRPr="006843E1">
          <w:rPr>
            <w:rFonts w:ascii="Times New Roman" w:hAnsi="Times New Roman" w:cs="Times New Roman"/>
            <w:sz w:val="24"/>
            <w:szCs w:val="24"/>
          </w:rPr>
          <w:instrText xml:space="preserve"> PAGE   \* MERGEFORMAT </w:instrText>
        </w:r>
        <w:r w:rsidR="00E36B05" w:rsidRPr="006843E1">
          <w:rPr>
            <w:rFonts w:ascii="Times New Roman" w:hAnsi="Times New Roman" w:cs="Times New Roman"/>
            <w:sz w:val="24"/>
            <w:szCs w:val="24"/>
          </w:rPr>
          <w:fldChar w:fldCharType="separate"/>
        </w:r>
        <w:r w:rsidR="00E36B05" w:rsidRPr="006843E1">
          <w:rPr>
            <w:rFonts w:ascii="Times New Roman" w:hAnsi="Times New Roman" w:cs="Times New Roman"/>
            <w:sz w:val="24"/>
            <w:szCs w:val="24"/>
          </w:rPr>
          <w:t>2</w:t>
        </w:r>
        <w:r w:rsidR="00E36B05" w:rsidRPr="006843E1">
          <w:rPr>
            <w:rFonts w:ascii="Times New Roman" w:hAnsi="Times New Roman" w:cs="Times New Roman"/>
            <w:sz w:val="24"/>
            <w:szCs w:val="24"/>
          </w:rPr>
          <w:fldChar w:fldCharType="end"/>
        </w:r>
      </w:sdtContent>
    </w:sdt>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782F0" w14:textId="1ABB23D1" w:rsidR="00714B56" w:rsidRPr="006843E1" w:rsidRDefault="00083109">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714B56" w:rsidRPr="006843E1">
      <w:rPr>
        <w:rFonts w:ascii="Times New Roman" w:hAnsi="Times New Roman" w:cs="Times New Roman"/>
        <w:sz w:val="24"/>
        <w:szCs w:val="24"/>
      </w:rPr>
      <w:t xml:space="preserve">Methods </w:t>
    </w:r>
    <w:bookmarkStart w:id="63" w:name="_Hlk155329408"/>
    <w:r w:rsidR="00714B56" w:rsidRPr="006843E1">
      <w:rPr>
        <w:rFonts w:ascii="Times New Roman" w:hAnsi="Times New Roman" w:cs="Times New Roman"/>
        <w:sz w:val="24"/>
        <w:szCs w:val="24"/>
      </w:rPr>
      <w:t>–</w:t>
    </w:r>
    <w:bookmarkEnd w:id="63"/>
    <w:r w:rsidR="00714B56" w:rsidRPr="006843E1">
      <w:rPr>
        <w:rFonts w:ascii="Times New Roman" w:hAnsi="Times New Roman" w:cs="Times New Roman"/>
        <w:sz w:val="24"/>
        <w:szCs w:val="24"/>
      </w:rPr>
      <w:t xml:space="preserve"> Figure 1 – Popescu </w:t>
    </w:r>
    <w:sdt>
      <w:sdtPr>
        <w:rPr>
          <w:rFonts w:ascii="Times New Roman" w:hAnsi="Times New Roman" w:cs="Times New Roman"/>
          <w:sz w:val="24"/>
          <w:szCs w:val="24"/>
        </w:rPr>
        <w:id w:val="463014068"/>
        <w:docPartObj>
          <w:docPartGallery w:val="Page Numbers (Top of Page)"/>
          <w:docPartUnique/>
        </w:docPartObj>
      </w:sdtPr>
      <w:sdtContent>
        <w:r w:rsidR="00714B56" w:rsidRPr="006843E1">
          <w:rPr>
            <w:rFonts w:ascii="Times New Roman" w:hAnsi="Times New Roman" w:cs="Times New Roman"/>
            <w:sz w:val="24"/>
            <w:szCs w:val="24"/>
          </w:rPr>
          <w:fldChar w:fldCharType="begin"/>
        </w:r>
        <w:r w:rsidR="00714B56" w:rsidRPr="006843E1">
          <w:rPr>
            <w:rFonts w:ascii="Times New Roman" w:hAnsi="Times New Roman" w:cs="Times New Roman"/>
            <w:sz w:val="24"/>
            <w:szCs w:val="24"/>
          </w:rPr>
          <w:instrText xml:space="preserve"> PAGE   \* MERGEFORMAT </w:instrText>
        </w:r>
        <w:r w:rsidR="00714B56" w:rsidRPr="006843E1">
          <w:rPr>
            <w:rFonts w:ascii="Times New Roman" w:hAnsi="Times New Roman" w:cs="Times New Roman"/>
            <w:sz w:val="24"/>
            <w:szCs w:val="24"/>
          </w:rPr>
          <w:fldChar w:fldCharType="separate"/>
        </w:r>
        <w:r w:rsidR="00714B56" w:rsidRPr="006843E1">
          <w:rPr>
            <w:rFonts w:ascii="Times New Roman" w:hAnsi="Times New Roman" w:cs="Times New Roman"/>
            <w:sz w:val="24"/>
            <w:szCs w:val="24"/>
          </w:rPr>
          <w:t>2</w:t>
        </w:r>
        <w:r w:rsidR="00714B56" w:rsidRPr="006843E1">
          <w:rPr>
            <w:rFonts w:ascii="Times New Roman" w:hAnsi="Times New Roman" w:cs="Times New Roman"/>
            <w:sz w:val="24"/>
            <w:szCs w:val="24"/>
          </w:rPr>
          <w:fldChar w:fldCharType="end"/>
        </w:r>
      </w:sdtContent>
    </w:sdt>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DD8436" w14:textId="45CD1D2A" w:rsidR="001B5A7F" w:rsidRPr="006843E1" w:rsidRDefault="00083109">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1B5A7F" w:rsidRPr="006843E1">
      <w:rPr>
        <w:rFonts w:ascii="Times New Roman" w:hAnsi="Times New Roman" w:cs="Times New Roman"/>
        <w:sz w:val="24"/>
        <w:szCs w:val="24"/>
      </w:rPr>
      <w:t xml:space="preserve">Methods – Popescu </w:t>
    </w:r>
    <w:sdt>
      <w:sdtPr>
        <w:rPr>
          <w:rFonts w:ascii="Times New Roman" w:hAnsi="Times New Roman" w:cs="Times New Roman"/>
          <w:sz w:val="24"/>
          <w:szCs w:val="24"/>
        </w:rPr>
        <w:id w:val="655502526"/>
        <w:docPartObj>
          <w:docPartGallery w:val="Page Numbers (Top of Page)"/>
          <w:docPartUnique/>
        </w:docPartObj>
      </w:sdtPr>
      <w:sdtContent>
        <w:r w:rsidR="001B5A7F" w:rsidRPr="006843E1">
          <w:rPr>
            <w:rFonts w:ascii="Times New Roman" w:hAnsi="Times New Roman" w:cs="Times New Roman"/>
            <w:sz w:val="24"/>
            <w:szCs w:val="24"/>
          </w:rPr>
          <w:fldChar w:fldCharType="begin"/>
        </w:r>
        <w:r w:rsidR="001B5A7F" w:rsidRPr="006843E1">
          <w:rPr>
            <w:rFonts w:ascii="Times New Roman" w:hAnsi="Times New Roman" w:cs="Times New Roman"/>
            <w:sz w:val="24"/>
            <w:szCs w:val="24"/>
          </w:rPr>
          <w:instrText xml:space="preserve"> PAGE   \* MERGEFORMAT </w:instrText>
        </w:r>
        <w:r w:rsidR="001B5A7F" w:rsidRPr="006843E1">
          <w:rPr>
            <w:rFonts w:ascii="Times New Roman" w:hAnsi="Times New Roman" w:cs="Times New Roman"/>
            <w:sz w:val="24"/>
            <w:szCs w:val="24"/>
          </w:rPr>
          <w:fldChar w:fldCharType="separate"/>
        </w:r>
        <w:r w:rsidR="001B5A7F" w:rsidRPr="006843E1">
          <w:rPr>
            <w:rFonts w:ascii="Times New Roman" w:hAnsi="Times New Roman" w:cs="Times New Roman"/>
            <w:sz w:val="24"/>
            <w:szCs w:val="24"/>
          </w:rPr>
          <w:t>2</w:t>
        </w:r>
        <w:r w:rsidR="001B5A7F" w:rsidRPr="006843E1">
          <w:rPr>
            <w:rFonts w:ascii="Times New Roman" w:hAnsi="Times New Roman" w:cs="Times New Roman"/>
            <w:sz w:val="24"/>
            <w:szCs w:val="24"/>
          </w:rPr>
          <w:fldChar w:fldCharType="end"/>
        </w:r>
      </w:sdtContent>
    </w:sdt>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70714B" w14:textId="7D2C73E0" w:rsidR="00E12428" w:rsidRPr="006843E1" w:rsidRDefault="00083109" w:rsidP="00C55384">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Results</w:t>
    </w:r>
    <w:r w:rsidR="00E12428"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1599553812"/>
        <w:docPartObj>
          <w:docPartGallery w:val="Page Numbers (Top of Page)"/>
          <w:docPartUnique/>
        </w:docPartObj>
      </w:sdtPr>
      <w:sdtContent>
        <w:r w:rsidR="00E12428" w:rsidRPr="006843E1">
          <w:rPr>
            <w:rFonts w:ascii="Times New Roman" w:hAnsi="Times New Roman" w:cs="Times New Roman"/>
            <w:sz w:val="24"/>
            <w:szCs w:val="24"/>
          </w:rPr>
          <w:fldChar w:fldCharType="begin"/>
        </w:r>
        <w:r w:rsidR="00E12428" w:rsidRPr="006843E1">
          <w:rPr>
            <w:rFonts w:ascii="Times New Roman" w:hAnsi="Times New Roman" w:cs="Times New Roman"/>
            <w:sz w:val="24"/>
            <w:szCs w:val="24"/>
          </w:rPr>
          <w:instrText xml:space="preserve"> PAGE   \* MERGEFORMAT </w:instrText>
        </w:r>
        <w:r w:rsidR="00E12428" w:rsidRPr="006843E1">
          <w:rPr>
            <w:rFonts w:ascii="Times New Roman" w:hAnsi="Times New Roman" w:cs="Times New Roman"/>
            <w:sz w:val="24"/>
            <w:szCs w:val="24"/>
          </w:rPr>
          <w:fldChar w:fldCharType="separate"/>
        </w:r>
        <w:r w:rsidR="00E12428" w:rsidRPr="006843E1">
          <w:rPr>
            <w:rFonts w:ascii="Times New Roman" w:hAnsi="Times New Roman" w:cs="Times New Roman"/>
            <w:sz w:val="24"/>
            <w:szCs w:val="24"/>
          </w:rPr>
          <w:t>2</w:t>
        </w:r>
        <w:r w:rsidR="00E12428" w:rsidRPr="006843E1">
          <w:rPr>
            <w:rFonts w:ascii="Times New Roman" w:hAnsi="Times New Roman" w:cs="Times New Roman"/>
            <w:sz w:val="24"/>
            <w:szCs w:val="24"/>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69853E" w14:textId="42EF0A2B" w:rsidR="00981E30" w:rsidRPr="006843E1" w:rsidRDefault="00B22722" w:rsidP="00C55384">
    <w:pPr>
      <w:pStyle w:val="Header"/>
      <w:jc w:val="right"/>
      <w:rPr>
        <w:rFonts w:ascii="Times New Roman" w:hAnsi="Times New Roman" w:cs="Times New Roman"/>
        <w:sz w:val="24"/>
        <w:szCs w:val="24"/>
      </w:rPr>
    </w:pPr>
    <w:r>
      <w:rPr>
        <w:rFonts w:ascii="Times New Roman" w:hAnsi="Times New Roman" w:cs="Times New Roman"/>
        <w:sz w:val="24"/>
        <w:szCs w:val="24"/>
      </w:rPr>
      <w:t>Abstract</w:t>
    </w:r>
    <w:r w:rsidR="00981E30"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2146495750"/>
        <w:docPartObj>
          <w:docPartGallery w:val="Page Numbers (Top of Page)"/>
          <w:docPartUnique/>
        </w:docPartObj>
      </w:sdtPr>
      <w:sdtContent>
        <w:r w:rsidR="00981E30" w:rsidRPr="006843E1">
          <w:rPr>
            <w:rFonts w:ascii="Times New Roman" w:hAnsi="Times New Roman" w:cs="Times New Roman"/>
            <w:sz w:val="24"/>
            <w:szCs w:val="24"/>
          </w:rPr>
          <w:fldChar w:fldCharType="begin"/>
        </w:r>
        <w:r w:rsidR="00981E30" w:rsidRPr="006843E1">
          <w:rPr>
            <w:rFonts w:ascii="Times New Roman" w:hAnsi="Times New Roman" w:cs="Times New Roman"/>
            <w:sz w:val="24"/>
            <w:szCs w:val="24"/>
          </w:rPr>
          <w:instrText xml:space="preserve"> PAGE   \* MERGEFORMAT </w:instrText>
        </w:r>
        <w:r w:rsidR="00981E30" w:rsidRPr="006843E1">
          <w:rPr>
            <w:rFonts w:ascii="Times New Roman" w:hAnsi="Times New Roman" w:cs="Times New Roman"/>
            <w:sz w:val="24"/>
            <w:szCs w:val="24"/>
          </w:rPr>
          <w:fldChar w:fldCharType="separate"/>
        </w:r>
        <w:r w:rsidR="00981E30" w:rsidRPr="006843E1">
          <w:rPr>
            <w:rFonts w:ascii="Times New Roman" w:hAnsi="Times New Roman" w:cs="Times New Roman"/>
            <w:sz w:val="24"/>
            <w:szCs w:val="24"/>
          </w:rPr>
          <w:t>2</w:t>
        </w:r>
        <w:r w:rsidR="00981E30" w:rsidRPr="006843E1">
          <w:rPr>
            <w:rFonts w:ascii="Times New Roman" w:hAnsi="Times New Roman" w:cs="Times New Roman"/>
            <w:sz w:val="24"/>
            <w:szCs w:val="24"/>
          </w:rPr>
          <w:fldChar w:fldCharType="end"/>
        </w:r>
      </w:sdtContent>
    </w:sdt>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9DCB26" w14:textId="2E535E51" w:rsidR="00714B56" w:rsidRPr="006843E1" w:rsidRDefault="00083109" w:rsidP="00C55384">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714B56" w:rsidRPr="006843E1">
      <w:rPr>
        <w:rFonts w:ascii="Times New Roman" w:hAnsi="Times New Roman" w:cs="Times New Roman"/>
        <w:sz w:val="24"/>
        <w:szCs w:val="24"/>
      </w:rPr>
      <w:t xml:space="preserve">Results – Figure 2 – Popescu </w:t>
    </w:r>
    <w:sdt>
      <w:sdtPr>
        <w:rPr>
          <w:rFonts w:ascii="Times New Roman" w:hAnsi="Times New Roman" w:cs="Times New Roman"/>
          <w:sz w:val="24"/>
          <w:szCs w:val="24"/>
        </w:rPr>
        <w:id w:val="-534113208"/>
        <w:docPartObj>
          <w:docPartGallery w:val="Page Numbers (Top of Page)"/>
          <w:docPartUnique/>
        </w:docPartObj>
      </w:sdtPr>
      <w:sdtContent>
        <w:r w:rsidR="00714B56" w:rsidRPr="006843E1">
          <w:rPr>
            <w:rFonts w:ascii="Times New Roman" w:hAnsi="Times New Roman" w:cs="Times New Roman"/>
            <w:sz w:val="24"/>
            <w:szCs w:val="24"/>
          </w:rPr>
          <w:fldChar w:fldCharType="begin"/>
        </w:r>
        <w:r w:rsidR="00714B56" w:rsidRPr="006843E1">
          <w:rPr>
            <w:rFonts w:ascii="Times New Roman" w:hAnsi="Times New Roman" w:cs="Times New Roman"/>
            <w:sz w:val="24"/>
            <w:szCs w:val="24"/>
          </w:rPr>
          <w:instrText xml:space="preserve"> PAGE   \* MERGEFORMAT </w:instrText>
        </w:r>
        <w:r w:rsidR="00714B56" w:rsidRPr="006843E1">
          <w:rPr>
            <w:rFonts w:ascii="Times New Roman" w:hAnsi="Times New Roman" w:cs="Times New Roman"/>
            <w:sz w:val="24"/>
            <w:szCs w:val="24"/>
          </w:rPr>
          <w:fldChar w:fldCharType="separate"/>
        </w:r>
        <w:r w:rsidR="00714B56" w:rsidRPr="006843E1">
          <w:rPr>
            <w:rFonts w:ascii="Times New Roman" w:hAnsi="Times New Roman" w:cs="Times New Roman"/>
            <w:sz w:val="24"/>
            <w:szCs w:val="24"/>
          </w:rPr>
          <w:t>2</w:t>
        </w:r>
        <w:r w:rsidR="00714B56" w:rsidRPr="006843E1">
          <w:rPr>
            <w:rFonts w:ascii="Times New Roman" w:hAnsi="Times New Roman" w:cs="Times New Roman"/>
            <w:sz w:val="24"/>
            <w:szCs w:val="24"/>
          </w:rPr>
          <w:fldChar w:fldCharType="end"/>
        </w:r>
      </w:sdtContent>
    </w:sdt>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0EDDBF" w14:textId="7959B212" w:rsidR="00E12428" w:rsidRPr="006843E1" w:rsidRDefault="00083109" w:rsidP="00C55384">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E12428" w:rsidRPr="006843E1">
      <w:rPr>
        <w:rFonts w:ascii="Times New Roman" w:hAnsi="Times New Roman" w:cs="Times New Roman"/>
        <w:sz w:val="24"/>
        <w:szCs w:val="24"/>
      </w:rPr>
      <w:t xml:space="preserve">Results – Table 1 – Popescu </w:t>
    </w:r>
    <w:sdt>
      <w:sdtPr>
        <w:rPr>
          <w:rFonts w:ascii="Times New Roman" w:hAnsi="Times New Roman" w:cs="Times New Roman"/>
          <w:sz w:val="24"/>
          <w:szCs w:val="24"/>
        </w:rPr>
        <w:id w:val="180784861"/>
        <w:docPartObj>
          <w:docPartGallery w:val="Page Numbers (Top of Page)"/>
          <w:docPartUnique/>
        </w:docPartObj>
      </w:sdtPr>
      <w:sdtContent>
        <w:r w:rsidR="00E12428" w:rsidRPr="006843E1">
          <w:rPr>
            <w:rFonts w:ascii="Times New Roman" w:hAnsi="Times New Roman" w:cs="Times New Roman"/>
            <w:sz w:val="24"/>
            <w:szCs w:val="24"/>
          </w:rPr>
          <w:fldChar w:fldCharType="begin"/>
        </w:r>
        <w:r w:rsidR="00E12428" w:rsidRPr="006843E1">
          <w:rPr>
            <w:rFonts w:ascii="Times New Roman" w:hAnsi="Times New Roman" w:cs="Times New Roman"/>
            <w:sz w:val="24"/>
            <w:szCs w:val="24"/>
          </w:rPr>
          <w:instrText xml:space="preserve"> PAGE   \* MERGEFORMAT </w:instrText>
        </w:r>
        <w:r w:rsidR="00E12428" w:rsidRPr="006843E1">
          <w:rPr>
            <w:rFonts w:ascii="Times New Roman" w:hAnsi="Times New Roman" w:cs="Times New Roman"/>
            <w:sz w:val="24"/>
            <w:szCs w:val="24"/>
          </w:rPr>
          <w:fldChar w:fldCharType="separate"/>
        </w:r>
        <w:r w:rsidR="00E12428" w:rsidRPr="006843E1">
          <w:rPr>
            <w:rFonts w:ascii="Times New Roman" w:hAnsi="Times New Roman" w:cs="Times New Roman"/>
            <w:sz w:val="24"/>
            <w:szCs w:val="24"/>
          </w:rPr>
          <w:t>2</w:t>
        </w:r>
        <w:r w:rsidR="00E12428" w:rsidRPr="006843E1">
          <w:rPr>
            <w:rFonts w:ascii="Times New Roman" w:hAnsi="Times New Roman" w:cs="Times New Roman"/>
            <w:sz w:val="24"/>
            <w:szCs w:val="24"/>
          </w:rPr>
          <w:fldChar w:fldCharType="end"/>
        </w:r>
      </w:sdtContent>
    </w:sdt>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1D42A" w14:textId="62CD2EFE" w:rsidR="0050134E" w:rsidRPr="006843E1" w:rsidRDefault="00083109" w:rsidP="00C55384">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50134E" w:rsidRPr="006843E1">
      <w:rPr>
        <w:rFonts w:ascii="Times New Roman" w:hAnsi="Times New Roman" w:cs="Times New Roman"/>
        <w:sz w:val="24"/>
        <w:szCs w:val="24"/>
      </w:rPr>
      <w:t xml:space="preserve">Results – Popescu </w:t>
    </w:r>
    <w:sdt>
      <w:sdtPr>
        <w:rPr>
          <w:rFonts w:ascii="Times New Roman" w:hAnsi="Times New Roman" w:cs="Times New Roman"/>
          <w:sz w:val="24"/>
          <w:szCs w:val="24"/>
        </w:rPr>
        <w:id w:val="-1137637034"/>
        <w:docPartObj>
          <w:docPartGallery w:val="Page Numbers (Top of Page)"/>
          <w:docPartUnique/>
        </w:docPartObj>
      </w:sdtPr>
      <w:sdtContent>
        <w:r w:rsidR="0050134E" w:rsidRPr="006843E1">
          <w:rPr>
            <w:rFonts w:ascii="Times New Roman" w:hAnsi="Times New Roman" w:cs="Times New Roman"/>
            <w:sz w:val="24"/>
            <w:szCs w:val="24"/>
          </w:rPr>
          <w:fldChar w:fldCharType="begin"/>
        </w:r>
        <w:r w:rsidR="0050134E" w:rsidRPr="006843E1">
          <w:rPr>
            <w:rFonts w:ascii="Times New Roman" w:hAnsi="Times New Roman" w:cs="Times New Roman"/>
            <w:sz w:val="24"/>
            <w:szCs w:val="24"/>
          </w:rPr>
          <w:instrText xml:space="preserve"> PAGE   \* MERGEFORMAT </w:instrText>
        </w:r>
        <w:r w:rsidR="0050134E" w:rsidRPr="006843E1">
          <w:rPr>
            <w:rFonts w:ascii="Times New Roman" w:hAnsi="Times New Roman" w:cs="Times New Roman"/>
            <w:sz w:val="24"/>
            <w:szCs w:val="24"/>
          </w:rPr>
          <w:fldChar w:fldCharType="separate"/>
        </w:r>
        <w:r w:rsidR="0050134E" w:rsidRPr="006843E1">
          <w:rPr>
            <w:rFonts w:ascii="Times New Roman" w:hAnsi="Times New Roman" w:cs="Times New Roman"/>
            <w:sz w:val="24"/>
            <w:szCs w:val="24"/>
          </w:rPr>
          <w:t>2</w:t>
        </w:r>
        <w:r w:rsidR="0050134E" w:rsidRPr="006843E1">
          <w:rPr>
            <w:rFonts w:ascii="Times New Roman" w:hAnsi="Times New Roman" w:cs="Times New Roman"/>
            <w:sz w:val="24"/>
            <w:szCs w:val="24"/>
          </w:rPr>
          <w:fldChar w:fldCharType="end"/>
        </w:r>
      </w:sdtContent>
    </w:sdt>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59F97F" w14:textId="08762B86" w:rsidR="001B5A7F" w:rsidRPr="006843E1" w:rsidRDefault="00083109" w:rsidP="00C55384">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1B5A7F" w:rsidRPr="006843E1">
      <w:rPr>
        <w:rFonts w:ascii="Times New Roman" w:hAnsi="Times New Roman" w:cs="Times New Roman"/>
        <w:sz w:val="24"/>
        <w:szCs w:val="24"/>
      </w:rPr>
      <w:t xml:space="preserve">Results – </w:t>
    </w:r>
    <w:r w:rsidR="001B5A7F">
      <w:rPr>
        <w:rFonts w:ascii="Times New Roman" w:hAnsi="Times New Roman" w:cs="Times New Roman"/>
        <w:sz w:val="24"/>
        <w:szCs w:val="24"/>
      </w:rPr>
      <w:t>Figure 3</w:t>
    </w:r>
    <w:r w:rsidR="001B5A7F"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1539498641"/>
        <w:docPartObj>
          <w:docPartGallery w:val="Page Numbers (Top of Page)"/>
          <w:docPartUnique/>
        </w:docPartObj>
      </w:sdtPr>
      <w:sdtContent>
        <w:r w:rsidR="001B5A7F" w:rsidRPr="006843E1">
          <w:rPr>
            <w:rFonts w:ascii="Times New Roman" w:hAnsi="Times New Roman" w:cs="Times New Roman"/>
            <w:sz w:val="24"/>
            <w:szCs w:val="24"/>
          </w:rPr>
          <w:fldChar w:fldCharType="begin"/>
        </w:r>
        <w:r w:rsidR="001B5A7F" w:rsidRPr="006843E1">
          <w:rPr>
            <w:rFonts w:ascii="Times New Roman" w:hAnsi="Times New Roman" w:cs="Times New Roman"/>
            <w:sz w:val="24"/>
            <w:szCs w:val="24"/>
          </w:rPr>
          <w:instrText xml:space="preserve"> PAGE   \* MERGEFORMAT </w:instrText>
        </w:r>
        <w:r w:rsidR="001B5A7F" w:rsidRPr="006843E1">
          <w:rPr>
            <w:rFonts w:ascii="Times New Roman" w:hAnsi="Times New Roman" w:cs="Times New Roman"/>
            <w:sz w:val="24"/>
            <w:szCs w:val="24"/>
          </w:rPr>
          <w:fldChar w:fldCharType="separate"/>
        </w:r>
        <w:r w:rsidR="001B5A7F" w:rsidRPr="006843E1">
          <w:rPr>
            <w:rFonts w:ascii="Times New Roman" w:hAnsi="Times New Roman" w:cs="Times New Roman"/>
            <w:sz w:val="24"/>
            <w:szCs w:val="24"/>
          </w:rPr>
          <w:t>2</w:t>
        </w:r>
        <w:r w:rsidR="001B5A7F" w:rsidRPr="006843E1">
          <w:rPr>
            <w:rFonts w:ascii="Times New Roman" w:hAnsi="Times New Roman" w:cs="Times New Roman"/>
            <w:sz w:val="24"/>
            <w:szCs w:val="24"/>
          </w:rPr>
          <w:fldChar w:fldCharType="end"/>
        </w:r>
      </w:sdtContent>
    </w:sdt>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DF03DC" w14:textId="6EA489F0" w:rsidR="00AB545F" w:rsidRPr="006843E1" w:rsidRDefault="00083109" w:rsidP="00C55384">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AB545F" w:rsidRPr="006843E1">
      <w:rPr>
        <w:rFonts w:ascii="Times New Roman" w:hAnsi="Times New Roman" w:cs="Times New Roman"/>
        <w:sz w:val="24"/>
        <w:szCs w:val="24"/>
      </w:rPr>
      <w:t xml:space="preserve">Results – Table 2 – Popescu </w:t>
    </w:r>
    <w:sdt>
      <w:sdtPr>
        <w:rPr>
          <w:rFonts w:ascii="Times New Roman" w:hAnsi="Times New Roman" w:cs="Times New Roman"/>
          <w:sz w:val="24"/>
          <w:szCs w:val="24"/>
        </w:rPr>
        <w:id w:val="-895048990"/>
        <w:docPartObj>
          <w:docPartGallery w:val="Page Numbers (Top of Page)"/>
          <w:docPartUnique/>
        </w:docPartObj>
      </w:sdtPr>
      <w:sdtContent>
        <w:r w:rsidR="00AB545F" w:rsidRPr="006843E1">
          <w:rPr>
            <w:rFonts w:ascii="Times New Roman" w:hAnsi="Times New Roman" w:cs="Times New Roman"/>
            <w:sz w:val="24"/>
            <w:szCs w:val="24"/>
          </w:rPr>
          <w:fldChar w:fldCharType="begin"/>
        </w:r>
        <w:r w:rsidR="00AB545F" w:rsidRPr="006843E1">
          <w:rPr>
            <w:rFonts w:ascii="Times New Roman" w:hAnsi="Times New Roman" w:cs="Times New Roman"/>
            <w:sz w:val="24"/>
            <w:szCs w:val="24"/>
          </w:rPr>
          <w:instrText xml:space="preserve"> PAGE   \* MERGEFORMAT </w:instrText>
        </w:r>
        <w:r w:rsidR="00AB545F" w:rsidRPr="006843E1">
          <w:rPr>
            <w:rFonts w:ascii="Times New Roman" w:hAnsi="Times New Roman" w:cs="Times New Roman"/>
            <w:sz w:val="24"/>
            <w:szCs w:val="24"/>
          </w:rPr>
          <w:fldChar w:fldCharType="separate"/>
        </w:r>
        <w:r w:rsidR="00AB545F" w:rsidRPr="006843E1">
          <w:rPr>
            <w:rFonts w:ascii="Times New Roman" w:hAnsi="Times New Roman" w:cs="Times New Roman"/>
            <w:sz w:val="24"/>
            <w:szCs w:val="24"/>
          </w:rPr>
          <w:t>2</w:t>
        </w:r>
        <w:r w:rsidR="00AB545F" w:rsidRPr="006843E1">
          <w:rPr>
            <w:rFonts w:ascii="Times New Roman" w:hAnsi="Times New Roman" w:cs="Times New Roman"/>
            <w:sz w:val="24"/>
            <w:szCs w:val="24"/>
          </w:rPr>
          <w:fldChar w:fldCharType="end"/>
        </w:r>
      </w:sdtContent>
    </w:sdt>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7B9E8C" w14:textId="6F1E775C" w:rsidR="00E33B5A" w:rsidRPr="006843E1" w:rsidRDefault="00083109" w:rsidP="00C55384">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E33B5A" w:rsidRPr="006843E1">
      <w:rPr>
        <w:rFonts w:ascii="Times New Roman" w:hAnsi="Times New Roman" w:cs="Times New Roman"/>
        <w:sz w:val="24"/>
        <w:szCs w:val="24"/>
      </w:rPr>
      <w:t xml:space="preserve">Results – Popescu </w:t>
    </w:r>
    <w:sdt>
      <w:sdtPr>
        <w:rPr>
          <w:rFonts w:ascii="Times New Roman" w:hAnsi="Times New Roman" w:cs="Times New Roman"/>
          <w:sz w:val="24"/>
          <w:szCs w:val="24"/>
        </w:rPr>
        <w:id w:val="354700399"/>
        <w:docPartObj>
          <w:docPartGallery w:val="Page Numbers (Top of Page)"/>
          <w:docPartUnique/>
        </w:docPartObj>
      </w:sdtPr>
      <w:sdtContent>
        <w:r w:rsidR="00E33B5A" w:rsidRPr="006843E1">
          <w:rPr>
            <w:rFonts w:ascii="Times New Roman" w:hAnsi="Times New Roman" w:cs="Times New Roman"/>
            <w:sz w:val="24"/>
            <w:szCs w:val="24"/>
          </w:rPr>
          <w:fldChar w:fldCharType="begin"/>
        </w:r>
        <w:r w:rsidR="00E33B5A" w:rsidRPr="006843E1">
          <w:rPr>
            <w:rFonts w:ascii="Times New Roman" w:hAnsi="Times New Roman" w:cs="Times New Roman"/>
            <w:sz w:val="24"/>
            <w:szCs w:val="24"/>
          </w:rPr>
          <w:instrText xml:space="preserve"> PAGE   \* MERGEFORMAT </w:instrText>
        </w:r>
        <w:r w:rsidR="00E33B5A" w:rsidRPr="006843E1">
          <w:rPr>
            <w:rFonts w:ascii="Times New Roman" w:hAnsi="Times New Roman" w:cs="Times New Roman"/>
            <w:sz w:val="24"/>
            <w:szCs w:val="24"/>
          </w:rPr>
          <w:fldChar w:fldCharType="separate"/>
        </w:r>
        <w:r w:rsidR="00E33B5A" w:rsidRPr="006843E1">
          <w:rPr>
            <w:rFonts w:ascii="Times New Roman" w:hAnsi="Times New Roman" w:cs="Times New Roman"/>
            <w:sz w:val="24"/>
            <w:szCs w:val="24"/>
          </w:rPr>
          <w:t>2</w:t>
        </w:r>
        <w:r w:rsidR="00E33B5A" w:rsidRPr="006843E1">
          <w:rPr>
            <w:rFonts w:ascii="Times New Roman" w:hAnsi="Times New Roman" w:cs="Times New Roman"/>
            <w:sz w:val="24"/>
            <w:szCs w:val="24"/>
          </w:rPr>
          <w:fldChar w:fldCharType="end"/>
        </w:r>
      </w:sdtContent>
    </w:sdt>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5849E3" w14:textId="2237769A" w:rsidR="005A226D" w:rsidRPr="006843E1" w:rsidRDefault="00083109" w:rsidP="00314C8E">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5A226D" w:rsidRPr="006843E1">
      <w:rPr>
        <w:rFonts w:ascii="Times New Roman" w:hAnsi="Times New Roman" w:cs="Times New Roman"/>
        <w:sz w:val="24"/>
        <w:szCs w:val="24"/>
      </w:rPr>
      <w:t xml:space="preserve">Results – Figure 4 – Popescu </w:t>
    </w:r>
    <w:sdt>
      <w:sdtPr>
        <w:rPr>
          <w:rFonts w:ascii="Times New Roman" w:hAnsi="Times New Roman" w:cs="Times New Roman"/>
          <w:sz w:val="24"/>
          <w:szCs w:val="24"/>
        </w:rPr>
        <w:id w:val="-1218894746"/>
        <w:docPartObj>
          <w:docPartGallery w:val="Page Numbers (Top of Page)"/>
          <w:docPartUnique/>
        </w:docPartObj>
      </w:sdtPr>
      <w:sdtContent>
        <w:r w:rsidR="005A226D" w:rsidRPr="006843E1">
          <w:rPr>
            <w:rFonts w:ascii="Times New Roman" w:hAnsi="Times New Roman" w:cs="Times New Roman"/>
            <w:sz w:val="24"/>
            <w:szCs w:val="24"/>
          </w:rPr>
          <w:fldChar w:fldCharType="begin"/>
        </w:r>
        <w:r w:rsidR="005A226D" w:rsidRPr="006843E1">
          <w:rPr>
            <w:rFonts w:ascii="Times New Roman" w:hAnsi="Times New Roman" w:cs="Times New Roman"/>
            <w:sz w:val="24"/>
            <w:szCs w:val="24"/>
          </w:rPr>
          <w:instrText xml:space="preserve"> PAGE   \* MERGEFORMAT </w:instrText>
        </w:r>
        <w:r w:rsidR="005A226D" w:rsidRPr="006843E1">
          <w:rPr>
            <w:rFonts w:ascii="Times New Roman" w:hAnsi="Times New Roman" w:cs="Times New Roman"/>
            <w:sz w:val="24"/>
            <w:szCs w:val="24"/>
          </w:rPr>
          <w:fldChar w:fldCharType="separate"/>
        </w:r>
        <w:r w:rsidR="005A226D" w:rsidRPr="006843E1">
          <w:rPr>
            <w:rFonts w:ascii="Times New Roman" w:hAnsi="Times New Roman" w:cs="Times New Roman"/>
            <w:sz w:val="24"/>
            <w:szCs w:val="24"/>
          </w:rPr>
          <w:t>2</w:t>
        </w:r>
        <w:r w:rsidR="005A226D" w:rsidRPr="006843E1">
          <w:rPr>
            <w:rFonts w:ascii="Times New Roman" w:hAnsi="Times New Roman" w:cs="Times New Roman"/>
            <w:sz w:val="24"/>
            <w:szCs w:val="24"/>
          </w:rPr>
          <w:fldChar w:fldCharType="end"/>
        </w:r>
      </w:sdtContent>
    </w:sdt>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78995" w14:textId="72A96025" w:rsidR="005A226D" w:rsidRPr="006843E1" w:rsidRDefault="00083109" w:rsidP="00314C8E">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5A226D" w:rsidRPr="006843E1">
      <w:rPr>
        <w:rFonts w:ascii="Times New Roman" w:hAnsi="Times New Roman" w:cs="Times New Roman"/>
        <w:sz w:val="24"/>
        <w:szCs w:val="24"/>
      </w:rPr>
      <w:t xml:space="preserve">Results – Figure 5 – Popescu </w:t>
    </w:r>
    <w:sdt>
      <w:sdtPr>
        <w:rPr>
          <w:rFonts w:ascii="Times New Roman" w:hAnsi="Times New Roman" w:cs="Times New Roman"/>
          <w:sz w:val="24"/>
          <w:szCs w:val="24"/>
        </w:rPr>
        <w:id w:val="-1091856447"/>
        <w:docPartObj>
          <w:docPartGallery w:val="Page Numbers (Top of Page)"/>
          <w:docPartUnique/>
        </w:docPartObj>
      </w:sdtPr>
      <w:sdtContent>
        <w:r w:rsidR="005A226D" w:rsidRPr="006843E1">
          <w:rPr>
            <w:rFonts w:ascii="Times New Roman" w:hAnsi="Times New Roman" w:cs="Times New Roman"/>
            <w:sz w:val="24"/>
            <w:szCs w:val="24"/>
          </w:rPr>
          <w:fldChar w:fldCharType="begin"/>
        </w:r>
        <w:r w:rsidR="005A226D" w:rsidRPr="006843E1">
          <w:rPr>
            <w:rFonts w:ascii="Times New Roman" w:hAnsi="Times New Roman" w:cs="Times New Roman"/>
            <w:sz w:val="24"/>
            <w:szCs w:val="24"/>
          </w:rPr>
          <w:instrText xml:space="preserve"> PAGE   \* MERGEFORMAT </w:instrText>
        </w:r>
        <w:r w:rsidR="005A226D" w:rsidRPr="006843E1">
          <w:rPr>
            <w:rFonts w:ascii="Times New Roman" w:hAnsi="Times New Roman" w:cs="Times New Roman"/>
            <w:sz w:val="24"/>
            <w:szCs w:val="24"/>
          </w:rPr>
          <w:fldChar w:fldCharType="separate"/>
        </w:r>
        <w:r w:rsidR="005A226D" w:rsidRPr="006843E1">
          <w:rPr>
            <w:rFonts w:ascii="Times New Roman" w:hAnsi="Times New Roman" w:cs="Times New Roman"/>
            <w:sz w:val="24"/>
            <w:szCs w:val="24"/>
          </w:rPr>
          <w:t>2</w:t>
        </w:r>
        <w:r w:rsidR="005A226D" w:rsidRPr="006843E1">
          <w:rPr>
            <w:rFonts w:ascii="Times New Roman" w:hAnsi="Times New Roman" w:cs="Times New Roman"/>
            <w:sz w:val="24"/>
            <w:szCs w:val="24"/>
          </w:rPr>
          <w:fldChar w:fldCharType="end"/>
        </w:r>
      </w:sdtContent>
    </w:sdt>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1D2D7A" w14:textId="32F10075" w:rsidR="005A226D" w:rsidRPr="006843E1" w:rsidRDefault="00083109" w:rsidP="00314C8E">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5A226D" w:rsidRPr="006843E1">
      <w:rPr>
        <w:rFonts w:ascii="Times New Roman" w:hAnsi="Times New Roman" w:cs="Times New Roman"/>
        <w:sz w:val="24"/>
        <w:szCs w:val="24"/>
      </w:rPr>
      <w:t xml:space="preserve">Results – Popescu </w:t>
    </w:r>
    <w:sdt>
      <w:sdtPr>
        <w:rPr>
          <w:rFonts w:ascii="Times New Roman" w:hAnsi="Times New Roman" w:cs="Times New Roman"/>
          <w:sz w:val="24"/>
          <w:szCs w:val="24"/>
        </w:rPr>
        <w:id w:val="-1427953683"/>
        <w:docPartObj>
          <w:docPartGallery w:val="Page Numbers (Top of Page)"/>
          <w:docPartUnique/>
        </w:docPartObj>
      </w:sdtPr>
      <w:sdtContent>
        <w:r w:rsidR="005A226D" w:rsidRPr="006843E1">
          <w:rPr>
            <w:rFonts w:ascii="Times New Roman" w:hAnsi="Times New Roman" w:cs="Times New Roman"/>
            <w:sz w:val="24"/>
            <w:szCs w:val="24"/>
          </w:rPr>
          <w:fldChar w:fldCharType="begin"/>
        </w:r>
        <w:r w:rsidR="005A226D" w:rsidRPr="006843E1">
          <w:rPr>
            <w:rFonts w:ascii="Times New Roman" w:hAnsi="Times New Roman" w:cs="Times New Roman"/>
            <w:sz w:val="24"/>
            <w:szCs w:val="24"/>
          </w:rPr>
          <w:instrText xml:space="preserve"> PAGE   \* MERGEFORMAT </w:instrText>
        </w:r>
        <w:r w:rsidR="005A226D" w:rsidRPr="006843E1">
          <w:rPr>
            <w:rFonts w:ascii="Times New Roman" w:hAnsi="Times New Roman" w:cs="Times New Roman"/>
            <w:sz w:val="24"/>
            <w:szCs w:val="24"/>
          </w:rPr>
          <w:fldChar w:fldCharType="separate"/>
        </w:r>
        <w:r w:rsidR="005A226D" w:rsidRPr="006843E1">
          <w:rPr>
            <w:rFonts w:ascii="Times New Roman" w:hAnsi="Times New Roman" w:cs="Times New Roman"/>
            <w:sz w:val="24"/>
            <w:szCs w:val="24"/>
          </w:rPr>
          <w:t>2</w:t>
        </w:r>
        <w:r w:rsidR="005A226D" w:rsidRPr="006843E1">
          <w:rPr>
            <w:rFonts w:ascii="Times New Roman" w:hAnsi="Times New Roman" w:cs="Times New Roman"/>
            <w:sz w:val="24"/>
            <w:szCs w:val="24"/>
          </w:rPr>
          <w:fldChar w:fldCharType="end"/>
        </w:r>
      </w:sdtContent>
    </w:sdt>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8F185E" w14:textId="7581866F" w:rsidR="00714B56" w:rsidRPr="006843E1" w:rsidRDefault="00083109" w:rsidP="00314C8E">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714B56" w:rsidRPr="006843E1">
      <w:rPr>
        <w:rFonts w:ascii="Times New Roman" w:hAnsi="Times New Roman" w:cs="Times New Roman"/>
        <w:sz w:val="24"/>
        <w:szCs w:val="24"/>
      </w:rPr>
      <w:t xml:space="preserve">Results – Figure 6 – Popescu </w:t>
    </w:r>
    <w:sdt>
      <w:sdtPr>
        <w:rPr>
          <w:rFonts w:ascii="Times New Roman" w:hAnsi="Times New Roman" w:cs="Times New Roman"/>
          <w:sz w:val="24"/>
          <w:szCs w:val="24"/>
        </w:rPr>
        <w:id w:val="684634103"/>
        <w:docPartObj>
          <w:docPartGallery w:val="Page Numbers (Top of Page)"/>
          <w:docPartUnique/>
        </w:docPartObj>
      </w:sdtPr>
      <w:sdtContent>
        <w:r w:rsidR="00714B56" w:rsidRPr="006843E1">
          <w:rPr>
            <w:rFonts w:ascii="Times New Roman" w:hAnsi="Times New Roman" w:cs="Times New Roman"/>
            <w:sz w:val="24"/>
            <w:szCs w:val="24"/>
          </w:rPr>
          <w:fldChar w:fldCharType="begin"/>
        </w:r>
        <w:r w:rsidR="00714B56" w:rsidRPr="006843E1">
          <w:rPr>
            <w:rFonts w:ascii="Times New Roman" w:hAnsi="Times New Roman" w:cs="Times New Roman"/>
            <w:sz w:val="24"/>
            <w:szCs w:val="24"/>
          </w:rPr>
          <w:instrText xml:space="preserve"> PAGE   \* MERGEFORMAT </w:instrText>
        </w:r>
        <w:r w:rsidR="00714B56" w:rsidRPr="006843E1">
          <w:rPr>
            <w:rFonts w:ascii="Times New Roman" w:hAnsi="Times New Roman" w:cs="Times New Roman"/>
            <w:sz w:val="24"/>
            <w:szCs w:val="24"/>
          </w:rPr>
          <w:fldChar w:fldCharType="separate"/>
        </w:r>
        <w:r w:rsidR="00714B56" w:rsidRPr="006843E1">
          <w:rPr>
            <w:rFonts w:ascii="Times New Roman" w:hAnsi="Times New Roman" w:cs="Times New Roman"/>
            <w:sz w:val="24"/>
            <w:szCs w:val="24"/>
          </w:rPr>
          <w:t>2</w:t>
        </w:r>
        <w:r w:rsidR="00714B56" w:rsidRPr="006843E1">
          <w:rPr>
            <w:rFonts w:ascii="Times New Roman" w:hAnsi="Times New Roman" w:cs="Times New Roman"/>
            <w:sz w:val="24"/>
            <w:szCs w:val="24"/>
          </w:rPr>
          <w:fldChar w:fldCharType="end"/>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449F2C" w14:textId="2EDCD391" w:rsidR="00B22722" w:rsidRPr="006843E1" w:rsidRDefault="00B22722" w:rsidP="00C55384">
    <w:pPr>
      <w:pStyle w:val="Header"/>
      <w:jc w:val="right"/>
      <w:rPr>
        <w:rFonts w:ascii="Times New Roman" w:hAnsi="Times New Roman" w:cs="Times New Roman"/>
        <w:sz w:val="24"/>
        <w:szCs w:val="24"/>
      </w:rPr>
    </w:pPr>
    <w:r>
      <w:rPr>
        <w:rFonts w:ascii="Times New Roman" w:hAnsi="Times New Roman" w:cs="Times New Roman"/>
        <w:sz w:val="24"/>
        <w:szCs w:val="24"/>
      </w:rPr>
      <w:t>Acknowledgements</w:t>
    </w:r>
    <w:r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1049490062"/>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EABDED" w14:textId="37AC08E8" w:rsidR="00714B56" w:rsidRPr="006843E1" w:rsidRDefault="00083109" w:rsidP="00314C8E">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714B56" w:rsidRPr="006843E1">
      <w:rPr>
        <w:rFonts w:ascii="Times New Roman" w:hAnsi="Times New Roman" w:cs="Times New Roman"/>
        <w:sz w:val="24"/>
        <w:szCs w:val="24"/>
      </w:rPr>
      <w:t xml:space="preserve">Results – Table 3 – Popescu </w:t>
    </w:r>
    <w:sdt>
      <w:sdtPr>
        <w:rPr>
          <w:rFonts w:ascii="Times New Roman" w:hAnsi="Times New Roman" w:cs="Times New Roman"/>
          <w:sz w:val="24"/>
          <w:szCs w:val="24"/>
        </w:rPr>
        <w:id w:val="878741999"/>
        <w:docPartObj>
          <w:docPartGallery w:val="Page Numbers (Top of Page)"/>
          <w:docPartUnique/>
        </w:docPartObj>
      </w:sdtPr>
      <w:sdtContent>
        <w:r w:rsidR="00714B56" w:rsidRPr="006843E1">
          <w:rPr>
            <w:rFonts w:ascii="Times New Roman" w:hAnsi="Times New Roman" w:cs="Times New Roman"/>
            <w:sz w:val="24"/>
            <w:szCs w:val="24"/>
          </w:rPr>
          <w:fldChar w:fldCharType="begin"/>
        </w:r>
        <w:r w:rsidR="00714B56" w:rsidRPr="006843E1">
          <w:rPr>
            <w:rFonts w:ascii="Times New Roman" w:hAnsi="Times New Roman" w:cs="Times New Roman"/>
            <w:sz w:val="24"/>
            <w:szCs w:val="24"/>
          </w:rPr>
          <w:instrText xml:space="preserve"> PAGE   \* MERGEFORMAT </w:instrText>
        </w:r>
        <w:r w:rsidR="00714B56" w:rsidRPr="006843E1">
          <w:rPr>
            <w:rFonts w:ascii="Times New Roman" w:hAnsi="Times New Roman" w:cs="Times New Roman"/>
            <w:sz w:val="24"/>
            <w:szCs w:val="24"/>
          </w:rPr>
          <w:fldChar w:fldCharType="separate"/>
        </w:r>
        <w:r w:rsidR="00714B56" w:rsidRPr="006843E1">
          <w:rPr>
            <w:rFonts w:ascii="Times New Roman" w:hAnsi="Times New Roman" w:cs="Times New Roman"/>
            <w:sz w:val="24"/>
            <w:szCs w:val="24"/>
          </w:rPr>
          <w:t>2</w:t>
        </w:r>
        <w:r w:rsidR="00714B56" w:rsidRPr="006843E1">
          <w:rPr>
            <w:rFonts w:ascii="Times New Roman" w:hAnsi="Times New Roman" w:cs="Times New Roman"/>
            <w:sz w:val="24"/>
            <w:szCs w:val="24"/>
          </w:rPr>
          <w:fldChar w:fldCharType="end"/>
        </w:r>
      </w:sdtContent>
    </w:sdt>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B5E3B5" w14:textId="51BC1DAD" w:rsidR="00714B56" w:rsidRPr="006843E1" w:rsidRDefault="00083109" w:rsidP="00314C8E">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714B56" w:rsidRPr="006843E1">
      <w:rPr>
        <w:rFonts w:ascii="Times New Roman" w:hAnsi="Times New Roman" w:cs="Times New Roman"/>
        <w:sz w:val="24"/>
        <w:szCs w:val="24"/>
      </w:rPr>
      <w:t xml:space="preserve">Results – Figure 7 – Popescu </w:t>
    </w:r>
    <w:sdt>
      <w:sdtPr>
        <w:rPr>
          <w:rFonts w:ascii="Times New Roman" w:hAnsi="Times New Roman" w:cs="Times New Roman"/>
          <w:sz w:val="24"/>
          <w:szCs w:val="24"/>
        </w:rPr>
        <w:id w:val="-1462721518"/>
        <w:docPartObj>
          <w:docPartGallery w:val="Page Numbers (Top of Page)"/>
          <w:docPartUnique/>
        </w:docPartObj>
      </w:sdtPr>
      <w:sdtContent>
        <w:r w:rsidR="00714B56" w:rsidRPr="006843E1">
          <w:rPr>
            <w:rFonts w:ascii="Times New Roman" w:hAnsi="Times New Roman" w:cs="Times New Roman"/>
            <w:sz w:val="24"/>
            <w:szCs w:val="24"/>
          </w:rPr>
          <w:fldChar w:fldCharType="begin"/>
        </w:r>
        <w:r w:rsidR="00714B56" w:rsidRPr="006843E1">
          <w:rPr>
            <w:rFonts w:ascii="Times New Roman" w:hAnsi="Times New Roman" w:cs="Times New Roman"/>
            <w:sz w:val="24"/>
            <w:szCs w:val="24"/>
          </w:rPr>
          <w:instrText xml:space="preserve"> PAGE   \* MERGEFORMAT </w:instrText>
        </w:r>
        <w:r w:rsidR="00714B56" w:rsidRPr="006843E1">
          <w:rPr>
            <w:rFonts w:ascii="Times New Roman" w:hAnsi="Times New Roman" w:cs="Times New Roman"/>
            <w:sz w:val="24"/>
            <w:szCs w:val="24"/>
          </w:rPr>
          <w:fldChar w:fldCharType="separate"/>
        </w:r>
        <w:r w:rsidR="00714B56" w:rsidRPr="006843E1">
          <w:rPr>
            <w:rFonts w:ascii="Times New Roman" w:hAnsi="Times New Roman" w:cs="Times New Roman"/>
            <w:sz w:val="24"/>
            <w:szCs w:val="24"/>
          </w:rPr>
          <w:t>2</w:t>
        </w:r>
        <w:r w:rsidR="00714B56" w:rsidRPr="006843E1">
          <w:rPr>
            <w:rFonts w:ascii="Times New Roman" w:hAnsi="Times New Roman" w:cs="Times New Roman"/>
            <w:sz w:val="24"/>
            <w:szCs w:val="24"/>
          </w:rPr>
          <w:fldChar w:fldCharType="end"/>
        </w:r>
      </w:sdtContent>
    </w:sdt>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C7C67" w14:textId="5FD45E5B" w:rsidR="00714B56" w:rsidRPr="006843E1" w:rsidRDefault="00083109" w:rsidP="00314C8E">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714B56" w:rsidRPr="006843E1">
      <w:rPr>
        <w:rFonts w:ascii="Times New Roman" w:hAnsi="Times New Roman" w:cs="Times New Roman"/>
        <w:sz w:val="24"/>
        <w:szCs w:val="24"/>
      </w:rPr>
      <w:t xml:space="preserve">Results – Figure 8 – Popescu </w:t>
    </w:r>
    <w:sdt>
      <w:sdtPr>
        <w:rPr>
          <w:rFonts w:ascii="Times New Roman" w:hAnsi="Times New Roman" w:cs="Times New Roman"/>
          <w:sz w:val="24"/>
          <w:szCs w:val="24"/>
        </w:rPr>
        <w:id w:val="1087036685"/>
        <w:docPartObj>
          <w:docPartGallery w:val="Page Numbers (Top of Page)"/>
          <w:docPartUnique/>
        </w:docPartObj>
      </w:sdtPr>
      <w:sdtContent>
        <w:r w:rsidR="00714B56" w:rsidRPr="006843E1">
          <w:rPr>
            <w:rFonts w:ascii="Times New Roman" w:hAnsi="Times New Roman" w:cs="Times New Roman"/>
            <w:sz w:val="24"/>
            <w:szCs w:val="24"/>
          </w:rPr>
          <w:fldChar w:fldCharType="begin"/>
        </w:r>
        <w:r w:rsidR="00714B56" w:rsidRPr="006843E1">
          <w:rPr>
            <w:rFonts w:ascii="Times New Roman" w:hAnsi="Times New Roman" w:cs="Times New Roman"/>
            <w:sz w:val="24"/>
            <w:szCs w:val="24"/>
          </w:rPr>
          <w:instrText xml:space="preserve"> PAGE   \* MERGEFORMAT </w:instrText>
        </w:r>
        <w:r w:rsidR="00714B56" w:rsidRPr="006843E1">
          <w:rPr>
            <w:rFonts w:ascii="Times New Roman" w:hAnsi="Times New Roman" w:cs="Times New Roman"/>
            <w:sz w:val="24"/>
            <w:szCs w:val="24"/>
          </w:rPr>
          <w:fldChar w:fldCharType="separate"/>
        </w:r>
        <w:r w:rsidR="00714B56" w:rsidRPr="006843E1">
          <w:rPr>
            <w:rFonts w:ascii="Times New Roman" w:hAnsi="Times New Roman" w:cs="Times New Roman"/>
            <w:sz w:val="24"/>
            <w:szCs w:val="24"/>
          </w:rPr>
          <w:t>2</w:t>
        </w:r>
        <w:r w:rsidR="00714B56" w:rsidRPr="006843E1">
          <w:rPr>
            <w:rFonts w:ascii="Times New Roman" w:hAnsi="Times New Roman" w:cs="Times New Roman"/>
            <w:sz w:val="24"/>
            <w:szCs w:val="24"/>
          </w:rPr>
          <w:fldChar w:fldCharType="end"/>
        </w:r>
      </w:sdtContent>
    </w:sdt>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471376" w14:textId="29567E0F" w:rsidR="00547079" w:rsidRPr="006843E1" w:rsidRDefault="00083109" w:rsidP="00314C8E">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547079" w:rsidRPr="006843E1">
      <w:rPr>
        <w:rFonts w:ascii="Times New Roman" w:hAnsi="Times New Roman" w:cs="Times New Roman"/>
        <w:sz w:val="24"/>
        <w:szCs w:val="24"/>
      </w:rPr>
      <w:t xml:space="preserve">Results – Table 4 – Popescu </w:t>
    </w:r>
    <w:sdt>
      <w:sdtPr>
        <w:rPr>
          <w:rFonts w:ascii="Times New Roman" w:hAnsi="Times New Roman" w:cs="Times New Roman"/>
          <w:sz w:val="24"/>
          <w:szCs w:val="24"/>
        </w:rPr>
        <w:id w:val="-182985814"/>
        <w:docPartObj>
          <w:docPartGallery w:val="Page Numbers (Top of Page)"/>
          <w:docPartUnique/>
        </w:docPartObj>
      </w:sdtPr>
      <w:sdtContent>
        <w:r w:rsidR="00547079" w:rsidRPr="006843E1">
          <w:rPr>
            <w:rFonts w:ascii="Times New Roman" w:hAnsi="Times New Roman" w:cs="Times New Roman"/>
            <w:sz w:val="24"/>
            <w:szCs w:val="24"/>
          </w:rPr>
          <w:fldChar w:fldCharType="begin"/>
        </w:r>
        <w:r w:rsidR="00547079" w:rsidRPr="006843E1">
          <w:rPr>
            <w:rFonts w:ascii="Times New Roman" w:hAnsi="Times New Roman" w:cs="Times New Roman"/>
            <w:sz w:val="24"/>
            <w:szCs w:val="24"/>
          </w:rPr>
          <w:instrText xml:space="preserve"> PAGE   \* MERGEFORMAT </w:instrText>
        </w:r>
        <w:r w:rsidR="00547079" w:rsidRPr="006843E1">
          <w:rPr>
            <w:rFonts w:ascii="Times New Roman" w:hAnsi="Times New Roman" w:cs="Times New Roman"/>
            <w:sz w:val="24"/>
            <w:szCs w:val="24"/>
          </w:rPr>
          <w:fldChar w:fldCharType="separate"/>
        </w:r>
        <w:r w:rsidR="00547079" w:rsidRPr="006843E1">
          <w:rPr>
            <w:rFonts w:ascii="Times New Roman" w:hAnsi="Times New Roman" w:cs="Times New Roman"/>
            <w:sz w:val="24"/>
            <w:szCs w:val="24"/>
          </w:rPr>
          <w:t>2</w:t>
        </w:r>
        <w:r w:rsidR="00547079" w:rsidRPr="006843E1">
          <w:rPr>
            <w:rFonts w:ascii="Times New Roman" w:hAnsi="Times New Roman" w:cs="Times New Roman"/>
            <w:sz w:val="24"/>
            <w:szCs w:val="24"/>
          </w:rPr>
          <w:fldChar w:fldCharType="end"/>
        </w:r>
      </w:sdtContent>
    </w:sdt>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683A79" w14:textId="3C4E28D7" w:rsidR="00547079" w:rsidRPr="006843E1" w:rsidRDefault="00083109" w:rsidP="00314C8E">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547079" w:rsidRPr="006843E1">
      <w:rPr>
        <w:rFonts w:ascii="Times New Roman" w:hAnsi="Times New Roman" w:cs="Times New Roman"/>
        <w:sz w:val="24"/>
        <w:szCs w:val="24"/>
      </w:rPr>
      <w:t xml:space="preserve">Results – Figure 9 – Popescu </w:t>
    </w:r>
    <w:sdt>
      <w:sdtPr>
        <w:rPr>
          <w:rFonts w:ascii="Times New Roman" w:hAnsi="Times New Roman" w:cs="Times New Roman"/>
          <w:sz w:val="24"/>
          <w:szCs w:val="24"/>
        </w:rPr>
        <w:id w:val="-382633576"/>
        <w:docPartObj>
          <w:docPartGallery w:val="Page Numbers (Top of Page)"/>
          <w:docPartUnique/>
        </w:docPartObj>
      </w:sdtPr>
      <w:sdtContent>
        <w:r w:rsidR="00547079" w:rsidRPr="006843E1">
          <w:rPr>
            <w:rFonts w:ascii="Times New Roman" w:hAnsi="Times New Roman" w:cs="Times New Roman"/>
            <w:sz w:val="24"/>
            <w:szCs w:val="24"/>
          </w:rPr>
          <w:fldChar w:fldCharType="begin"/>
        </w:r>
        <w:r w:rsidR="00547079" w:rsidRPr="006843E1">
          <w:rPr>
            <w:rFonts w:ascii="Times New Roman" w:hAnsi="Times New Roman" w:cs="Times New Roman"/>
            <w:sz w:val="24"/>
            <w:szCs w:val="24"/>
          </w:rPr>
          <w:instrText xml:space="preserve"> PAGE   \* MERGEFORMAT </w:instrText>
        </w:r>
        <w:r w:rsidR="00547079" w:rsidRPr="006843E1">
          <w:rPr>
            <w:rFonts w:ascii="Times New Roman" w:hAnsi="Times New Roman" w:cs="Times New Roman"/>
            <w:sz w:val="24"/>
            <w:szCs w:val="24"/>
          </w:rPr>
          <w:fldChar w:fldCharType="separate"/>
        </w:r>
        <w:r w:rsidR="00547079" w:rsidRPr="006843E1">
          <w:rPr>
            <w:rFonts w:ascii="Times New Roman" w:hAnsi="Times New Roman" w:cs="Times New Roman"/>
            <w:sz w:val="24"/>
            <w:szCs w:val="24"/>
          </w:rPr>
          <w:t>2</w:t>
        </w:r>
        <w:r w:rsidR="00547079" w:rsidRPr="006843E1">
          <w:rPr>
            <w:rFonts w:ascii="Times New Roman" w:hAnsi="Times New Roman" w:cs="Times New Roman"/>
            <w:sz w:val="24"/>
            <w:szCs w:val="24"/>
          </w:rPr>
          <w:fldChar w:fldCharType="end"/>
        </w:r>
      </w:sdtContent>
    </w:sdt>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5D9023" w14:textId="68BBB687" w:rsidR="00547079" w:rsidRPr="006843E1" w:rsidRDefault="00083109" w:rsidP="00314C8E">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972DBB" w:rsidRPr="006843E1">
      <w:rPr>
        <w:rFonts w:ascii="Times New Roman" w:hAnsi="Times New Roman" w:cs="Times New Roman"/>
        <w:sz w:val="24"/>
        <w:szCs w:val="24"/>
      </w:rPr>
      <w:t>Discussion</w:t>
    </w:r>
    <w:r w:rsidR="00547079"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1097486455"/>
        <w:docPartObj>
          <w:docPartGallery w:val="Page Numbers (Top of Page)"/>
          <w:docPartUnique/>
        </w:docPartObj>
      </w:sdtPr>
      <w:sdtContent>
        <w:r w:rsidR="00547079" w:rsidRPr="006843E1">
          <w:rPr>
            <w:rFonts w:ascii="Times New Roman" w:hAnsi="Times New Roman" w:cs="Times New Roman"/>
            <w:sz w:val="24"/>
            <w:szCs w:val="24"/>
          </w:rPr>
          <w:fldChar w:fldCharType="begin"/>
        </w:r>
        <w:r w:rsidR="00547079" w:rsidRPr="006843E1">
          <w:rPr>
            <w:rFonts w:ascii="Times New Roman" w:hAnsi="Times New Roman" w:cs="Times New Roman"/>
            <w:sz w:val="24"/>
            <w:szCs w:val="24"/>
          </w:rPr>
          <w:instrText xml:space="preserve"> PAGE   \* MERGEFORMAT </w:instrText>
        </w:r>
        <w:r w:rsidR="00547079" w:rsidRPr="006843E1">
          <w:rPr>
            <w:rFonts w:ascii="Times New Roman" w:hAnsi="Times New Roman" w:cs="Times New Roman"/>
            <w:sz w:val="24"/>
            <w:szCs w:val="24"/>
          </w:rPr>
          <w:fldChar w:fldCharType="separate"/>
        </w:r>
        <w:r w:rsidR="00547079" w:rsidRPr="006843E1">
          <w:rPr>
            <w:rFonts w:ascii="Times New Roman" w:hAnsi="Times New Roman" w:cs="Times New Roman"/>
            <w:sz w:val="24"/>
            <w:szCs w:val="24"/>
          </w:rPr>
          <w:t>2</w:t>
        </w:r>
        <w:r w:rsidR="00547079" w:rsidRPr="006843E1">
          <w:rPr>
            <w:rFonts w:ascii="Times New Roman" w:hAnsi="Times New Roman" w:cs="Times New Roman"/>
            <w:sz w:val="24"/>
            <w:szCs w:val="24"/>
          </w:rPr>
          <w:fldChar w:fldCharType="end"/>
        </w:r>
      </w:sdtContent>
    </w:sdt>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C0EB48" w14:textId="2A4BA3AB" w:rsidR="00083109" w:rsidRPr="006843E1" w:rsidRDefault="008D7BE5" w:rsidP="00314C8E">
    <w:pPr>
      <w:pStyle w:val="Header"/>
      <w:jc w:val="right"/>
      <w:rPr>
        <w:rFonts w:ascii="Times New Roman" w:hAnsi="Times New Roman" w:cs="Times New Roman"/>
        <w:sz w:val="24"/>
        <w:szCs w:val="24"/>
      </w:rPr>
    </w:pPr>
    <w:r>
      <w:rPr>
        <w:rFonts w:ascii="Times New Roman" w:hAnsi="Times New Roman" w:cs="Times New Roman"/>
        <w:sz w:val="24"/>
        <w:szCs w:val="24"/>
      </w:rPr>
      <w:t>General Discussion</w:t>
    </w:r>
    <w:r w:rsidR="00083109"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1511027966"/>
        <w:docPartObj>
          <w:docPartGallery w:val="Page Numbers (Top of Page)"/>
          <w:docPartUnique/>
        </w:docPartObj>
      </w:sdtPr>
      <w:sdtContent>
        <w:r w:rsidR="00083109" w:rsidRPr="006843E1">
          <w:rPr>
            <w:rFonts w:ascii="Times New Roman" w:hAnsi="Times New Roman" w:cs="Times New Roman"/>
            <w:sz w:val="24"/>
            <w:szCs w:val="24"/>
          </w:rPr>
          <w:fldChar w:fldCharType="begin"/>
        </w:r>
        <w:r w:rsidR="00083109" w:rsidRPr="006843E1">
          <w:rPr>
            <w:rFonts w:ascii="Times New Roman" w:hAnsi="Times New Roman" w:cs="Times New Roman"/>
            <w:sz w:val="24"/>
            <w:szCs w:val="24"/>
          </w:rPr>
          <w:instrText xml:space="preserve"> PAGE   \* MERGEFORMAT </w:instrText>
        </w:r>
        <w:r w:rsidR="00083109" w:rsidRPr="006843E1">
          <w:rPr>
            <w:rFonts w:ascii="Times New Roman" w:hAnsi="Times New Roman" w:cs="Times New Roman"/>
            <w:sz w:val="24"/>
            <w:szCs w:val="24"/>
          </w:rPr>
          <w:fldChar w:fldCharType="separate"/>
        </w:r>
        <w:r w:rsidR="00083109" w:rsidRPr="006843E1">
          <w:rPr>
            <w:rFonts w:ascii="Times New Roman" w:hAnsi="Times New Roman" w:cs="Times New Roman"/>
            <w:sz w:val="24"/>
            <w:szCs w:val="24"/>
          </w:rPr>
          <w:t>2</w:t>
        </w:r>
        <w:r w:rsidR="00083109" w:rsidRPr="006843E1">
          <w:rPr>
            <w:rFonts w:ascii="Times New Roman" w:hAnsi="Times New Roman" w:cs="Times New Roman"/>
            <w:sz w:val="24"/>
            <w:szCs w:val="24"/>
          </w:rPr>
          <w:fldChar w:fldCharType="end"/>
        </w:r>
      </w:sdtContent>
    </w:sdt>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DBF4F6" w14:textId="7BD3055D" w:rsidR="008D7BE5" w:rsidRPr="006843E1" w:rsidRDefault="008D7BE5" w:rsidP="00314C8E">
    <w:pPr>
      <w:pStyle w:val="Header"/>
      <w:jc w:val="right"/>
      <w:rPr>
        <w:rFonts w:ascii="Times New Roman" w:hAnsi="Times New Roman" w:cs="Times New Roman"/>
        <w:sz w:val="24"/>
        <w:szCs w:val="24"/>
      </w:rPr>
    </w:pPr>
    <w:r>
      <w:rPr>
        <w:rFonts w:ascii="Times New Roman" w:hAnsi="Times New Roman" w:cs="Times New Roman"/>
        <w:sz w:val="24"/>
        <w:szCs w:val="24"/>
      </w:rPr>
      <w:t>References</w:t>
    </w:r>
    <w:r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940413019"/>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08602E" w14:textId="59C2EACA" w:rsidR="0056164E" w:rsidRPr="006843E1" w:rsidRDefault="0056164E" w:rsidP="00314C8E">
    <w:pPr>
      <w:pStyle w:val="Header"/>
      <w:jc w:val="right"/>
      <w:rPr>
        <w:rFonts w:ascii="Times New Roman" w:hAnsi="Times New Roman" w:cs="Times New Roman"/>
        <w:sz w:val="24"/>
        <w:szCs w:val="24"/>
      </w:rPr>
    </w:pPr>
    <w:r w:rsidRPr="006843E1">
      <w:rPr>
        <w:rFonts w:ascii="Times New Roman" w:hAnsi="Times New Roman" w:cs="Times New Roman"/>
        <w:sz w:val="24"/>
        <w:szCs w:val="24"/>
      </w:rPr>
      <w:t xml:space="preserve">Supplemental Material – Popescu </w:t>
    </w:r>
    <w:sdt>
      <w:sdtPr>
        <w:rPr>
          <w:rFonts w:ascii="Times New Roman" w:hAnsi="Times New Roman" w:cs="Times New Roman"/>
          <w:sz w:val="24"/>
          <w:szCs w:val="24"/>
        </w:rPr>
        <w:id w:val="1568455703"/>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ABBDA6" w14:textId="1873E934" w:rsidR="007A5239" w:rsidRPr="0060735D" w:rsidRDefault="007A5239" w:rsidP="0060735D">
    <w:pPr>
      <w:pStyle w:val="Header"/>
      <w:jc w:val="right"/>
      <w:rPr>
        <w:rFonts w:ascii="Times New Roman" w:hAnsi="Times New Roman" w:cs="Times New Roman"/>
        <w:sz w:val="24"/>
        <w:szCs w:val="24"/>
      </w:rPr>
    </w:pPr>
    <w:r>
      <w:rPr>
        <w:rFonts w:ascii="Times New Roman" w:hAnsi="Times New Roman" w:cs="Times New Roman"/>
        <w:sz w:val="24"/>
        <w:szCs w:val="24"/>
      </w:rPr>
      <w:t>Supplemental Material</w:t>
    </w:r>
    <w:r w:rsidRPr="0060735D">
      <w:rPr>
        <w:rFonts w:ascii="Times New Roman" w:hAnsi="Times New Roman" w:cs="Times New Roman"/>
        <w:sz w:val="24"/>
        <w:szCs w:val="24"/>
      </w:rPr>
      <w:t xml:space="preserve"> – </w:t>
    </w:r>
    <w:r>
      <w:rPr>
        <w:rFonts w:ascii="Times New Roman" w:hAnsi="Times New Roman" w:cs="Times New Roman"/>
        <w:sz w:val="24"/>
        <w:szCs w:val="24"/>
      </w:rPr>
      <w:t>Figure S1</w:t>
    </w:r>
    <w:r w:rsidRPr="0060735D">
      <w:rPr>
        <w:rFonts w:ascii="Times New Roman" w:hAnsi="Times New Roman" w:cs="Times New Roman"/>
        <w:sz w:val="24"/>
        <w:szCs w:val="24"/>
      </w:rPr>
      <w:t xml:space="preserve"> – Popescu </w:t>
    </w:r>
    <w:sdt>
      <w:sdtPr>
        <w:rPr>
          <w:rFonts w:ascii="Times New Roman" w:hAnsi="Times New Roman" w:cs="Times New Roman"/>
          <w:sz w:val="24"/>
          <w:szCs w:val="24"/>
        </w:rPr>
        <w:id w:val="-1063021723"/>
        <w:docPartObj>
          <w:docPartGallery w:val="Page Numbers (Top of Page)"/>
          <w:docPartUnique/>
        </w:docPartObj>
      </w:sdtPr>
      <w:sdtEndPr>
        <w:rPr>
          <w:noProof/>
        </w:rPr>
      </w:sdtEndPr>
      <w:sdtContent>
        <w:r w:rsidRPr="0060735D">
          <w:rPr>
            <w:rFonts w:ascii="Times New Roman" w:hAnsi="Times New Roman" w:cs="Times New Roman"/>
            <w:sz w:val="24"/>
            <w:szCs w:val="24"/>
          </w:rPr>
          <w:fldChar w:fldCharType="begin"/>
        </w:r>
        <w:r w:rsidRPr="0060735D">
          <w:rPr>
            <w:rFonts w:ascii="Times New Roman" w:hAnsi="Times New Roman" w:cs="Times New Roman"/>
            <w:sz w:val="24"/>
            <w:szCs w:val="24"/>
          </w:rPr>
          <w:instrText xml:space="preserve"> PAGE   \* MERGEFORMAT </w:instrText>
        </w:r>
        <w:r w:rsidRPr="0060735D">
          <w:rPr>
            <w:rFonts w:ascii="Times New Roman" w:hAnsi="Times New Roman" w:cs="Times New Roman"/>
            <w:sz w:val="24"/>
            <w:szCs w:val="24"/>
          </w:rPr>
          <w:fldChar w:fldCharType="separate"/>
        </w:r>
        <w:r w:rsidRPr="0060735D">
          <w:rPr>
            <w:rFonts w:ascii="Times New Roman" w:hAnsi="Times New Roman" w:cs="Times New Roman"/>
            <w:noProof/>
            <w:sz w:val="24"/>
            <w:szCs w:val="24"/>
          </w:rPr>
          <w:t>2</w:t>
        </w:r>
        <w:r w:rsidRPr="0060735D">
          <w:rPr>
            <w:rFonts w:ascii="Times New Roman" w:hAnsi="Times New Roman" w:cs="Times New Roman"/>
            <w:noProof/>
            <w:sz w:val="24"/>
            <w:szCs w:val="24"/>
          </w:rPr>
          <w:fldChar w:fldCharType="end"/>
        </w:r>
      </w:sdtContent>
    </w:sdt>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EA67EA" w14:textId="14BA6954" w:rsidR="00B22722" w:rsidRPr="006843E1" w:rsidRDefault="00B22722" w:rsidP="00C55384">
    <w:pPr>
      <w:pStyle w:val="Header"/>
      <w:jc w:val="right"/>
      <w:rPr>
        <w:rFonts w:ascii="Times New Roman" w:hAnsi="Times New Roman" w:cs="Times New Roman"/>
        <w:sz w:val="24"/>
        <w:szCs w:val="24"/>
      </w:rPr>
    </w:pPr>
    <w:r>
      <w:rPr>
        <w:rFonts w:ascii="Times New Roman" w:hAnsi="Times New Roman" w:cs="Times New Roman"/>
        <w:sz w:val="24"/>
        <w:szCs w:val="24"/>
      </w:rPr>
      <w:t>List of Tables</w:t>
    </w:r>
    <w:r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544333793"/>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82101F" w14:textId="3DEBFD89" w:rsidR="00547079" w:rsidRPr="006843E1" w:rsidRDefault="00547079" w:rsidP="00314C8E">
    <w:pPr>
      <w:pStyle w:val="Header"/>
      <w:jc w:val="right"/>
      <w:rPr>
        <w:rFonts w:ascii="Times New Roman" w:hAnsi="Times New Roman" w:cs="Times New Roman"/>
        <w:sz w:val="24"/>
        <w:szCs w:val="24"/>
      </w:rPr>
    </w:pPr>
    <w:r w:rsidRPr="006843E1">
      <w:rPr>
        <w:rFonts w:ascii="Times New Roman" w:hAnsi="Times New Roman" w:cs="Times New Roman"/>
        <w:sz w:val="24"/>
        <w:szCs w:val="24"/>
      </w:rPr>
      <w:t xml:space="preserve">Supplemental Material – Table S1 – Popescu </w:t>
    </w:r>
    <w:sdt>
      <w:sdtPr>
        <w:rPr>
          <w:rFonts w:ascii="Times New Roman" w:hAnsi="Times New Roman" w:cs="Times New Roman"/>
          <w:sz w:val="24"/>
          <w:szCs w:val="24"/>
        </w:rPr>
        <w:id w:val="-2016670235"/>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FED9A" w14:textId="2D4078B7" w:rsidR="0056164E" w:rsidRPr="006843E1" w:rsidRDefault="0056164E" w:rsidP="00314C8E">
    <w:pPr>
      <w:pStyle w:val="Header"/>
      <w:jc w:val="right"/>
      <w:rPr>
        <w:rFonts w:ascii="Times New Roman" w:hAnsi="Times New Roman" w:cs="Times New Roman"/>
        <w:sz w:val="24"/>
        <w:szCs w:val="24"/>
      </w:rPr>
    </w:pPr>
    <w:r w:rsidRPr="006843E1">
      <w:rPr>
        <w:rFonts w:ascii="Times New Roman" w:hAnsi="Times New Roman" w:cs="Times New Roman"/>
        <w:sz w:val="24"/>
        <w:szCs w:val="24"/>
      </w:rPr>
      <w:t xml:space="preserve">Supplemental Material – Table S2 – Popescu </w:t>
    </w:r>
    <w:sdt>
      <w:sdtPr>
        <w:rPr>
          <w:rFonts w:ascii="Times New Roman" w:hAnsi="Times New Roman" w:cs="Times New Roman"/>
          <w:sz w:val="24"/>
          <w:szCs w:val="24"/>
        </w:rPr>
        <w:id w:val="-2046514945"/>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1CE458" w14:textId="4E116D11" w:rsidR="0056164E" w:rsidRPr="006843E1" w:rsidRDefault="0056164E" w:rsidP="00314C8E">
    <w:pPr>
      <w:pStyle w:val="Header"/>
      <w:jc w:val="right"/>
      <w:rPr>
        <w:rFonts w:ascii="Times New Roman" w:hAnsi="Times New Roman" w:cs="Times New Roman"/>
        <w:sz w:val="24"/>
        <w:szCs w:val="24"/>
      </w:rPr>
    </w:pPr>
    <w:r w:rsidRPr="006843E1">
      <w:rPr>
        <w:rFonts w:ascii="Times New Roman" w:hAnsi="Times New Roman" w:cs="Times New Roman"/>
        <w:sz w:val="24"/>
        <w:szCs w:val="24"/>
      </w:rPr>
      <w:t>Supplemental Material – Figure S</w:t>
    </w:r>
    <w:r w:rsidR="007A5239">
      <w:rPr>
        <w:rFonts w:ascii="Times New Roman" w:hAnsi="Times New Roman" w:cs="Times New Roman"/>
        <w:sz w:val="24"/>
        <w:szCs w:val="24"/>
      </w:rPr>
      <w:t>2</w:t>
    </w:r>
    <w:r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974216133"/>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535142" w14:textId="0303091C" w:rsidR="0056164E" w:rsidRPr="006843E1" w:rsidRDefault="0056164E" w:rsidP="00314C8E">
    <w:pPr>
      <w:pStyle w:val="Header"/>
      <w:jc w:val="right"/>
      <w:rPr>
        <w:rFonts w:ascii="Times New Roman" w:hAnsi="Times New Roman" w:cs="Times New Roman"/>
        <w:sz w:val="24"/>
        <w:szCs w:val="24"/>
      </w:rPr>
    </w:pPr>
    <w:r w:rsidRPr="006843E1">
      <w:rPr>
        <w:rFonts w:ascii="Times New Roman" w:hAnsi="Times New Roman" w:cs="Times New Roman"/>
        <w:sz w:val="24"/>
        <w:szCs w:val="24"/>
      </w:rPr>
      <w:t>Supplemental Material – Figure S</w:t>
    </w:r>
    <w:r w:rsidR="007A5239">
      <w:rPr>
        <w:rFonts w:ascii="Times New Roman" w:hAnsi="Times New Roman" w:cs="Times New Roman"/>
        <w:sz w:val="24"/>
        <w:szCs w:val="24"/>
      </w:rPr>
      <w:t>3</w:t>
    </w:r>
    <w:r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1925867145"/>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F310EC" w14:textId="71B35FF2" w:rsidR="0056164E" w:rsidRPr="006843E1" w:rsidRDefault="0056164E" w:rsidP="00314C8E">
    <w:pPr>
      <w:pStyle w:val="Header"/>
      <w:jc w:val="right"/>
      <w:rPr>
        <w:rFonts w:ascii="Times New Roman" w:hAnsi="Times New Roman" w:cs="Times New Roman"/>
        <w:sz w:val="24"/>
        <w:szCs w:val="24"/>
      </w:rPr>
    </w:pPr>
    <w:r w:rsidRPr="006843E1">
      <w:rPr>
        <w:rFonts w:ascii="Times New Roman" w:hAnsi="Times New Roman" w:cs="Times New Roman"/>
        <w:sz w:val="24"/>
        <w:szCs w:val="24"/>
      </w:rPr>
      <w:t>Supplemental Material – Figure S</w:t>
    </w:r>
    <w:r w:rsidR="007A5239">
      <w:rPr>
        <w:rFonts w:ascii="Times New Roman" w:hAnsi="Times New Roman" w:cs="Times New Roman"/>
        <w:sz w:val="24"/>
        <w:szCs w:val="24"/>
      </w:rPr>
      <w:t>4</w:t>
    </w:r>
    <w:r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2130425075"/>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85434" w14:textId="0DBE8DB7" w:rsidR="00980EFF" w:rsidRPr="006843E1" w:rsidRDefault="00980EFF" w:rsidP="00314C8E">
    <w:pPr>
      <w:pStyle w:val="Header"/>
      <w:jc w:val="right"/>
      <w:rPr>
        <w:rFonts w:ascii="Times New Roman" w:hAnsi="Times New Roman" w:cs="Times New Roman"/>
        <w:sz w:val="24"/>
        <w:szCs w:val="24"/>
      </w:rPr>
    </w:pPr>
    <w:r w:rsidRPr="006843E1">
      <w:rPr>
        <w:rFonts w:ascii="Times New Roman" w:hAnsi="Times New Roman" w:cs="Times New Roman"/>
        <w:sz w:val="24"/>
        <w:szCs w:val="24"/>
      </w:rPr>
      <w:t xml:space="preserve">Supplemental Material – Table S3 – Popescu </w:t>
    </w:r>
    <w:sdt>
      <w:sdtPr>
        <w:rPr>
          <w:rFonts w:ascii="Times New Roman" w:hAnsi="Times New Roman" w:cs="Times New Roman"/>
          <w:sz w:val="24"/>
          <w:szCs w:val="24"/>
        </w:rPr>
        <w:id w:val="-1866751064"/>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7F7909" w14:textId="7BF16056" w:rsidR="00980EFF" w:rsidRPr="006843E1" w:rsidRDefault="00980EFF" w:rsidP="00314C8E">
    <w:pPr>
      <w:pStyle w:val="Header"/>
      <w:jc w:val="right"/>
      <w:rPr>
        <w:rFonts w:ascii="Times New Roman" w:hAnsi="Times New Roman" w:cs="Times New Roman"/>
        <w:sz w:val="24"/>
        <w:szCs w:val="24"/>
      </w:rPr>
    </w:pPr>
    <w:r w:rsidRPr="006843E1">
      <w:rPr>
        <w:rFonts w:ascii="Times New Roman" w:hAnsi="Times New Roman" w:cs="Times New Roman"/>
        <w:sz w:val="24"/>
        <w:szCs w:val="24"/>
      </w:rPr>
      <w:t>Supplemental Material – Figure S</w:t>
    </w:r>
    <w:r w:rsidR="007A5239">
      <w:rPr>
        <w:rFonts w:ascii="Times New Roman" w:hAnsi="Times New Roman" w:cs="Times New Roman"/>
        <w:sz w:val="24"/>
        <w:szCs w:val="24"/>
      </w:rPr>
      <w:t>5</w:t>
    </w:r>
    <w:r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1814208365"/>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0E8133" w14:textId="335292C1" w:rsidR="00980EFF" w:rsidRPr="006843E1" w:rsidRDefault="00980EFF" w:rsidP="00314C8E">
    <w:pPr>
      <w:pStyle w:val="Header"/>
      <w:jc w:val="right"/>
      <w:rPr>
        <w:rFonts w:ascii="Times New Roman" w:hAnsi="Times New Roman" w:cs="Times New Roman"/>
        <w:sz w:val="24"/>
        <w:szCs w:val="24"/>
      </w:rPr>
    </w:pPr>
    <w:r w:rsidRPr="006843E1">
      <w:rPr>
        <w:rFonts w:ascii="Times New Roman" w:hAnsi="Times New Roman" w:cs="Times New Roman"/>
        <w:sz w:val="24"/>
        <w:szCs w:val="24"/>
      </w:rPr>
      <w:t>Supplemental Material – Figure S</w:t>
    </w:r>
    <w:r w:rsidR="007A5239">
      <w:rPr>
        <w:rFonts w:ascii="Times New Roman" w:hAnsi="Times New Roman" w:cs="Times New Roman"/>
        <w:sz w:val="24"/>
        <w:szCs w:val="24"/>
      </w:rPr>
      <w:t>6</w:t>
    </w:r>
    <w:r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908278726"/>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82FB4" w14:textId="7D9A8874" w:rsidR="004F7F19" w:rsidRPr="006843E1" w:rsidRDefault="00314C8E" w:rsidP="00314C8E">
    <w:pPr>
      <w:pStyle w:val="Header"/>
      <w:jc w:val="right"/>
      <w:rPr>
        <w:rFonts w:ascii="Times New Roman" w:hAnsi="Times New Roman" w:cs="Times New Roman"/>
        <w:sz w:val="24"/>
        <w:szCs w:val="24"/>
      </w:rPr>
    </w:pPr>
    <w:r w:rsidRPr="006843E1">
      <w:rPr>
        <w:rFonts w:ascii="Times New Roman" w:hAnsi="Times New Roman" w:cs="Times New Roman"/>
        <w:sz w:val="24"/>
        <w:szCs w:val="24"/>
      </w:rPr>
      <w:t>Supplemental Material – Figure S</w:t>
    </w:r>
    <w:r w:rsidR="007A5239">
      <w:rPr>
        <w:rFonts w:ascii="Times New Roman" w:hAnsi="Times New Roman" w:cs="Times New Roman"/>
        <w:sz w:val="24"/>
        <w:szCs w:val="24"/>
      </w:rPr>
      <w:t>7</w:t>
    </w:r>
    <w:r w:rsidR="004F7F19"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471337672"/>
        <w:docPartObj>
          <w:docPartGallery w:val="Page Numbers (Top of Page)"/>
          <w:docPartUnique/>
        </w:docPartObj>
      </w:sdtPr>
      <w:sdtContent>
        <w:r w:rsidR="004F7F19" w:rsidRPr="006843E1">
          <w:rPr>
            <w:rFonts w:ascii="Times New Roman" w:hAnsi="Times New Roman" w:cs="Times New Roman"/>
            <w:sz w:val="24"/>
            <w:szCs w:val="24"/>
          </w:rPr>
          <w:fldChar w:fldCharType="begin"/>
        </w:r>
        <w:r w:rsidR="004F7F19" w:rsidRPr="006843E1">
          <w:rPr>
            <w:rFonts w:ascii="Times New Roman" w:hAnsi="Times New Roman" w:cs="Times New Roman"/>
            <w:sz w:val="24"/>
            <w:szCs w:val="24"/>
          </w:rPr>
          <w:instrText xml:space="preserve"> PAGE   \* MERGEFORMAT </w:instrText>
        </w:r>
        <w:r w:rsidR="004F7F19" w:rsidRPr="006843E1">
          <w:rPr>
            <w:rFonts w:ascii="Times New Roman" w:hAnsi="Times New Roman" w:cs="Times New Roman"/>
            <w:sz w:val="24"/>
            <w:szCs w:val="24"/>
          </w:rPr>
          <w:fldChar w:fldCharType="separate"/>
        </w:r>
        <w:r w:rsidR="004F7F19" w:rsidRPr="006843E1">
          <w:rPr>
            <w:rFonts w:ascii="Times New Roman" w:hAnsi="Times New Roman" w:cs="Times New Roman"/>
            <w:sz w:val="24"/>
            <w:szCs w:val="24"/>
          </w:rPr>
          <w:t>2</w:t>
        </w:r>
        <w:r w:rsidR="004F7F19" w:rsidRPr="006843E1">
          <w:rPr>
            <w:rFonts w:ascii="Times New Roman" w:hAnsi="Times New Roman" w:cs="Times New Roman"/>
            <w:sz w:val="24"/>
            <w:szCs w:val="24"/>
          </w:rPr>
          <w:fldChar w:fldCharType="end"/>
        </w:r>
      </w:sdtContent>
    </w:sdt>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710916" w14:textId="082A604C" w:rsidR="00314C8E" w:rsidRPr="006843E1" w:rsidRDefault="00314C8E" w:rsidP="00314C8E">
    <w:pPr>
      <w:pStyle w:val="Header"/>
      <w:jc w:val="right"/>
      <w:rPr>
        <w:rFonts w:ascii="Times New Roman" w:hAnsi="Times New Roman" w:cs="Times New Roman"/>
        <w:sz w:val="24"/>
        <w:szCs w:val="24"/>
      </w:rPr>
    </w:pPr>
    <w:r w:rsidRPr="006843E1">
      <w:rPr>
        <w:rFonts w:ascii="Times New Roman" w:hAnsi="Times New Roman" w:cs="Times New Roman"/>
        <w:sz w:val="24"/>
        <w:szCs w:val="24"/>
      </w:rPr>
      <w:t xml:space="preserve">Supplemental Material – Table S4 – Popescu </w:t>
    </w:r>
    <w:sdt>
      <w:sdtPr>
        <w:rPr>
          <w:rFonts w:ascii="Times New Roman" w:hAnsi="Times New Roman" w:cs="Times New Roman"/>
          <w:sz w:val="24"/>
          <w:szCs w:val="24"/>
        </w:rPr>
        <w:id w:val="880291336"/>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42A7B" w14:textId="5ABB7A27" w:rsidR="00EA6CF0" w:rsidRPr="006843E1" w:rsidRDefault="00EA6CF0" w:rsidP="00C55384">
    <w:pPr>
      <w:pStyle w:val="Header"/>
      <w:jc w:val="right"/>
      <w:rPr>
        <w:rFonts w:ascii="Times New Roman" w:hAnsi="Times New Roman" w:cs="Times New Roman"/>
        <w:sz w:val="24"/>
        <w:szCs w:val="24"/>
      </w:rPr>
    </w:pPr>
    <w:r w:rsidRPr="006843E1">
      <w:rPr>
        <w:rFonts w:ascii="Times New Roman" w:hAnsi="Times New Roman" w:cs="Times New Roman"/>
        <w:sz w:val="24"/>
        <w:szCs w:val="24"/>
      </w:rPr>
      <w:t xml:space="preserve">List of Figures – Popescu </w:t>
    </w:r>
    <w:sdt>
      <w:sdtPr>
        <w:rPr>
          <w:rFonts w:ascii="Times New Roman" w:hAnsi="Times New Roman" w:cs="Times New Roman"/>
          <w:sz w:val="24"/>
          <w:szCs w:val="24"/>
        </w:rPr>
        <w:id w:val="114946605"/>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1A9ED2" w14:textId="4A0ED864" w:rsidR="00E33B5A" w:rsidRPr="006843E1" w:rsidRDefault="00563147">
    <w:pPr>
      <w:pStyle w:val="Header"/>
      <w:jc w:val="right"/>
      <w:rPr>
        <w:rFonts w:ascii="Times New Roman" w:hAnsi="Times New Roman" w:cs="Times New Roman"/>
        <w:sz w:val="24"/>
        <w:szCs w:val="24"/>
      </w:rPr>
    </w:pPr>
    <w:r>
      <w:rPr>
        <w:rFonts w:ascii="Times New Roman" w:hAnsi="Times New Roman" w:cs="Times New Roman"/>
        <w:sz w:val="24"/>
        <w:szCs w:val="24"/>
      </w:rPr>
      <w:t>General</w:t>
    </w:r>
    <w:r w:rsidR="00083109">
      <w:rPr>
        <w:rFonts w:ascii="Times New Roman" w:hAnsi="Times New Roman" w:cs="Times New Roman"/>
        <w:sz w:val="24"/>
        <w:szCs w:val="24"/>
      </w:rPr>
      <w:t xml:space="preserve"> </w:t>
    </w:r>
    <w:r w:rsidR="00E36B05">
      <w:rPr>
        <w:rFonts w:ascii="Times New Roman" w:hAnsi="Times New Roman" w:cs="Times New Roman"/>
        <w:sz w:val="24"/>
        <w:szCs w:val="24"/>
      </w:rPr>
      <w:t>Introduction</w:t>
    </w:r>
    <w:r w:rsidR="00E33B5A"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1769729626"/>
        <w:docPartObj>
          <w:docPartGallery w:val="Page Numbers (Top of Page)"/>
          <w:docPartUnique/>
        </w:docPartObj>
      </w:sdtPr>
      <w:sdtContent>
        <w:r w:rsidR="00E33B5A" w:rsidRPr="006843E1">
          <w:rPr>
            <w:rFonts w:ascii="Times New Roman" w:hAnsi="Times New Roman" w:cs="Times New Roman"/>
            <w:sz w:val="24"/>
            <w:szCs w:val="24"/>
          </w:rPr>
          <w:fldChar w:fldCharType="begin"/>
        </w:r>
        <w:r w:rsidR="00E33B5A" w:rsidRPr="006843E1">
          <w:rPr>
            <w:rFonts w:ascii="Times New Roman" w:hAnsi="Times New Roman" w:cs="Times New Roman"/>
            <w:sz w:val="24"/>
            <w:szCs w:val="24"/>
          </w:rPr>
          <w:instrText xml:space="preserve"> PAGE   \* MERGEFORMAT </w:instrText>
        </w:r>
        <w:r w:rsidR="00E33B5A" w:rsidRPr="006843E1">
          <w:rPr>
            <w:rFonts w:ascii="Times New Roman" w:hAnsi="Times New Roman" w:cs="Times New Roman"/>
            <w:sz w:val="24"/>
            <w:szCs w:val="24"/>
          </w:rPr>
          <w:fldChar w:fldCharType="separate"/>
        </w:r>
        <w:r w:rsidR="00E33B5A" w:rsidRPr="006843E1">
          <w:rPr>
            <w:rFonts w:ascii="Times New Roman" w:hAnsi="Times New Roman" w:cs="Times New Roman"/>
            <w:sz w:val="24"/>
            <w:szCs w:val="24"/>
          </w:rPr>
          <w:t>2</w:t>
        </w:r>
        <w:r w:rsidR="00E33B5A" w:rsidRPr="006843E1">
          <w:rPr>
            <w:rFonts w:ascii="Times New Roman" w:hAnsi="Times New Roman" w:cs="Times New Roman"/>
            <w:sz w:val="24"/>
            <w:szCs w:val="24"/>
          </w:rPr>
          <w:fldChar w:fldCharType="end"/>
        </w:r>
      </w:sdtContent>
    </w:sdt>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D88BD8" w14:textId="7E959E4E" w:rsidR="00563147" w:rsidRPr="006843E1" w:rsidRDefault="00563147">
    <w:pPr>
      <w:pStyle w:val="Header"/>
      <w:jc w:val="right"/>
      <w:rPr>
        <w:rFonts w:ascii="Times New Roman" w:hAnsi="Times New Roman" w:cs="Times New Roman"/>
        <w:sz w:val="24"/>
        <w:szCs w:val="24"/>
      </w:rPr>
    </w:pPr>
    <w:r>
      <w:rPr>
        <w:rFonts w:ascii="Times New Roman" w:hAnsi="Times New Roman" w:cs="Times New Roman"/>
        <w:sz w:val="24"/>
        <w:szCs w:val="24"/>
      </w:rPr>
      <w:t>Chapter 1</w:t>
    </w:r>
    <w:r w:rsidRPr="006843E1">
      <w:rPr>
        <w:rFonts w:ascii="Times New Roman" w:hAnsi="Times New Roman" w:cs="Times New Roman"/>
        <w:sz w:val="24"/>
        <w:szCs w:val="24"/>
      </w:rPr>
      <w:t xml:space="preserve"> – </w:t>
    </w:r>
    <w:r>
      <w:rPr>
        <w:rFonts w:ascii="Times New Roman" w:hAnsi="Times New Roman" w:cs="Times New Roman"/>
        <w:sz w:val="24"/>
        <w:szCs w:val="24"/>
      </w:rPr>
      <w:t>Introduction</w:t>
    </w:r>
    <w:r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1972038689"/>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D99619" w14:textId="616FEC4F" w:rsidR="00A24D3D" w:rsidRPr="0060735D" w:rsidRDefault="00563147" w:rsidP="0060735D">
    <w:pPr>
      <w:pStyle w:val="Header"/>
      <w:jc w:val="right"/>
      <w:rPr>
        <w:rFonts w:ascii="Times New Roman" w:hAnsi="Times New Roman" w:cs="Times New Roman"/>
        <w:sz w:val="24"/>
        <w:szCs w:val="24"/>
      </w:rPr>
    </w:pPr>
    <w:r>
      <w:rPr>
        <w:rFonts w:ascii="Times New Roman" w:hAnsi="Times New Roman" w:cs="Times New Roman"/>
        <w:sz w:val="24"/>
        <w:szCs w:val="24"/>
      </w:rPr>
      <w:t>Chapter 1</w:t>
    </w:r>
    <w:r w:rsidRPr="006843E1">
      <w:rPr>
        <w:rFonts w:ascii="Times New Roman" w:hAnsi="Times New Roman" w:cs="Times New Roman"/>
        <w:sz w:val="24"/>
        <w:szCs w:val="24"/>
      </w:rPr>
      <w:t xml:space="preserve"> – </w:t>
    </w:r>
    <w:r w:rsidR="00A24D3D">
      <w:rPr>
        <w:rFonts w:ascii="Times New Roman" w:hAnsi="Times New Roman" w:cs="Times New Roman"/>
        <w:sz w:val="24"/>
        <w:szCs w:val="24"/>
      </w:rPr>
      <w:t>Methods</w:t>
    </w:r>
    <w:r w:rsidR="00A24D3D" w:rsidRPr="0060735D">
      <w:rPr>
        <w:rFonts w:ascii="Times New Roman" w:hAnsi="Times New Roman" w:cs="Times New Roman"/>
        <w:sz w:val="24"/>
        <w:szCs w:val="24"/>
      </w:rPr>
      <w:t xml:space="preserve"> – Popescu </w:t>
    </w:r>
    <w:sdt>
      <w:sdtPr>
        <w:rPr>
          <w:rFonts w:ascii="Times New Roman" w:hAnsi="Times New Roman" w:cs="Times New Roman"/>
          <w:sz w:val="24"/>
          <w:szCs w:val="24"/>
        </w:rPr>
        <w:id w:val="-1174403838"/>
        <w:docPartObj>
          <w:docPartGallery w:val="Page Numbers (Top of Page)"/>
          <w:docPartUnique/>
        </w:docPartObj>
      </w:sdtPr>
      <w:sdtEndPr>
        <w:rPr>
          <w:noProof/>
        </w:rPr>
      </w:sdtEndPr>
      <w:sdtContent>
        <w:r w:rsidR="00A24D3D" w:rsidRPr="0060735D">
          <w:rPr>
            <w:rFonts w:ascii="Times New Roman" w:hAnsi="Times New Roman" w:cs="Times New Roman"/>
            <w:sz w:val="24"/>
            <w:szCs w:val="24"/>
          </w:rPr>
          <w:fldChar w:fldCharType="begin"/>
        </w:r>
        <w:r w:rsidR="00A24D3D" w:rsidRPr="0060735D">
          <w:rPr>
            <w:rFonts w:ascii="Times New Roman" w:hAnsi="Times New Roman" w:cs="Times New Roman"/>
            <w:sz w:val="24"/>
            <w:szCs w:val="24"/>
          </w:rPr>
          <w:instrText xml:space="preserve"> PAGE   \* MERGEFORMAT </w:instrText>
        </w:r>
        <w:r w:rsidR="00A24D3D" w:rsidRPr="0060735D">
          <w:rPr>
            <w:rFonts w:ascii="Times New Roman" w:hAnsi="Times New Roman" w:cs="Times New Roman"/>
            <w:sz w:val="24"/>
            <w:szCs w:val="24"/>
          </w:rPr>
          <w:fldChar w:fldCharType="separate"/>
        </w:r>
        <w:r w:rsidR="00A24D3D" w:rsidRPr="0060735D">
          <w:rPr>
            <w:rFonts w:ascii="Times New Roman" w:hAnsi="Times New Roman" w:cs="Times New Roman"/>
            <w:noProof/>
            <w:sz w:val="24"/>
            <w:szCs w:val="24"/>
          </w:rPr>
          <w:t>2</w:t>
        </w:r>
        <w:r w:rsidR="00A24D3D" w:rsidRPr="0060735D">
          <w:rPr>
            <w:rFonts w:ascii="Times New Roman" w:hAnsi="Times New Roman" w:cs="Times New Roman"/>
            <w:noProof/>
            <w:sz w:val="24"/>
            <w:szCs w:val="24"/>
          </w:rPr>
          <w:fldChar w:fldCharType="end"/>
        </w:r>
      </w:sdtContent>
    </w:sdt>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4CB1DB" w14:textId="3ED2DF48" w:rsidR="00563147" w:rsidRPr="0060735D" w:rsidRDefault="00563147" w:rsidP="0060735D">
    <w:pPr>
      <w:pStyle w:val="Header"/>
      <w:jc w:val="right"/>
      <w:rPr>
        <w:rFonts w:ascii="Times New Roman" w:hAnsi="Times New Roman" w:cs="Times New Roman"/>
        <w:sz w:val="24"/>
        <w:szCs w:val="24"/>
      </w:rPr>
    </w:pPr>
    <w:r>
      <w:rPr>
        <w:rFonts w:ascii="Times New Roman" w:hAnsi="Times New Roman" w:cs="Times New Roman"/>
        <w:sz w:val="24"/>
        <w:szCs w:val="24"/>
      </w:rPr>
      <w:t>Chapter 1</w:t>
    </w:r>
    <w:r w:rsidRPr="006843E1">
      <w:rPr>
        <w:rFonts w:ascii="Times New Roman" w:hAnsi="Times New Roman" w:cs="Times New Roman"/>
        <w:sz w:val="24"/>
        <w:szCs w:val="24"/>
      </w:rPr>
      <w:t xml:space="preserve"> – </w:t>
    </w:r>
    <w:r>
      <w:rPr>
        <w:rFonts w:ascii="Times New Roman" w:hAnsi="Times New Roman" w:cs="Times New Roman"/>
        <w:sz w:val="24"/>
        <w:szCs w:val="24"/>
      </w:rPr>
      <w:t>Methods</w:t>
    </w:r>
    <w:r w:rsidRPr="0060735D">
      <w:rPr>
        <w:rFonts w:ascii="Times New Roman" w:hAnsi="Times New Roman" w:cs="Times New Roman"/>
        <w:sz w:val="24"/>
        <w:szCs w:val="24"/>
      </w:rPr>
      <w:t xml:space="preserve"> – </w:t>
    </w:r>
    <w:r>
      <w:rPr>
        <w:rFonts w:ascii="Times New Roman" w:hAnsi="Times New Roman" w:cs="Times New Roman"/>
        <w:sz w:val="24"/>
        <w:szCs w:val="24"/>
      </w:rPr>
      <w:t>Table 1</w:t>
    </w:r>
    <w:r w:rsidRPr="006843E1">
      <w:rPr>
        <w:rFonts w:ascii="Times New Roman" w:hAnsi="Times New Roman" w:cs="Times New Roman"/>
        <w:sz w:val="24"/>
        <w:szCs w:val="24"/>
      </w:rPr>
      <w:t xml:space="preserve"> – </w:t>
    </w:r>
    <w:r w:rsidRPr="0060735D">
      <w:rPr>
        <w:rFonts w:ascii="Times New Roman" w:hAnsi="Times New Roman" w:cs="Times New Roman"/>
        <w:sz w:val="24"/>
        <w:szCs w:val="24"/>
      </w:rPr>
      <w:t xml:space="preserve">Popescu </w:t>
    </w:r>
    <w:sdt>
      <w:sdtPr>
        <w:rPr>
          <w:rFonts w:ascii="Times New Roman" w:hAnsi="Times New Roman" w:cs="Times New Roman"/>
          <w:sz w:val="24"/>
          <w:szCs w:val="24"/>
        </w:rPr>
        <w:id w:val="-1779176872"/>
        <w:docPartObj>
          <w:docPartGallery w:val="Page Numbers (Top of Page)"/>
          <w:docPartUnique/>
        </w:docPartObj>
      </w:sdtPr>
      <w:sdtEndPr>
        <w:rPr>
          <w:noProof/>
        </w:rPr>
      </w:sdtEndPr>
      <w:sdtContent>
        <w:r w:rsidRPr="0060735D">
          <w:rPr>
            <w:rFonts w:ascii="Times New Roman" w:hAnsi="Times New Roman" w:cs="Times New Roman"/>
            <w:sz w:val="24"/>
            <w:szCs w:val="24"/>
          </w:rPr>
          <w:fldChar w:fldCharType="begin"/>
        </w:r>
        <w:r w:rsidRPr="0060735D">
          <w:rPr>
            <w:rFonts w:ascii="Times New Roman" w:hAnsi="Times New Roman" w:cs="Times New Roman"/>
            <w:sz w:val="24"/>
            <w:szCs w:val="24"/>
          </w:rPr>
          <w:instrText xml:space="preserve"> PAGE   \* MERGEFORMAT </w:instrText>
        </w:r>
        <w:r w:rsidRPr="0060735D">
          <w:rPr>
            <w:rFonts w:ascii="Times New Roman" w:hAnsi="Times New Roman" w:cs="Times New Roman"/>
            <w:sz w:val="24"/>
            <w:szCs w:val="24"/>
          </w:rPr>
          <w:fldChar w:fldCharType="separate"/>
        </w:r>
        <w:r w:rsidRPr="0060735D">
          <w:rPr>
            <w:rFonts w:ascii="Times New Roman" w:hAnsi="Times New Roman" w:cs="Times New Roman"/>
            <w:noProof/>
            <w:sz w:val="24"/>
            <w:szCs w:val="24"/>
          </w:rPr>
          <w:t>2</w:t>
        </w:r>
        <w:r w:rsidRPr="0060735D">
          <w:rPr>
            <w:rFonts w:ascii="Times New Roman" w:hAnsi="Times New Roman" w:cs="Times New Roman"/>
            <w:noProof/>
            <w:sz w:val="24"/>
            <w:szCs w:val="24"/>
          </w:rPr>
          <w:fldChar w:fldCharType="end"/>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B7ADA"/>
    <w:multiLevelType w:val="hybridMultilevel"/>
    <w:tmpl w:val="7DC0B854"/>
    <w:lvl w:ilvl="0" w:tplc="94B6B5F2">
      <w:numFmt w:val="bullet"/>
      <w:lvlText w:val="-"/>
      <w:lvlJc w:val="left"/>
      <w:pPr>
        <w:ind w:left="720" w:hanging="360"/>
      </w:pPr>
      <w:rPr>
        <w:rFonts w:ascii="Times New Roman" w:eastAsia="Times New Roman" w:hAnsi="Times New Roman" w:cs="Times New Roman"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9123572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stylePaneFormatFilter w:val="5224" w:allStyles="0" w:customStyles="0" w:latentStyles="1" w:stylesInUse="0" w:headingStyles="1" w:numberingStyles="0" w:tableStyles="0" w:directFormattingOnRuns="0" w:directFormattingOnParagraphs="1" w:directFormattingOnNumbering="0" w:directFormattingOnTables="0" w:clearFormatting="1" w:top3HeadingStyles="0" w:visibleStyles="1"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6E05"/>
    <w:rsid w:val="00004BF9"/>
    <w:rsid w:val="000072E2"/>
    <w:rsid w:val="00016B4D"/>
    <w:rsid w:val="00016BD7"/>
    <w:rsid w:val="00021256"/>
    <w:rsid w:val="00024D04"/>
    <w:rsid w:val="0002591E"/>
    <w:rsid w:val="00044ADC"/>
    <w:rsid w:val="00045C40"/>
    <w:rsid w:val="00046DB9"/>
    <w:rsid w:val="000576AC"/>
    <w:rsid w:val="00081D99"/>
    <w:rsid w:val="00083109"/>
    <w:rsid w:val="00083606"/>
    <w:rsid w:val="00092C24"/>
    <w:rsid w:val="00096E20"/>
    <w:rsid w:val="000A230C"/>
    <w:rsid w:val="000C3A28"/>
    <w:rsid w:val="000E6838"/>
    <w:rsid w:val="000F2B9F"/>
    <w:rsid w:val="000F42DC"/>
    <w:rsid w:val="0010194D"/>
    <w:rsid w:val="00110623"/>
    <w:rsid w:val="00115793"/>
    <w:rsid w:val="0011611F"/>
    <w:rsid w:val="001241DF"/>
    <w:rsid w:val="00124A72"/>
    <w:rsid w:val="00136B00"/>
    <w:rsid w:val="001418CA"/>
    <w:rsid w:val="00142572"/>
    <w:rsid w:val="00145233"/>
    <w:rsid w:val="00152D83"/>
    <w:rsid w:val="001668EA"/>
    <w:rsid w:val="00170D8E"/>
    <w:rsid w:val="00174174"/>
    <w:rsid w:val="001938A7"/>
    <w:rsid w:val="0019549D"/>
    <w:rsid w:val="001B0B9A"/>
    <w:rsid w:val="001B4752"/>
    <w:rsid w:val="001B5A7F"/>
    <w:rsid w:val="001C51A0"/>
    <w:rsid w:val="001D73C0"/>
    <w:rsid w:val="001F2974"/>
    <w:rsid w:val="001F6E05"/>
    <w:rsid w:val="00215354"/>
    <w:rsid w:val="00215D50"/>
    <w:rsid w:val="00220616"/>
    <w:rsid w:val="00236CCF"/>
    <w:rsid w:val="0023763D"/>
    <w:rsid w:val="002432DC"/>
    <w:rsid w:val="00261274"/>
    <w:rsid w:val="002702D2"/>
    <w:rsid w:val="00270D73"/>
    <w:rsid w:val="00270D95"/>
    <w:rsid w:val="00292889"/>
    <w:rsid w:val="0029582B"/>
    <w:rsid w:val="002A68FB"/>
    <w:rsid w:val="002B0540"/>
    <w:rsid w:val="002D696B"/>
    <w:rsid w:val="002E2E7E"/>
    <w:rsid w:val="002E55A1"/>
    <w:rsid w:val="002E5F6A"/>
    <w:rsid w:val="00314A2A"/>
    <w:rsid w:val="00314C8E"/>
    <w:rsid w:val="00314F66"/>
    <w:rsid w:val="00325226"/>
    <w:rsid w:val="0032762F"/>
    <w:rsid w:val="003300DB"/>
    <w:rsid w:val="00334BDE"/>
    <w:rsid w:val="0033662F"/>
    <w:rsid w:val="00355804"/>
    <w:rsid w:val="00364724"/>
    <w:rsid w:val="00365844"/>
    <w:rsid w:val="00367962"/>
    <w:rsid w:val="00370FC6"/>
    <w:rsid w:val="00377D53"/>
    <w:rsid w:val="00382F78"/>
    <w:rsid w:val="003908E3"/>
    <w:rsid w:val="00395A0B"/>
    <w:rsid w:val="003967E6"/>
    <w:rsid w:val="003B628D"/>
    <w:rsid w:val="003C11DA"/>
    <w:rsid w:val="003C6881"/>
    <w:rsid w:val="003C73D2"/>
    <w:rsid w:val="003D5590"/>
    <w:rsid w:val="003E0496"/>
    <w:rsid w:val="003F0018"/>
    <w:rsid w:val="003F2323"/>
    <w:rsid w:val="003F3319"/>
    <w:rsid w:val="00400AB0"/>
    <w:rsid w:val="004162C6"/>
    <w:rsid w:val="00440552"/>
    <w:rsid w:val="0044216B"/>
    <w:rsid w:val="00451743"/>
    <w:rsid w:val="004604DB"/>
    <w:rsid w:val="0046061D"/>
    <w:rsid w:val="00462DFD"/>
    <w:rsid w:val="004671EE"/>
    <w:rsid w:val="00474E26"/>
    <w:rsid w:val="0047579E"/>
    <w:rsid w:val="00490B2D"/>
    <w:rsid w:val="00492CDC"/>
    <w:rsid w:val="00493019"/>
    <w:rsid w:val="004A4D28"/>
    <w:rsid w:val="004B3EB6"/>
    <w:rsid w:val="004C0944"/>
    <w:rsid w:val="004C2189"/>
    <w:rsid w:val="004C71A7"/>
    <w:rsid w:val="004D7A21"/>
    <w:rsid w:val="004E66EE"/>
    <w:rsid w:val="004E6AC5"/>
    <w:rsid w:val="004F74BA"/>
    <w:rsid w:val="004F7F19"/>
    <w:rsid w:val="0050134E"/>
    <w:rsid w:val="00502A28"/>
    <w:rsid w:val="005065CC"/>
    <w:rsid w:val="00506746"/>
    <w:rsid w:val="00514A4D"/>
    <w:rsid w:val="00514AFC"/>
    <w:rsid w:val="0052181F"/>
    <w:rsid w:val="00526D1F"/>
    <w:rsid w:val="00527A47"/>
    <w:rsid w:val="005351C6"/>
    <w:rsid w:val="00541CE2"/>
    <w:rsid w:val="005468E4"/>
    <w:rsid w:val="00547079"/>
    <w:rsid w:val="00553BC6"/>
    <w:rsid w:val="00561151"/>
    <w:rsid w:val="0056164E"/>
    <w:rsid w:val="00561EF6"/>
    <w:rsid w:val="005630C9"/>
    <w:rsid w:val="00563147"/>
    <w:rsid w:val="005829A6"/>
    <w:rsid w:val="00586057"/>
    <w:rsid w:val="00590CB6"/>
    <w:rsid w:val="00595DB1"/>
    <w:rsid w:val="005964BB"/>
    <w:rsid w:val="005A226D"/>
    <w:rsid w:val="005A2EE4"/>
    <w:rsid w:val="005B4B42"/>
    <w:rsid w:val="005B5588"/>
    <w:rsid w:val="005D0445"/>
    <w:rsid w:val="005D4087"/>
    <w:rsid w:val="005D6B1B"/>
    <w:rsid w:val="005F77E4"/>
    <w:rsid w:val="006117C5"/>
    <w:rsid w:val="00614FF0"/>
    <w:rsid w:val="00616775"/>
    <w:rsid w:val="006265EF"/>
    <w:rsid w:val="0062699E"/>
    <w:rsid w:val="00626A87"/>
    <w:rsid w:val="006304EE"/>
    <w:rsid w:val="00635BA0"/>
    <w:rsid w:val="00644327"/>
    <w:rsid w:val="006541E9"/>
    <w:rsid w:val="00664297"/>
    <w:rsid w:val="0066492F"/>
    <w:rsid w:val="00666DA9"/>
    <w:rsid w:val="006716F1"/>
    <w:rsid w:val="00672B94"/>
    <w:rsid w:val="00672C4A"/>
    <w:rsid w:val="006754AB"/>
    <w:rsid w:val="006820DE"/>
    <w:rsid w:val="00682600"/>
    <w:rsid w:val="006843E1"/>
    <w:rsid w:val="00694E01"/>
    <w:rsid w:val="006A07D6"/>
    <w:rsid w:val="006A4437"/>
    <w:rsid w:val="006A53F7"/>
    <w:rsid w:val="006A60BD"/>
    <w:rsid w:val="006A73E3"/>
    <w:rsid w:val="006B3590"/>
    <w:rsid w:val="006B38EF"/>
    <w:rsid w:val="006B6414"/>
    <w:rsid w:val="006C0061"/>
    <w:rsid w:val="006C1CE7"/>
    <w:rsid w:val="006C345D"/>
    <w:rsid w:val="006E3052"/>
    <w:rsid w:val="006E5508"/>
    <w:rsid w:val="00706268"/>
    <w:rsid w:val="007146D6"/>
    <w:rsid w:val="00714B56"/>
    <w:rsid w:val="00716C28"/>
    <w:rsid w:val="00722128"/>
    <w:rsid w:val="00724F53"/>
    <w:rsid w:val="0072580B"/>
    <w:rsid w:val="0073310A"/>
    <w:rsid w:val="007347A5"/>
    <w:rsid w:val="0075696A"/>
    <w:rsid w:val="00764AF4"/>
    <w:rsid w:val="0077305A"/>
    <w:rsid w:val="00773B39"/>
    <w:rsid w:val="00775ED0"/>
    <w:rsid w:val="00777071"/>
    <w:rsid w:val="0079402E"/>
    <w:rsid w:val="007A5239"/>
    <w:rsid w:val="007A6436"/>
    <w:rsid w:val="007A775A"/>
    <w:rsid w:val="007D03AB"/>
    <w:rsid w:val="007D2F3F"/>
    <w:rsid w:val="007F6E9F"/>
    <w:rsid w:val="00800235"/>
    <w:rsid w:val="008024E5"/>
    <w:rsid w:val="008077F8"/>
    <w:rsid w:val="008242B8"/>
    <w:rsid w:val="00827E4B"/>
    <w:rsid w:val="0083379E"/>
    <w:rsid w:val="00833A1F"/>
    <w:rsid w:val="008434EB"/>
    <w:rsid w:val="00850741"/>
    <w:rsid w:val="00857621"/>
    <w:rsid w:val="00864C67"/>
    <w:rsid w:val="00866E8D"/>
    <w:rsid w:val="00870DCF"/>
    <w:rsid w:val="00877177"/>
    <w:rsid w:val="00883605"/>
    <w:rsid w:val="0088419E"/>
    <w:rsid w:val="00885447"/>
    <w:rsid w:val="00891BD8"/>
    <w:rsid w:val="008A4C6F"/>
    <w:rsid w:val="008B7A48"/>
    <w:rsid w:val="008D4D75"/>
    <w:rsid w:val="008D58DC"/>
    <w:rsid w:val="008D7BE5"/>
    <w:rsid w:val="008E1015"/>
    <w:rsid w:val="00902979"/>
    <w:rsid w:val="00903571"/>
    <w:rsid w:val="00905902"/>
    <w:rsid w:val="0091332F"/>
    <w:rsid w:val="00914006"/>
    <w:rsid w:val="0091432B"/>
    <w:rsid w:val="00937F64"/>
    <w:rsid w:val="00940F6D"/>
    <w:rsid w:val="0094780A"/>
    <w:rsid w:val="00947DF0"/>
    <w:rsid w:val="009547D0"/>
    <w:rsid w:val="00963394"/>
    <w:rsid w:val="00964C1D"/>
    <w:rsid w:val="00965D29"/>
    <w:rsid w:val="00967FF7"/>
    <w:rsid w:val="00971FAB"/>
    <w:rsid w:val="00972DBB"/>
    <w:rsid w:val="00974F9D"/>
    <w:rsid w:val="00976BE6"/>
    <w:rsid w:val="00980EFF"/>
    <w:rsid w:val="009812E5"/>
    <w:rsid w:val="00981E30"/>
    <w:rsid w:val="00984573"/>
    <w:rsid w:val="00985957"/>
    <w:rsid w:val="00985A59"/>
    <w:rsid w:val="009A254A"/>
    <w:rsid w:val="009B1137"/>
    <w:rsid w:val="009B70AE"/>
    <w:rsid w:val="009B72DB"/>
    <w:rsid w:val="009C5366"/>
    <w:rsid w:val="009D0874"/>
    <w:rsid w:val="009D2D07"/>
    <w:rsid w:val="009D44B1"/>
    <w:rsid w:val="009F5011"/>
    <w:rsid w:val="009F5FF7"/>
    <w:rsid w:val="009F635C"/>
    <w:rsid w:val="00A01978"/>
    <w:rsid w:val="00A0537A"/>
    <w:rsid w:val="00A11ABE"/>
    <w:rsid w:val="00A12FDD"/>
    <w:rsid w:val="00A20BE7"/>
    <w:rsid w:val="00A20D4C"/>
    <w:rsid w:val="00A21710"/>
    <w:rsid w:val="00A24D3D"/>
    <w:rsid w:val="00A26548"/>
    <w:rsid w:val="00A31659"/>
    <w:rsid w:val="00A31764"/>
    <w:rsid w:val="00A32303"/>
    <w:rsid w:val="00A419AF"/>
    <w:rsid w:val="00A447E4"/>
    <w:rsid w:val="00A50C79"/>
    <w:rsid w:val="00A53D69"/>
    <w:rsid w:val="00A549C0"/>
    <w:rsid w:val="00A624C3"/>
    <w:rsid w:val="00A64649"/>
    <w:rsid w:val="00A658CD"/>
    <w:rsid w:val="00A664AC"/>
    <w:rsid w:val="00A71721"/>
    <w:rsid w:val="00A91CFC"/>
    <w:rsid w:val="00A9672D"/>
    <w:rsid w:val="00AA24E0"/>
    <w:rsid w:val="00AA414E"/>
    <w:rsid w:val="00AB2961"/>
    <w:rsid w:val="00AB545F"/>
    <w:rsid w:val="00AC6AD3"/>
    <w:rsid w:val="00AD0652"/>
    <w:rsid w:val="00AF5346"/>
    <w:rsid w:val="00B06502"/>
    <w:rsid w:val="00B218DB"/>
    <w:rsid w:val="00B22722"/>
    <w:rsid w:val="00B256D6"/>
    <w:rsid w:val="00B27ADB"/>
    <w:rsid w:val="00B400B5"/>
    <w:rsid w:val="00B52135"/>
    <w:rsid w:val="00B615AA"/>
    <w:rsid w:val="00B72CE4"/>
    <w:rsid w:val="00B75B9B"/>
    <w:rsid w:val="00B8527A"/>
    <w:rsid w:val="00B8712B"/>
    <w:rsid w:val="00B90D30"/>
    <w:rsid w:val="00B96E1F"/>
    <w:rsid w:val="00B976DD"/>
    <w:rsid w:val="00BC0090"/>
    <w:rsid w:val="00BD4363"/>
    <w:rsid w:val="00BD4449"/>
    <w:rsid w:val="00BD6F06"/>
    <w:rsid w:val="00BD79F9"/>
    <w:rsid w:val="00BE5D5F"/>
    <w:rsid w:val="00BF6DBC"/>
    <w:rsid w:val="00BF7D4D"/>
    <w:rsid w:val="00C00298"/>
    <w:rsid w:val="00C1715F"/>
    <w:rsid w:val="00C241A1"/>
    <w:rsid w:val="00C26BD7"/>
    <w:rsid w:val="00C35A86"/>
    <w:rsid w:val="00C404DF"/>
    <w:rsid w:val="00C41810"/>
    <w:rsid w:val="00C432BC"/>
    <w:rsid w:val="00C45AD1"/>
    <w:rsid w:val="00C513A1"/>
    <w:rsid w:val="00C55384"/>
    <w:rsid w:val="00C56F3F"/>
    <w:rsid w:val="00C6038A"/>
    <w:rsid w:val="00C6190C"/>
    <w:rsid w:val="00C74B7F"/>
    <w:rsid w:val="00C90A61"/>
    <w:rsid w:val="00C97D7A"/>
    <w:rsid w:val="00CA4254"/>
    <w:rsid w:val="00CC2401"/>
    <w:rsid w:val="00CD35D5"/>
    <w:rsid w:val="00CD4E74"/>
    <w:rsid w:val="00CD6455"/>
    <w:rsid w:val="00CF1FCB"/>
    <w:rsid w:val="00CF78FE"/>
    <w:rsid w:val="00CF7EAA"/>
    <w:rsid w:val="00D05011"/>
    <w:rsid w:val="00D0529A"/>
    <w:rsid w:val="00D134B7"/>
    <w:rsid w:val="00D1533F"/>
    <w:rsid w:val="00D175A4"/>
    <w:rsid w:val="00D212DA"/>
    <w:rsid w:val="00D23BAE"/>
    <w:rsid w:val="00D26316"/>
    <w:rsid w:val="00D32DE2"/>
    <w:rsid w:val="00D3641F"/>
    <w:rsid w:val="00D402E7"/>
    <w:rsid w:val="00D433F5"/>
    <w:rsid w:val="00D4354F"/>
    <w:rsid w:val="00D609A0"/>
    <w:rsid w:val="00D807A1"/>
    <w:rsid w:val="00D91BA6"/>
    <w:rsid w:val="00D92C53"/>
    <w:rsid w:val="00DA098F"/>
    <w:rsid w:val="00DB0423"/>
    <w:rsid w:val="00DB5832"/>
    <w:rsid w:val="00DB679E"/>
    <w:rsid w:val="00DC2BB9"/>
    <w:rsid w:val="00DC5470"/>
    <w:rsid w:val="00DE18C5"/>
    <w:rsid w:val="00DF2723"/>
    <w:rsid w:val="00E00DF0"/>
    <w:rsid w:val="00E05426"/>
    <w:rsid w:val="00E12033"/>
    <w:rsid w:val="00E12428"/>
    <w:rsid w:val="00E13BF9"/>
    <w:rsid w:val="00E15BFB"/>
    <w:rsid w:val="00E229F1"/>
    <w:rsid w:val="00E300D4"/>
    <w:rsid w:val="00E31E9F"/>
    <w:rsid w:val="00E33B5A"/>
    <w:rsid w:val="00E36202"/>
    <w:rsid w:val="00E36B05"/>
    <w:rsid w:val="00E371B5"/>
    <w:rsid w:val="00E50596"/>
    <w:rsid w:val="00E55E98"/>
    <w:rsid w:val="00E674E5"/>
    <w:rsid w:val="00E73038"/>
    <w:rsid w:val="00E772EE"/>
    <w:rsid w:val="00E77B42"/>
    <w:rsid w:val="00E805D4"/>
    <w:rsid w:val="00E80F65"/>
    <w:rsid w:val="00E8348C"/>
    <w:rsid w:val="00E94C23"/>
    <w:rsid w:val="00E97CE7"/>
    <w:rsid w:val="00EA0B42"/>
    <w:rsid w:val="00EA5778"/>
    <w:rsid w:val="00EA6CF0"/>
    <w:rsid w:val="00EB30AC"/>
    <w:rsid w:val="00EB46BA"/>
    <w:rsid w:val="00EC7BB6"/>
    <w:rsid w:val="00ED18C2"/>
    <w:rsid w:val="00ED7E70"/>
    <w:rsid w:val="00EE023D"/>
    <w:rsid w:val="00EE561E"/>
    <w:rsid w:val="00EE7ED3"/>
    <w:rsid w:val="00EF0B50"/>
    <w:rsid w:val="00EF2BB4"/>
    <w:rsid w:val="00EF30A9"/>
    <w:rsid w:val="00F11E62"/>
    <w:rsid w:val="00F20EEC"/>
    <w:rsid w:val="00F2291F"/>
    <w:rsid w:val="00F25972"/>
    <w:rsid w:val="00F32ADB"/>
    <w:rsid w:val="00F35BBA"/>
    <w:rsid w:val="00F433DE"/>
    <w:rsid w:val="00F60C2A"/>
    <w:rsid w:val="00F61F8A"/>
    <w:rsid w:val="00F632DD"/>
    <w:rsid w:val="00F71CFB"/>
    <w:rsid w:val="00F7205B"/>
    <w:rsid w:val="00F72689"/>
    <w:rsid w:val="00F736B2"/>
    <w:rsid w:val="00F752BC"/>
    <w:rsid w:val="00F752EA"/>
    <w:rsid w:val="00F770C9"/>
    <w:rsid w:val="00F824A4"/>
    <w:rsid w:val="00F879FF"/>
    <w:rsid w:val="00FA429C"/>
    <w:rsid w:val="00FB30D7"/>
    <w:rsid w:val="00FB4324"/>
    <w:rsid w:val="00FB5FC9"/>
    <w:rsid w:val="00FC2582"/>
    <w:rsid w:val="00FC7976"/>
    <w:rsid w:val="00FD172D"/>
    <w:rsid w:val="00FD273E"/>
    <w:rsid w:val="00FE5DF9"/>
    <w:rsid w:val="00FF2415"/>
    <w:rsid w:val="00FF68DA"/>
    <w:rsid w:val="03169F9E"/>
    <w:rsid w:val="04C7DD39"/>
    <w:rsid w:val="074E189E"/>
    <w:rsid w:val="08D479FC"/>
    <w:rsid w:val="08E9E8FF"/>
    <w:rsid w:val="09482CA2"/>
    <w:rsid w:val="0D3ABAF5"/>
    <w:rsid w:val="113A162A"/>
    <w:rsid w:val="1299B4D4"/>
    <w:rsid w:val="144F03BA"/>
    <w:rsid w:val="15215AA2"/>
    <w:rsid w:val="15F2BC59"/>
    <w:rsid w:val="1606FB88"/>
    <w:rsid w:val="16BD2B03"/>
    <w:rsid w:val="18192627"/>
    <w:rsid w:val="1915E135"/>
    <w:rsid w:val="1CBFB4AC"/>
    <w:rsid w:val="1FDDE8BF"/>
    <w:rsid w:val="2329AA19"/>
    <w:rsid w:val="235EC911"/>
    <w:rsid w:val="26250CD8"/>
    <w:rsid w:val="2655D8BE"/>
    <w:rsid w:val="2D31557A"/>
    <w:rsid w:val="2E301EBD"/>
    <w:rsid w:val="2FB1332A"/>
    <w:rsid w:val="3068F63C"/>
    <w:rsid w:val="30E7CF7C"/>
    <w:rsid w:val="329F614F"/>
    <w:rsid w:val="341F703E"/>
    <w:rsid w:val="3484A44D"/>
    <w:rsid w:val="35BB409F"/>
    <w:rsid w:val="368906DD"/>
    <w:rsid w:val="39AB9313"/>
    <w:rsid w:val="3ABA6B7F"/>
    <w:rsid w:val="3FEB8EFB"/>
    <w:rsid w:val="407D03AE"/>
    <w:rsid w:val="40BCAD7E"/>
    <w:rsid w:val="4344534C"/>
    <w:rsid w:val="43BEA84E"/>
    <w:rsid w:val="453866C3"/>
    <w:rsid w:val="45901EA1"/>
    <w:rsid w:val="46DD20B3"/>
    <w:rsid w:val="47C40CCB"/>
    <w:rsid w:val="48C7BF63"/>
    <w:rsid w:val="4977BA57"/>
    <w:rsid w:val="4AB7D9FD"/>
    <w:rsid w:val="4B0096E2"/>
    <w:rsid w:val="4BE5BA2B"/>
    <w:rsid w:val="4EF28047"/>
    <w:rsid w:val="4F670BD8"/>
    <w:rsid w:val="50962B2E"/>
    <w:rsid w:val="524B2CE5"/>
    <w:rsid w:val="53C259D3"/>
    <w:rsid w:val="5A66E520"/>
    <w:rsid w:val="5C02B581"/>
    <w:rsid w:val="5C53C354"/>
    <w:rsid w:val="5D51E2A2"/>
    <w:rsid w:val="602E4B0C"/>
    <w:rsid w:val="60D626A4"/>
    <w:rsid w:val="6174C159"/>
    <w:rsid w:val="63E63550"/>
    <w:rsid w:val="64FABDEF"/>
    <w:rsid w:val="66DF9C8B"/>
    <w:rsid w:val="6B9A7CDF"/>
    <w:rsid w:val="6EB08BFB"/>
    <w:rsid w:val="7189E91A"/>
    <w:rsid w:val="7192D2A9"/>
    <w:rsid w:val="71E82CBD"/>
    <w:rsid w:val="7383FD1E"/>
    <w:rsid w:val="746FE73A"/>
    <w:rsid w:val="76BB9DE0"/>
    <w:rsid w:val="7802142D"/>
    <w:rsid w:val="78362688"/>
    <w:rsid w:val="78576E41"/>
    <w:rsid w:val="7A89B9FB"/>
    <w:rsid w:val="7F07B53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3898C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5"/>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4"/>
    <w:rsid w:val="008D7BE5"/>
    <w:rPr>
      <w:lang w:val="en-CA"/>
    </w:rPr>
  </w:style>
  <w:style w:type="paragraph" w:styleId="Heading1">
    <w:name w:val="heading 1"/>
    <w:basedOn w:val="Normal"/>
    <w:next w:val="Normal"/>
    <w:link w:val="Heading1Char"/>
    <w:uiPriority w:val="9"/>
    <w:pPr>
      <w:keepNext/>
      <w:keepLines/>
      <w:spacing w:before="400" w:after="120"/>
      <w:outlineLvl w:val="0"/>
    </w:pPr>
    <w:rPr>
      <w:sz w:val="40"/>
      <w:szCs w:val="40"/>
    </w:rPr>
  </w:style>
  <w:style w:type="paragraph" w:styleId="Heading2">
    <w:name w:val="heading 2"/>
    <w:basedOn w:val="Normal"/>
    <w:next w:val="Normal"/>
    <w:uiPriority w:val="9"/>
    <w:semiHidden/>
    <w:unhideWhenUsed/>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pPr>
      <w:keepNext/>
      <w:keepLines/>
      <w:spacing w:after="60"/>
    </w:pPr>
    <w:rPr>
      <w:sz w:val="52"/>
      <w:szCs w:val="52"/>
    </w:rPr>
  </w:style>
  <w:style w:type="paragraph" w:styleId="Subtitle">
    <w:name w:val="Subtitle"/>
    <w:basedOn w:val="Normal"/>
    <w:next w:val="Normal"/>
    <w:uiPriority w:val="11"/>
    <w:pPr>
      <w:keepNext/>
      <w:keepLines/>
      <w:spacing w:after="320"/>
    </w:pPr>
    <w:rPr>
      <w:color w:val="666666"/>
      <w:sz w:val="30"/>
      <w:szCs w:val="30"/>
    </w:r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Pr>
      <w:color w:val="0000FF" w:themeColor="hyperlink"/>
      <w:u w:val="single"/>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B72CE4"/>
    <w:pPr>
      <w:spacing w:line="240" w:lineRule="auto"/>
    </w:pPr>
  </w:style>
  <w:style w:type="paragraph" w:styleId="Bibliography">
    <w:name w:val="Bibliography"/>
    <w:basedOn w:val="Normal"/>
    <w:next w:val="Normal"/>
    <w:uiPriority w:val="37"/>
    <w:unhideWhenUsed/>
    <w:rsid w:val="00A01978"/>
  </w:style>
  <w:style w:type="character" w:styleId="PlaceholderText">
    <w:name w:val="Placeholder Text"/>
    <w:basedOn w:val="DefaultParagraphFont"/>
    <w:uiPriority w:val="99"/>
    <w:semiHidden/>
    <w:rsid w:val="00DE18C5"/>
    <w:rPr>
      <w:color w:val="808080"/>
    </w:rPr>
  </w:style>
  <w:style w:type="paragraph" w:styleId="NormalWeb">
    <w:name w:val="Normal (Web)"/>
    <w:basedOn w:val="Normal"/>
    <w:uiPriority w:val="99"/>
    <w:unhideWhenUsed/>
    <w:rsid w:val="008A4C6F"/>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CommentSubject">
    <w:name w:val="annotation subject"/>
    <w:basedOn w:val="CommentText"/>
    <w:next w:val="CommentText"/>
    <w:link w:val="CommentSubjectChar"/>
    <w:uiPriority w:val="99"/>
    <w:semiHidden/>
    <w:unhideWhenUsed/>
    <w:rsid w:val="00236CCF"/>
    <w:rPr>
      <w:b/>
      <w:bCs/>
    </w:rPr>
  </w:style>
  <w:style w:type="character" w:customStyle="1" w:styleId="CommentSubjectChar">
    <w:name w:val="Comment Subject Char"/>
    <w:basedOn w:val="CommentTextChar"/>
    <w:link w:val="CommentSubject"/>
    <w:uiPriority w:val="99"/>
    <w:semiHidden/>
    <w:rsid w:val="00236CCF"/>
    <w:rPr>
      <w:b/>
      <w:bCs/>
      <w:sz w:val="20"/>
      <w:szCs w:val="20"/>
    </w:rPr>
  </w:style>
  <w:style w:type="paragraph" w:styleId="Header">
    <w:name w:val="header"/>
    <w:basedOn w:val="Normal"/>
    <w:link w:val="HeaderChar"/>
    <w:uiPriority w:val="99"/>
    <w:unhideWhenUsed/>
    <w:rsid w:val="00981E30"/>
    <w:pPr>
      <w:tabs>
        <w:tab w:val="center" w:pos="4680"/>
        <w:tab w:val="right" w:pos="9360"/>
      </w:tabs>
      <w:spacing w:line="240" w:lineRule="auto"/>
    </w:pPr>
  </w:style>
  <w:style w:type="character" w:customStyle="1" w:styleId="HeaderChar">
    <w:name w:val="Header Char"/>
    <w:basedOn w:val="DefaultParagraphFont"/>
    <w:link w:val="Header"/>
    <w:uiPriority w:val="99"/>
    <w:rsid w:val="00981E30"/>
  </w:style>
  <w:style w:type="paragraph" w:styleId="Footer">
    <w:name w:val="footer"/>
    <w:basedOn w:val="Normal"/>
    <w:link w:val="FooterChar"/>
    <w:uiPriority w:val="99"/>
    <w:unhideWhenUsed/>
    <w:rsid w:val="00981E30"/>
    <w:pPr>
      <w:tabs>
        <w:tab w:val="center" w:pos="4680"/>
        <w:tab w:val="right" w:pos="9360"/>
      </w:tabs>
      <w:spacing w:line="240" w:lineRule="auto"/>
    </w:pPr>
  </w:style>
  <w:style w:type="character" w:customStyle="1" w:styleId="FooterChar">
    <w:name w:val="Footer Char"/>
    <w:basedOn w:val="DefaultParagraphFont"/>
    <w:link w:val="Footer"/>
    <w:uiPriority w:val="99"/>
    <w:rsid w:val="00981E30"/>
  </w:style>
  <w:style w:type="paragraph" w:styleId="Caption">
    <w:name w:val="caption"/>
    <w:basedOn w:val="Normal"/>
    <w:next w:val="Normal"/>
    <w:uiPriority w:val="35"/>
    <w:unhideWhenUsed/>
    <w:rsid w:val="005630C9"/>
    <w:pPr>
      <w:spacing w:after="200" w:line="240" w:lineRule="auto"/>
    </w:pPr>
    <w:rPr>
      <w:i/>
      <w:iCs/>
      <w:color w:val="1F497D" w:themeColor="text2"/>
      <w:sz w:val="18"/>
      <w:szCs w:val="18"/>
    </w:rPr>
  </w:style>
  <w:style w:type="paragraph" w:customStyle="1" w:styleId="SectionTitle">
    <w:name w:val="Section Title"/>
    <w:basedOn w:val="Heading2"/>
    <w:link w:val="SectionTitleChar"/>
    <w:qFormat/>
    <w:rsid w:val="008242B8"/>
    <w:rPr>
      <w:rFonts w:ascii="Times New Roman" w:hAnsi="Times New Roman" w:cs="Times New Roman"/>
      <w:b/>
      <w:noProof/>
      <w:u w:val="single"/>
    </w:rPr>
  </w:style>
  <w:style w:type="paragraph" w:customStyle="1" w:styleId="SectionSubtitle">
    <w:name w:val="Section Subtitle"/>
    <w:basedOn w:val="Heading3"/>
    <w:qFormat/>
    <w:rsid w:val="00A419AF"/>
    <w:pPr>
      <w:spacing w:before="120" w:after="120"/>
    </w:pPr>
    <w:rPr>
      <w:rFonts w:ascii="Times New Roman" w:hAnsi="Times New Roman"/>
      <w:b/>
      <w:u w:val="single"/>
    </w:rPr>
  </w:style>
  <w:style w:type="paragraph" w:customStyle="1" w:styleId="SectionText">
    <w:name w:val="Section Text"/>
    <w:basedOn w:val="SectionText0"/>
    <w:link w:val="SectionTextChar"/>
    <w:qFormat/>
    <w:rsid w:val="00B8527A"/>
  </w:style>
  <w:style w:type="paragraph" w:customStyle="1" w:styleId="CaptionB">
    <w:name w:val="Caption B"/>
    <w:basedOn w:val="SectionText"/>
    <w:link w:val="CaptionBChar"/>
    <w:qFormat/>
    <w:rsid w:val="006C1CE7"/>
    <w:pPr>
      <w:spacing w:before="120" w:after="120"/>
    </w:pPr>
    <w:rPr>
      <w:b/>
      <w:bCs/>
    </w:rPr>
  </w:style>
  <w:style w:type="character" w:customStyle="1" w:styleId="SectionTextChar">
    <w:name w:val="Section Text Char"/>
    <w:basedOn w:val="DefaultParagraphFont"/>
    <w:link w:val="SectionText"/>
    <w:rsid w:val="008D7BE5"/>
    <w:rPr>
      <w:rFonts w:ascii="Times New Roman" w:hAnsi="Times New Roman" w:cs="Times New Roman"/>
      <w:iCs/>
      <w:sz w:val="24"/>
      <w:szCs w:val="24"/>
      <w:lang w:val="en-CA"/>
    </w:rPr>
  </w:style>
  <w:style w:type="character" w:customStyle="1" w:styleId="CaptionBChar">
    <w:name w:val="Caption B Char"/>
    <w:basedOn w:val="SectionTextChar"/>
    <w:link w:val="CaptionB"/>
    <w:rsid w:val="006C1CE7"/>
    <w:rPr>
      <w:rFonts w:ascii="Times New Roman" w:eastAsia="Times New Roman" w:hAnsi="Times New Roman" w:cs="Times New Roman"/>
      <w:b/>
      <w:bCs/>
      <w:iCs/>
      <w:sz w:val="24"/>
      <w:szCs w:val="24"/>
      <w:lang w:val="en-CA"/>
    </w:rPr>
  </w:style>
  <w:style w:type="paragraph" w:styleId="TableofFigures">
    <w:name w:val="table of figures"/>
    <w:basedOn w:val="Normal"/>
    <w:next w:val="Normal"/>
    <w:uiPriority w:val="99"/>
    <w:unhideWhenUsed/>
    <w:rsid w:val="00EA6CF0"/>
  </w:style>
  <w:style w:type="paragraph" w:styleId="TOCHeading">
    <w:name w:val="TOC Heading"/>
    <w:basedOn w:val="Heading1"/>
    <w:next w:val="Normal"/>
    <w:uiPriority w:val="39"/>
    <w:unhideWhenUsed/>
    <w:rsid w:val="00AF5346"/>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F11E62"/>
    <w:pPr>
      <w:spacing w:after="100"/>
    </w:pPr>
    <w:rPr>
      <w:rFonts w:ascii="Times New Roman" w:hAnsi="Times New Roman"/>
      <w:b/>
      <w:sz w:val="24"/>
    </w:rPr>
  </w:style>
  <w:style w:type="paragraph" w:styleId="TOC2">
    <w:name w:val="toc 2"/>
    <w:basedOn w:val="Normal"/>
    <w:next w:val="Normal"/>
    <w:autoRedefine/>
    <w:uiPriority w:val="39"/>
    <w:unhideWhenUsed/>
    <w:rsid w:val="00F11E62"/>
    <w:pPr>
      <w:spacing w:after="100"/>
      <w:ind w:left="220"/>
    </w:pPr>
    <w:rPr>
      <w:rFonts w:ascii="Times New Roman" w:hAnsi="Times New Roman"/>
      <w:sz w:val="24"/>
    </w:rPr>
  </w:style>
  <w:style w:type="paragraph" w:customStyle="1" w:styleId="SectionText0">
    <w:name w:val="Section Text"/>
    <w:basedOn w:val="Normal"/>
    <w:next w:val="SectionText"/>
    <w:link w:val="ChapterTitleChar"/>
    <w:qFormat/>
    <w:rsid w:val="00B8527A"/>
    <w:pPr>
      <w:spacing w:after="240"/>
    </w:pPr>
    <w:rPr>
      <w:rFonts w:ascii="Times New Roman" w:hAnsi="Times New Roman" w:cs="Times New Roman"/>
      <w:iCs/>
      <w:sz w:val="24"/>
      <w:szCs w:val="24"/>
    </w:rPr>
  </w:style>
  <w:style w:type="character" w:customStyle="1" w:styleId="Heading1Char">
    <w:name w:val="Heading 1 Char"/>
    <w:basedOn w:val="DefaultParagraphFont"/>
    <w:link w:val="Heading1"/>
    <w:uiPriority w:val="9"/>
    <w:rsid w:val="00083109"/>
    <w:rPr>
      <w:sz w:val="40"/>
      <w:szCs w:val="40"/>
      <w:lang w:val="en-CA"/>
    </w:rPr>
  </w:style>
  <w:style w:type="character" w:customStyle="1" w:styleId="SectionTitleChar">
    <w:name w:val="Section Title Char"/>
    <w:basedOn w:val="Heading1Char"/>
    <w:link w:val="SectionTitle"/>
    <w:rsid w:val="008242B8"/>
    <w:rPr>
      <w:rFonts w:ascii="Times New Roman" w:hAnsi="Times New Roman" w:cs="Times New Roman"/>
      <w:b/>
      <w:noProof/>
      <w:sz w:val="32"/>
      <w:szCs w:val="32"/>
      <w:u w:val="single"/>
      <w:lang w:val="en-CA"/>
    </w:rPr>
  </w:style>
  <w:style w:type="character" w:customStyle="1" w:styleId="ChapterTitleChar">
    <w:name w:val="Chapter Title Char"/>
    <w:basedOn w:val="SectionTitleChar"/>
    <w:link w:val="SectionText0"/>
    <w:rsid w:val="00083109"/>
    <w:rPr>
      <w:rFonts w:ascii="Times New Roman" w:hAnsi="Times New Roman" w:cs="Times New Roman"/>
      <w:b/>
      <w:noProof/>
      <w:sz w:val="36"/>
      <w:szCs w:val="44"/>
      <w:u w:val="single"/>
      <w:lang w:val="en-CA"/>
    </w:rPr>
  </w:style>
  <w:style w:type="paragraph" w:customStyle="1" w:styleId="ChapterTitle">
    <w:name w:val="Chapter Title"/>
    <w:basedOn w:val="SectionText"/>
    <w:uiPriority w:val="4"/>
    <w:locked/>
    <w:rsid w:val="00083109"/>
  </w:style>
  <w:style w:type="paragraph" w:customStyle="1" w:styleId="ChapterTitleB">
    <w:name w:val="Chapter Title B"/>
    <w:basedOn w:val="Heading1"/>
    <w:uiPriority w:val="3"/>
    <w:qFormat/>
    <w:rsid w:val="008242B8"/>
    <w:rPr>
      <w:rFonts w:ascii="Times New Roman" w:hAnsi="Times New Roman"/>
      <w:b/>
      <w:sz w:val="36"/>
      <w:u w:val="single"/>
    </w:rPr>
  </w:style>
  <w:style w:type="paragraph" w:styleId="TOC3">
    <w:name w:val="toc 3"/>
    <w:basedOn w:val="Normal"/>
    <w:next w:val="Normal"/>
    <w:autoRedefine/>
    <w:uiPriority w:val="39"/>
    <w:unhideWhenUsed/>
    <w:rsid w:val="00F11E62"/>
    <w:pPr>
      <w:spacing w:after="100"/>
      <w:ind w:left="440"/>
    </w:pPr>
    <w:rPr>
      <w:rFonts w:ascii="Times New Roman" w:hAnsi="Times New Roman"/>
      <w:sz w:val="24"/>
    </w:rPr>
  </w:style>
  <w:style w:type="paragraph" w:customStyle="1" w:styleId="BetterCaption">
    <w:name w:val="Better Caption"/>
    <w:basedOn w:val="Normal"/>
    <w:link w:val="BetterCaptionChar"/>
    <w:qFormat/>
    <w:rsid w:val="00A24D3D"/>
    <w:pPr>
      <w:spacing w:before="120" w:after="120"/>
    </w:pPr>
    <w:rPr>
      <w:rFonts w:ascii="Times New Roman" w:eastAsia="Times New Roman" w:hAnsi="Times New Roman" w:cs="Times New Roman"/>
      <w:b/>
      <w:bCs/>
      <w:sz w:val="24"/>
      <w:szCs w:val="24"/>
      <w:lang w:val="en"/>
    </w:rPr>
  </w:style>
  <w:style w:type="character" w:customStyle="1" w:styleId="BetterCaptionChar">
    <w:name w:val="Better Caption Char"/>
    <w:basedOn w:val="DefaultParagraphFont"/>
    <w:link w:val="BetterCaption"/>
    <w:rsid w:val="00A24D3D"/>
    <w:rPr>
      <w:rFonts w:ascii="Times New Roman" w:eastAsia="Times New Roman" w:hAnsi="Times New Roman" w:cs="Times New Roman"/>
      <w:b/>
      <w:bCs/>
      <w:sz w:val="24"/>
      <w:szCs w:val="24"/>
    </w:rPr>
  </w:style>
  <w:style w:type="table" w:styleId="TableGrid">
    <w:name w:val="Table Grid"/>
    <w:basedOn w:val="TableNormal"/>
    <w:uiPriority w:val="39"/>
    <w:rsid w:val="00A24D3D"/>
    <w:pPr>
      <w:spacing w:line="240" w:lineRule="auto"/>
    </w:pPr>
    <w:rPr>
      <w:rFonts w:asciiTheme="minorHAnsi" w:eastAsiaTheme="minorHAnsi" w:hAnsiTheme="minorHAnsi" w:cstheme="minorBidi"/>
      <w:kern w:val="2"/>
      <w:lang w:val="en-CA"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C797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367147">
      <w:bodyDiv w:val="1"/>
      <w:marLeft w:val="0"/>
      <w:marRight w:val="0"/>
      <w:marTop w:val="0"/>
      <w:marBottom w:val="0"/>
      <w:divBdr>
        <w:top w:val="none" w:sz="0" w:space="0" w:color="auto"/>
        <w:left w:val="none" w:sz="0" w:space="0" w:color="auto"/>
        <w:bottom w:val="none" w:sz="0" w:space="0" w:color="auto"/>
        <w:right w:val="none" w:sz="0" w:space="0" w:color="auto"/>
      </w:divBdr>
    </w:div>
    <w:div w:id="448285721">
      <w:bodyDiv w:val="1"/>
      <w:marLeft w:val="0"/>
      <w:marRight w:val="0"/>
      <w:marTop w:val="0"/>
      <w:marBottom w:val="0"/>
      <w:divBdr>
        <w:top w:val="none" w:sz="0" w:space="0" w:color="auto"/>
        <w:left w:val="none" w:sz="0" w:space="0" w:color="auto"/>
        <w:bottom w:val="none" w:sz="0" w:space="0" w:color="auto"/>
        <w:right w:val="none" w:sz="0" w:space="0" w:color="auto"/>
      </w:divBdr>
    </w:div>
    <w:div w:id="521011463">
      <w:bodyDiv w:val="1"/>
      <w:marLeft w:val="0"/>
      <w:marRight w:val="0"/>
      <w:marTop w:val="0"/>
      <w:marBottom w:val="0"/>
      <w:divBdr>
        <w:top w:val="none" w:sz="0" w:space="0" w:color="auto"/>
        <w:left w:val="none" w:sz="0" w:space="0" w:color="auto"/>
        <w:bottom w:val="none" w:sz="0" w:space="0" w:color="auto"/>
        <w:right w:val="none" w:sz="0" w:space="0" w:color="auto"/>
      </w:divBdr>
    </w:div>
    <w:div w:id="615141161">
      <w:bodyDiv w:val="1"/>
      <w:marLeft w:val="0"/>
      <w:marRight w:val="0"/>
      <w:marTop w:val="0"/>
      <w:marBottom w:val="0"/>
      <w:divBdr>
        <w:top w:val="none" w:sz="0" w:space="0" w:color="auto"/>
        <w:left w:val="none" w:sz="0" w:space="0" w:color="auto"/>
        <w:bottom w:val="none" w:sz="0" w:space="0" w:color="auto"/>
        <w:right w:val="none" w:sz="0" w:space="0" w:color="auto"/>
      </w:divBdr>
    </w:div>
    <w:div w:id="786660584">
      <w:bodyDiv w:val="1"/>
      <w:marLeft w:val="0"/>
      <w:marRight w:val="0"/>
      <w:marTop w:val="0"/>
      <w:marBottom w:val="0"/>
      <w:divBdr>
        <w:top w:val="none" w:sz="0" w:space="0" w:color="auto"/>
        <w:left w:val="none" w:sz="0" w:space="0" w:color="auto"/>
        <w:bottom w:val="none" w:sz="0" w:space="0" w:color="auto"/>
        <w:right w:val="none" w:sz="0" w:space="0" w:color="auto"/>
      </w:divBdr>
    </w:div>
    <w:div w:id="894700104">
      <w:bodyDiv w:val="1"/>
      <w:marLeft w:val="0"/>
      <w:marRight w:val="0"/>
      <w:marTop w:val="0"/>
      <w:marBottom w:val="0"/>
      <w:divBdr>
        <w:top w:val="none" w:sz="0" w:space="0" w:color="auto"/>
        <w:left w:val="none" w:sz="0" w:space="0" w:color="auto"/>
        <w:bottom w:val="none" w:sz="0" w:space="0" w:color="auto"/>
        <w:right w:val="none" w:sz="0" w:space="0" w:color="auto"/>
      </w:divBdr>
    </w:div>
    <w:div w:id="1076584582">
      <w:bodyDiv w:val="1"/>
      <w:marLeft w:val="0"/>
      <w:marRight w:val="0"/>
      <w:marTop w:val="0"/>
      <w:marBottom w:val="0"/>
      <w:divBdr>
        <w:top w:val="none" w:sz="0" w:space="0" w:color="auto"/>
        <w:left w:val="none" w:sz="0" w:space="0" w:color="auto"/>
        <w:bottom w:val="none" w:sz="0" w:space="0" w:color="auto"/>
        <w:right w:val="none" w:sz="0" w:space="0" w:color="auto"/>
      </w:divBdr>
    </w:div>
    <w:div w:id="1229075589">
      <w:bodyDiv w:val="1"/>
      <w:marLeft w:val="0"/>
      <w:marRight w:val="0"/>
      <w:marTop w:val="0"/>
      <w:marBottom w:val="0"/>
      <w:divBdr>
        <w:top w:val="none" w:sz="0" w:space="0" w:color="auto"/>
        <w:left w:val="none" w:sz="0" w:space="0" w:color="auto"/>
        <w:bottom w:val="none" w:sz="0" w:space="0" w:color="auto"/>
        <w:right w:val="none" w:sz="0" w:space="0" w:color="auto"/>
      </w:divBdr>
    </w:div>
    <w:div w:id="1312104130">
      <w:bodyDiv w:val="1"/>
      <w:marLeft w:val="0"/>
      <w:marRight w:val="0"/>
      <w:marTop w:val="0"/>
      <w:marBottom w:val="0"/>
      <w:divBdr>
        <w:top w:val="none" w:sz="0" w:space="0" w:color="auto"/>
        <w:left w:val="none" w:sz="0" w:space="0" w:color="auto"/>
        <w:bottom w:val="none" w:sz="0" w:space="0" w:color="auto"/>
        <w:right w:val="none" w:sz="0" w:space="0" w:color="auto"/>
      </w:divBdr>
    </w:div>
    <w:div w:id="1364206322">
      <w:bodyDiv w:val="1"/>
      <w:marLeft w:val="0"/>
      <w:marRight w:val="0"/>
      <w:marTop w:val="0"/>
      <w:marBottom w:val="0"/>
      <w:divBdr>
        <w:top w:val="none" w:sz="0" w:space="0" w:color="auto"/>
        <w:left w:val="none" w:sz="0" w:space="0" w:color="auto"/>
        <w:bottom w:val="none" w:sz="0" w:space="0" w:color="auto"/>
        <w:right w:val="none" w:sz="0" w:space="0" w:color="auto"/>
      </w:divBdr>
    </w:div>
    <w:div w:id="1669088521">
      <w:bodyDiv w:val="1"/>
      <w:marLeft w:val="0"/>
      <w:marRight w:val="0"/>
      <w:marTop w:val="0"/>
      <w:marBottom w:val="0"/>
      <w:divBdr>
        <w:top w:val="none" w:sz="0" w:space="0" w:color="auto"/>
        <w:left w:val="none" w:sz="0" w:space="0" w:color="auto"/>
        <w:bottom w:val="none" w:sz="0" w:space="0" w:color="auto"/>
        <w:right w:val="none" w:sz="0" w:space="0" w:color="auto"/>
      </w:divBdr>
    </w:div>
    <w:div w:id="18915692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5.xml"/><Relationship Id="rId21" Type="http://schemas.openxmlformats.org/officeDocument/2006/relationships/header" Target="header11.xml"/><Relationship Id="rId42" Type="http://schemas.openxmlformats.org/officeDocument/2006/relationships/image" Target="media/image7.png"/><Relationship Id="rId47" Type="http://schemas.openxmlformats.org/officeDocument/2006/relationships/image" Target="media/image9.png"/><Relationship Id="rId63" Type="http://schemas.openxmlformats.org/officeDocument/2006/relationships/chart" Target="charts/chart1.xml"/><Relationship Id="rId68" Type="http://schemas.microsoft.com/office/2007/relationships/hdphoto" Target="media/hdphoto1.wdp"/><Relationship Id="rId84" Type="http://schemas.openxmlformats.org/officeDocument/2006/relationships/header" Target="header48.xml"/><Relationship Id="rId16" Type="http://schemas.openxmlformats.org/officeDocument/2006/relationships/header" Target="header6.xml"/><Relationship Id="rId11" Type="http://schemas.openxmlformats.org/officeDocument/2006/relationships/header" Target="header1.xml"/><Relationship Id="rId32" Type="http://schemas.openxmlformats.org/officeDocument/2006/relationships/image" Target="media/image3.png"/><Relationship Id="rId37" Type="http://schemas.openxmlformats.org/officeDocument/2006/relationships/image" Target="media/image5.png"/><Relationship Id="rId53" Type="http://schemas.openxmlformats.org/officeDocument/2006/relationships/image" Target="media/image12.png"/><Relationship Id="rId58" Type="http://schemas.openxmlformats.org/officeDocument/2006/relationships/header" Target="header34.xml"/><Relationship Id="rId74" Type="http://schemas.openxmlformats.org/officeDocument/2006/relationships/header" Target="header43.xml"/><Relationship Id="rId79" Type="http://schemas.openxmlformats.org/officeDocument/2006/relationships/image" Target="media/image22.png"/><Relationship Id="rId5" Type="http://schemas.openxmlformats.org/officeDocument/2006/relationships/numbering" Target="numbering.xml"/><Relationship Id="rId19" Type="http://schemas.openxmlformats.org/officeDocument/2006/relationships/header" Target="header9.xml"/><Relationship Id="rId14" Type="http://schemas.openxmlformats.org/officeDocument/2006/relationships/header" Target="header4.xml"/><Relationship Id="rId22" Type="http://schemas.openxmlformats.org/officeDocument/2006/relationships/header" Target="header12.xml"/><Relationship Id="rId27" Type="http://schemas.openxmlformats.org/officeDocument/2006/relationships/header" Target="header16.xml"/><Relationship Id="rId30" Type="http://schemas.openxmlformats.org/officeDocument/2006/relationships/header" Target="header18.xml"/><Relationship Id="rId35" Type="http://schemas.openxmlformats.org/officeDocument/2006/relationships/image" Target="media/image4.png"/><Relationship Id="rId43" Type="http://schemas.openxmlformats.org/officeDocument/2006/relationships/header" Target="header26.xml"/><Relationship Id="rId48" Type="http://schemas.openxmlformats.org/officeDocument/2006/relationships/header" Target="header29.xml"/><Relationship Id="rId56" Type="http://schemas.openxmlformats.org/officeDocument/2006/relationships/header" Target="header33.xml"/><Relationship Id="rId64" Type="http://schemas.openxmlformats.org/officeDocument/2006/relationships/header" Target="header39.xml"/><Relationship Id="rId69" Type="http://schemas.openxmlformats.org/officeDocument/2006/relationships/image" Target="media/image17.png"/><Relationship Id="rId77" Type="http://schemas.openxmlformats.org/officeDocument/2006/relationships/image" Target="media/image21.png"/><Relationship Id="rId8" Type="http://schemas.openxmlformats.org/officeDocument/2006/relationships/webSettings" Target="webSettings.xml"/><Relationship Id="rId51" Type="http://schemas.openxmlformats.org/officeDocument/2006/relationships/image" Target="media/image11.png"/><Relationship Id="rId72" Type="http://schemas.openxmlformats.org/officeDocument/2006/relationships/header" Target="header42.xml"/><Relationship Id="rId80" Type="http://schemas.openxmlformats.org/officeDocument/2006/relationships/header" Target="header46.xml"/><Relationship Id="rId85" Type="http://schemas.openxmlformats.org/officeDocument/2006/relationships/image" Target="media/image25.png"/><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eader" Target="header7.xml"/><Relationship Id="rId25" Type="http://schemas.openxmlformats.org/officeDocument/2006/relationships/header" Target="header14.xml"/><Relationship Id="rId33" Type="http://schemas.openxmlformats.org/officeDocument/2006/relationships/header" Target="header20.xml"/><Relationship Id="rId38" Type="http://schemas.openxmlformats.org/officeDocument/2006/relationships/header" Target="header23.xml"/><Relationship Id="rId46" Type="http://schemas.openxmlformats.org/officeDocument/2006/relationships/header" Target="header28.xml"/><Relationship Id="rId59" Type="http://schemas.openxmlformats.org/officeDocument/2006/relationships/header" Target="header35.xml"/><Relationship Id="rId67" Type="http://schemas.openxmlformats.org/officeDocument/2006/relationships/image" Target="media/image16.png"/><Relationship Id="rId20" Type="http://schemas.openxmlformats.org/officeDocument/2006/relationships/header" Target="header10.xml"/><Relationship Id="rId41" Type="http://schemas.openxmlformats.org/officeDocument/2006/relationships/header" Target="header25.xml"/><Relationship Id="rId54" Type="http://schemas.openxmlformats.org/officeDocument/2006/relationships/header" Target="header32.xml"/><Relationship Id="rId62" Type="http://schemas.openxmlformats.org/officeDocument/2006/relationships/header" Target="header38.xml"/><Relationship Id="rId70" Type="http://schemas.openxmlformats.org/officeDocument/2006/relationships/header" Target="header41.xml"/><Relationship Id="rId75" Type="http://schemas.openxmlformats.org/officeDocument/2006/relationships/image" Target="media/image20.png"/><Relationship Id="rId83" Type="http://schemas.openxmlformats.org/officeDocument/2006/relationships/image" Target="media/image24.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5.xml"/><Relationship Id="rId23" Type="http://schemas.openxmlformats.org/officeDocument/2006/relationships/image" Target="media/image1.png"/><Relationship Id="rId28" Type="http://schemas.openxmlformats.org/officeDocument/2006/relationships/image" Target="media/image2.png"/><Relationship Id="rId36" Type="http://schemas.openxmlformats.org/officeDocument/2006/relationships/header" Target="header22.xml"/><Relationship Id="rId49" Type="http://schemas.openxmlformats.org/officeDocument/2006/relationships/image" Target="media/image10.png"/><Relationship Id="rId57" Type="http://schemas.openxmlformats.org/officeDocument/2006/relationships/image" Target="media/image14.png"/><Relationship Id="rId10" Type="http://schemas.openxmlformats.org/officeDocument/2006/relationships/endnotes" Target="endnotes.xml"/><Relationship Id="rId31" Type="http://schemas.openxmlformats.org/officeDocument/2006/relationships/header" Target="header19.xml"/><Relationship Id="rId44" Type="http://schemas.openxmlformats.org/officeDocument/2006/relationships/image" Target="media/image8.png"/><Relationship Id="rId52" Type="http://schemas.openxmlformats.org/officeDocument/2006/relationships/header" Target="header31.xml"/><Relationship Id="rId60" Type="http://schemas.openxmlformats.org/officeDocument/2006/relationships/header" Target="header36.xml"/><Relationship Id="rId65" Type="http://schemas.openxmlformats.org/officeDocument/2006/relationships/header" Target="header40.xml"/><Relationship Id="rId73" Type="http://schemas.openxmlformats.org/officeDocument/2006/relationships/image" Target="media/image19.png"/><Relationship Id="rId78" Type="http://schemas.openxmlformats.org/officeDocument/2006/relationships/header" Target="header45.xml"/><Relationship Id="rId81" Type="http://schemas.openxmlformats.org/officeDocument/2006/relationships/image" Target="media/image23.png"/><Relationship Id="rId86" Type="http://schemas.openxmlformats.org/officeDocument/2006/relationships/header" Target="header49.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3.xml"/><Relationship Id="rId18" Type="http://schemas.openxmlformats.org/officeDocument/2006/relationships/header" Target="header8.xml"/><Relationship Id="rId39" Type="http://schemas.openxmlformats.org/officeDocument/2006/relationships/header" Target="header24.xml"/><Relationship Id="rId34" Type="http://schemas.openxmlformats.org/officeDocument/2006/relationships/header" Target="header21.xml"/><Relationship Id="rId50" Type="http://schemas.openxmlformats.org/officeDocument/2006/relationships/header" Target="header30.xml"/><Relationship Id="rId55" Type="http://schemas.openxmlformats.org/officeDocument/2006/relationships/image" Target="media/image13.png"/><Relationship Id="rId76" Type="http://schemas.openxmlformats.org/officeDocument/2006/relationships/header" Target="header44.xml"/><Relationship Id="rId7" Type="http://schemas.openxmlformats.org/officeDocument/2006/relationships/settings" Target="settings.xml"/><Relationship Id="rId71" Type="http://schemas.openxmlformats.org/officeDocument/2006/relationships/image" Target="media/image18.png"/><Relationship Id="rId2" Type="http://schemas.openxmlformats.org/officeDocument/2006/relationships/customXml" Target="../customXml/item2.xml"/><Relationship Id="rId29" Type="http://schemas.openxmlformats.org/officeDocument/2006/relationships/header" Target="header17.xml"/><Relationship Id="rId24" Type="http://schemas.openxmlformats.org/officeDocument/2006/relationships/header" Target="header13.xml"/><Relationship Id="rId40" Type="http://schemas.openxmlformats.org/officeDocument/2006/relationships/image" Target="media/image6.png"/><Relationship Id="rId45" Type="http://schemas.openxmlformats.org/officeDocument/2006/relationships/header" Target="header27.xml"/><Relationship Id="rId66" Type="http://schemas.openxmlformats.org/officeDocument/2006/relationships/image" Target="media/image15.png"/><Relationship Id="rId87" Type="http://schemas.openxmlformats.org/officeDocument/2006/relationships/fontTable" Target="fontTable.xml"/><Relationship Id="rId61" Type="http://schemas.openxmlformats.org/officeDocument/2006/relationships/header" Target="header37.xml"/><Relationship Id="rId82" Type="http://schemas.openxmlformats.org/officeDocument/2006/relationships/header" Target="header47.xml"/></Relationships>
</file>

<file path=word/charts/_rels/chart1.xml.rels><?xml version="1.0" encoding="UTF-8" standalone="yes"?>
<Relationships xmlns="http://schemas.openxmlformats.org/package/2006/relationships"><Relationship Id="rId3" Type="http://schemas.openxmlformats.org/officeDocument/2006/relationships/oleObject" Target="file:///D:\Documents\Alex-Popescu-Thesis-2023\Systematic%20Review\Alex%20Popescu%20-%20SR%20Sheet%20Final.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[Alex Popescu - SR Sheet Final.xlsx]Sheet3!PivotTable2</c:name>
    <c:fmtId val="-1"/>
  </c:pivotSource>
  <c:chart>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2.8947254076461919E-2"/>
          <c:y val="8.2491204842185181E-2"/>
          <c:w val="0.95315565420094295"/>
          <c:h val="0.7862450083746827"/>
        </c:manualLayout>
      </c:layout>
      <c:barChart>
        <c:barDir val="col"/>
        <c:grouping val="clustered"/>
        <c:varyColors val="0"/>
        <c:ser>
          <c:idx val="0"/>
          <c:order val="0"/>
          <c:tx>
            <c:strRef>
              <c:f>Sheet3!$B$3:$B$4</c:f>
              <c:strCache>
                <c:ptCount val="1"/>
                <c:pt idx="0">
                  <c:v>NO</c:v>
                </c:pt>
              </c:strCache>
            </c:strRef>
          </c:tx>
          <c:spPr>
            <a:solidFill>
              <a:srgbClr val="3399FF"/>
            </a:solidFill>
            <a:ln>
              <a:noFill/>
            </a:ln>
            <a:effectLst/>
          </c:spPr>
          <c:invertIfNegative val="0"/>
          <c:cat>
            <c:strRef>
              <c:f>Sheet3!$A$5:$A$28</c:f>
              <c:strCache>
                <c:ptCount val="23"/>
                <c:pt idx="0">
                  <c:v>1977</c:v>
                </c:pt>
                <c:pt idx="1">
                  <c:v>1986</c:v>
                </c:pt>
                <c:pt idx="2">
                  <c:v>1992</c:v>
                </c:pt>
                <c:pt idx="3">
                  <c:v>1994</c:v>
                </c:pt>
                <c:pt idx="4">
                  <c:v>1996</c:v>
                </c:pt>
                <c:pt idx="5">
                  <c:v>1998</c:v>
                </c:pt>
                <c:pt idx="6">
                  <c:v>1999</c:v>
                </c:pt>
                <c:pt idx="7">
                  <c:v>2001</c:v>
                </c:pt>
                <c:pt idx="8">
                  <c:v>2003</c:v>
                </c:pt>
                <c:pt idx="9">
                  <c:v>2006</c:v>
                </c:pt>
                <c:pt idx="10">
                  <c:v>2009</c:v>
                </c:pt>
                <c:pt idx="11">
                  <c:v>2010</c:v>
                </c:pt>
                <c:pt idx="12">
                  <c:v>2011</c:v>
                </c:pt>
                <c:pt idx="13">
                  <c:v>2012</c:v>
                </c:pt>
                <c:pt idx="14">
                  <c:v>2013</c:v>
                </c:pt>
                <c:pt idx="15">
                  <c:v>2014</c:v>
                </c:pt>
                <c:pt idx="16">
                  <c:v>2015</c:v>
                </c:pt>
                <c:pt idx="17">
                  <c:v>2016</c:v>
                </c:pt>
                <c:pt idx="18">
                  <c:v>2017</c:v>
                </c:pt>
                <c:pt idx="19">
                  <c:v>2019</c:v>
                </c:pt>
                <c:pt idx="20">
                  <c:v>2020</c:v>
                </c:pt>
                <c:pt idx="21">
                  <c:v>2021</c:v>
                </c:pt>
                <c:pt idx="22">
                  <c:v>2022</c:v>
                </c:pt>
              </c:strCache>
            </c:strRef>
          </c:cat>
          <c:val>
            <c:numRef>
              <c:f>Sheet3!$B$5:$B$28</c:f>
              <c:numCache>
                <c:formatCode>General</c:formatCode>
                <c:ptCount val="23"/>
                <c:pt idx="0">
                  <c:v>1</c:v>
                </c:pt>
                <c:pt idx="1">
                  <c:v>1</c:v>
                </c:pt>
                <c:pt idx="4">
                  <c:v>2</c:v>
                </c:pt>
                <c:pt idx="5">
                  <c:v>2</c:v>
                </c:pt>
                <c:pt idx="7">
                  <c:v>4</c:v>
                </c:pt>
                <c:pt idx="8">
                  <c:v>1</c:v>
                </c:pt>
                <c:pt idx="10">
                  <c:v>1</c:v>
                </c:pt>
                <c:pt idx="11">
                  <c:v>1</c:v>
                </c:pt>
                <c:pt idx="12">
                  <c:v>1</c:v>
                </c:pt>
                <c:pt idx="13">
                  <c:v>1</c:v>
                </c:pt>
                <c:pt idx="14">
                  <c:v>3</c:v>
                </c:pt>
                <c:pt idx="15">
                  <c:v>1</c:v>
                </c:pt>
                <c:pt idx="16">
                  <c:v>1</c:v>
                </c:pt>
                <c:pt idx="17">
                  <c:v>2</c:v>
                </c:pt>
                <c:pt idx="19">
                  <c:v>1</c:v>
                </c:pt>
                <c:pt idx="20">
                  <c:v>3</c:v>
                </c:pt>
                <c:pt idx="21">
                  <c:v>2</c:v>
                </c:pt>
                <c:pt idx="22">
                  <c:v>1</c:v>
                </c:pt>
              </c:numCache>
            </c:numRef>
          </c:val>
          <c:extLst>
            <c:ext xmlns:c16="http://schemas.microsoft.com/office/drawing/2014/chart" uri="{C3380CC4-5D6E-409C-BE32-E72D297353CC}">
              <c16:uniqueId val="{00000000-F5D4-4786-8DD5-C5476FEEDA1E}"/>
            </c:ext>
          </c:extLst>
        </c:ser>
        <c:ser>
          <c:idx val="1"/>
          <c:order val="1"/>
          <c:tx>
            <c:strRef>
              <c:f>Sheet3!$C$3:$C$4</c:f>
              <c:strCache>
                <c:ptCount val="1"/>
                <c:pt idx="0">
                  <c:v>YES</c:v>
                </c:pt>
              </c:strCache>
            </c:strRef>
          </c:tx>
          <c:spPr>
            <a:solidFill>
              <a:srgbClr val="FF9933"/>
            </a:solidFill>
            <a:ln>
              <a:noFill/>
            </a:ln>
            <a:effectLst/>
          </c:spPr>
          <c:invertIfNegative val="0"/>
          <c:cat>
            <c:strRef>
              <c:f>Sheet3!$A$5:$A$28</c:f>
              <c:strCache>
                <c:ptCount val="23"/>
                <c:pt idx="0">
                  <c:v>1977</c:v>
                </c:pt>
                <c:pt idx="1">
                  <c:v>1986</c:v>
                </c:pt>
                <c:pt idx="2">
                  <c:v>1992</c:v>
                </c:pt>
                <c:pt idx="3">
                  <c:v>1994</c:v>
                </c:pt>
                <c:pt idx="4">
                  <c:v>1996</c:v>
                </c:pt>
                <c:pt idx="5">
                  <c:v>1998</c:v>
                </c:pt>
                <c:pt idx="6">
                  <c:v>1999</c:v>
                </c:pt>
                <c:pt idx="7">
                  <c:v>2001</c:v>
                </c:pt>
                <c:pt idx="8">
                  <c:v>2003</c:v>
                </c:pt>
                <c:pt idx="9">
                  <c:v>2006</c:v>
                </c:pt>
                <c:pt idx="10">
                  <c:v>2009</c:v>
                </c:pt>
                <c:pt idx="11">
                  <c:v>2010</c:v>
                </c:pt>
                <c:pt idx="12">
                  <c:v>2011</c:v>
                </c:pt>
                <c:pt idx="13">
                  <c:v>2012</c:v>
                </c:pt>
                <c:pt idx="14">
                  <c:v>2013</c:v>
                </c:pt>
                <c:pt idx="15">
                  <c:v>2014</c:v>
                </c:pt>
                <c:pt idx="16">
                  <c:v>2015</c:v>
                </c:pt>
                <c:pt idx="17">
                  <c:v>2016</c:v>
                </c:pt>
                <c:pt idx="18">
                  <c:v>2017</c:v>
                </c:pt>
                <c:pt idx="19">
                  <c:v>2019</c:v>
                </c:pt>
                <c:pt idx="20">
                  <c:v>2020</c:v>
                </c:pt>
                <c:pt idx="21">
                  <c:v>2021</c:v>
                </c:pt>
                <c:pt idx="22">
                  <c:v>2022</c:v>
                </c:pt>
              </c:strCache>
            </c:strRef>
          </c:cat>
          <c:val>
            <c:numRef>
              <c:f>Sheet3!$C$5:$C$28</c:f>
              <c:numCache>
                <c:formatCode>General</c:formatCode>
                <c:ptCount val="23"/>
                <c:pt idx="2">
                  <c:v>1</c:v>
                </c:pt>
                <c:pt idx="3">
                  <c:v>1</c:v>
                </c:pt>
                <c:pt idx="6">
                  <c:v>1</c:v>
                </c:pt>
                <c:pt idx="7">
                  <c:v>1</c:v>
                </c:pt>
                <c:pt idx="8">
                  <c:v>1</c:v>
                </c:pt>
                <c:pt idx="9">
                  <c:v>1</c:v>
                </c:pt>
                <c:pt idx="11">
                  <c:v>1</c:v>
                </c:pt>
                <c:pt idx="18">
                  <c:v>1</c:v>
                </c:pt>
                <c:pt idx="19">
                  <c:v>2</c:v>
                </c:pt>
                <c:pt idx="21">
                  <c:v>3</c:v>
                </c:pt>
              </c:numCache>
            </c:numRef>
          </c:val>
          <c:extLst>
            <c:ext xmlns:c16="http://schemas.microsoft.com/office/drawing/2014/chart" uri="{C3380CC4-5D6E-409C-BE32-E72D297353CC}">
              <c16:uniqueId val="{00000001-F5D4-4786-8DD5-C5476FEEDA1E}"/>
            </c:ext>
          </c:extLst>
        </c:ser>
        <c:dLbls>
          <c:showLegendKey val="0"/>
          <c:showVal val="0"/>
          <c:showCatName val="0"/>
          <c:showSerName val="0"/>
          <c:showPercent val="0"/>
          <c:showBubbleSize val="0"/>
        </c:dLbls>
        <c:gapWidth val="219"/>
        <c:overlap val="-27"/>
        <c:axId val="1882790191"/>
        <c:axId val="147140832"/>
      </c:barChart>
      <c:catAx>
        <c:axId val="18827901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47140832"/>
        <c:crosses val="autoZero"/>
        <c:auto val="1"/>
        <c:lblAlgn val="ctr"/>
        <c:lblOffset val="100"/>
        <c:noMultiLvlLbl val="0"/>
      </c:catAx>
      <c:valAx>
        <c:axId val="1471408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882790191"/>
        <c:crosses val="autoZero"/>
        <c:crossBetween val="between"/>
        <c:majorUnit val="1"/>
      </c:valAx>
      <c:spPr>
        <a:noFill/>
        <a:ln>
          <a:noFill/>
        </a:ln>
        <a:effectLst/>
      </c:spPr>
    </c:plotArea>
    <c:legend>
      <c:legendPos val="r"/>
      <c:layout>
        <c:manualLayout>
          <c:xMode val="edge"/>
          <c:yMode val="edge"/>
          <c:x val="0.74873636972504898"/>
          <c:y val="0.92316873452382509"/>
          <c:w val="0.24906785980611484"/>
          <c:h val="7.579166971779315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6D842EEC58A2744A2ADC524444A7A0D" ma:contentTypeVersion="13" ma:contentTypeDescription="Create a new document." ma:contentTypeScope="" ma:versionID="31d7c2980fc02f388bca6070f05e6973">
  <xsd:schema xmlns:xsd="http://www.w3.org/2001/XMLSchema" xmlns:xs="http://www.w3.org/2001/XMLSchema" xmlns:p="http://schemas.microsoft.com/office/2006/metadata/properties" xmlns:ns2="1742f647-34aa-47ad-81ff-611e282eb03c" xmlns:ns3="2474bc95-ce3a-4b46-bc4a-5c320303d6f9" targetNamespace="http://schemas.microsoft.com/office/2006/metadata/properties" ma:root="true" ma:fieldsID="dd3416237101d79489dfd7cfa880e398" ns2:_="" ns3:_="">
    <xsd:import namespace="1742f647-34aa-47ad-81ff-611e282eb03c"/>
    <xsd:import namespace="2474bc95-ce3a-4b46-bc4a-5c320303d6f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GenerationTime" minOccurs="0"/>
                <xsd:element ref="ns2:MediaServiceEventHashCode" minOccurs="0"/>
                <xsd:element ref="ns2:lcf76f155ced4ddcb4097134ff3c332f" minOccurs="0"/>
                <xsd:element ref="ns2:MediaServiceOCR" minOccurs="0"/>
                <xsd:element ref="ns3:SharedWithUsers" minOccurs="0"/>
                <xsd:element ref="ns3:SharedWithDetail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742f647-34aa-47ad-81ff-611e282eb03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08d44918-0402-4173-a38e-4345c47fbb37"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474bc95-ce3a-4b46-bc4a-5c320303d6f9"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1742f647-34aa-47ad-81ff-611e282eb03c">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BF92A04-0AD6-4C18-B648-EAD4D67068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742f647-34aa-47ad-81ff-611e282eb03c"/>
    <ds:schemaRef ds:uri="2474bc95-ce3a-4b46-bc4a-5c320303d6f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3217208-9B3D-4249-BDE5-2974F7193580}">
  <ds:schemaRefs>
    <ds:schemaRef ds:uri="http://schemas.openxmlformats.org/officeDocument/2006/bibliography"/>
  </ds:schemaRefs>
</ds:datastoreItem>
</file>

<file path=customXml/itemProps3.xml><?xml version="1.0" encoding="utf-8"?>
<ds:datastoreItem xmlns:ds="http://schemas.openxmlformats.org/officeDocument/2006/customXml" ds:itemID="{16AB7F7E-F721-4A5C-ACB3-FDD0A05D2AE2}">
  <ds:schemaRefs>
    <ds:schemaRef ds:uri="http://schemas.microsoft.com/office/2006/metadata/properties"/>
    <ds:schemaRef ds:uri="http://schemas.microsoft.com/office/infopath/2007/PartnerControls"/>
    <ds:schemaRef ds:uri="1742f647-34aa-47ad-81ff-611e282eb03c"/>
  </ds:schemaRefs>
</ds:datastoreItem>
</file>

<file path=customXml/itemProps4.xml><?xml version="1.0" encoding="utf-8"?>
<ds:datastoreItem xmlns:ds="http://schemas.openxmlformats.org/officeDocument/2006/customXml" ds:itemID="{AC550C94-F7AC-45B8-B6E1-E56A79D6001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100</Pages>
  <Words>19041</Words>
  <Characters>109638</Characters>
  <Application>Microsoft Office Word</Application>
  <DocSecurity>0</DocSecurity>
  <Lines>2154</Lines>
  <Paragraphs>587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2024-03-25T01:39:00Z</dcterms:created>
  <dcterms:modified xsi:type="dcterms:W3CDTF">2024-03-29T17:41:00Z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0x01010076D842EEC58A2744A2ADC524444A7A0D</vt:lpwstr>
  </property>
  <property fmtid="{D5CDD505-2E9C-101B-9397-08002B2CF9AE}" pid="3" name="ZOTERO_PREF_1">
    <vt:lpwstr>&lt;data data-version="3" zotero-version="6.0.36"&gt;&lt;session id="hAHaZpbU"/&gt;&lt;style id="http://www.zotero.org/styles/proceedings-of-the-royal-society-b" hasBibliography="1" bibliographyStyleHasBeenSet="1"/&gt;&lt;prefs&gt;&lt;pref name="fieldType" value="Field"/&gt;&lt;pref name</vt:lpwstr>
  </property>
  <property fmtid="{D5CDD505-2E9C-101B-9397-08002B2CF9AE}" pid="4" name="ZOTERO_PREF_2">
    <vt:lpwstr>="automaticJournalAbbreviations" value="true"/&gt;&lt;/prefs&gt;&lt;/data&gt;</vt:lpwstr>
  </property>
  <property fmtid="{D5CDD505-2E9C-101B-9397-08002B2CF9AE}" pid="5" name="GrammarlyDocumentId">
    <vt:lpwstr>44337bb2f921cd68a0818d4399851194f52d5a088fe8f83a5eca054b5271969e</vt:lpwstr>
  </property>
</Properties>
</file>