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FC466A" w14:textId="2F9E81F2" w:rsidR="003D5590" w:rsidRPr="003D5590" w:rsidRDefault="003D5590" w:rsidP="003D5590">
      <w:pPr>
        <w:pStyle w:val="SectionTitle"/>
        <w:jc w:val="center"/>
        <w:rPr>
          <w:color w:val="FFFFFF" w:themeColor="background1"/>
        </w:rPr>
      </w:pPr>
      <w:bookmarkStart w:id="0" w:name="_Toc162204945"/>
      <w:bookmarkStart w:id="1" w:name="_Toc162208118"/>
      <w:r w:rsidRPr="003D5590">
        <w:rPr>
          <w:color w:val="FFFFFF" w:themeColor="background1"/>
        </w:rPr>
        <w:t>Title Page</w:t>
      </w:r>
    </w:p>
    <w:p w14:paraId="328C9A83" w14:textId="7FCEEC92" w:rsidR="00B22722" w:rsidRPr="003D5590" w:rsidRDefault="00B22722" w:rsidP="003D5590">
      <w:pPr>
        <w:pStyle w:val="SectionText0"/>
        <w:jc w:val="center"/>
        <w:rPr>
          <w:b/>
          <w:bCs/>
          <w:sz w:val="32"/>
          <w:szCs w:val="32"/>
          <w:u w:val="single"/>
        </w:rPr>
      </w:pPr>
      <w:r w:rsidRPr="003D5590">
        <w:rPr>
          <w:b/>
          <w:bCs/>
          <w:sz w:val="32"/>
          <w:szCs w:val="32"/>
          <w:u w:val="single"/>
        </w:rPr>
        <w:t xml:space="preserve">Sentinel behaviour and urban environments: A corvid’s </w:t>
      </w:r>
      <w:proofErr w:type="gramStart"/>
      <w:r w:rsidRPr="003D5590">
        <w:rPr>
          <w:b/>
          <w:bCs/>
          <w:sz w:val="32"/>
          <w:szCs w:val="32"/>
          <w:u w:val="single"/>
        </w:rPr>
        <w:t>perspective</w:t>
      </w:r>
      <w:bookmarkEnd w:id="0"/>
      <w:bookmarkEnd w:id="1"/>
      <w:proofErr w:type="gramEnd"/>
    </w:p>
    <w:p w14:paraId="5710681C" w14:textId="77777777" w:rsidR="00B22722" w:rsidRDefault="00B22722" w:rsidP="00B8527A">
      <w:pPr>
        <w:pStyle w:val="SectionText"/>
        <w:jc w:val="center"/>
      </w:pPr>
    </w:p>
    <w:p w14:paraId="2B76CFD1" w14:textId="77777777" w:rsidR="00B22722" w:rsidRDefault="00B22722" w:rsidP="00B8527A">
      <w:pPr>
        <w:pStyle w:val="SectionText"/>
        <w:jc w:val="center"/>
      </w:pPr>
    </w:p>
    <w:p w14:paraId="080F5002" w14:textId="77777777" w:rsidR="00B22722" w:rsidRDefault="00B22722" w:rsidP="00B8527A">
      <w:pPr>
        <w:pStyle w:val="SectionText"/>
        <w:jc w:val="center"/>
      </w:pPr>
      <w:r>
        <w:t>By</w:t>
      </w:r>
    </w:p>
    <w:p w14:paraId="4E7D105A" w14:textId="77777777" w:rsidR="00B22722" w:rsidRDefault="00B22722" w:rsidP="00B8527A">
      <w:pPr>
        <w:pStyle w:val="SectionText"/>
        <w:jc w:val="center"/>
      </w:pPr>
      <w:r>
        <w:t>Alex Popescu. B.Sc.</w:t>
      </w:r>
    </w:p>
    <w:p w14:paraId="2EE92C4E" w14:textId="77777777" w:rsidR="00B22722" w:rsidRDefault="00B22722" w:rsidP="00B8527A">
      <w:pPr>
        <w:pStyle w:val="SectionText"/>
        <w:jc w:val="center"/>
      </w:pPr>
      <w:r>
        <w:t>Biological Sciences (Ecology &amp; Evolution)</w:t>
      </w:r>
    </w:p>
    <w:p w14:paraId="42557D7C" w14:textId="77777777" w:rsidR="00B22722" w:rsidRDefault="00B22722" w:rsidP="00B8527A">
      <w:pPr>
        <w:pStyle w:val="SectionText"/>
        <w:jc w:val="center"/>
      </w:pPr>
    </w:p>
    <w:p w14:paraId="64BBCD05" w14:textId="77777777" w:rsidR="00B22722" w:rsidRDefault="00B22722" w:rsidP="00B8527A">
      <w:pPr>
        <w:pStyle w:val="SectionText"/>
        <w:jc w:val="center"/>
      </w:pPr>
    </w:p>
    <w:p w14:paraId="13B523E4" w14:textId="77777777" w:rsidR="00B22722" w:rsidRDefault="00B22722" w:rsidP="00B8527A">
      <w:pPr>
        <w:pStyle w:val="SectionText"/>
        <w:jc w:val="center"/>
      </w:pPr>
      <w:r w:rsidRPr="00514AFC">
        <w:t>A thesis</w:t>
      </w:r>
    </w:p>
    <w:p w14:paraId="272EAAF6" w14:textId="77777777" w:rsidR="00B22722" w:rsidRDefault="00B22722" w:rsidP="00B8527A">
      <w:pPr>
        <w:pStyle w:val="SectionText"/>
        <w:jc w:val="center"/>
      </w:pPr>
      <w:r w:rsidRPr="00514AFC">
        <w:t xml:space="preserve">submitted in partial </w:t>
      </w:r>
      <w:proofErr w:type="gramStart"/>
      <w:r w:rsidRPr="00514AFC">
        <w:t>fulfillment</w:t>
      </w:r>
      <w:proofErr w:type="gramEnd"/>
    </w:p>
    <w:p w14:paraId="44615DA2" w14:textId="77777777" w:rsidR="00B22722" w:rsidRDefault="00B22722" w:rsidP="00B8527A">
      <w:pPr>
        <w:pStyle w:val="SectionText"/>
        <w:jc w:val="center"/>
      </w:pPr>
      <w:r w:rsidRPr="00514AFC">
        <w:t>of the requirements for the degree of</w:t>
      </w:r>
    </w:p>
    <w:p w14:paraId="6651E784" w14:textId="77777777" w:rsidR="00B22722" w:rsidRPr="00B22722" w:rsidRDefault="00B22722" w:rsidP="00B8527A">
      <w:pPr>
        <w:pStyle w:val="SectionText"/>
        <w:jc w:val="center"/>
      </w:pPr>
    </w:p>
    <w:p w14:paraId="6F2BA0B8" w14:textId="77777777" w:rsidR="00B22722" w:rsidRDefault="00B22722" w:rsidP="00B8527A">
      <w:pPr>
        <w:pStyle w:val="SectionText"/>
        <w:jc w:val="center"/>
      </w:pPr>
      <w:r w:rsidRPr="00514AFC">
        <w:t>Master of Science</w:t>
      </w:r>
    </w:p>
    <w:p w14:paraId="77C1B704" w14:textId="77777777" w:rsidR="00B22722" w:rsidRPr="00B22722" w:rsidRDefault="00B22722" w:rsidP="00B8527A">
      <w:pPr>
        <w:pStyle w:val="SectionText"/>
        <w:jc w:val="center"/>
      </w:pPr>
    </w:p>
    <w:p w14:paraId="5D96FE2D" w14:textId="77777777" w:rsidR="00B22722" w:rsidRPr="00B22722" w:rsidRDefault="00B22722" w:rsidP="00B8527A">
      <w:pPr>
        <w:pStyle w:val="SectionText"/>
        <w:jc w:val="center"/>
      </w:pPr>
    </w:p>
    <w:p w14:paraId="04A1E994" w14:textId="77777777" w:rsidR="00B22722" w:rsidRDefault="00B22722" w:rsidP="00B8527A">
      <w:pPr>
        <w:pStyle w:val="SectionText"/>
        <w:jc w:val="center"/>
      </w:pPr>
      <w:r>
        <w:t>Faculty of Mathematics and Sciences,</w:t>
      </w:r>
    </w:p>
    <w:p w14:paraId="528A9573" w14:textId="77777777" w:rsidR="00B22722" w:rsidRDefault="00B22722" w:rsidP="00B8527A">
      <w:pPr>
        <w:pStyle w:val="SectionText"/>
        <w:jc w:val="center"/>
      </w:pPr>
      <w:r>
        <w:t>Brock University</w:t>
      </w:r>
    </w:p>
    <w:p w14:paraId="29944FF2" w14:textId="77777777" w:rsidR="00B22722" w:rsidRDefault="00B22722" w:rsidP="00B8527A">
      <w:pPr>
        <w:pStyle w:val="SectionText"/>
        <w:jc w:val="center"/>
      </w:pPr>
      <w:r>
        <w:t>St. Catharines, Ontario, Canada</w:t>
      </w:r>
    </w:p>
    <w:p w14:paraId="39CBB15C" w14:textId="77777777" w:rsidR="00B22722" w:rsidRPr="00B22722" w:rsidRDefault="00B22722" w:rsidP="00B8527A">
      <w:pPr>
        <w:pStyle w:val="SectionText"/>
        <w:jc w:val="center"/>
      </w:pPr>
    </w:p>
    <w:p w14:paraId="565FE3F9" w14:textId="77777777" w:rsidR="00B22722" w:rsidRPr="00514AFC" w:rsidRDefault="00B22722" w:rsidP="00B8527A">
      <w:pPr>
        <w:pStyle w:val="SectionText"/>
        <w:jc w:val="center"/>
        <w:sectPr w:rsidR="00B22722" w:rsidRPr="00514AFC" w:rsidSect="00F71CFB">
          <w:headerReference w:type="default" r:id="rId11"/>
          <w:pgSz w:w="12240" w:h="15840"/>
          <w:pgMar w:top="1440" w:right="1440" w:bottom="1440" w:left="1440" w:header="720" w:footer="720" w:gutter="0"/>
          <w:pgNumType w:fmt="upperRoman" w:start="1"/>
          <w:cols w:space="720"/>
          <w:titlePg/>
          <w:docGrid w:linePitch="299"/>
        </w:sectPr>
      </w:pPr>
      <w:r w:rsidRPr="00B22722">
        <w:t>© 20</w:t>
      </w:r>
      <w:r>
        <w:t>23</w:t>
      </w:r>
    </w:p>
    <w:p w14:paraId="01F02319" w14:textId="77777777" w:rsidR="00B22722" w:rsidRDefault="00B22722" w:rsidP="00AF5346">
      <w:pPr>
        <w:pStyle w:val="SectionTitle"/>
      </w:pPr>
      <w:bookmarkStart w:id="2" w:name="_Toc162204946"/>
      <w:bookmarkStart w:id="3" w:name="_Toc162208119"/>
      <w:r>
        <w:lastRenderedPageBreak/>
        <w:t>Abstract</w:t>
      </w:r>
      <w:bookmarkEnd w:id="2"/>
      <w:bookmarkEnd w:id="3"/>
    </w:p>
    <w:p w14:paraId="4DB4E143" w14:textId="77777777" w:rsidR="00B22722" w:rsidRDefault="00B22722" w:rsidP="008242B8">
      <w:pPr>
        <w:pStyle w:val="SectionText0"/>
      </w:pPr>
    </w:p>
    <w:p w14:paraId="204B0B5D" w14:textId="77777777" w:rsidR="00B22722" w:rsidRDefault="00B22722" w:rsidP="00AF5346">
      <w:pPr>
        <w:pStyle w:val="SectionTitle"/>
        <w:sectPr w:rsidR="00B22722" w:rsidSect="00F71CFB">
          <w:headerReference w:type="default" r:id="rId12"/>
          <w:pgSz w:w="12240" w:h="15840"/>
          <w:pgMar w:top="1440" w:right="1440" w:bottom="1440" w:left="1440" w:header="720" w:footer="720" w:gutter="0"/>
          <w:pgNumType w:fmt="upperRoman"/>
          <w:cols w:space="720"/>
          <w:docGrid w:linePitch="299"/>
        </w:sectPr>
      </w:pPr>
    </w:p>
    <w:p w14:paraId="6E15F0D7" w14:textId="77777777" w:rsidR="00B22722" w:rsidRDefault="00B22722" w:rsidP="00AF5346">
      <w:pPr>
        <w:pStyle w:val="SectionTitle"/>
      </w:pPr>
      <w:bookmarkStart w:id="4" w:name="_Toc162204947"/>
      <w:bookmarkStart w:id="5" w:name="_Toc162208120"/>
      <w:r>
        <w:lastRenderedPageBreak/>
        <w:t>Acknowledgements</w:t>
      </w:r>
      <w:bookmarkEnd w:id="4"/>
      <w:bookmarkEnd w:id="5"/>
    </w:p>
    <w:p w14:paraId="3C3C7941" w14:textId="5921BB52" w:rsidR="001668EA" w:rsidRDefault="0033662F" w:rsidP="0002591E">
      <w:pPr>
        <w:pStyle w:val="SectionText0"/>
        <w:spacing w:line="480" w:lineRule="auto"/>
      </w:pPr>
      <w:r>
        <w:t xml:space="preserve">I’d like to thank Dr. Kiyoko Gotanda for taking me on as a graduate student in the middle of the 2021 pandemic. I would not be where I am without the opportunities, advice, </w:t>
      </w:r>
      <w:r w:rsidR="001668EA">
        <w:t>support,</w:t>
      </w:r>
      <w:r>
        <w:t xml:space="preserve"> and </w:t>
      </w:r>
      <w:r w:rsidR="001668EA">
        <w:t>patience you have given me.</w:t>
      </w:r>
      <w:r>
        <w:t xml:space="preserve"> You have helped me conquer many challenges</w:t>
      </w:r>
      <w:r w:rsidR="001668EA">
        <w:t xml:space="preserve"> and pushed me to learn new skills. I cannot thank you enough.</w:t>
      </w:r>
    </w:p>
    <w:p w14:paraId="1BD3B2C8" w14:textId="51ACD393" w:rsidR="001668EA" w:rsidRDefault="001668EA" w:rsidP="0002591E">
      <w:pPr>
        <w:pStyle w:val="SectionText"/>
        <w:spacing w:line="480" w:lineRule="auto"/>
      </w:pPr>
      <w:r>
        <w:t>Next. I would like to thank my other committee members Dr. Liette Vasseur and Dr. Anne Clark for their wealth of knowledge and the guidance they have given me throughout my thesis.</w:t>
      </w:r>
    </w:p>
    <w:p w14:paraId="4AB757A6" w14:textId="71829BF0" w:rsidR="003C73D2" w:rsidRDefault="003C73D2" w:rsidP="0002591E">
      <w:pPr>
        <w:pStyle w:val="SectionText"/>
        <w:spacing w:line="480" w:lineRule="auto"/>
      </w:pPr>
      <w:r>
        <w:t>My fellow lab-members Alex Wilder and Albert Wu were sources of new perspectives and great improvements. Alex, I can’t thank you enough for those awful 6AM drives for a whole summer. I can’t begin to describe how priceless your help was. Albert, you have been instrumental in keeping myself productive and accountable. You have both been instrumental during my time at Brock University.</w:t>
      </w:r>
    </w:p>
    <w:p w14:paraId="58128647" w14:textId="0CCEC9DC" w:rsidR="003C73D2" w:rsidRDefault="003C73D2" w:rsidP="0002591E">
      <w:pPr>
        <w:pStyle w:val="SectionText"/>
        <w:spacing w:line="480" w:lineRule="auto"/>
      </w:pPr>
      <w:r>
        <w:t>My family and friends have always been at my side, through thick and thin. F</w:t>
      </w:r>
      <w:r w:rsidR="0023763D">
        <w:t>rom helping me move to St. Catharines, to being someone I could vent to, they have always been there for me. They listened in times of doubt and celebrated with me my accomplishments. My parents’ continued desire to see me improve are the reason I undertook this monumental task, and I would like to thank them for helping me achieve my full potential.</w:t>
      </w:r>
    </w:p>
    <w:p w14:paraId="715D5028" w14:textId="5DAF0CAA" w:rsidR="0023763D" w:rsidRPr="001668EA" w:rsidRDefault="0023763D" w:rsidP="0002591E">
      <w:pPr>
        <w:pStyle w:val="SectionText"/>
        <w:spacing w:line="480" w:lineRule="auto"/>
      </w:pPr>
      <w:r>
        <w:t xml:space="preserve">Lily, you came to St. Catharines with me, jumping head-first </w:t>
      </w:r>
      <w:r w:rsidR="0002591E">
        <w:t xml:space="preserve">with me </w:t>
      </w:r>
      <w:r>
        <w:t>into completely new experience</w:t>
      </w:r>
      <w:r w:rsidR="0002591E">
        <w:t>s</w:t>
      </w:r>
      <w:r>
        <w:t>,</w:t>
      </w:r>
      <w:r w:rsidR="0002591E">
        <w:t xml:space="preserve"> responsibilities, and a surprising </w:t>
      </w:r>
      <w:proofErr w:type="gramStart"/>
      <w:r w:rsidR="0002591E">
        <w:t>amount</w:t>
      </w:r>
      <w:proofErr w:type="gramEnd"/>
      <w:r w:rsidR="0002591E">
        <w:t xml:space="preserve"> of dishes. We have lived through so much, and I can’t see myself living without you. Thank you so much for your incredible support and for keeping me going in during the harder times. </w:t>
      </w:r>
    </w:p>
    <w:p w14:paraId="19FDA416" w14:textId="7FFA1618" w:rsidR="00B22722" w:rsidRDefault="00B22722" w:rsidP="00AF5346">
      <w:pPr>
        <w:pStyle w:val="SectionTitle"/>
        <w:sectPr w:rsidR="00B22722" w:rsidSect="00F71CFB">
          <w:headerReference w:type="default" r:id="rId13"/>
          <w:pgSz w:w="12240" w:h="15840"/>
          <w:pgMar w:top="1440" w:right="1440" w:bottom="1440" w:left="1440" w:header="720" w:footer="720" w:gutter="0"/>
          <w:pgNumType w:fmt="upperRoman"/>
          <w:cols w:space="720"/>
          <w:docGrid w:linePitch="299"/>
        </w:sectPr>
      </w:pPr>
    </w:p>
    <w:bookmarkStart w:id="6" w:name="_Toc162208121" w:displacedByCustomXml="next"/>
    <w:bookmarkStart w:id="7" w:name="_Toc162204948" w:displacedByCustomXml="next"/>
    <w:sdt>
      <w:sdtPr>
        <w:rPr>
          <w:rFonts w:ascii="Arial" w:hAnsi="Arial" w:cs="Arial"/>
          <w:b w:val="0"/>
          <w:noProof w:val="0"/>
          <w:sz w:val="22"/>
          <w:szCs w:val="22"/>
          <w:u w:val="none"/>
        </w:rPr>
        <w:id w:val="814455963"/>
        <w:docPartObj>
          <w:docPartGallery w:val="Table of Contents"/>
          <w:docPartUnique/>
        </w:docPartObj>
      </w:sdtPr>
      <w:sdtEndPr>
        <w:rPr>
          <w:bCs/>
        </w:rPr>
      </w:sdtEndPr>
      <w:sdtContent>
        <w:p w14:paraId="798AF82F" w14:textId="3932322B" w:rsidR="00AF5346" w:rsidRDefault="00514AFC" w:rsidP="00AF5346">
          <w:pPr>
            <w:pStyle w:val="SectionTitle"/>
          </w:pPr>
          <w:r>
            <w:t xml:space="preserve">Table of </w:t>
          </w:r>
          <w:r w:rsidR="00AF5346">
            <w:t>Contents</w:t>
          </w:r>
          <w:bookmarkEnd w:id="7"/>
          <w:bookmarkEnd w:id="6"/>
        </w:p>
        <w:p w14:paraId="42792D7E" w14:textId="4294F4FB" w:rsidR="00864C67" w:rsidRDefault="00F11E62">
          <w:pPr>
            <w:pStyle w:val="TOC2"/>
            <w:tabs>
              <w:tab w:val="right" w:leader="dot" w:pos="9350"/>
            </w:tabs>
            <w:rPr>
              <w:rFonts w:asciiTheme="minorHAnsi" w:eastAsiaTheme="minorEastAsia" w:hAnsiTheme="minorHAnsi" w:cstheme="minorBidi"/>
              <w:noProof/>
              <w:kern w:val="2"/>
              <w:szCs w:val="24"/>
              <w:lang w:eastAsia="en-CA"/>
              <w14:ligatures w14:val="standardContextual"/>
            </w:rPr>
          </w:pPr>
          <w:r>
            <w:rPr>
              <w:rFonts w:cs="Times New Roman"/>
              <w:szCs w:val="24"/>
              <w:u w:val="single"/>
            </w:rPr>
            <w:fldChar w:fldCharType="begin"/>
          </w:r>
          <w:r>
            <w:rPr>
              <w:rFonts w:cs="Times New Roman"/>
              <w:szCs w:val="24"/>
              <w:u w:val="single"/>
            </w:rPr>
            <w:instrText xml:space="preserve"> TOC \o "3-3" \h \z \t "Heading 1,1,Heading 2,2,Section Title,2,Section Subtitle,3,Chapter Title B,1" </w:instrText>
          </w:r>
          <w:r>
            <w:rPr>
              <w:rFonts w:cs="Times New Roman"/>
              <w:szCs w:val="24"/>
              <w:u w:val="single"/>
            </w:rPr>
            <w:fldChar w:fldCharType="separate"/>
          </w:r>
          <w:hyperlink w:anchor="_Toc162208118" w:history="1">
            <w:r w:rsidR="00215D50">
              <w:rPr>
                <w:rStyle w:val="Hyperlink"/>
                <w:noProof/>
              </w:rPr>
              <w:t>Title Page</w:t>
            </w:r>
            <w:r w:rsidR="00864C67">
              <w:rPr>
                <w:noProof/>
                <w:webHidden/>
              </w:rPr>
              <w:tab/>
            </w:r>
            <w:r w:rsidR="00864C67">
              <w:rPr>
                <w:noProof/>
                <w:webHidden/>
              </w:rPr>
              <w:fldChar w:fldCharType="begin"/>
            </w:r>
            <w:r w:rsidR="00864C67">
              <w:rPr>
                <w:noProof/>
                <w:webHidden/>
              </w:rPr>
              <w:instrText xml:space="preserve"> PAGEREF _Toc162208118 \h </w:instrText>
            </w:r>
            <w:r w:rsidR="00864C67">
              <w:rPr>
                <w:noProof/>
                <w:webHidden/>
              </w:rPr>
            </w:r>
            <w:r w:rsidR="00864C67">
              <w:rPr>
                <w:noProof/>
                <w:webHidden/>
              </w:rPr>
              <w:fldChar w:fldCharType="separate"/>
            </w:r>
            <w:r w:rsidR="00864C67">
              <w:rPr>
                <w:noProof/>
                <w:webHidden/>
              </w:rPr>
              <w:t>I</w:t>
            </w:r>
            <w:r w:rsidR="00864C67">
              <w:rPr>
                <w:noProof/>
                <w:webHidden/>
              </w:rPr>
              <w:fldChar w:fldCharType="end"/>
            </w:r>
          </w:hyperlink>
        </w:p>
        <w:p w14:paraId="3DD31BF5" w14:textId="68E92378" w:rsidR="00864C67"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62208119" w:history="1">
            <w:r w:rsidR="00864C67" w:rsidRPr="00F62FAB">
              <w:rPr>
                <w:rStyle w:val="Hyperlink"/>
                <w:noProof/>
              </w:rPr>
              <w:t>Abstract</w:t>
            </w:r>
            <w:r w:rsidR="00864C67">
              <w:rPr>
                <w:noProof/>
                <w:webHidden/>
              </w:rPr>
              <w:tab/>
            </w:r>
            <w:r w:rsidR="00864C67">
              <w:rPr>
                <w:noProof/>
                <w:webHidden/>
              </w:rPr>
              <w:fldChar w:fldCharType="begin"/>
            </w:r>
            <w:r w:rsidR="00864C67">
              <w:rPr>
                <w:noProof/>
                <w:webHidden/>
              </w:rPr>
              <w:instrText xml:space="preserve"> PAGEREF _Toc162208119 \h </w:instrText>
            </w:r>
            <w:r w:rsidR="00864C67">
              <w:rPr>
                <w:noProof/>
                <w:webHidden/>
              </w:rPr>
            </w:r>
            <w:r w:rsidR="00864C67">
              <w:rPr>
                <w:noProof/>
                <w:webHidden/>
              </w:rPr>
              <w:fldChar w:fldCharType="separate"/>
            </w:r>
            <w:r w:rsidR="00864C67">
              <w:rPr>
                <w:noProof/>
                <w:webHidden/>
              </w:rPr>
              <w:t>II</w:t>
            </w:r>
            <w:r w:rsidR="00864C67">
              <w:rPr>
                <w:noProof/>
                <w:webHidden/>
              </w:rPr>
              <w:fldChar w:fldCharType="end"/>
            </w:r>
          </w:hyperlink>
        </w:p>
        <w:p w14:paraId="66E45008" w14:textId="0E7481BD" w:rsidR="00864C67"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62208120" w:history="1">
            <w:r w:rsidR="00864C67" w:rsidRPr="00F62FAB">
              <w:rPr>
                <w:rStyle w:val="Hyperlink"/>
                <w:noProof/>
              </w:rPr>
              <w:t>Acknowledgements</w:t>
            </w:r>
            <w:r w:rsidR="00864C67">
              <w:rPr>
                <w:noProof/>
                <w:webHidden/>
              </w:rPr>
              <w:tab/>
            </w:r>
            <w:r w:rsidR="00864C67">
              <w:rPr>
                <w:noProof/>
                <w:webHidden/>
              </w:rPr>
              <w:fldChar w:fldCharType="begin"/>
            </w:r>
            <w:r w:rsidR="00864C67">
              <w:rPr>
                <w:noProof/>
                <w:webHidden/>
              </w:rPr>
              <w:instrText xml:space="preserve"> PAGEREF _Toc162208120 \h </w:instrText>
            </w:r>
            <w:r w:rsidR="00864C67">
              <w:rPr>
                <w:noProof/>
                <w:webHidden/>
              </w:rPr>
            </w:r>
            <w:r w:rsidR="00864C67">
              <w:rPr>
                <w:noProof/>
                <w:webHidden/>
              </w:rPr>
              <w:fldChar w:fldCharType="separate"/>
            </w:r>
            <w:r w:rsidR="00864C67">
              <w:rPr>
                <w:noProof/>
                <w:webHidden/>
              </w:rPr>
              <w:t>III</w:t>
            </w:r>
            <w:r w:rsidR="00864C67">
              <w:rPr>
                <w:noProof/>
                <w:webHidden/>
              </w:rPr>
              <w:fldChar w:fldCharType="end"/>
            </w:r>
          </w:hyperlink>
        </w:p>
        <w:p w14:paraId="5FDF2E6D" w14:textId="699C6EBD" w:rsidR="00864C67"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62208121" w:history="1">
            <w:r w:rsidR="00864C67" w:rsidRPr="00F62FAB">
              <w:rPr>
                <w:rStyle w:val="Hyperlink"/>
                <w:noProof/>
              </w:rPr>
              <w:t>Table of Contents</w:t>
            </w:r>
            <w:r w:rsidR="00864C67">
              <w:rPr>
                <w:noProof/>
                <w:webHidden/>
              </w:rPr>
              <w:tab/>
            </w:r>
            <w:r w:rsidR="00864C67">
              <w:rPr>
                <w:noProof/>
                <w:webHidden/>
              </w:rPr>
              <w:fldChar w:fldCharType="begin"/>
            </w:r>
            <w:r w:rsidR="00864C67">
              <w:rPr>
                <w:noProof/>
                <w:webHidden/>
              </w:rPr>
              <w:instrText xml:space="preserve"> PAGEREF _Toc162208121 \h </w:instrText>
            </w:r>
            <w:r w:rsidR="00864C67">
              <w:rPr>
                <w:noProof/>
                <w:webHidden/>
              </w:rPr>
            </w:r>
            <w:r w:rsidR="00864C67">
              <w:rPr>
                <w:noProof/>
                <w:webHidden/>
              </w:rPr>
              <w:fldChar w:fldCharType="separate"/>
            </w:r>
            <w:r w:rsidR="00864C67">
              <w:rPr>
                <w:noProof/>
                <w:webHidden/>
              </w:rPr>
              <w:t>IV</w:t>
            </w:r>
            <w:r w:rsidR="00864C67">
              <w:rPr>
                <w:noProof/>
                <w:webHidden/>
              </w:rPr>
              <w:fldChar w:fldCharType="end"/>
            </w:r>
          </w:hyperlink>
        </w:p>
        <w:p w14:paraId="1004FE8A" w14:textId="6AE01C4B" w:rsidR="00864C67"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62208122" w:history="1">
            <w:r w:rsidR="00864C67" w:rsidRPr="00F62FAB">
              <w:rPr>
                <w:rStyle w:val="Hyperlink"/>
                <w:noProof/>
              </w:rPr>
              <w:t>List of Tables</w:t>
            </w:r>
            <w:r w:rsidR="00864C67">
              <w:rPr>
                <w:noProof/>
                <w:webHidden/>
              </w:rPr>
              <w:tab/>
            </w:r>
            <w:r w:rsidR="00864C67">
              <w:rPr>
                <w:noProof/>
                <w:webHidden/>
              </w:rPr>
              <w:fldChar w:fldCharType="begin"/>
            </w:r>
            <w:r w:rsidR="00864C67">
              <w:rPr>
                <w:noProof/>
                <w:webHidden/>
              </w:rPr>
              <w:instrText xml:space="preserve"> PAGEREF _Toc162208122 \h </w:instrText>
            </w:r>
            <w:r w:rsidR="00864C67">
              <w:rPr>
                <w:noProof/>
                <w:webHidden/>
              </w:rPr>
            </w:r>
            <w:r w:rsidR="00864C67">
              <w:rPr>
                <w:noProof/>
                <w:webHidden/>
              </w:rPr>
              <w:fldChar w:fldCharType="separate"/>
            </w:r>
            <w:r w:rsidR="00864C67">
              <w:rPr>
                <w:noProof/>
                <w:webHidden/>
              </w:rPr>
              <w:t>VI</w:t>
            </w:r>
            <w:r w:rsidR="00864C67">
              <w:rPr>
                <w:noProof/>
                <w:webHidden/>
              </w:rPr>
              <w:fldChar w:fldCharType="end"/>
            </w:r>
          </w:hyperlink>
        </w:p>
        <w:p w14:paraId="2AA5C009" w14:textId="7B379E61" w:rsidR="00864C67"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62208123" w:history="1">
            <w:r w:rsidR="00864C67" w:rsidRPr="00F62FAB">
              <w:rPr>
                <w:rStyle w:val="Hyperlink"/>
                <w:noProof/>
              </w:rPr>
              <w:t>List of Figures</w:t>
            </w:r>
            <w:r w:rsidR="00864C67">
              <w:rPr>
                <w:noProof/>
                <w:webHidden/>
              </w:rPr>
              <w:tab/>
            </w:r>
            <w:r w:rsidR="00864C67">
              <w:rPr>
                <w:noProof/>
                <w:webHidden/>
              </w:rPr>
              <w:fldChar w:fldCharType="begin"/>
            </w:r>
            <w:r w:rsidR="00864C67">
              <w:rPr>
                <w:noProof/>
                <w:webHidden/>
              </w:rPr>
              <w:instrText xml:space="preserve"> PAGEREF _Toc162208123 \h </w:instrText>
            </w:r>
            <w:r w:rsidR="00864C67">
              <w:rPr>
                <w:noProof/>
                <w:webHidden/>
              </w:rPr>
            </w:r>
            <w:r w:rsidR="00864C67">
              <w:rPr>
                <w:noProof/>
                <w:webHidden/>
              </w:rPr>
              <w:fldChar w:fldCharType="separate"/>
            </w:r>
            <w:r w:rsidR="00864C67">
              <w:rPr>
                <w:noProof/>
                <w:webHidden/>
              </w:rPr>
              <w:t>VII</w:t>
            </w:r>
            <w:r w:rsidR="00864C67">
              <w:rPr>
                <w:noProof/>
                <w:webHidden/>
              </w:rPr>
              <w:fldChar w:fldCharType="end"/>
            </w:r>
          </w:hyperlink>
        </w:p>
        <w:p w14:paraId="33C4F32F" w14:textId="71EBB1E0" w:rsidR="00864C67" w:rsidRDefault="00000000">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62208124" w:history="1">
            <w:r w:rsidR="00864C67" w:rsidRPr="00F62FAB">
              <w:rPr>
                <w:rStyle w:val="Hyperlink"/>
                <w:noProof/>
              </w:rPr>
              <w:t>General Introduction</w:t>
            </w:r>
            <w:r w:rsidR="00864C67">
              <w:rPr>
                <w:noProof/>
                <w:webHidden/>
              </w:rPr>
              <w:tab/>
            </w:r>
            <w:r w:rsidR="00864C67">
              <w:rPr>
                <w:noProof/>
                <w:webHidden/>
              </w:rPr>
              <w:fldChar w:fldCharType="begin"/>
            </w:r>
            <w:r w:rsidR="00864C67">
              <w:rPr>
                <w:noProof/>
                <w:webHidden/>
              </w:rPr>
              <w:instrText xml:space="preserve"> PAGEREF _Toc162208124 \h </w:instrText>
            </w:r>
            <w:r w:rsidR="00864C67">
              <w:rPr>
                <w:noProof/>
                <w:webHidden/>
              </w:rPr>
            </w:r>
            <w:r w:rsidR="00864C67">
              <w:rPr>
                <w:noProof/>
                <w:webHidden/>
              </w:rPr>
              <w:fldChar w:fldCharType="separate"/>
            </w:r>
            <w:r w:rsidR="00864C67">
              <w:rPr>
                <w:noProof/>
                <w:webHidden/>
              </w:rPr>
              <w:t>1</w:t>
            </w:r>
            <w:r w:rsidR="00864C67">
              <w:rPr>
                <w:noProof/>
                <w:webHidden/>
              </w:rPr>
              <w:fldChar w:fldCharType="end"/>
            </w:r>
          </w:hyperlink>
        </w:p>
        <w:p w14:paraId="25B22AB7" w14:textId="1A610805" w:rsidR="00864C67"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208125" w:history="1">
            <w:r w:rsidR="00864C67" w:rsidRPr="00F62FAB">
              <w:rPr>
                <w:rStyle w:val="Hyperlink"/>
                <w:noProof/>
              </w:rPr>
              <w:t>Sentinel Behaviour</w:t>
            </w:r>
            <w:r w:rsidR="00864C67">
              <w:rPr>
                <w:noProof/>
                <w:webHidden/>
              </w:rPr>
              <w:tab/>
            </w:r>
            <w:r w:rsidR="00864C67">
              <w:rPr>
                <w:noProof/>
                <w:webHidden/>
              </w:rPr>
              <w:fldChar w:fldCharType="begin"/>
            </w:r>
            <w:r w:rsidR="00864C67">
              <w:rPr>
                <w:noProof/>
                <w:webHidden/>
              </w:rPr>
              <w:instrText xml:space="preserve"> PAGEREF _Toc162208125 \h </w:instrText>
            </w:r>
            <w:r w:rsidR="00864C67">
              <w:rPr>
                <w:noProof/>
                <w:webHidden/>
              </w:rPr>
            </w:r>
            <w:r w:rsidR="00864C67">
              <w:rPr>
                <w:noProof/>
                <w:webHidden/>
              </w:rPr>
              <w:fldChar w:fldCharType="separate"/>
            </w:r>
            <w:r w:rsidR="00864C67">
              <w:rPr>
                <w:noProof/>
                <w:webHidden/>
              </w:rPr>
              <w:t>1</w:t>
            </w:r>
            <w:r w:rsidR="00864C67">
              <w:rPr>
                <w:noProof/>
                <w:webHidden/>
              </w:rPr>
              <w:fldChar w:fldCharType="end"/>
            </w:r>
          </w:hyperlink>
        </w:p>
        <w:p w14:paraId="3F1D83C0" w14:textId="1308AD8F" w:rsidR="00864C67"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208126" w:history="1">
            <w:r w:rsidR="00864C67" w:rsidRPr="00F62FAB">
              <w:rPr>
                <w:rStyle w:val="Hyperlink"/>
                <w:noProof/>
              </w:rPr>
              <w:t>Urbanization</w:t>
            </w:r>
            <w:r w:rsidR="00864C67">
              <w:rPr>
                <w:noProof/>
                <w:webHidden/>
              </w:rPr>
              <w:tab/>
            </w:r>
            <w:r w:rsidR="00864C67">
              <w:rPr>
                <w:noProof/>
                <w:webHidden/>
              </w:rPr>
              <w:fldChar w:fldCharType="begin"/>
            </w:r>
            <w:r w:rsidR="00864C67">
              <w:rPr>
                <w:noProof/>
                <w:webHidden/>
              </w:rPr>
              <w:instrText xml:space="preserve"> PAGEREF _Toc162208126 \h </w:instrText>
            </w:r>
            <w:r w:rsidR="00864C67">
              <w:rPr>
                <w:noProof/>
                <w:webHidden/>
              </w:rPr>
            </w:r>
            <w:r w:rsidR="00864C67">
              <w:rPr>
                <w:noProof/>
                <w:webHidden/>
              </w:rPr>
              <w:fldChar w:fldCharType="separate"/>
            </w:r>
            <w:r w:rsidR="00864C67">
              <w:rPr>
                <w:noProof/>
                <w:webHidden/>
              </w:rPr>
              <w:t>4</w:t>
            </w:r>
            <w:r w:rsidR="00864C67">
              <w:rPr>
                <w:noProof/>
                <w:webHidden/>
              </w:rPr>
              <w:fldChar w:fldCharType="end"/>
            </w:r>
          </w:hyperlink>
        </w:p>
        <w:p w14:paraId="6A542B59" w14:textId="4642B366" w:rsidR="00864C67"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208127" w:history="1">
            <w:r w:rsidR="00864C67" w:rsidRPr="00F62FAB">
              <w:rPr>
                <w:rStyle w:val="Hyperlink"/>
                <w:noProof/>
              </w:rPr>
              <w:t>The American crow, Corvus brachyrhynchos</w:t>
            </w:r>
            <w:r w:rsidR="00864C67">
              <w:rPr>
                <w:noProof/>
                <w:webHidden/>
              </w:rPr>
              <w:tab/>
            </w:r>
            <w:r w:rsidR="00864C67">
              <w:rPr>
                <w:noProof/>
                <w:webHidden/>
              </w:rPr>
              <w:fldChar w:fldCharType="begin"/>
            </w:r>
            <w:r w:rsidR="00864C67">
              <w:rPr>
                <w:noProof/>
                <w:webHidden/>
              </w:rPr>
              <w:instrText xml:space="preserve"> PAGEREF _Toc162208127 \h </w:instrText>
            </w:r>
            <w:r w:rsidR="00864C67">
              <w:rPr>
                <w:noProof/>
                <w:webHidden/>
              </w:rPr>
            </w:r>
            <w:r w:rsidR="00864C67">
              <w:rPr>
                <w:noProof/>
                <w:webHidden/>
              </w:rPr>
              <w:fldChar w:fldCharType="separate"/>
            </w:r>
            <w:r w:rsidR="00864C67">
              <w:rPr>
                <w:noProof/>
                <w:webHidden/>
              </w:rPr>
              <w:t>6</w:t>
            </w:r>
            <w:r w:rsidR="00864C67">
              <w:rPr>
                <w:noProof/>
                <w:webHidden/>
              </w:rPr>
              <w:fldChar w:fldCharType="end"/>
            </w:r>
          </w:hyperlink>
        </w:p>
        <w:p w14:paraId="3A0FE3ED" w14:textId="2E064D33" w:rsidR="00864C67"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208128" w:history="1">
            <w:r w:rsidR="00864C67" w:rsidRPr="00F62FAB">
              <w:rPr>
                <w:rStyle w:val="Hyperlink"/>
                <w:noProof/>
              </w:rPr>
              <w:t>Research Objectives</w:t>
            </w:r>
            <w:r w:rsidR="00864C67">
              <w:rPr>
                <w:noProof/>
                <w:webHidden/>
              </w:rPr>
              <w:tab/>
            </w:r>
            <w:r w:rsidR="00864C67">
              <w:rPr>
                <w:noProof/>
                <w:webHidden/>
              </w:rPr>
              <w:fldChar w:fldCharType="begin"/>
            </w:r>
            <w:r w:rsidR="00864C67">
              <w:rPr>
                <w:noProof/>
                <w:webHidden/>
              </w:rPr>
              <w:instrText xml:space="preserve"> PAGEREF _Toc162208128 \h </w:instrText>
            </w:r>
            <w:r w:rsidR="00864C67">
              <w:rPr>
                <w:noProof/>
                <w:webHidden/>
              </w:rPr>
            </w:r>
            <w:r w:rsidR="00864C67">
              <w:rPr>
                <w:noProof/>
                <w:webHidden/>
              </w:rPr>
              <w:fldChar w:fldCharType="separate"/>
            </w:r>
            <w:r w:rsidR="00864C67">
              <w:rPr>
                <w:noProof/>
                <w:webHidden/>
              </w:rPr>
              <w:t>7</w:t>
            </w:r>
            <w:r w:rsidR="00864C67">
              <w:rPr>
                <w:noProof/>
                <w:webHidden/>
              </w:rPr>
              <w:fldChar w:fldCharType="end"/>
            </w:r>
          </w:hyperlink>
        </w:p>
        <w:p w14:paraId="0EA7D8D6" w14:textId="47581348" w:rsidR="00864C67" w:rsidRDefault="00000000">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62208129" w:history="1">
            <w:r w:rsidR="00864C67" w:rsidRPr="00F62FAB">
              <w:rPr>
                <w:rStyle w:val="Hyperlink"/>
                <w:noProof/>
              </w:rPr>
              <w:t>Chapter 1: Sentinel behaviour in mammal and avian species</w:t>
            </w:r>
            <w:r w:rsidR="00864C67">
              <w:rPr>
                <w:noProof/>
                <w:webHidden/>
              </w:rPr>
              <w:tab/>
            </w:r>
            <w:r w:rsidR="00864C67">
              <w:rPr>
                <w:noProof/>
                <w:webHidden/>
              </w:rPr>
              <w:fldChar w:fldCharType="begin"/>
            </w:r>
            <w:r w:rsidR="00864C67">
              <w:rPr>
                <w:noProof/>
                <w:webHidden/>
              </w:rPr>
              <w:instrText xml:space="preserve"> PAGEREF _Toc162208129 \h </w:instrText>
            </w:r>
            <w:r w:rsidR="00864C67">
              <w:rPr>
                <w:noProof/>
                <w:webHidden/>
              </w:rPr>
            </w:r>
            <w:r w:rsidR="00864C67">
              <w:rPr>
                <w:noProof/>
                <w:webHidden/>
              </w:rPr>
              <w:fldChar w:fldCharType="separate"/>
            </w:r>
            <w:r w:rsidR="00864C67">
              <w:rPr>
                <w:noProof/>
                <w:webHidden/>
              </w:rPr>
              <w:t>9</w:t>
            </w:r>
            <w:r w:rsidR="00864C67">
              <w:rPr>
                <w:noProof/>
                <w:webHidden/>
              </w:rPr>
              <w:fldChar w:fldCharType="end"/>
            </w:r>
          </w:hyperlink>
        </w:p>
        <w:p w14:paraId="58364622" w14:textId="53E36B17" w:rsidR="00864C67"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62208130" w:history="1">
            <w:r w:rsidR="00864C67" w:rsidRPr="00F62FAB">
              <w:rPr>
                <w:rStyle w:val="Hyperlink"/>
                <w:noProof/>
              </w:rPr>
              <w:t>Introduction</w:t>
            </w:r>
            <w:r w:rsidR="00864C67">
              <w:rPr>
                <w:noProof/>
                <w:webHidden/>
              </w:rPr>
              <w:tab/>
            </w:r>
            <w:r w:rsidR="00864C67">
              <w:rPr>
                <w:noProof/>
                <w:webHidden/>
              </w:rPr>
              <w:fldChar w:fldCharType="begin"/>
            </w:r>
            <w:r w:rsidR="00864C67">
              <w:rPr>
                <w:noProof/>
                <w:webHidden/>
              </w:rPr>
              <w:instrText xml:space="preserve"> PAGEREF _Toc162208130 \h </w:instrText>
            </w:r>
            <w:r w:rsidR="00864C67">
              <w:rPr>
                <w:noProof/>
                <w:webHidden/>
              </w:rPr>
            </w:r>
            <w:r w:rsidR="00864C67">
              <w:rPr>
                <w:noProof/>
                <w:webHidden/>
              </w:rPr>
              <w:fldChar w:fldCharType="separate"/>
            </w:r>
            <w:r w:rsidR="00864C67">
              <w:rPr>
                <w:noProof/>
                <w:webHidden/>
              </w:rPr>
              <w:t>9</w:t>
            </w:r>
            <w:r w:rsidR="00864C67">
              <w:rPr>
                <w:noProof/>
                <w:webHidden/>
              </w:rPr>
              <w:fldChar w:fldCharType="end"/>
            </w:r>
          </w:hyperlink>
        </w:p>
        <w:p w14:paraId="352D6FA0" w14:textId="049AA118" w:rsidR="00864C67"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62208131" w:history="1">
            <w:r w:rsidR="00864C67" w:rsidRPr="00F62FAB">
              <w:rPr>
                <w:rStyle w:val="Hyperlink"/>
                <w:noProof/>
              </w:rPr>
              <w:t>Methods</w:t>
            </w:r>
            <w:r w:rsidR="00864C67">
              <w:rPr>
                <w:noProof/>
                <w:webHidden/>
              </w:rPr>
              <w:tab/>
            </w:r>
            <w:r w:rsidR="00864C67">
              <w:rPr>
                <w:noProof/>
                <w:webHidden/>
              </w:rPr>
              <w:fldChar w:fldCharType="begin"/>
            </w:r>
            <w:r w:rsidR="00864C67">
              <w:rPr>
                <w:noProof/>
                <w:webHidden/>
              </w:rPr>
              <w:instrText xml:space="preserve"> PAGEREF _Toc162208131 \h </w:instrText>
            </w:r>
            <w:r w:rsidR="00864C67">
              <w:rPr>
                <w:noProof/>
                <w:webHidden/>
              </w:rPr>
            </w:r>
            <w:r w:rsidR="00864C67">
              <w:rPr>
                <w:noProof/>
                <w:webHidden/>
              </w:rPr>
              <w:fldChar w:fldCharType="separate"/>
            </w:r>
            <w:r w:rsidR="00864C67">
              <w:rPr>
                <w:noProof/>
                <w:webHidden/>
              </w:rPr>
              <w:t>10</w:t>
            </w:r>
            <w:r w:rsidR="00864C67">
              <w:rPr>
                <w:noProof/>
                <w:webHidden/>
              </w:rPr>
              <w:fldChar w:fldCharType="end"/>
            </w:r>
          </w:hyperlink>
        </w:p>
        <w:p w14:paraId="2B202ED5" w14:textId="74FE9DA3" w:rsidR="00864C67"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208132" w:history="1">
            <w:r w:rsidR="00864C67" w:rsidRPr="00F62FAB">
              <w:rPr>
                <w:rStyle w:val="Hyperlink"/>
                <w:rFonts w:cs="Times New Roman"/>
                <w:noProof/>
              </w:rPr>
              <w:t>Selection criteria</w:t>
            </w:r>
            <w:r w:rsidR="00864C67">
              <w:rPr>
                <w:noProof/>
                <w:webHidden/>
              </w:rPr>
              <w:tab/>
            </w:r>
            <w:r w:rsidR="00864C67">
              <w:rPr>
                <w:noProof/>
                <w:webHidden/>
              </w:rPr>
              <w:fldChar w:fldCharType="begin"/>
            </w:r>
            <w:r w:rsidR="00864C67">
              <w:rPr>
                <w:noProof/>
                <w:webHidden/>
              </w:rPr>
              <w:instrText xml:space="preserve"> PAGEREF _Toc162208132 \h </w:instrText>
            </w:r>
            <w:r w:rsidR="00864C67">
              <w:rPr>
                <w:noProof/>
                <w:webHidden/>
              </w:rPr>
            </w:r>
            <w:r w:rsidR="00864C67">
              <w:rPr>
                <w:noProof/>
                <w:webHidden/>
              </w:rPr>
              <w:fldChar w:fldCharType="separate"/>
            </w:r>
            <w:r w:rsidR="00864C67">
              <w:rPr>
                <w:noProof/>
                <w:webHidden/>
              </w:rPr>
              <w:t>10</w:t>
            </w:r>
            <w:r w:rsidR="00864C67">
              <w:rPr>
                <w:noProof/>
                <w:webHidden/>
              </w:rPr>
              <w:fldChar w:fldCharType="end"/>
            </w:r>
          </w:hyperlink>
        </w:p>
        <w:p w14:paraId="0CB175D4" w14:textId="5A36C153" w:rsidR="00864C67"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208133" w:history="1">
            <w:r w:rsidR="00864C67" w:rsidRPr="00F62FAB">
              <w:rPr>
                <w:rStyle w:val="Hyperlink"/>
                <w:rFonts w:cs="Times New Roman"/>
                <w:noProof/>
              </w:rPr>
              <w:t>Search strategy</w:t>
            </w:r>
            <w:r w:rsidR="00864C67">
              <w:rPr>
                <w:noProof/>
                <w:webHidden/>
              </w:rPr>
              <w:tab/>
            </w:r>
            <w:r w:rsidR="00864C67">
              <w:rPr>
                <w:noProof/>
                <w:webHidden/>
              </w:rPr>
              <w:fldChar w:fldCharType="begin"/>
            </w:r>
            <w:r w:rsidR="00864C67">
              <w:rPr>
                <w:noProof/>
                <w:webHidden/>
              </w:rPr>
              <w:instrText xml:space="preserve"> PAGEREF _Toc162208133 \h </w:instrText>
            </w:r>
            <w:r w:rsidR="00864C67">
              <w:rPr>
                <w:noProof/>
                <w:webHidden/>
              </w:rPr>
            </w:r>
            <w:r w:rsidR="00864C67">
              <w:rPr>
                <w:noProof/>
                <w:webHidden/>
              </w:rPr>
              <w:fldChar w:fldCharType="separate"/>
            </w:r>
            <w:r w:rsidR="00864C67">
              <w:rPr>
                <w:noProof/>
                <w:webHidden/>
              </w:rPr>
              <w:t>10</w:t>
            </w:r>
            <w:r w:rsidR="00864C67">
              <w:rPr>
                <w:noProof/>
                <w:webHidden/>
              </w:rPr>
              <w:fldChar w:fldCharType="end"/>
            </w:r>
          </w:hyperlink>
        </w:p>
        <w:p w14:paraId="0F01EE55" w14:textId="0FABF04F" w:rsidR="00864C67"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208134" w:history="1">
            <w:r w:rsidR="00864C67" w:rsidRPr="00F62FAB">
              <w:rPr>
                <w:rStyle w:val="Hyperlink"/>
                <w:rFonts w:cs="Times New Roman"/>
                <w:noProof/>
              </w:rPr>
              <w:t>Data collection &amp; analysis</w:t>
            </w:r>
            <w:r w:rsidR="00864C67">
              <w:rPr>
                <w:noProof/>
                <w:webHidden/>
              </w:rPr>
              <w:tab/>
            </w:r>
            <w:r w:rsidR="00864C67">
              <w:rPr>
                <w:noProof/>
                <w:webHidden/>
              </w:rPr>
              <w:fldChar w:fldCharType="begin"/>
            </w:r>
            <w:r w:rsidR="00864C67">
              <w:rPr>
                <w:noProof/>
                <w:webHidden/>
              </w:rPr>
              <w:instrText xml:space="preserve"> PAGEREF _Toc162208134 \h </w:instrText>
            </w:r>
            <w:r w:rsidR="00864C67">
              <w:rPr>
                <w:noProof/>
                <w:webHidden/>
              </w:rPr>
            </w:r>
            <w:r w:rsidR="00864C67">
              <w:rPr>
                <w:noProof/>
                <w:webHidden/>
              </w:rPr>
              <w:fldChar w:fldCharType="separate"/>
            </w:r>
            <w:r w:rsidR="00864C67">
              <w:rPr>
                <w:noProof/>
                <w:webHidden/>
              </w:rPr>
              <w:t>12</w:t>
            </w:r>
            <w:r w:rsidR="00864C67">
              <w:rPr>
                <w:noProof/>
                <w:webHidden/>
              </w:rPr>
              <w:fldChar w:fldCharType="end"/>
            </w:r>
          </w:hyperlink>
        </w:p>
        <w:p w14:paraId="5820DBB7" w14:textId="248AF335" w:rsidR="00864C67"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62208135" w:history="1">
            <w:r w:rsidR="00864C67" w:rsidRPr="00F62FAB">
              <w:rPr>
                <w:rStyle w:val="Hyperlink"/>
                <w:noProof/>
              </w:rPr>
              <w:t>Results</w:t>
            </w:r>
            <w:r w:rsidR="00864C67">
              <w:rPr>
                <w:noProof/>
                <w:webHidden/>
              </w:rPr>
              <w:tab/>
            </w:r>
            <w:r w:rsidR="00864C67">
              <w:rPr>
                <w:noProof/>
                <w:webHidden/>
              </w:rPr>
              <w:fldChar w:fldCharType="begin"/>
            </w:r>
            <w:r w:rsidR="00864C67">
              <w:rPr>
                <w:noProof/>
                <w:webHidden/>
              </w:rPr>
              <w:instrText xml:space="preserve"> PAGEREF _Toc162208135 \h </w:instrText>
            </w:r>
            <w:r w:rsidR="00864C67">
              <w:rPr>
                <w:noProof/>
                <w:webHidden/>
              </w:rPr>
            </w:r>
            <w:r w:rsidR="00864C67">
              <w:rPr>
                <w:noProof/>
                <w:webHidden/>
              </w:rPr>
              <w:fldChar w:fldCharType="separate"/>
            </w:r>
            <w:r w:rsidR="00864C67">
              <w:rPr>
                <w:noProof/>
                <w:webHidden/>
              </w:rPr>
              <w:t>1</w:t>
            </w:r>
            <w:r w:rsidR="00864C67">
              <w:rPr>
                <w:noProof/>
                <w:webHidden/>
              </w:rPr>
              <w:t>4</w:t>
            </w:r>
            <w:r w:rsidR="00864C67">
              <w:rPr>
                <w:noProof/>
                <w:webHidden/>
              </w:rPr>
              <w:fldChar w:fldCharType="end"/>
            </w:r>
          </w:hyperlink>
        </w:p>
        <w:p w14:paraId="7F99D517" w14:textId="3AED5CAB" w:rsidR="00864C67"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208136" w:history="1">
            <w:r w:rsidR="00864C67" w:rsidRPr="00F62FAB">
              <w:rPr>
                <w:rStyle w:val="Hyperlink"/>
                <w:rFonts w:cs="Times New Roman"/>
                <w:noProof/>
              </w:rPr>
              <w:t>Trends observed</w:t>
            </w:r>
            <w:r w:rsidR="00864C67">
              <w:rPr>
                <w:noProof/>
                <w:webHidden/>
              </w:rPr>
              <w:tab/>
            </w:r>
            <w:r w:rsidR="00864C67">
              <w:rPr>
                <w:noProof/>
                <w:webHidden/>
              </w:rPr>
              <w:fldChar w:fldCharType="begin"/>
            </w:r>
            <w:r w:rsidR="00864C67">
              <w:rPr>
                <w:noProof/>
                <w:webHidden/>
              </w:rPr>
              <w:instrText xml:space="preserve"> PAGEREF _Toc162208136 \h </w:instrText>
            </w:r>
            <w:r w:rsidR="00864C67">
              <w:rPr>
                <w:noProof/>
                <w:webHidden/>
              </w:rPr>
            </w:r>
            <w:r w:rsidR="00864C67">
              <w:rPr>
                <w:noProof/>
                <w:webHidden/>
              </w:rPr>
              <w:fldChar w:fldCharType="separate"/>
            </w:r>
            <w:r w:rsidR="00864C67">
              <w:rPr>
                <w:noProof/>
                <w:webHidden/>
              </w:rPr>
              <w:t>15</w:t>
            </w:r>
            <w:r w:rsidR="00864C67">
              <w:rPr>
                <w:noProof/>
                <w:webHidden/>
              </w:rPr>
              <w:fldChar w:fldCharType="end"/>
            </w:r>
          </w:hyperlink>
        </w:p>
        <w:p w14:paraId="4B90DCD9" w14:textId="5662C0E0" w:rsidR="00864C67"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62208137" w:history="1">
            <w:r w:rsidR="00864C67" w:rsidRPr="00F62FAB">
              <w:rPr>
                <w:rStyle w:val="Hyperlink"/>
                <w:noProof/>
              </w:rPr>
              <w:t>Discussion</w:t>
            </w:r>
            <w:r w:rsidR="00864C67">
              <w:rPr>
                <w:noProof/>
                <w:webHidden/>
              </w:rPr>
              <w:tab/>
            </w:r>
            <w:r w:rsidR="00864C67">
              <w:rPr>
                <w:noProof/>
                <w:webHidden/>
              </w:rPr>
              <w:fldChar w:fldCharType="begin"/>
            </w:r>
            <w:r w:rsidR="00864C67">
              <w:rPr>
                <w:noProof/>
                <w:webHidden/>
              </w:rPr>
              <w:instrText xml:space="preserve"> PAGEREF _Toc162208137 \h </w:instrText>
            </w:r>
            <w:r w:rsidR="00864C67">
              <w:rPr>
                <w:noProof/>
                <w:webHidden/>
              </w:rPr>
            </w:r>
            <w:r w:rsidR="00864C67">
              <w:rPr>
                <w:noProof/>
                <w:webHidden/>
              </w:rPr>
              <w:fldChar w:fldCharType="separate"/>
            </w:r>
            <w:r w:rsidR="00864C67">
              <w:rPr>
                <w:noProof/>
                <w:webHidden/>
              </w:rPr>
              <w:t>18</w:t>
            </w:r>
            <w:r w:rsidR="00864C67">
              <w:rPr>
                <w:noProof/>
                <w:webHidden/>
              </w:rPr>
              <w:fldChar w:fldCharType="end"/>
            </w:r>
          </w:hyperlink>
        </w:p>
        <w:p w14:paraId="0F7556AA" w14:textId="3A55CCAE" w:rsidR="00864C67" w:rsidRDefault="00000000">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62208138" w:history="1">
            <w:r w:rsidR="00864C67" w:rsidRPr="00F62FAB">
              <w:rPr>
                <w:rStyle w:val="Hyperlink"/>
                <w:noProof/>
              </w:rPr>
              <w:t>Chapter 2: Heads up! Social vigilance behaviour in urban American crows</w:t>
            </w:r>
            <w:r w:rsidR="00864C67">
              <w:rPr>
                <w:noProof/>
                <w:webHidden/>
              </w:rPr>
              <w:tab/>
            </w:r>
            <w:r w:rsidR="00864C67">
              <w:rPr>
                <w:noProof/>
                <w:webHidden/>
              </w:rPr>
              <w:fldChar w:fldCharType="begin"/>
            </w:r>
            <w:r w:rsidR="00864C67">
              <w:rPr>
                <w:noProof/>
                <w:webHidden/>
              </w:rPr>
              <w:instrText xml:space="preserve"> PAGEREF _Toc162208138 \h </w:instrText>
            </w:r>
            <w:r w:rsidR="00864C67">
              <w:rPr>
                <w:noProof/>
                <w:webHidden/>
              </w:rPr>
            </w:r>
            <w:r w:rsidR="00864C67">
              <w:rPr>
                <w:noProof/>
                <w:webHidden/>
              </w:rPr>
              <w:fldChar w:fldCharType="separate"/>
            </w:r>
            <w:r w:rsidR="00864C67">
              <w:rPr>
                <w:noProof/>
                <w:webHidden/>
              </w:rPr>
              <w:t>18</w:t>
            </w:r>
            <w:r w:rsidR="00864C67">
              <w:rPr>
                <w:noProof/>
                <w:webHidden/>
              </w:rPr>
              <w:fldChar w:fldCharType="end"/>
            </w:r>
          </w:hyperlink>
        </w:p>
        <w:p w14:paraId="238A6577" w14:textId="0ABD5D13" w:rsidR="00864C67"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62208139" w:history="1">
            <w:r w:rsidR="00864C67" w:rsidRPr="00F62FAB">
              <w:rPr>
                <w:rStyle w:val="Hyperlink"/>
                <w:noProof/>
              </w:rPr>
              <w:t>Introduction</w:t>
            </w:r>
            <w:r w:rsidR="00864C67">
              <w:rPr>
                <w:noProof/>
                <w:webHidden/>
              </w:rPr>
              <w:tab/>
            </w:r>
            <w:r w:rsidR="00864C67">
              <w:rPr>
                <w:noProof/>
                <w:webHidden/>
              </w:rPr>
              <w:fldChar w:fldCharType="begin"/>
            </w:r>
            <w:r w:rsidR="00864C67">
              <w:rPr>
                <w:noProof/>
                <w:webHidden/>
              </w:rPr>
              <w:instrText xml:space="preserve"> PAGEREF _Toc162208139 \h </w:instrText>
            </w:r>
            <w:r w:rsidR="00864C67">
              <w:rPr>
                <w:noProof/>
                <w:webHidden/>
              </w:rPr>
            </w:r>
            <w:r w:rsidR="00864C67">
              <w:rPr>
                <w:noProof/>
                <w:webHidden/>
              </w:rPr>
              <w:fldChar w:fldCharType="separate"/>
            </w:r>
            <w:r w:rsidR="00864C67">
              <w:rPr>
                <w:noProof/>
                <w:webHidden/>
              </w:rPr>
              <w:t>18</w:t>
            </w:r>
            <w:r w:rsidR="00864C67">
              <w:rPr>
                <w:noProof/>
                <w:webHidden/>
              </w:rPr>
              <w:fldChar w:fldCharType="end"/>
            </w:r>
          </w:hyperlink>
        </w:p>
        <w:p w14:paraId="0F63586E" w14:textId="002EF9FF" w:rsidR="00864C67"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208140" w:history="1">
            <w:r w:rsidR="00864C67" w:rsidRPr="00F62FAB">
              <w:rPr>
                <w:rStyle w:val="Hyperlink"/>
                <w:noProof/>
              </w:rPr>
              <w:t>Sentinel Behaviour</w:t>
            </w:r>
            <w:r w:rsidR="00864C67">
              <w:rPr>
                <w:noProof/>
                <w:webHidden/>
              </w:rPr>
              <w:tab/>
            </w:r>
            <w:r w:rsidR="00864C67">
              <w:rPr>
                <w:noProof/>
                <w:webHidden/>
              </w:rPr>
              <w:fldChar w:fldCharType="begin"/>
            </w:r>
            <w:r w:rsidR="00864C67">
              <w:rPr>
                <w:noProof/>
                <w:webHidden/>
              </w:rPr>
              <w:instrText xml:space="preserve"> PAGEREF _Toc162208140 \h </w:instrText>
            </w:r>
            <w:r w:rsidR="00864C67">
              <w:rPr>
                <w:noProof/>
                <w:webHidden/>
              </w:rPr>
            </w:r>
            <w:r w:rsidR="00864C67">
              <w:rPr>
                <w:noProof/>
                <w:webHidden/>
              </w:rPr>
              <w:fldChar w:fldCharType="separate"/>
            </w:r>
            <w:r w:rsidR="00864C67">
              <w:rPr>
                <w:noProof/>
                <w:webHidden/>
              </w:rPr>
              <w:t>19</w:t>
            </w:r>
            <w:r w:rsidR="00864C67">
              <w:rPr>
                <w:noProof/>
                <w:webHidden/>
              </w:rPr>
              <w:fldChar w:fldCharType="end"/>
            </w:r>
          </w:hyperlink>
        </w:p>
        <w:p w14:paraId="71443166" w14:textId="2A2CAFBE" w:rsidR="00864C67"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208141" w:history="1">
            <w:r w:rsidR="00864C67" w:rsidRPr="00F62FAB">
              <w:rPr>
                <w:rStyle w:val="Hyperlink"/>
                <w:noProof/>
              </w:rPr>
              <w:t>Urban Environments</w:t>
            </w:r>
            <w:r w:rsidR="00864C67">
              <w:rPr>
                <w:noProof/>
                <w:webHidden/>
              </w:rPr>
              <w:tab/>
            </w:r>
            <w:r w:rsidR="00864C67">
              <w:rPr>
                <w:noProof/>
                <w:webHidden/>
              </w:rPr>
              <w:fldChar w:fldCharType="begin"/>
            </w:r>
            <w:r w:rsidR="00864C67">
              <w:rPr>
                <w:noProof/>
                <w:webHidden/>
              </w:rPr>
              <w:instrText xml:space="preserve"> PAGEREF _Toc162208141 \h </w:instrText>
            </w:r>
            <w:r w:rsidR="00864C67">
              <w:rPr>
                <w:noProof/>
                <w:webHidden/>
              </w:rPr>
            </w:r>
            <w:r w:rsidR="00864C67">
              <w:rPr>
                <w:noProof/>
                <w:webHidden/>
              </w:rPr>
              <w:fldChar w:fldCharType="separate"/>
            </w:r>
            <w:r w:rsidR="00864C67">
              <w:rPr>
                <w:noProof/>
                <w:webHidden/>
              </w:rPr>
              <w:t>20</w:t>
            </w:r>
            <w:r w:rsidR="00864C67">
              <w:rPr>
                <w:noProof/>
                <w:webHidden/>
              </w:rPr>
              <w:fldChar w:fldCharType="end"/>
            </w:r>
          </w:hyperlink>
        </w:p>
        <w:p w14:paraId="60281428" w14:textId="208E1EF1" w:rsidR="00864C67"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208142" w:history="1">
            <w:r w:rsidR="00864C67" w:rsidRPr="00F62FAB">
              <w:rPr>
                <w:rStyle w:val="Hyperlink"/>
                <w:noProof/>
              </w:rPr>
              <w:t>Study Objectives</w:t>
            </w:r>
            <w:r w:rsidR="00864C67">
              <w:rPr>
                <w:noProof/>
                <w:webHidden/>
              </w:rPr>
              <w:tab/>
            </w:r>
            <w:r w:rsidR="00864C67">
              <w:rPr>
                <w:noProof/>
                <w:webHidden/>
              </w:rPr>
              <w:fldChar w:fldCharType="begin"/>
            </w:r>
            <w:r w:rsidR="00864C67">
              <w:rPr>
                <w:noProof/>
                <w:webHidden/>
              </w:rPr>
              <w:instrText xml:space="preserve"> PAGEREF _Toc162208142 \h </w:instrText>
            </w:r>
            <w:r w:rsidR="00864C67">
              <w:rPr>
                <w:noProof/>
                <w:webHidden/>
              </w:rPr>
            </w:r>
            <w:r w:rsidR="00864C67">
              <w:rPr>
                <w:noProof/>
                <w:webHidden/>
              </w:rPr>
              <w:fldChar w:fldCharType="separate"/>
            </w:r>
            <w:r w:rsidR="00864C67">
              <w:rPr>
                <w:noProof/>
                <w:webHidden/>
              </w:rPr>
              <w:t>21</w:t>
            </w:r>
            <w:r w:rsidR="00864C67">
              <w:rPr>
                <w:noProof/>
                <w:webHidden/>
              </w:rPr>
              <w:fldChar w:fldCharType="end"/>
            </w:r>
          </w:hyperlink>
        </w:p>
        <w:p w14:paraId="7C9A3757" w14:textId="383BC012" w:rsidR="00864C67"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208143" w:history="1">
            <w:r w:rsidR="00864C67" w:rsidRPr="00F62FAB">
              <w:rPr>
                <w:rStyle w:val="Hyperlink"/>
                <w:noProof/>
              </w:rPr>
              <w:t>Significance</w:t>
            </w:r>
            <w:r w:rsidR="00864C67">
              <w:rPr>
                <w:noProof/>
                <w:webHidden/>
              </w:rPr>
              <w:tab/>
            </w:r>
            <w:r w:rsidR="00864C67">
              <w:rPr>
                <w:noProof/>
                <w:webHidden/>
              </w:rPr>
              <w:fldChar w:fldCharType="begin"/>
            </w:r>
            <w:r w:rsidR="00864C67">
              <w:rPr>
                <w:noProof/>
                <w:webHidden/>
              </w:rPr>
              <w:instrText xml:space="preserve"> PAGEREF _Toc162208143 \h </w:instrText>
            </w:r>
            <w:r w:rsidR="00864C67">
              <w:rPr>
                <w:noProof/>
                <w:webHidden/>
              </w:rPr>
            </w:r>
            <w:r w:rsidR="00864C67">
              <w:rPr>
                <w:noProof/>
                <w:webHidden/>
              </w:rPr>
              <w:fldChar w:fldCharType="separate"/>
            </w:r>
            <w:r w:rsidR="00864C67">
              <w:rPr>
                <w:noProof/>
                <w:webHidden/>
              </w:rPr>
              <w:t>22</w:t>
            </w:r>
            <w:r w:rsidR="00864C67">
              <w:rPr>
                <w:noProof/>
                <w:webHidden/>
              </w:rPr>
              <w:fldChar w:fldCharType="end"/>
            </w:r>
          </w:hyperlink>
        </w:p>
        <w:p w14:paraId="434A0BA0" w14:textId="5DB04F6C" w:rsidR="00864C67"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62208144" w:history="1">
            <w:r w:rsidR="00864C67" w:rsidRPr="00F62FAB">
              <w:rPr>
                <w:rStyle w:val="Hyperlink"/>
                <w:noProof/>
              </w:rPr>
              <w:t>Methods</w:t>
            </w:r>
            <w:r w:rsidR="00864C67">
              <w:rPr>
                <w:noProof/>
                <w:webHidden/>
              </w:rPr>
              <w:tab/>
            </w:r>
            <w:r w:rsidR="00864C67">
              <w:rPr>
                <w:noProof/>
                <w:webHidden/>
              </w:rPr>
              <w:fldChar w:fldCharType="begin"/>
            </w:r>
            <w:r w:rsidR="00864C67">
              <w:rPr>
                <w:noProof/>
                <w:webHidden/>
              </w:rPr>
              <w:instrText xml:space="preserve"> PAGEREF _Toc162208144 \h </w:instrText>
            </w:r>
            <w:r w:rsidR="00864C67">
              <w:rPr>
                <w:noProof/>
                <w:webHidden/>
              </w:rPr>
            </w:r>
            <w:r w:rsidR="00864C67">
              <w:rPr>
                <w:noProof/>
                <w:webHidden/>
              </w:rPr>
              <w:fldChar w:fldCharType="separate"/>
            </w:r>
            <w:r w:rsidR="00864C67">
              <w:rPr>
                <w:noProof/>
                <w:webHidden/>
              </w:rPr>
              <w:t>24</w:t>
            </w:r>
            <w:r w:rsidR="00864C67">
              <w:rPr>
                <w:noProof/>
                <w:webHidden/>
              </w:rPr>
              <w:fldChar w:fldCharType="end"/>
            </w:r>
          </w:hyperlink>
        </w:p>
        <w:p w14:paraId="0AACDF41" w14:textId="6639CCB4" w:rsidR="00864C67"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208145" w:history="1">
            <w:r w:rsidR="00864C67" w:rsidRPr="00F62FAB">
              <w:rPr>
                <w:rStyle w:val="Hyperlink"/>
                <w:noProof/>
              </w:rPr>
              <w:t>Site Selection</w:t>
            </w:r>
            <w:r w:rsidR="00864C67">
              <w:rPr>
                <w:noProof/>
                <w:webHidden/>
              </w:rPr>
              <w:tab/>
            </w:r>
            <w:r w:rsidR="00864C67">
              <w:rPr>
                <w:noProof/>
                <w:webHidden/>
              </w:rPr>
              <w:fldChar w:fldCharType="begin"/>
            </w:r>
            <w:r w:rsidR="00864C67">
              <w:rPr>
                <w:noProof/>
                <w:webHidden/>
              </w:rPr>
              <w:instrText xml:space="preserve"> PAGEREF _Toc162208145 \h </w:instrText>
            </w:r>
            <w:r w:rsidR="00864C67">
              <w:rPr>
                <w:noProof/>
                <w:webHidden/>
              </w:rPr>
            </w:r>
            <w:r w:rsidR="00864C67">
              <w:rPr>
                <w:noProof/>
                <w:webHidden/>
              </w:rPr>
              <w:fldChar w:fldCharType="separate"/>
            </w:r>
            <w:r w:rsidR="00864C67">
              <w:rPr>
                <w:noProof/>
                <w:webHidden/>
              </w:rPr>
              <w:t>24</w:t>
            </w:r>
            <w:r w:rsidR="00864C67">
              <w:rPr>
                <w:noProof/>
                <w:webHidden/>
              </w:rPr>
              <w:fldChar w:fldCharType="end"/>
            </w:r>
          </w:hyperlink>
        </w:p>
        <w:p w14:paraId="24FD8A32" w14:textId="48303B96" w:rsidR="00864C67"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208146" w:history="1">
            <w:r w:rsidR="00864C67" w:rsidRPr="00F62FAB">
              <w:rPr>
                <w:rStyle w:val="Hyperlink"/>
                <w:noProof/>
              </w:rPr>
              <w:t>Field observation</w:t>
            </w:r>
            <w:r w:rsidR="00864C67">
              <w:rPr>
                <w:noProof/>
                <w:webHidden/>
              </w:rPr>
              <w:tab/>
            </w:r>
            <w:r w:rsidR="00864C67">
              <w:rPr>
                <w:noProof/>
                <w:webHidden/>
              </w:rPr>
              <w:fldChar w:fldCharType="begin"/>
            </w:r>
            <w:r w:rsidR="00864C67">
              <w:rPr>
                <w:noProof/>
                <w:webHidden/>
              </w:rPr>
              <w:instrText xml:space="preserve"> PAGEREF _Toc162208146 \h </w:instrText>
            </w:r>
            <w:r w:rsidR="00864C67">
              <w:rPr>
                <w:noProof/>
                <w:webHidden/>
              </w:rPr>
            </w:r>
            <w:r w:rsidR="00864C67">
              <w:rPr>
                <w:noProof/>
                <w:webHidden/>
              </w:rPr>
              <w:fldChar w:fldCharType="separate"/>
            </w:r>
            <w:r w:rsidR="00864C67">
              <w:rPr>
                <w:noProof/>
                <w:webHidden/>
              </w:rPr>
              <w:t>24</w:t>
            </w:r>
            <w:r w:rsidR="00864C67">
              <w:rPr>
                <w:noProof/>
                <w:webHidden/>
              </w:rPr>
              <w:fldChar w:fldCharType="end"/>
            </w:r>
          </w:hyperlink>
        </w:p>
        <w:p w14:paraId="2DAB61E1" w14:textId="0442AA85" w:rsidR="00864C67"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208147" w:history="1">
            <w:r w:rsidR="00864C67" w:rsidRPr="00F62FAB">
              <w:rPr>
                <w:rStyle w:val="Hyperlink"/>
                <w:noProof/>
              </w:rPr>
              <w:t>Video Analysis</w:t>
            </w:r>
            <w:r w:rsidR="00864C67">
              <w:rPr>
                <w:noProof/>
                <w:webHidden/>
              </w:rPr>
              <w:tab/>
            </w:r>
            <w:r w:rsidR="00864C67">
              <w:rPr>
                <w:noProof/>
                <w:webHidden/>
              </w:rPr>
              <w:fldChar w:fldCharType="begin"/>
            </w:r>
            <w:r w:rsidR="00864C67">
              <w:rPr>
                <w:noProof/>
                <w:webHidden/>
              </w:rPr>
              <w:instrText xml:space="preserve"> PAGEREF _Toc162208147 \h </w:instrText>
            </w:r>
            <w:r w:rsidR="00864C67">
              <w:rPr>
                <w:noProof/>
                <w:webHidden/>
              </w:rPr>
            </w:r>
            <w:r w:rsidR="00864C67">
              <w:rPr>
                <w:noProof/>
                <w:webHidden/>
              </w:rPr>
              <w:fldChar w:fldCharType="separate"/>
            </w:r>
            <w:r w:rsidR="00864C67">
              <w:rPr>
                <w:noProof/>
                <w:webHidden/>
              </w:rPr>
              <w:t>27</w:t>
            </w:r>
            <w:r w:rsidR="00864C67">
              <w:rPr>
                <w:noProof/>
                <w:webHidden/>
              </w:rPr>
              <w:fldChar w:fldCharType="end"/>
            </w:r>
          </w:hyperlink>
        </w:p>
        <w:p w14:paraId="22D6B3AE" w14:textId="704D1B2F" w:rsidR="00864C67"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208148" w:history="1">
            <w:r w:rsidR="00864C67" w:rsidRPr="00F62FAB">
              <w:rPr>
                <w:rStyle w:val="Hyperlink"/>
                <w:noProof/>
              </w:rPr>
              <w:t>Statistical Analysis</w:t>
            </w:r>
            <w:r w:rsidR="00864C67">
              <w:rPr>
                <w:noProof/>
                <w:webHidden/>
              </w:rPr>
              <w:tab/>
            </w:r>
            <w:r w:rsidR="00864C67">
              <w:rPr>
                <w:noProof/>
                <w:webHidden/>
              </w:rPr>
              <w:fldChar w:fldCharType="begin"/>
            </w:r>
            <w:r w:rsidR="00864C67">
              <w:rPr>
                <w:noProof/>
                <w:webHidden/>
              </w:rPr>
              <w:instrText xml:space="preserve"> PAGEREF _Toc162208148 \h </w:instrText>
            </w:r>
            <w:r w:rsidR="00864C67">
              <w:rPr>
                <w:noProof/>
                <w:webHidden/>
              </w:rPr>
            </w:r>
            <w:r w:rsidR="00864C67">
              <w:rPr>
                <w:noProof/>
                <w:webHidden/>
              </w:rPr>
              <w:fldChar w:fldCharType="separate"/>
            </w:r>
            <w:r w:rsidR="00864C67">
              <w:rPr>
                <w:noProof/>
                <w:webHidden/>
              </w:rPr>
              <w:t>27</w:t>
            </w:r>
            <w:r w:rsidR="00864C67">
              <w:rPr>
                <w:noProof/>
                <w:webHidden/>
              </w:rPr>
              <w:fldChar w:fldCharType="end"/>
            </w:r>
          </w:hyperlink>
        </w:p>
        <w:p w14:paraId="21B7E3DE" w14:textId="5429FD0B" w:rsidR="00864C67"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62208149" w:history="1">
            <w:r w:rsidR="00864C67" w:rsidRPr="00F62FAB">
              <w:rPr>
                <w:rStyle w:val="Hyperlink"/>
                <w:noProof/>
              </w:rPr>
              <w:t>Results</w:t>
            </w:r>
            <w:r w:rsidR="00864C67">
              <w:rPr>
                <w:noProof/>
                <w:webHidden/>
              </w:rPr>
              <w:tab/>
            </w:r>
            <w:r w:rsidR="00864C67">
              <w:rPr>
                <w:noProof/>
                <w:webHidden/>
              </w:rPr>
              <w:fldChar w:fldCharType="begin"/>
            </w:r>
            <w:r w:rsidR="00864C67">
              <w:rPr>
                <w:noProof/>
                <w:webHidden/>
              </w:rPr>
              <w:instrText xml:space="preserve"> PAGEREF _Toc162208149 \h </w:instrText>
            </w:r>
            <w:r w:rsidR="00864C67">
              <w:rPr>
                <w:noProof/>
                <w:webHidden/>
              </w:rPr>
            </w:r>
            <w:r w:rsidR="00864C67">
              <w:rPr>
                <w:noProof/>
                <w:webHidden/>
              </w:rPr>
              <w:fldChar w:fldCharType="separate"/>
            </w:r>
            <w:r w:rsidR="00864C67">
              <w:rPr>
                <w:noProof/>
                <w:webHidden/>
              </w:rPr>
              <w:t>29</w:t>
            </w:r>
            <w:r w:rsidR="00864C67">
              <w:rPr>
                <w:noProof/>
                <w:webHidden/>
              </w:rPr>
              <w:fldChar w:fldCharType="end"/>
            </w:r>
          </w:hyperlink>
        </w:p>
        <w:p w14:paraId="26AD8455" w14:textId="3EE327AE" w:rsidR="00864C67"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208150" w:history="1">
            <w:r w:rsidR="00864C67" w:rsidRPr="00F62FAB">
              <w:rPr>
                <w:rStyle w:val="Hyperlink"/>
                <w:noProof/>
              </w:rPr>
              <w:t>Sentinel presence</w:t>
            </w:r>
            <w:r w:rsidR="00864C67">
              <w:rPr>
                <w:noProof/>
                <w:webHidden/>
              </w:rPr>
              <w:tab/>
            </w:r>
            <w:r w:rsidR="00864C67">
              <w:rPr>
                <w:noProof/>
                <w:webHidden/>
              </w:rPr>
              <w:fldChar w:fldCharType="begin"/>
            </w:r>
            <w:r w:rsidR="00864C67">
              <w:rPr>
                <w:noProof/>
                <w:webHidden/>
              </w:rPr>
              <w:instrText xml:space="preserve"> PAGEREF _Toc162208150 \h </w:instrText>
            </w:r>
            <w:r w:rsidR="00864C67">
              <w:rPr>
                <w:noProof/>
                <w:webHidden/>
              </w:rPr>
            </w:r>
            <w:r w:rsidR="00864C67">
              <w:rPr>
                <w:noProof/>
                <w:webHidden/>
              </w:rPr>
              <w:fldChar w:fldCharType="separate"/>
            </w:r>
            <w:r w:rsidR="00864C67">
              <w:rPr>
                <w:noProof/>
                <w:webHidden/>
              </w:rPr>
              <w:t>29</w:t>
            </w:r>
            <w:r w:rsidR="00864C67">
              <w:rPr>
                <w:noProof/>
                <w:webHidden/>
              </w:rPr>
              <w:fldChar w:fldCharType="end"/>
            </w:r>
          </w:hyperlink>
        </w:p>
        <w:p w14:paraId="69BA6BB2" w14:textId="286AD4D7" w:rsidR="00864C67"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208151" w:history="1">
            <w:r w:rsidR="00864C67" w:rsidRPr="00F62FAB">
              <w:rPr>
                <w:rStyle w:val="Hyperlink"/>
                <w:noProof/>
              </w:rPr>
              <w:t>Proportion of time allocated to each behaviour</w:t>
            </w:r>
            <w:r w:rsidR="00864C67">
              <w:rPr>
                <w:noProof/>
                <w:webHidden/>
              </w:rPr>
              <w:tab/>
            </w:r>
            <w:r w:rsidR="00864C67">
              <w:rPr>
                <w:noProof/>
                <w:webHidden/>
              </w:rPr>
              <w:fldChar w:fldCharType="begin"/>
            </w:r>
            <w:r w:rsidR="00864C67">
              <w:rPr>
                <w:noProof/>
                <w:webHidden/>
              </w:rPr>
              <w:instrText xml:space="preserve"> PAGEREF _Toc162208151 \h </w:instrText>
            </w:r>
            <w:r w:rsidR="00864C67">
              <w:rPr>
                <w:noProof/>
                <w:webHidden/>
              </w:rPr>
            </w:r>
            <w:r w:rsidR="00864C67">
              <w:rPr>
                <w:noProof/>
                <w:webHidden/>
              </w:rPr>
              <w:fldChar w:fldCharType="separate"/>
            </w:r>
            <w:r w:rsidR="00864C67">
              <w:rPr>
                <w:noProof/>
                <w:webHidden/>
              </w:rPr>
              <w:t>29</w:t>
            </w:r>
            <w:r w:rsidR="00864C67">
              <w:rPr>
                <w:noProof/>
                <w:webHidden/>
              </w:rPr>
              <w:fldChar w:fldCharType="end"/>
            </w:r>
          </w:hyperlink>
        </w:p>
        <w:p w14:paraId="2FC27C0F" w14:textId="2DC42E77" w:rsidR="00864C67"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208152" w:history="1">
            <w:r w:rsidR="00864C67" w:rsidRPr="00F62FAB">
              <w:rPr>
                <w:rStyle w:val="Hyperlink"/>
                <w:noProof/>
              </w:rPr>
              <w:t>Duration of bouts of all behaviours</w:t>
            </w:r>
            <w:r w:rsidR="00864C67">
              <w:rPr>
                <w:noProof/>
                <w:webHidden/>
              </w:rPr>
              <w:tab/>
            </w:r>
            <w:r w:rsidR="00864C67">
              <w:rPr>
                <w:noProof/>
                <w:webHidden/>
              </w:rPr>
              <w:fldChar w:fldCharType="begin"/>
            </w:r>
            <w:r w:rsidR="00864C67">
              <w:rPr>
                <w:noProof/>
                <w:webHidden/>
              </w:rPr>
              <w:instrText xml:space="preserve"> PAGEREF _Toc162208152 \h </w:instrText>
            </w:r>
            <w:r w:rsidR="00864C67">
              <w:rPr>
                <w:noProof/>
                <w:webHidden/>
              </w:rPr>
            </w:r>
            <w:r w:rsidR="00864C67">
              <w:rPr>
                <w:noProof/>
                <w:webHidden/>
              </w:rPr>
              <w:fldChar w:fldCharType="separate"/>
            </w:r>
            <w:r w:rsidR="00864C67">
              <w:rPr>
                <w:noProof/>
                <w:webHidden/>
              </w:rPr>
              <w:t>32</w:t>
            </w:r>
            <w:r w:rsidR="00864C67">
              <w:rPr>
                <w:noProof/>
                <w:webHidden/>
              </w:rPr>
              <w:fldChar w:fldCharType="end"/>
            </w:r>
          </w:hyperlink>
        </w:p>
        <w:p w14:paraId="531E109B" w14:textId="4DAA85D1" w:rsidR="00864C67"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208153" w:history="1">
            <w:r w:rsidR="00864C67" w:rsidRPr="00F62FAB">
              <w:rPr>
                <w:rStyle w:val="Hyperlink"/>
                <w:noProof/>
              </w:rPr>
              <w:t>Duration of bouts of “foraging” behaviour</w:t>
            </w:r>
            <w:r w:rsidR="00864C67">
              <w:rPr>
                <w:noProof/>
                <w:webHidden/>
              </w:rPr>
              <w:tab/>
            </w:r>
            <w:r w:rsidR="00864C67">
              <w:rPr>
                <w:noProof/>
                <w:webHidden/>
              </w:rPr>
              <w:fldChar w:fldCharType="begin"/>
            </w:r>
            <w:r w:rsidR="00864C67">
              <w:rPr>
                <w:noProof/>
                <w:webHidden/>
              </w:rPr>
              <w:instrText xml:space="preserve"> PAGEREF _Toc162208153 \h </w:instrText>
            </w:r>
            <w:r w:rsidR="00864C67">
              <w:rPr>
                <w:noProof/>
                <w:webHidden/>
              </w:rPr>
            </w:r>
            <w:r w:rsidR="00864C67">
              <w:rPr>
                <w:noProof/>
                <w:webHidden/>
              </w:rPr>
              <w:fldChar w:fldCharType="separate"/>
            </w:r>
            <w:r w:rsidR="00864C67">
              <w:rPr>
                <w:noProof/>
                <w:webHidden/>
              </w:rPr>
              <w:t>32</w:t>
            </w:r>
            <w:r w:rsidR="00864C67">
              <w:rPr>
                <w:noProof/>
                <w:webHidden/>
              </w:rPr>
              <w:fldChar w:fldCharType="end"/>
            </w:r>
          </w:hyperlink>
        </w:p>
        <w:p w14:paraId="436FFD40" w14:textId="49F584C6" w:rsidR="00864C67"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208154" w:history="1">
            <w:r w:rsidR="00864C67" w:rsidRPr="00F62FAB">
              <w:rPr>
                <w:rStyle w:val="Hyperlink"/>
                <w:noProof/>
              </w:rPr>
              <w:t>Duration of bouts of “alert” behaviour</w:t>
            </w:r>
            <w:r w:rsidR="00864C67">
              <w:rPr>
                <w:noProof/>
                <w:webHidden/>
              </w:rPr>
              <w:tab/>
            </w:r>
            <w:r w:rsidR="00864C67">
              <w:rPr>
                <w:noProof/>
                <w:webHidden/>
              </w:rPr>
              <w:fldChar w:fldCharType="begin"/>
            </w:r>
            <w:r w:rsidR="00864C67">
              <w:rPr>
                <w:noProof/>
                <w:webHidden/>
              </w:rPr>
              <w:instrText xml:space="preserve"> PAGEREF _Toc162208154 \h </w:instrText>
            </w:r>
            <w:r w:rsidR="00864C67">
              <w:rPr>
                <w:noProof/>
                <w:webHidden/>
              </w:rPr>
            </w:r>
            <w:r w:rsidR="00864C67">
              <w:rPr>
                <w:noProof/>
                <w:webHidden/>
              </w:rPr>
              <w:fldChar w:fldCharType="separate"/>
            </w:r>
            <w:r w:rsidR="00864C67">
              <w:rPr>
                <w:noProof/>
                <w:webHidden/>
              </w:rPr>
              <w:t>35</w:t>
            </w:r>
            <w:r w:rsidR="00864C67">
              <w:rPr>
                <w:noProof/>
                <w:webHidden/>
              </w:rPr>
              <w:fldChar w:fldCharType="end"/>
            </w:r>
          </w:hyperlink>
        </w:p>
        <w:p w14:paraId="3A534C27" w14:textId="72399294" w:rsidR="00864C67"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208155" w:history="1">
            <w:r w:rsidR="00864C67" w:rsidRPr="00F62FAB">
              <w:rPr>
                <w:rStyle w:val="Hyperlink"/>
                <w:noProof/>
              </w:rPr>
              <w:t>Foraging rate</w:t>
            </w:r>
            <w:r w:rsidR="00864C67">
              <w:rPr>
                <w:noProof/>
                <w:webHidden/>
              </w:rPr>
              <w:tab/>
            </w:r>
            <w:r w:rsidR="00864C67">
              <w:rPr>
                <w:noProof/>
                <w:webHidden/>
              </w:rPr>
              <w:fldChar w:fldCharType="begin"/>
            </w:r>
            <w:r w:rsidR="00864C67">
              <w:rPr>
                <w:noProof/>
                <w:webHidden/>
              </w:rPr>
              <w:instrText xml:space="preserve"> PAGEREF _Toc162208155 \h </w:instrText>
            </w:r>
            <w:r w:rsidR="00864C67">
              <w:rPr>
                <w:noProof/>
                <w:webHidden/>
              </w:rPr>
            </w:r>
            <w:r w:rsidR="00864C67">
              <w:rPr>
                <w:noProof/>
                <w:webHidden/>
              </w:rPr>
              <w:fldChar w:fldCharType="separate"/>
            </w:r>
            <w:r w:rsidR="00864C67">
              <w:rPr>
                <w:noProof/>
                <w:webHidden/>
              </w:rPr>
              <w:t>38</w:t>
            </w:r>
            <w:r w:rsidR="00864C67">
              <w:rPr>
                <w:noProof/>
                <w:webHidden/>
              </w:rPr>
              <w:fldChar w:fldCharType="end"/>
            </w:r>
          </w:hyperlink>
        </w:p>
        <w:p w14:paraId="289D4E15" w14:textId="74BC166D" w:rsidR="00864C67"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208156" w:history="1">
            <w:r w:rsidR="00864C67" w:rsidRPr="00F62FAB">
              <w:rPr>
                <w:rStyle w:val="Hyperlink"/>
                <w:noProof/>
              </w:rPr>
              <w:t>Transition analysis</w:t>
            </w:r>
            <w:r w:rsidR="00864C67">
              <w:rPr>
                <w:noProof/>
                <w:webHidden/>
              </w:rPr>
              <w:tab/>
            </w:r>
            <w:r w:rsidR="00864C67">
              <w:rPr>
                <w:noProof/>
                <w:webHidden/>
              </w:rPr>
              <w:fldChar w:fldCharType="begin"/>
            </w:r>
            <w:r w:rsidR="00864C67">
              <w:rPr>
                <w:noProof/>
                <w:webHidden/>
              </w:rPr>
              <w:instrText xml:space="preserve"> PAGEREF _Toc162208156 \h </w:instrText>
            </w:r>
            <w:r w:rsidR="00864C67">
              <w:rPr>
                <w:noProof/>
                <w:webHidden/>
              </w:rPr>
            </w:r>
            <w:r w:rsidR="00864C67">
              <w:rPr>
                <w:noProof/>
                <w:webHidden/>
              </w:rPr>
              <w:fldChar w:fldCharType="separate"/>
            </w:r>
            <w:r w:rsidR="00864C67">
              <w:rPr>
                <w:noProof/>
                <w:webHidden/>
              </w:rPr>
              <w:t>38</w:t>
            </w:r>
            <w:r w:rsidR="00864C67">
              <w:rPr>
                <w:noProof/>
                <w:webHidden/>
              </w:rPr>
              <w:fldChar w:fldCharType="end"/>
            </w:r>
          </w:hyperlink>
        </w:p>
        <w:p w14:paraId="35C95445" w14:textId="7CF8D54D" w:rsidR="00864C67"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62208157" w:history="1">
            <w:r w:rsidR="00864C67" w:rsidRPr="00F62FAB">
              <w:rPr>
                <w:rStyle w:val="Hyperlink"/>
                <w:noProof/>
              </w:rPr>
              <w:t>Discussion</w:t>
            </w:r>
            <w:r w:rsidR="00864C67">
              <w:rPr>
                <w:noProof/>
                <w:webHidden/>
              </w:rPr>
              <w:tab/>
            </w:r>
            <w:r w:rsidR="00864C67">
              <w:rPr>
                <w:noProof/>
                <w:webHidden/>
              </w:rPr>
              <w:fldChar w:fldCharType="begin"/>
            </w:r>
            <w:r w:rsidR="00864C67">
              <w:rPr>
                <w:noProof/>
                <w:webHidden/>
              </w:rPr>
              <w:instrText xml:space="preserve"> PAGEREF _Toc162208157 \h </w:instrText>
            </w:r>
            <w:r w:rsidR="00864C67">
              <w:rPr>
                <w:noProof/>
                <w:webHidden/>
              </w:rPr>
            </w:r>
            <w:r w:rsidR="00864C67">
              <w:rPr>
                <w:noProof/>
                <w:webHidden/>
              </w:rPr>
              <w:fldChar w:fldCharType="separate"/>
            </w:r>
            <w:r w:rsidR="00864C67">
              <w:rPr>
                <w:noProof/>
                <w:webHidden/>
              </w:rPr>
              <w:t>46</w:t>
            </w:r>
            <w:r w:rsidR="00864C67">
              <w:rPr>
                <w:noProof/>
                <w:webHidden/>
              </w:rPr>
              <w:fldChar w:fldCharType="end"/>
            </w:r>
          </w:hyperlink>
        </w:p>
        <w:p w14:paraId="07B2B057" w14:textId="684F20B8" w:rsidR="00864C67"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208158" w:history="1">
            <w:r w:rsidR="00864C67" w:rsidRPr="00F62FAB">
              <w:rPr>
                <w:rStyle w:val="Hyperlink"/>
                <w:noProof/>
              </w:rPr>
              <w:t>Sentinel behaviour</w:t>
            </w:r>
            <w:r w:rsidR="00864C67">
              <w:rPr>
                <w:noProof/>
                <w:webHidden/>
              </w:rPr>
              <w:tab/>
            </w:r>
            <w:r w:rsidR="00864C67">
              <w:rPr>
                <w:noProof/>
                <w:webHidden/>
              </w:rPr>
              <w:fldChar w:fldCharType="begin"/>
            </w:r>
            <w:r w:rsidR="00864C67">
              <w:rPr>
                <w:noProof/>
                <w:webHidden/>
              </w:rPr>
              <w:instrText xml:space="preserve"> PAGEREF _Toc162208158 \h </w:instrText>
            </w:r>
            <w:r w:rsidR="00864C67">
              <w:rPr>
                <w:noProof/>
                <w:webHidden/>
              </w:rPr>
            </w:r>
            <w:r w:rsidR="00864C67">
              <w:rPr>
                <w:noProof/>
                <w:webHidden/>
              </w:rPr>
              <w:fldChar w:fldCharType="separate"/>
            </w:r>
            <w:r w:rsidR="00864C67">
              <w:rPr>
                <w:noProof/>
                <w:webHidden/>
              </w:rPr>
              <w:t>46</w:t>
            </w:r>
            <w:r w:rsidR="00864C67">
              <w:rPr>
                <w:noProof/>
                <w:webHidden/>
              </w:rPr>
              <w:fldChar w:fldCharType="end"/>
            </w:r>
          </w:hyperlink>
        </w:p>
        <w:p w14:paraId="6D23A1D7" w14:textId="47F7B657" w:rsidR="00864C67"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208159" w:history="1">
            <w:r w:rsidR="00864C67" w:rsidRPr="00F62FAB">
              <w:rPr>
                <w:rStyle w:val="Hyperlink"/>
                <w:noProof/>
              </w:rPr>
              <w:t>Generalized Environment</w:t>
            </w:r>
            <w:r w:rsidR="00864C67">
              <w:rPr>
                <w:noProof/>
                <w:webHidden/>
              </w:rPr>
              <w:tab/>
            </w:r>
            <w:r w:rsidR="00864C67">
              <w:rPr>
                <w:noProof/>
                <w:webHidden/>
              </w:rPr>
              <w:fldChar w:fldCharType="begin"/>
            </w:r>
            <w:r w:rsidR="00864C67">
              <w:rPr>
                <w:noProof/>
                <w:webHidden/>
              </w:rPr>
              <w:instrText xml:space="preserve"> PAGEREF _Toc162208159 \h </w:instrText>
            </w:r>
            <w:r w:rsidR="00864C67">
              <w:rPr>
                <w:noProof/>
                <w:webHidden/>
              </w:rPr>
            </w:r>
            <w:r w:rsidR="00864C67">
              <w:rPr>
                <w:noProof/>
                <w:webHidden/>
              </w:rPr>
              <w:fldChar w:fldCharType="separate"/>
            </w:r>
            <w:r w:rsidR="00864C67">
              <w:rPr>
                <w:noProof/>
                <w:webHidden/>
              </w:rPr>
              <w:t>48</w:t>
            </w:r>
            <w:r w:rsidR="00864C67">
              <w:rPr>
                <w:noProof/>
                <w:webHidden/>
              </w:rPr>
              <w:fldChar w:fldCharType="end"/>
            </w:r>
          </w:hyperlink>
        </w:p>
        <w:p w14:paraId="0B04A3B4" w14:textId="5572A190" w:rsidR="00864C67"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208160" w:history="1">
            <w:r w:rsidR="00864C67" w:rsidRPr="00F62FAB">
              <w:rPr>
                <w:rStyle w:val="Hyperlink"/>
                <w:noProof/>
              </w:rPr>
              <w:t>Disturbances</w:t>
            </w:r>
            <w:r w:rsidR="00864C67">
              <w:rPr>
                <w:noProof/>
                <w:webHidden/>
              </w:rPr>
              <w:tab/>
            </w:r>
            <w:r w:rsidR="00864C67">
              <w:rPr>
                <w:noProof/>
                <w:webHidden/>
              </w:rPr>
              <w:fldChar w:fldCharType="begin"/>
            </w:r>
            <w:r w:rsidR="00864C67">
              <w:rPr>
                <w:noProof/>
                <w:webHidden/>
              </w:rPr>
              <w:instrText xml:space="preserve"> PAGEREF _Toc162208160 \h </w:instrText>
            </w:r>
            <w:r w:rsidR="00864C67">
              <w:rPr>
                <w:noProof/>
                <w:webHidden/>
              </w:rPr>
            </w:r>
            <w:r w:rsidR="00864C67">
              <w:rPr>
                <w:noProof/>
                <w:webHidden/>
              </w:rPr>
              <w:fldChar w:fldCharType="separate"/>
            </w:r>
            <w:r w:rsidR="00864C67">
              <w:rPr>
                <w:noProof/>
                <w:webHidden/>
              </w:rPr>
              <w:t>50</w:t>
            </w:r>
            <w:r w:rsidR="00864C67">
              <w:rPr>
                <w:noProof/>
                <w:webHidden/>
              </w:rPr>
              <w:fldChar w:fldCharType="end"/>
            </w:r>
          </w:hyperlink>
        </w:p>
        <w:p w14:paraId="4C08E7C3" w14:textId="6D0FBF47" w:rsidR="00864C67"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208161" w:history="1">
            <w:r w:rsidR="00864C67" w:rsidRPr="00F62FAB">
              <w:rPr>
                <w:rStyle w:val="Hyperlink"/>
                <w:noProof/>
              </w:rPr>
              <w:t>Baited sites</w:t>
            </w:r>
            <w:r w:rsidR="00864C67">
              <w:rPr>
                <w:noProof/>
                <w:webHidden/>
              </w:rPr>
              <w:tab/>
            </w:r>
            <w:r w:rsidR="00864C67">
              <w:rPr>
                <w:noProof/>
                <w:webHidden/>
              </w:rPr>
              <w:fldChar w:fldCharType="begin"/>
            </w:r>
            <w:r w:rsidR="00864C67">
              <w:rPr>
                <w:noProof/>
                <w:webHidden/>
              </w:rPr>
              <w:instrText xml:space="preserve"> PAGEREF _Toc162208161 \h </w:instrText>
            </w:r>
            <w:r w:rsidR="00864C67">
              <w:rPr>
                <w:noProof/>
                <w:webHidden/>
              </w:rPr>
            </w:r>
            <w:r w:rsidR="00864C67">
              <w:rPr>
                <w:noProof/>
                <w:webHidden/>
              </w:rPr>
              <w:fldChar w:fldCharType="separate"/>
            </w:r>
            <w:r w:rsidR="00864C67">
              <w:rPr>
                <w:noProof/>
                <w:webHidden/>
              </w:rPr>
              <w:t>51</w:t>
            </w:r>
            <w:r w:rsidR="00864C67">
              <w:rPr>
                <w:noProof/>
                <w:webHidden/>
              </w:rPr>
              <w:fldChar w:fldCharType="end"/>
            </w:r>
          </w:hyperlink>
        </w:p>
        <w:p w14:paraId="0CB00699" w14:textId="5CDB8FB5" w:rsidR="00864C67"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208162" w:history="1">
            <w:r w:rsidR="00864C67" w:rsidRPr="00F62FAB">
              <w:rPr>
                <w:rStyle w:val="Hyperlink"/>
                <w:noProof/>
              </w:rPr>
              <w:t>Group Size</w:t>
            </w:r>
            <w:r w:rsidR="00864C67">
              <w:rPr>
                <w:noProof/>
                <w:webHidden/>
              </w:rPr>
              <w:tab/>
            </w:r>
            <w:r w:rsidR="00864C67">
              <w:rPr>
                <w:noProof/>
                <w:webHidden/>
              </w:rPr>
              <w:fldChar w:fldCharType="begin"/>
            </w:r>
            <w:r w:rsidR="00864C67">
              <w:rPr>
                <w:noProof/>
                <w:webHidden/>
              </w:rPr>
              <w:instrText xml:space="preserve"> PAGEREF _Toc162208162 \h </w:instrText>
            </w:r>
            <w:r w:rsidR="00864C67">
              <w:rPr>
                <w:noProof/>
                <w:webHidden/>
              </w:rPr>
            </w:r>
            <w:r w:rsidR="00864C67">
              <w:rPr>
                <w:noProof/>
                <w:webHidden/>
              </w:rPr>
              <w:fldChar w:fldCharType="separate"/>
            </w:r>
            <w:r w:rsidR="00864C67">
              <w:rPr>
                <w:noProof/>
                <w:webHidden/>
              </w:rPr>
              <w:t>51</w:t>
            </w:r>
            <w:r w:rsidR="00864C67">
              <w:rPr>
                <w:noProof/>
                <w:webHidden/>
              </w:rPr>
              <w:fldChar w:fldCharType="end"/>
            </w:r>
          </w:hyperlink>
        </w:p>
        <w:p w14:paraId="57F9DE7E" w14:textId="31F65BF2" w:rsidR="00864C67"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208163" w:history="1">
            <w:r w:rsidR="00864C67" w:rsidRPr="00F62FAB">
              <w:rPr>
                <w:rStyle w:val="Hyperlink"/>
                <w:noProof/>
              </w:rPr>
              <w:t>Future directions and improvements</w:t>
            </w:r>
            <w:r w:rsidR="00864C67">
              <w:rPr>
                <w:noProof/>
                <w:webHidden/>
              </w:rPr>
              <w:tab/>
            </w:r>
            <w:r w:rsidR="00864C67">
              <w:rPr>
                <w:noProof/>
                <w:webHidden/>
              </w:rPr>
              <w:fldChar w:fldCharType="begin"/>
            </w:r>
            <w:r w:rsidR="00864C67">
              <w:rPr>
                <w:noProof/>
                <w:webHidden/>
              </w:rPr>
              <w:instrText xml:space="preserve"> PAGEREF _Toc162208163 \h </w:instrText>
            </w:r>
            <w:r w:rsidR="00864C67">
              <w:rPr>
                <w:noProof/>
                <w:webHidden/>
              </w:rPr>
            </w:r>
            <w:r w:rsidR="00864C67">
              <w:rPr>
                <w:noProof/>
                <w:webHidden/>
              </w:rPr>
              <w:fldChar w:fldCharType="separate"/>
            </w:r>
            <w:r w:rsidR="00864C67">
              <w:rPr>
                <w:noProof/>
                <w:webHidden/>
              </w:rPr>
              <w:t>52</w:t>
            </w:r>
            <w:r w:rsidR="00864C67">
              <w:rPr>
                <w:noProof/>
                <w:webHidden/>
              </w:rPr>
              <w:fldChar w:fldCharType="end"/>
            </w:r>
          </w:hyperlink>
        </w:p>
        <w:p w14:paraId="27D9697B" w14:textId="2348A2F5" w:rsidR="00864C67"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208164" w:history="1">
            <w:r w:rsidR="00864C67" w:rsidRPr="00F62FAB">
              <w:rPr>
                <w:rStyle w:val="Hyperlink"/>
                <w:noProof/>
              </w:rPr>
              <w:t>Conclusion</w:t>
            </w:r>
            <w:r w:rsidR="00864C67">
              <w:rPr>
                <w:noProof/>
                <w:webHidden/>
              </w:rPr>
              <w:tab/>
            </w:r>
            <w:r w:rsidR="00864C67">
              <w:rPr>
                <w:noProof/>
                <w:webHidden/>
              </w:rPr>
              <w:fldChar w:fldCharType="begin"/>
            </w:r>
            <w:r w:rsidR="00864C67">
              <w:rPr>
                <w:noProof/>
                <w:webHidden/>
              </w:rPr>
              <w:instrText xml:space="preserve"> PAGEREF _Toc162208164 \h </w:instrText>
            </w:r>
            <w:r w:rsidR="00864C67">
              <w:rPr>
                <w:noProof/>
                <w:webHidden/>
              </w:rPr>
            </w:r>
            <w:r w:rsidR="00864C67">
              <w:rPr>
                <w:noProof/>
                <w:webHidden/>
              </w:rPr>
              <w:fldChar w:fldCharType="separate"/>
            </w:r>
            <w:r w:rsidR="00864C67">
              <w:rPr>
                <w:noProof/>
                <w:webHidden/>
              </w:rPr>
              <w:t>52</w:t>
            </w:r>
            <w:r w:rsidR="00864C67">
              <w:rPr>
                <w:noProof/>
                <w:webHidden/>
              </w:rPr>
              <w:fldChar w:fldCharType="end"/>
            </w:r>
          </w:hyperlink>
        </w:p>
        <w:p w14:paraId="5AB06820" w14:textId="244B1723" w:rsidR="00864C67" w:rsidRDefault="00000000">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62208165" w:history="1">
            <w:r w:rsidR="00864C67" w:rsidRPr="00F62FAB">
              <w:rPr>
                <w:rStyle w:val="Hyperlink"/>
                <w:noProof/>
              </w:rPr>
              <w:t>General Discussion</w:t>
            </w:r>
            <w:r w:rsidR="00864C67">
              <w:rPr>
                <w:noProof/>
                <w:webHidden/>
              </w:rPr>
              <w:tab/>
            </w:r>
            <w:r w:rsidR="00864C67">
              <w:rPr>
                <w:noProof/>
                <w:webHidden/>
              </w:rPr>
              <w:fldChar w:fldCharType="begin"/>
            </w:r>
            <w:r w:rsidR="00864C67">
              <w:rPr>
                <w:noProof/>
                <w:webHidden/>
              </w:rPr>
              <w:instrText xml:space="preserve"> PAGEREF _Toc162208165 \h </w:instrText>
            </w:r>
            <w:r w:rsidR="00864C67">
              <w:rPr>
                <w:noProof/>
                <w:webHidden/>
              </w:rPr>
            </w:r>
            <w:r w:rsidR="00864C67">
              <w:rPr>
                <w:noProof/>
                <w:webHidden/>
              </w:rPr>
              <w:fldChar w:fldCharType="separate"/>
            </w:r>
            <w:r w:rsidR="00864C67">
              <w:rPr>
                <w:noProof/>
                <w:webHidden/>
              </w:rPr>
              <w:t>54</w:t>
            </w:r>
            <w:r w:rsidR="00864C67">
              <w:rPr>
                <w:noProof/>
                <w:webHidden/>
              </w:rPr>
              <w:fldChar w:fldCharType="end"/>
            </w:r>
          </w:hyperlink>
        </w:p>
        <w:p w14:paraId="3C9788AA" w14:textId="736AD1D3" w:rsidR="00864C67" w:rsidRDefault="00000000">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62208166" w:history="1">
            <w:r w:rsidR="00864C67" w:rsidRPr="00F62FAB">
              <w:rPr>
                <w:rStyle w:val="Hyperlink"/>
                <w:noProof/>
              </w:rPr>
              <w:t>References</w:t>
            </w:r>
            <w:r w:rsidR="00864C67">
              <w:rPr>
                <w:noProof/>
                <w:webHidden/>
              </w:rPr>
              <w:tab/>
            </w:r>
            <w:r w:rsidR="00864C67">
              <w:rPr>
                <w:noProof/>
                <w:webHidden/>
              </w:rPr>
              <w:fldChar w:fldCharType="begin"/>
            </w:r>
            <w:r w:rsidR="00864C67">
              <w:rPr>
                <w:noProof/>
                <w:webHidden/>
              </w:rPr>
              <w:instrText xml:space="preserve"> PAGEREF _Toc162208166 \h </w:instrText>
            </w:r>
            <w:r w:rsidR="00864C67">
              <w:rPr>
                <w:noProof/>
                <w:webHidden/>
              </w:rPr>
            </w:r>
            <w:r w:rsidR="00864C67">
              <w:rPr>
                <w:noProof/>
                <w:webHidden/>
              </w:rPr>
              <w:fldChar w:fldCharType="separate"/>
            </w:r>
            <w:r w:rsidR="00864C67">
              <w:rPr>
                <w:noProof/>
                <w:webHidden/>
              </w:rPr>
              <w:t>55</w:t>
            </w:r>
            <w:r w:rsidR="00864C67">
              <w:rPr>
                <w:noProof/>
                <w:webHidden/>
              </w:rPr>
              <w:fldChar w:fldCharType="end"/>
            </w:r>
          </w:hyperlink>
        </w:p>
        <w:p w14:paraId="1C62B0F6" w14:textId="1C0D734D" w:rsidR="00864C67" w:rsidRDefault="00000000">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62208167" w:history="1">
            <w:r w:rsidR="00864C67" w:rsidRPr="00F62FAB">
              <w:rPr>
                <w:rStyle w:val="Hyperlink"/>
                <w:noProof/>
              </w:rPr>
              <w:t>Supplemental Material</w:t>
            </w:r>
            <w:r w:rsidR="00864C67">
              <w:rPr>
                <w:noProof/>
                <w:webHidden/>
              </w:rPr>
              <w:tab/>
            </w:r>
            <w:r w:rsidR="00864C67">
              <w:rPr>
                <w:noProof/>
                <w:webHidden/>
              </w:rPr>
              <w:fldChar w:fldCharType="begin"/>
            </w:r>
            <w:r w:rsidR="00864C67">
              <w:rPr>
                <w:noProof/>
                <w:webHidden/>
              </w:rPr>
              <w:instrText xml:space="preserve"> PAGEREF _Toc162208167 \h </w:instrText>
            </w:r>
            <w:r w:rsidR="00864C67">
              <w:rPr>
                <w:noProof/>
                <w:webHidden/>
              </w:rPr>
            </w:r>
            <w:r w:rsidR="00864C67">
              <w:rPr>
                <w:noProof/>
                <w:webHidden/>
              </w:rPr>
              <w:fldChar w:fldCharType="separate"/>
            </w:r>
            <w:r w:rsidR="00864C67">
              <w:rPr>
                <w:noProof/>
                <w:webHidden/>
              </w:rPr>
              <w:t>62</w:t>
            </w:r>
            <w:r w:rsidR="00864C67">
              <w:rPr>
                <w:noProof/>
                <w:webHidden/>
              </w:rPr>
              <w:fldChar w:fldCharType="end"/>
            </w:r>
          </w:hyperlink>
        </w:p>
        <w:p w14:paraId="112B809F" w14:textId="7DB168D3" w:rsidR="00864C67"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208168" w:history="1">
            <w:r w:rsidR="00864C67" w:rsidRPr="00F62FAB">
              <w:rPr>
                <w:rStyle w:val="Hyperlink"/>
                <w:noProof/>
              </w:rPr>
              <w:t>List of Supplemental Tables</w:t>
            </w:r>
            <w:r w:rsidR="00864C67">
              <w:rPr>
                <w:noProof/>
                <w:webHidden/>
              </w:rPr>
              <w:tab/>
            </w:r>
            <w:r w:rsidR="00864C67">
              <w:rPr>
                <w:noProof/>
                <w:webHidden/>
              </w:rPr>
              <w:fldChar w:fldCharType="begin"/>
            </w:r>
            <w:r w:rsidR="00864C67">
              <w:rPr>
                <w:noProof/>
                <w:webHidden/>
              </w:rPr>
              <w:instrText xml:space="preserve"> PAGEREF _Toc162208168 \h </w:instrText>
            </w:r>
            <w:r w:rsidR="00864C67">
              <w:rPr>
                <w:noProof/>
                <w:webHidden/>
              </w:rPr>
            </w:r>
            <w:r w:rsidR="00864C67">
              <w:rPr>
                <w:noProof/>
                <w:webHidden/>
              </w:rPr>
              <w:fldChar w:fldCharType="separate"/>
            </w:r>
            <w:r w:rsidR="00864C67">
              <w:rPr>
                <w:noProof/>
                <w:webHidden/>
              </w:rPr>
              <w:t>62</w:t>
            </w:r>
            <w:r w:rsidR="00864C67">
              <w:rPr>
                <w:noProof/>
                <w:webHidden/>
              </w:rPr>
              <w:fldChar w:fldCharType="end"/>
            </w:r>
          </w:hyperlink>
        </w:p>
        <w:p w14:paraId="4CF21087" w14:textId="219929CC" w:rsidR="00864C67"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62208169" w:history="1">
            <w:r w:rsidR="00864C67" w:rsidRPr="00F62FAB">
              <w:rPr>
                <w:rStyle w:val="Hyperlink"/>
                <w:noProof/>
              </w:rPr>
              <w:t>List of Supplemental Figures</w:t>
            </w:r>
            <w:r w:rsidR="00864C67">
              <w:rPr>
                <w:noProof/>
                <w:webHidden/>
              </w:rPr>
              <w:tab/>
            </w:r>
            <w:r w:rsidR="00864C67">
              <w:rPr>
                <w:noProof/>
                <w:webHidden/>
              </w:rPr>
              <w:fldChar w:fldCharType="begin"/>
            </w:r>
            <w:r w:rsidR="00864C67">
              <w:rPr>
                <w:noProof/>
                <w:webHidden/>
              </w:rPr>
              <w:instrText xml:space="preserve"> PAGEREF _Toc162208169 \h </w:instrText>
            </w:r>
            <w:r w:rsidR="00864C67">
              <w:rPr>
                <w:noProof/>
                <w:webHidden/>
              </w:rPr>
            </w:r>
            <w:r w:rsidR="00864C67">
              <w:rPr>
                <w:noProof/>
                <w:webHidden/>
              </w:rPr>
              <w:fldChar w:fldCharType="separate"/>
            </w:r>
            <w:r w:rsidR="00864C67">
              <w:rPr>
                <w:noProof/>
                <w:webHidden/>
              </w:rPr>
              <w:t>62</w:t>
            </w:r>
            <w:r w:rsidR="00864C67">
              <w:rPr>
                <w:noProof/>
                <w:webHidden/>
              </w:rPr>
              <w:fldChar w:fldCharType="end"/>
            </w:r>
          </w:hyperlink>
        </w:p>
        <w:p w14:paraId="57DFD528" w14:textId="7D70F0CB" w:rsidR="00F11E62" w:rsidRPr="00F11E62" w:rsidRDefault="00F11E62" w:rsidP="00F11E62">
          <w:pPr>
            <w:rPr>
              <w:b/>
              <w:bCs/>
            </w:rPr>
            <w:sectPr w:rsidR="00F11E62" w:rsidRPr="00F11E62" w:rsidSect="00F71CFB">
              <w:headerReference w:type="default" r:id="rId14"/>
              <w:pgSz w:w="12240" w:h="15840"/>
              <w:pgMar w:top="1440" w:right="1440" w:bottom="1440" w:left="1440" w:header="720" w:footer="720" w:gutter="0"/>
              <w:pgNumType w:fmt="upperRoman"/>
              <w:cols w:space="720"/>
            </w:sectPr>
          </w:pPr>
          <w:r>
            <w:rPr>
              <w:rFonts w:ascii="Times New Roman" w:hAnsi="Times New Roman" w:cs="Times New Roman"/>
              <w:sz w:val="24"/>
              <w:szCs w:val="24"/>
              <w:u w:val="single"/>
            </w:rPr>
            <w:fldChar w:fldCharType="end"/>
          </w:r>
        </w:p>
      </w:sdtContent>
    </w:sdt>
    <w:bookmarkStart w:id="8" w:name="_Toc162204949" w:displacedByCustomXml="prev"/>
    <w:p w14:paraId="270B54AF" w14:textId="1A7A5CAD" w:rsidR="00EA6CF0" w:rsidRPr="006843E1" w:rsidRDefault="00EA6CF0" w:rsidP="00EA6CF0">
      <w:pPr>
        <w:pStyle w:val="SectionTitle"/>
        <w:spacing w:before="0"/>
        <w:rPr>
          <w:noProof w:val="0"/>
        </w:rPr>
      </w:pPr>
      <w:bookmarkStart w:id="9" w:name="_Toc162208122"/>
      <w:r w:rsidRPr="006843E1">
        <w:rPr>
          <w:noProof w:val="0"/>
        </w:rPr>
        <w:lastRenderedPageBreak/>
        <w:t>List of Tables</w:t>
      </w:r>
      <w:bookmarkEnd w:id="8"/>
      <w:bookmarkEnd w:id="9"/>
    </w:p>
    <w:p w14:paraId="15A63956" w14:textId="3C4BD16F" w:rsidR="00215D50" w:rsidRPr="00E55E98" w:rsidRDefault="00EA6CF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sz w:val="24"/>
          <w:szCs w:val="24"/>
        </w:rPr>
        <w:fldChar w:fldCharType="begin"/>
      </w:r>
      <w:r w:rsidRPr="00E55E98">
        <w:rPr>
          <w:rFonts w:ascii="Times New Roman" w:hAnsi="Times New Roman" w:cs="Times New Roman"/>
          <w:sz w:val="24"/>
          <w:szCs w:val="24"/>
        </w:rPr>
        <w:instrText xml:space="preserve"> TOC \c "Table" </w:instrText>
      </w:r>
      <w:r w:rsidRPr="00E55E98">
        <w:rPr>
          <w:rFonts w:ascii="Times New Roman" w:hAnsi="Times New Roman" w:cs="Times New Roman"/>
          <w:sz w:val="24"/>
          <w:szCs w:val="24"/>
        </w:rPr>
        <w:fldChar w:fldCharType="separate"/>
      </w:r>
      <w:r w:rsidR="00215D50" w:rsidRPr="00E55E98">
        <w:rPr>
          <w:rFonts w:ascii="Times New Roman" w:hAnsi="Times New Roman" w:cs="Times New Roman"/>
          <w:noProof/>
          <w:sz w:val="24"/>
          <w:szCs w:val="24"/>
        </w:rPr>
        <w:t>Table 1:</w:t>
      </w:r>
      <w:r w:rsidR="00215D50" w:rsidRPr="00E55E98">
        <w:rPr>
          <w:rFonts w:ascii="Times New Roman" w:hAnsi="Times New Roman" w:cs="Times New Roman"/>
          <w:iCs/>
          <w:noProof/>
          <w:sz w:val="24"/>
          <w:szCs w:val="24"/>
        </w:rPr>
        <w:t xml:space="preserve"> Inclusion and exclusion criteria for scoping review</w:t>
      </w:r>
      <w:r w:rsidR="00215D50" w:rsidRPr="00E55E98">
        <w:rPr>
          <w:rFonts w:ascii="Times New Roman" w:hAnsi="Times New Roman" w:cs="Times New Roman"/>
          <w:noProof/>
          <w:sz w:val="24"/>
          <w:szCs w:val="24"/>
        </w:rPr>
        <w:tab/>
      </w:r>
      <w:r w:rsidR="00215D50" w:rsidRPr="00E55E98">
        <w:rPr>
          <w:rFonts w:ascii="Times New Roman" w:hAnsi="Times New Roman" w:cs="Times New Roman"/>
          <w:noProof/>
          <w:sz w:val="24"/>
          <w:szCs w:val="24"/>
        </w:rPr>
        <w:fldChar w:fldCharType="begin"/>
      </w:r>
      <w:r w:rsidR="00215D50" w:rsidRPr="00E55E98">
        <w:rPr>
          <w:rFonts w:ascii="Times New Roman" w:hAnsi="Times New Roman" w:cs="Times New Roman"/>
          <w:noProof/>
          <w:sz w:val="24"/>
          <w:szCs w:val="24"/>
        </w:rPr>
        <w:instrText xml:space="preserve"> PAGEREF _Toc162210467 \h </w:instrText>
      </w:r>
      <w:r w:rsidR="00215D50" w:rsidRPr="00E55E98">
        <w:rPr>
          <w:rFonts w:ascii="Times New Roman" w:hAnsi="Times New Roman" w:cs="Times New Roman"/>
          <w:noProof/>
          <w:sz w:val="24"/>
          <w:szCs w:val="24"/>
        </w:rPr>
      </w:r>
      <w:r w:rsidR="00215D50" w:rsidRPr="00E55E98">
        <w:rPr>
          <w:rFonts w:ascii="Times New Roman" w:hAnsi="Times New Roman" w:cs="Times New Roman"/>
          <w:noProof/>
          <w:sz w:val="24"/>
          <w:szCs w:val="24"/>
        </w:rPr>
        <w:fldChar w:fldCharType="separate"/>
      </w:r>
      <w:r w:rsidR="00215D50" w:rsidRPr="00E55E98">
        <w:rPr>
          <w:rFonts w:ascii="Times New Roman" w:hAnsi="Times New Roman" w:cs="Times New Roman"/>
          <w:noProof/>
          <w:sz w:val="24"/>
          <w:szCs w:val="24"/>
        </w:rPr>
        <w:t>11</w:t>
      </w:r>
      <w:r w:rsidR="00215D50" w:rsidRPr="00E55E98">
        <w:rPr>
          <w:rFonts w:ascii="Times New Roman" w:hAnsi="Times New Roman" w:cs="Times New Roman"/>
          <w:noProof/>
          <w:sz w:val="24"/>
          <w:szCs w:val="24"/>
        </w:rPr>
        <w:fldChar w:fldCharType="end"/>
      </w:r>
    </w:p>
    <w:p w14:paraId="24F25D7A" w14:textId="46F0CD19"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Table 2: Search string used on Nov. 1st, 2022</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_Toc162210468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Pr="00E55E98">
        <w:rPr>
          <w:rFonts w:ascii="Times New Roman" w:hAnsi="Times New Roman" w:cs="Times New Roman"/>
          <w:noProof/>
          <w:sz w:val="24"/>
          <w:szCs w:val="24"/>
        </w:rPr>
        <w:t>13</w:t>
      </w:r>
      <w:r w:rsidRPr="00E55E98">
        <w:rPr>
          <w:rFonts w:ascii="Times New Roman" w:hAnsi="Times New Roman" w:cs="Times New Roman"/>
          <w:noProof/>
          <w:sz w:val="24"/>
          <w:szCs w:val="24"/>
        </w:rPr>
        <w:fldChar w:fldCharType="end"/>
      </w:r>
    </w:p>
    <w:p w14:paraId="00F8E4DF" w14:textId="12DCE35F"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Table 3: Number of articles retained by the search strategy</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_Toc162210469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Pr="00E55E98">
        <w:rPr>
          <w:rFonts w:ascii="Times New Roman" w:hAnsi="Times New Roman" w:cs="Times New Roman"/>
          <w:noProof/>
          <w:sz w:val="24"/>
          <w:szCs w:val="24"/>
        </w:rPr>
        <w:t>16</w:t>
      </w:r>
      <w:r w:rsidRPr="00E55E98">
        <w:rPr>
          <w:rFonts w:ascii="Times New Roman" w:hAnsi="Times New Roman" w:cs="Times New Roman"/>
          <w:noProof/>
          <w:sz w:val="24"/>
          <w:szCs w:val="24"/>
        </w:rPr>
        <w:fldChar w:fldCharType="end"/>
      </w:r>
    </w:p>
    <w:p w14:paraId="6770E06D" w14:textId="246BCE7C"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Table 4: Effects of sentinel presence and generalized environment on the proportion of time allocated to each behaviour</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_Toc162210470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Pr="00E55E98">
        <w:rPr>
          <w:rFonts w:ascii="Times New Roman" w:hAnsi="Times New Roman" w:cs="Times New Roman"/>
          <w:noProof/>
          <w:sz w:val="24"/>
          <w:szCs w:val="24"/>
        </w:rPr>
        <w:t>31</w:t>
      </w:r>
      <w:r w:rsidRPr="00E55E98">
        <w:rPr>
          <w:rFonts w:ascii="Times New Roman" w:hAnsi="Times New Roman" w:cs="Times New Roman"/>
          <w:noProof/>
          <w:sz w:val="24"/>
          <w:szCs w:val="24"/>
        </w:rPr>
        <w:fldChar w:fldCharType="end"/>
      </w:r>
    </w:p>
    <w:p w14:paraId="705EB640" w14:textId="0D2FF0E4"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Table 5: Results of the linear mixed models fit to the mean bout duration</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_Toc162210471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Pr="00E55E98">
        <w:rPr>
          <w:rFonts w:ascii="Times New Roman" w:hAnsi="Times New Roman" w:cs="Times New Roman"/>
          <w:noProof/>
          <w:sz w:val="24"/>
          <w:szCs w:val="24"/>
        </w:rPr>
        <w:t>34</w:t>
      </w:r>
      <w:r w:rsidRPr="00E55E98">
        <w:rPr>
          <w:rFonts w:ascii="Times New Roman" w:hAnsi="Times New Roman" w:cs="Times New Roman"/>
          <w:noProof/>
          <w:sz w:val="24"/>
          <w:szCs w:val="24"/>
        </w:rPr>
        <w:fldChar w:fldCharType="end"/>
      </w:r>
    </w:p>
    <w:p w14:paraId="7C8295D4" w14:textId="3F15F30F"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Table 6: Result of the linear mixed model fit to peck rate</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_Toc162210472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Pr="00E55E98">
        <w:rPr>
          <w:rFonts w:ascii="Times New Roman" w:hAnsi="Times New Roman" w:cs="Times New Roman"/>
          <w:noProof/>
          <w:sz w:val="24"/>
          <w:szCs w:val="24"/>
        </w:rPr>
        <w:t>40</w:t>
      </w:r>
      <w:r w:rsidRPr="00E55E98">
        <w:rPr>
          <w:rFonts w:ascii="Times New Roman" w:hAnsi="Times New Roman" w:cs="Times New Roman"/>
          <w:noProof/>
          <w:sz w:val="24"/>
          <w:szCs w:val="24"/>
        </w:rPr>
        <w:fldChar w:fldCharType="end"/>
      </w:r>
    </w:p>
    <w:p w14:paraId="38BAEB77" w14:textId="7053C907"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Table 7: Results of generalized linear mixed model fit to the number of transitions performed by foragers</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_Toc162210473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Pr="00E55E98">
        <w:rPr>
          <w:rFonts w:ascii="Times New Roman" w:hAnsi="Times New Roman" w:cs="Times New Roman"/>
          <w:noProof/>
          <w:sz w:val="24"/>
          <w:szCs w:val="24"/>
        </w:rPr>
        <w:t>43</w:t>
      </w:r>
      <w:r w:rsidRPr="00E55E98">
        <w:rPr>
          <w:rFonts w:ascii="Times New Roman" w:hAnsi="Times New Roman" w:cs="Times New Roman"/>
          <w:noProof/>
          <w:sz w:val="24"/>
          <w:szCs w:val="24"/>
        </w:rPr>
        <w:fldChar w:fldCharType="end"/>
      </w:r>
    </w:p>
    <w:p w14:paraId="6D1621F5" w14:textId="75E7FB09" w:rsidR="00EA6CF0" w:rsidRPr="00E55E98" w:rsidRDefault="00EA6CF0" w:rsidP="008242B8">
      <w:pPr>
        <w:pStyle w:val="SectionText0"/>
        <w:sectPr w:rsidR="00EA6CF0" w:rsidRPr="00E55E98" w:rsidSect="00F71CFB">
          <w:pgSz w:w="12240" w:h="15840"/>
          <w:pgMar w:top="1440" w:right="1440" w:bottom="1440" w:left="1440" w:header="720" w:footer="720" w:gutter="0"/>
          <w:pgNumType w:fmt="upperRoman"/>
          <w:cols w:space="720"/>
        </w:sectPr>
      </w:pPr>
      <w:r w:rsidRPr="00E55E98">
        <w:fldChar w:fldCharType="end"/>
      </w:r>
    </w:p>
    <w:p w14:paraId="280B3C07" w14:textId="41E467ED" w:rsidR="00EA6CF0" w:rsidRPr="006843E1" w:rsidRDefault="00EA6CF0" w:rsidP="00EA6CF0">
      <w:pPr>
        <w:pStyle w:val="SectionTitle"/>
        <w:spacing w:before="0"/>
        <w:rPr>
          <w:noProof w:val="0"/>
        </w:rPr>
      </w:pPr>
      <w:bookmarkStart w:id="10" w:name="_Toc162204950"/>
      <w:bookmarkStart w:id="11" w:name="_Toc162208123"/>
      <w:r w:rsidRPr="006843E1">
        <w:rPr>
          <w:noProof w:val="0"/>
        </w:rPr>
        <w:lastRenderedPageBreak/>
        <w:t>List of Figures</w:t>
      </w:r>
      <w:bookmarkEnd w:id="10"/>
      <w:bookmarkEnd w:id="11"/>
    </w:p>
    <w:p w14:paraId="2BEDABF6" w14:textId="2E9E58F2" w:rsidR="00215D50" w:rsidRPr="00E55E98" w:rsidRDefault="00EA6CF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sz w:val="24"/>
          <w:szCs w:val="24"/>
        </w:rPr>
        <w:fldChar w:fldCharType="begin"/>
      </w:r>
      <w:r w:rsidRPr="00E55E98">
        <w:rPr>
          <w:rFonts w:ascii="Times New Roman" w:hAnsi="Times New Roman" w:cs="Times New Roman"/>
          <w:sz w:val="24"/>
          <w:szCs w:val="24"/>
        </w:rPr>
        <w:instrText xml:space="preserve"> TOC \c "Figure" </w:instrText>
      </w:r>
      <w:r w:rsidRPr="00E55E98">
        <w:rPr>
          <w:rFonts w:ascii="Times New Roman" w:hAnsi="Times New Roman" w:cs="Times New Roman"/>
          <w:sz w:val="24"/>
          <w:szCs w:val="24"/>
        </w:rPr>
        <w:fldChar w:fldCharType="separate"/>
      </w:r>
      <w:r w:rsidR="00215D50" w:rsidRPr="00E55E98">
        <w:rPr>
          <w:rFonts w:ascii="Times New Roman" w:hAnsi="Times New Roman" w:cs="Times New Roman"/>
          <w:noProof/>
          <w:sz w:val="24"/>
          <w:szCs w:val="24"/>
        </w:rPr>
        <w:t>Figure 1: ROSES Flow diagram showing literature sources and inclusion/exclusion process.</w:t>
      </w:r>
      <w:r w:rsidR="00215D50" w:rsidRPr="00E55E98">
        <w:rPr>
          <w:rFonts w:ascii="Times New Roman" w:hAnsi="Times New Roman" w:cs="Times New Roman"/>
          <w:noProof/>
          <w:sz w:val="24"/>
          <w:szCs w:val="24"/>
        </w:rPr>
        <w:tab/>
      </w:r>
      <w:r w:rsidR="00215D50" w:rsidRPr="00E55E98">
        <w:rPr>
          <w:rFonts w:ascii="Times New Roman" w:hAnsi="Times New Roman" w:cs="Times New Roman"/>
          <w:noProof/>
          <w:sz w:val="24"/>
          <w:szCs w:val="24"/>
        </w:rPr>
        <w:fldChar w:fldCharType="begin"/>
      </w:r>
      <w:r w:rsidR="00215D50" w:rsidRPr="00E55E98">
        <w:rPr>
          <w:rFonts w:ascii="Times New Roman" w:hAnsi="Times New Roman" w:cs="Times New Roman"/>
          <w:noProof/>
          <w:sz w:val="24"/>
          <w:szCs w:val="24"/>
        </w:rPr>
        <w:instrText xml:space="preserve"> PAGEREF _Toc162210493 \h </w:instrText>
      </w:r>
      <w:r w:rsidR="00215D50" w:rsidRPr="00E55E98">
        <w:rPr>
          <w:rFonts w:ascii="Times New Roman" w:hAnsi="Times New Roman" w:cs="Times New Roman"/>
          <w:noProof/>
          <w:sz w:val="24"/>
          <w:szCs w:val="24"/>
        </w:rPr>
      </w:r>
      <w:r w:rsidR="00215D50" w:rsidRPr="00E55E98">
        <w:rPr>
          <w:rFonts w:ascii="Times New Roman" w:hAnsi="Times New Roman" w:cs="Times New Roman"/>
          <w:noProof/>
          <w:sz w:val="24"/>
          <w:szCs w:val="24"/>
        </w:rPr>
        <w:fldChar w:fldCharType="separate"/>
      </w:r>
      <w:r w:rsidR="00215D50" w:rsidRPr="00E55E98">
        <w:rPr>
          <w:rFonts w:ascii="Times New Roman" w:hAnsi="Times New Roman" w:cs="Times New Roman"/>
          <w:noProof/>
          <w:sz w:val="24"/>
          <w:szCs w:val="24"/>
        </w:rPr>
        <w:t>15</w:t>
      </w:r>
      <w:r w:rsidR="00215D50" w:rsidRPr="00E55E98">
        <w:rPr>
          <w:rFonts w:ascii="Times New Roman" w:hAnsi="Times New Roman" w:cs="Times New Roman"/>
          <w:noProof/>
          <w:sz w:val="24"/>
          <w:szCs w:val="24"/>
        </w:rPr>
        <w:fldChar w:fldCharType="end"/>
      </w:r>
    </w:p>
    <w:p w14:paraId="57EACC77" w14:textId="548DFB3D"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Figure 2: Map of observations from Crowkemon Go and sampling locations.</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_Toc162210494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Pr="00E55E98">
        <w:rPr>
          <w:rFonts w:ascii="Times New Roman" w:hAnsi="Times New Roman" w:cs="Times New Roman"/>
          <w:noProof/>
          <w:sz w:val="24"/>
          <w:szCs w:val="24"/>
        </w:rPr>
        <w:t>25</w:t>
      </w:r>
      <w:r w:rsidRPr="00E55E98">
        <w:rPr>
          <w:rFonts w:ascii="Times New Roman" w:hAnsi="Times New Roman" w:cs="Times New Roman"/>
          <w:noProof/>
          <w:sz w:val="24"/>
          <w:szCs w:val="24"/>
        </w:rPr>
        <w:fldChar w:fldCharType="end"/>
      </w:r>
    </w:p>
    <w:p w14:paraId="65B2D1BC" w14:textId="55E2CB72"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Figure 3: Proportion of time allocated to each behaviour by foragers in commercial and green areas</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_Toc162210495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Pr="00E55E98">
        <w:rPr>
          <w:rFonts w:ascii="Times New Roman" w:hAnsi="Times New Roman" w:cs="Times New Roman"/>
          <w:noProof/>
          <w:sz w:val="24"/>
          <w:szCs w:val="24"/>
        </w:rPr>
        <w:t>30</w:t>
      </w:r>
      <w:r w:rsidRPr="00E55E98">
        <w:rPr>
          <w:rFonts w:ascii="Times New Roman" w:hAnsi="Times New Roman" w:cs="Times New Roman"/>
          <w:noProof/>
          <w:sz w:val="24"/>
          <w:szCs w:val="24"/>
        </w:rPr>
        <w:fldChar w:fldCharType="end"/>
      </w:r>
    </w:p>
    <w:p w14:paraId="182517B4" w14:textId="65EC3D2F"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Figure 4: Mean bout duration of foragers in commercial and green areas.</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_Toc162210496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Pr="00E55E98">
        <w:rPr>
          <w:rFonts w:ascii="Times New Roman" w:hAnsi="Times New Roman" w:cs="Times New Roman"/>
          <w:noProof/>
          <w:sz w:val="24"/>
          <w:szCs w:val="24"/>
        </w:rPr>
        <w:t>33</w:t>
      </w:r>
      <w:r w:rsidRPr="00E55E98">
        <w:rPr>
          <w:rFonts w:ascii="Times New Roman" w:hAnsi="Times New Roman" w:cs="Times New Roman"/>
          <w:noProof/>
          <w:sz w:val="24"/>
          <w:szCs w:val="24"/>
        </w:rPr>
        <w:fldChar w:fldCharType="end"/>
      </w:r>
    </w:p>
    <w:p w14:paraId="620B1846" w14:textId="32F40EBD"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Figure 5: Mean foraging bout duration of crows in small and large groups.</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_Toc162210497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Pr="00E55E98">
        <w:rPr>
          <w:rFonts w:ascii="Times New Roman" w:hAnsi="Times New Roman" w:cs="Times New Roman"/>
          <w:noProof/>
          <w:sz w:val="24"/>
          <w:szCs w:val="24"/>
        </w:rPr>
        <w:t>36</w:t>
      </w:r>
      <w:r w:rsidRPr="00E55E98">
        <w:rPr>
          <w:rFonts w:ascii="Times New Roman" w:hAnsi="Times New Roman" w:cs="Times New Roman"/>
          <w:noProof/>
          <w:sz w:val="24"/>
          <w:szCs w:val="24"/>
        </w:rPr>
        <w:fldChar w:fldCharType="end"/>
      </w:r>
    </w:p>
    <w:p w14:paraId="5EAF24FF" w14:textId="06E283D2"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Figure 6: Foraging bout duration decreasing with increasing disturbance frequency.</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_Toc162210498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Pr="00E55E98">
        <w:rPr>
          <w:rFonts w:ascii="Times New Roman" w:hAnsi="Times New Roman" w:cs="Times New Roman"/>
          <w:noProof/>
          <w:sz w:val="24"/>
          <w:szCs w:val="24"/>
        </w:rPr>
        <w:t>37</w:t>
      </w:r>
      <w:r w:rsidRPr="00E55E98">
        <w:rPr>
          <w:rFonts w:ascii="Times New Roman" w:hAnsi="Times New Roman" w:cs="Times New Roman"/>
          <w:noProof/>
          <w:sz w:val="24"/>
          <w:szCs w:val="24"/>
        </w:rPr>
        <w:fldChar w:fldCharType="end"/>
      </w:r>
    </w:p>
    <w:p w14:paraId="002B363D" w14:textId="57E63A42"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Figure 7: Mean peck rate of foragers in commercial and green areas.</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_Toc162210499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Pr="00E55E98">
        <w:rPr>
          <w:rFonts w:ascii="Times New Roman" w:hAnsi="Times New Roman" w:cs="Times New Roman"/>
          <w:noProof/>
          <w:sz w:val="24"/>
          <w:szCs w:val="24"/>
        </w:rPr>
        <w:t>39</w:t>
      </w:r>
      <w:r w:rsidRPr="00E55E98">
        <w:rPr>
          <w:rFonts w:ascii="Times New Roman" w:hAnsi="Times New Roman" w:cs="Times New Roman"/>
          <w:noProof/>
          <w:sz w:val="24"/>
          <w:szCs w:val="24"/>
        </w:rPr>
        <w:fldChar w:fldCharType="end"/>
      </w:r>
    </w:p>
    <w:p w14:paraId="14CC6F58" w14:textId="65402E0F"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Figure 8: Peck rate in relation to disturbance frequency.</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_Toc162210500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Pr="00E55E98">
        <w:rPr>
          <w:rFonts w:ascii="Times New Roman" w:hAnsi="Times New Roman" w:cs="Times New Roman"/>
          <w:noProof/>
          <w:sz w:val="24"/>
          <w:szCs w:val="24"/>
        </w:rPr>
        <w:t>41</w:t>
      </w:r>
      <w:r w:rsidRPr="00E55E98">
        <w:rPr>
          <w:rFonts w:ascii="Times New Roman" w:hAnsi="Times New Roman" w:cs="Times New Roman"/>
          <w:noProof/>
          <w:sz w:val="24"/>
          <w:szCs w:val="24"/>
        </w:rPr>
        <w:fldChar w:fldCharType="end"/>
      </w:r>
    </w:p>
    <w:p w14:paraId="01D84AC1" w14:textId="3655C866"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Figure 9: Number of transitions performed by foragers in commercial and green areas.</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_Toc162210501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Pr="00E55E98">
        <w:rPr>
          <w:rFonts w:ascii="Times New Roman" w:hAnsi="Times New Roman" w:cs="Times New Roman"/>
          <w:noProof/>
          <w:sz w:val="24"/>
          <w:szCs w:val="24"/>
        </w:rPr>
        <w:t>42</w:t>
      </w:r>
      <w:r w:rsidRPr="00E55E98">
        <w:rPr>
          <w:rFonts w:ascii="Times New Roman" w:hAnsi="Times New Roman" w:cs="Times New Roman"/>
          <w:noProof/>
          <w:sz w:val="24"/>
          <w:szCs w:val="24"/>
        </w:rPr>
        <w:fldChar w:fldCharType="end"/>
      </w:r>
    </w:p>
    <w:p w14:paraId="61B89068" w14:textId="13F5C367" w:rsidR="00215D50" w:rsidRPr="00E55E98" w:rsidRDefault="00215D50" w:rsidP="00215D50">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E55E98">
        <w:rPr>
          <w:rFonts w:ascii="Times New Roman" w:hAnsi="Times New Roman" w:cs="Times New Roman"/>
          <w:noProof/>
          <w:sz w:val="24"/>
          <w:szCs w:val="24"/>
        </w:rPr>
        <w:t>Figure 10: The number of transitions from foraging to alert behaviour decreases as disturbance frequency increases.</w:t>
      </w:r>
      <w:r w:rsidRPr="00E55E98">
        <w:rPr>
          <w:rFonts w:ascii="Times New Roman" w:hAnsi="Times New Roman" w:cs="Times New Roman"/>
          <w:noProof/>
          <w:sz w:val="24"/>
          <w:szCs w:val="24"/>
        </w:rPr>
        <w:tab/>
      </w:r>
      <w:r w:rsidRPr="00E55E98">
        <w:rPr>
          <w:rFonts w:ascii="Times New Roman" w:hAnsi="Times New Roman" w:cs="Times New Roman"/>
          <w:noProof/>
          <w:sz w:val="24"/>
          <w:szCs w:val="24"/>
        </w:rPr>
        <w:fldChar w:fldCharType="begin"/>
      </w:r>
      <w:r w:rsidRPr="00E55E98">
        <w:rPr>
          <w:rFonts w:ascii="Times New Roman" w:hAnsi="Times New Roman" w:cs="Times New Roman"/>
          <w:noProof/>
          <w:sz w:val="24"/>
          <w:szCs w:val="24"/>
        </w:rPr>
        <w:instrText xml:space="preserve"> PAGEREF _Toc162210502 \h </w:instrText>
      </w:r>
      <w:r w:rsidRPr="00E55E98">
        <w:rPr>
          <w:rFonts w:ascii="Times New Roman" w:hAnsi="Times New Roman" w:cs="Times New Roman"/>
          <w:noProof/>
          <w:sz w:val="24"/>
          <w:szCs w:val="24"/>
        </w:rPr>
      </w:r>
      <w:r w:rsidRPr="00E55E98">
        <w:rPr>
          <w:rFonts w:ascii="Times New Roman" w:hAnsi="Times New Roman" w:cs="Times New Roman"/>
          <w:noProof/>
          <w:sz w:val="24"/>
          <w:szCs w:val="24"/>
        </w:rPr>
        <w:fldChar w:fldCharType="separate"/>
      </w:r>
      <w:r w:rsidRPr="00E55E98">
        <w:rPr>
          <w:rFonts w:ascii="Times New Roman" w:hAnsi="Times New Roman" w:cs="Times New Roman"/>
          <w:noProof/>
          <w:sz w:val="24"/>
          <w:szCs w:val="24"/>
        </w:rPr>
        <w:t>44</w:t>
      </w:r>
      <w:r w:rsidRPr="00E55E98">
        <w:rPr>
          <w:rFonts w:ascii="Times New Roman" w:hAnsi="Times New Roman" w:cs="Times New Roman"/>
          <w:noProof/>
          <w:sz w:val="24"/>
          <w:szCs w:val="24"/>
        </w:rPr>
        <w:fldChar w:fldCharType="end"/>
      </w:r>
    </w:p>
    <w:p w14:paraId="0F9FC00A" w14:textId="0088BDF6" w:rsidR="00EA6CF0" w:rsidRPr="00E55E98" w:rsidRDefault="00EA6CF0" w:rsidP="008242B8">
      <w:pPr>
        <w:pStyle w:val="SectionText0"/>
        <w:sectPr w:rsidR="00EA6CF0" w:rsidRPr="00E55E98" w:rsidSect="00F71CFB">
          <w:headerReference w:type="default" r:id="rId15"/>
          <w:pgSz w:w="12240" w:h="15840"/>
          <w:pgMar w:top="1440" w:right="1440" w:bottom="1440" w:left="1440" w:header="720" w:footer="720" w:gutter="0"/>
          <w:pgNumType w:fmt="upperRoman"/>
          <w:cols w:space="720"/>
        </w:sectPr>
      </w:pPr>
      <w:r w:rsidRPr="00E55E98">
        <w:fldChar w:fldCharType="end"/>
      </w:r>
    </w:p>
    <w:p w14:paraId="17B34533" w14:textId="77777777" w:rsidR="008D7BE5" w:rsidRPr="008242B8" w:rsidRDefault="008D7BE5" w:rsidP="008242B8">
      <w:pPr>
        <w:pStyle w:val="ChapterTitleB"/>
      </w:pPr>
      <w:bookmarkStart w:id="12" w:name="_Toc162208124"/>
      <w:bookmarkStart w:id="13" w:name="_Toc162204951"/>
      <w:r w:rsidRPr="008242B8">
        <w:lastRenderedPageBreak/>
        <w:t>General Introduction</w:t>
      </w:r>
      <w:bookmarkEnd w:id="12"/>
    </w:p>
    <w:p w14:paraId="5372810E" w14:textId="77777777" w:rsidR="008D7BE5" w:rsidRPr="008242B8" w:rsidRDefault="008D7BE5" w:rsidP="008242B8">
      <w:pPr>
        <w:pStyle w:val="SectionTitle"/>
      </w:pPr>
      <w:bookmarkStart w:id="14" w:name="_Toc162208125"/>
      <w:r w:rsidRPr="008242B8">
        <w:t>Sentinel Behaviour</w:t>
      </w:r>
      <w:bookmarkEnd w:id="14"/>
    </w:p>
    <w:p w14:paraId="6ACDD385" w14:textId="6B142FD0" w:rsidR="008D7BE5" w:rsidRPr="00B56980" w:rsidRDefault="00BD6F06" w:rsidP="00A24D3D">
      <w:pPr>
        <w:pStyle w:val="SectionText0"/>
        <w:spacing w:line="480" w:lineRule="auto"/>
      </w:pPr>
      <w:r>
        <w:t>The</w:t>
      </w:r>
      <w:r w:rsidR="008D7BE5" w:rsidRPr="00B56980">
        <w:t xml:space="preserve"> original definition for sentinel behaviour in animals likely originates from the human definition of </w:t>
      </w:r>
      <w:r w:rsidR="008D7BE5">
        <w:t xml:space="preserve">a </w:t>
      </w:r>
      <w:r w:rsidR="008D7BE5" w:rsidRPr="00B56980">
        <w:t>sentinel</w:t>
      </w:r>
      <w:r>
        <w:t xml:space="preserve"> where a guard keeps watch over </w:t>
      </w:r>
      <w:r w:rsidR="008D7BE5" w:rsidRPr="00B56980">
        <w:t>other group-members, alert</w:t>
      </w:r>
      <w:r w:rsidR="008D7BE5">
        <w:t>ing them of</w:t>
      </w:r>
      <w:r w:rsidR="008D7BE5" w:rsidRPr="00B56980">
        <w:t xml:space="preserve"> potential dangers or threats. Similarly, animal sentinels take on the role of a sentinel by exhibiting constant vigilance over other group-members from a prominent, exposed position</w:t>
      </w:r>
      <w:bookmarkStart w:id="15" w:name="_Hlk160799229"/>
      <w:r w:rsidR="008D7BE5" w:rsidRPr="00B56980">
        <w:t xml:space="preserve"> and making alarm calls when sources of danger are detected</w:t>
      </w:r>
      <w:r w:rsidR="008D7BE5">
        <w:t xml:space="preserve"> </w:t>
      </w:r>
      <w:r w:rsidR="008D7BE5">
        <w:fldChar w:fldCharType="begin"/>
      </w:r>
      <w:r w:rsidR="008D7BE5">
        <w:instrText xml:space="preserve"> ADDIN ZOTERO_ITEM CSL_CITATION {"citationID":"uOuUG1fI","properties":{"formattedCitation":"[1,2]","plainCitation":"[1,2]","noteIndex":0},"citationItems":[{"id":239,"uris":["http://zotero.org/users/8430992/items/S3J3SQSD"],"itemData":{"id":239,"type":"chapter","container-title":"Advances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A."}],"accessed":{"date-parts":[["2022",1,9]]},"issued":{"date-parts":[["2015"]]}}},{"id":638,"uris":["http://zotero.org/users/8430992/items/GMGBJIAF"],"itemData":{"id":638,"type":"article-journal","abstract":"Research on the African mongoose contradicts the myth that animals undertake the danger of sentinel behavior because this behavior benefits their relatives. The researchers found that nutritional state rather than kinship was a strong influence on sentinel behavior.","container-title":"Science","DOI":"10.1126/science.284.5420.1633","ISSN":"0036-8075, 1095-9203","issue":"5420","journalAbbreviation":"Science","language":"en","page":"1633-1634","source":"DOI.org (Crossref)","title":"Selfish sentinels","volume":"284","author":[{"family":"Blumstein","given":"Daniel T."}],"issued":{"date-parts":[["1999",6,4]]}}}],"schema":"https://github.com/citation-style-language/schema/raw/master/csl-citation.json"} </w:instrText>
      </w:r>
      <w:r w:rsidR="008D7BE5">
        <w:fldChar w:fldCharType="separate"/>
      </w:r>
      <w:r w:rsidR="008D7BE5" w:rsidRPr="00D266AE">
        <w:t>[1,2]</w:t>
      </w:r>
      <w:r w:rsidR="008D7BE5">
        <w:fldChar w:fldCharType="end"/>
      </w:r>
      <w:bookmarkEnd w:id="15"/>
      <w:r w:rsidR="008D7BE5" w:rsidRPr="00B56980">
        <w:t>. Observations of sentinel behaviour have very likely been made by naturalists and researchers for centuries</w:t>
      </w:r>
      <w:r w:rsidR="008D7BE5">
        <w:t xml:space="preserve"> and the earliest </w:t>
      </w:r>
      <w:r w:rsidR="008D7BE5" w:rsidRPr="00B56980">
        <w:t>descriptions of sentinel behaviour in animals appear in mid-</w:t>
      </w:r>
      <w:r>
        <w:t>20</w:t>
      </w:r>
      <w:r w:rsidR="008D7BE5" w:rsidRPr="00B56980">
        <w:t>th century research articles, mostly associated with the behaviour of birds</w:t>
      </w:r>
      <w:r w:rsidR="008D7BE5">
        <w:t xml:space="preserve"> and mammals</w:t>
      </w:r>
      <w:r w:rsidR="008D7BE5" w:rsidRPr="00B56980">
        <w:t xml:space="preserve">. </w:t>
      </w:r>
      <w:r>
        <w:t>Sentinel</w:t>
      </w:r>
      <w:r w:rsidR="008D7BE5" w:rsidRPr="00B56980">
        <w:t xml:space="preserve"> behaviour has been predominantly researched in avian species, though much research has been done on the behaviour in mammal and even in aquatic species. Possibly the most recognizable sentinel species are meerkats, </w:t>
      </w:r>
      <w:r w:rsidR="008D7BE5" w:rsidRPr="00B56980">
        <w:rPr>
          <w:i/>
        </w:rPr>
        <w:t xml:space="preserve">Suricata </w:t>
      </w:r>
      <w:proofErr w:type="spellStart"/>
      <w:r w:rsidR="008D7BE5" w:rsidRPr="00B56980">
        <w:rPr>
          <w:i/>
        </w:rPr>
        <w:t>suricatta</w:t>
      </w:r>
      <w:proofErr w:type="spellEnd"/>
      <w:r w:rsidR="008D7BE5" w:rsidRPr="00B56980">
        <w:rPr>
          <w:i/>
        </w:rPr>
        <w:t>,</w:t>
      </w:r>
      <w:r w:rsidR="008D7BE5" w:rsidRPr="00B56980">
        <w:t xml:space="preserve"> a species whose sentinels stand up on their hind legs to perform sentinel duties</w:t>
      </w:r>
      <w:r w:rsidR="008D7BE5">
        <w:t xml:space="preserve"> </w:t>
      </w:r>
      <w:r w:rsidR="008D7BE5">
        <w:fldChar w:fldCharType="begin"/>
      </w:r>
      <w:r w:rsidR="008D7BE5">
        <w:instrText xml:space="preserve"> ADDIN ZOTERO_ITEM CSL_CITATION {"citationID":"PiDGAup4","properties":{"formattedCitation":"[3\\uc0\\u8211{}8]","plainCitation":"[3–8]","noteIndex":0},"citationItems":[{"id":631,"uris":["http://zotero.org/users/8430992/items/KQJR9S6E"],"itemData":{"id":631,"type":"article-journal","abstract":"The social and cooperative behavior of meerkats (Suricata suricatta), specifically their sentinel behavior, has been intensively studied in free‐ranging populations. This study focuses on whether guarding in captive meerkats exhibits a pattern similar to that described for wild groups. Sentinel behavior in captivity has been somewhat neglected because predation is usually not a critical factor. Nonetheless, observations in captivity might reveal whether individual or group experience influences this specific behavior pattern. We observed three captive meerkat groups (in outdoor as well as indoor enclosures) and analyzed the duration of guarding sequences, the number of established guards, the guard posture, and the individual guard positions. We also conducted playback experiments to investigate the reaction of the sentinel and the group to bird calls (songbird vs. predatory bird species). The results demonstrated that captive groups behave much the same as wild groups. Certain individuals performed the guard job more often than other group members. Accordingly, the “super sentinels” observed in the wild also exist in captive groups. Playbacks showed that the sentinels reacted more strongly to the calls of predatory bird species, indicating that captive meerkats are able to categorize bird calls. We also documented major differences in behavioral responses to the calls of specific predatory bird species. Our observations underline that sentinel behavior is probably a combination of an innate, imprinted pattern that is further affected by the experience. Future studies might further investigate this influence of experience, beyond innate behavior, on the group‐specific sentinel behavior pattern in captive meerkats.","container-title":"Zoo Biology","DOI":"10.1002/zoo.21644","ISSN":"0733-3188, 1098-2361","issue":"1","journalAbbreviation":"Zoo Biology","language":"en","page":"10-19","source":"DOI.org (Crossref)","title":"Sentinel behavior in captive meerkats ( &lt;i&gt;Suricata suricatta&lt;/i&gt; )","volume":"41","author":[{"family":"Huels","given":"Florian D."},{"family":"Stoeger","given":"Angela S."}],"issued":{"date-parts":[["2022",1]]}}},{"id":636,"uris":["http://zotero.org/users/8430992/items/PBMZB2SQ"],"itemData":{"id":636,"type":"article-journal","container-title":"Animal Behaviour","DOI":"10.1016/j.anbehav.2020.11.014","ISSN":"00033472","journalAbbreviation":"Animal Behaviour","language":"en","page":"129-138","source":"DOI.org (Crossref)","title":"Effect of group size and experience on the ontogeny of sentinel calling behaviour in meerkats","volume":"171","author":[{"family":"Rauber","given":"Ramona"},{"family":"Manser","given":"Marta B."}],"issued":{"date-parts":[["2021",1]]}}},{"id":1725,"uris":["http://zotero.org/users/8430992/items/GJUINRSW"],"itemData":{"id":1725,"type":"article-journal","abstract":"Cooperative breeding often evolved in harsh and arid habitats characterized by high levels of environmental uncertainty. Most forms of cooperative behavior have energetic costs and previous studies have shown that the contributions of individuals to alloparental provisioning are conditional on their food intake. However, the effect of naturally occurring, extreme environmental conditions on the persistence of costly forms of cooperative behaviors and their coordination by communication remain unknown. Here, we show that in meerkats (Suricata suricatta) the probability to act as sentinel, a cooperative vigilance behavior, was the same for typically occurring dry and wet conditions, but significantly reduced during a drought condition with almost no rain, especially in young individuals, members of small groups and groups with pups. The duration an individual stayed on sentinel guard, however, was most reduced during dry conditions. Besides reductions in sentinel behavior, the vocal coordination of foraging meerkats differed when comparing drought and wet conditions. Individuals responded more strongly to playbacks of sentinel “all-clear” calls and close calls, resulting in less vigilance and more foraging behavior during the drought condition. We conclude that while meerkats are adapted to commonly occurring dry periods with low rainfall, the extreme drought period with almost no rain, led to a decrease of the frequency of costly forms of cooperative behaviors in favor of behaviors that maximize direct fitness benefits and also affected the vocal coordination among group members.","container-title":"Behavioral Ecology","DOI":"10.1093/beheco/arz112","ISSN":"1045-2249","issue":"6","journalAbbreviation":"Behavioral Ecology","page":"1558-1566","source":"Silverchair","title":"Drought decreases cooperative sentinel behavior and affects vocal coordination in meerkats","volume":"30","author":[{"family":"Rauber","given":"Ramona"},{"family":"Clutton-Brock","given":"Tim H"},{"family":"Manser","given":"Marta B"}],"issued":{"date-parts":[["2019",11,8]]}}},{"id":616,"uris":["http://zotero.org/users/8430992/items/R3QC9GEW"],"itemData":{"id":616,"type":"article-journal","container-title":"Animal Behaviour","DOI":"10.1016/j.anbehav.2012.12.029","ISSN":"00033472","issue":"3","journalAbbreviation":"Animal Behaviour","language":"en","page":"655-661","source":"DOI.org (Crossref)","title":"Meerkat helpers increase sentinel behaviour and bipedal vigilance in the presence of pups","volume":"85","author":[{"family":"Santema","given":"Peter"},{"family":"Clutton-Brock","given":"Tim"}],"issued":{"date-parts":[["2013",3]]}}},{"id":605,"uris":["http://zotero.org/users/8430992/items/NM3ZGIRG"],"itemData":{"id":605,"type":"article-journal","abstract":"Although the ultimate causes for variation in contributions to helping in cooperative breeders are increasingly well understood, the underlying physiological mechanisms remain largely unknown. Recent work has suggested that glucocorticoids may play an important role in the expression of cooperative behavior. Here, we present the first experimental test of the effects of glucocorticoids on helper behavior in a cooperative breeder. Glucocorticoid levels of adult female and male meerkat, Suricata suricatta, helpers were elevated with an intramuscular injection of cortisol (hydrocortisone 21-hemisuccinate sodium salt) dissolved in saline, whereas matched controls simultaneously received an injection of physiological saline. The treatment successfully elevated circulating glucocorticoid levels but did not result in significant changes in pup feeding or sentinel behavior. Females, however, spent less time foraging when glucocorticoid levels were elevated and appeared to spend more time in close proximity to pups. These results provide no evidence that glucocorticoids affect cooperative behaviors but suggest that there may be an effect on foraging effort and affiliation with pups.","container-title":"Behavioral Ecology","DOI":"10.1093/beheco/art039","ISSN":"1045-2249, 1465-7279","issue":"5","journalAbbreviation":"Behavioral Ecology","language":"en","page":"1122-1127","source":"DOI.org (Crossref)","title":"Effects of cortisol administration on cooperative behavior in meerkat helpers","volume":"24","author":[{"family":"Santema","given":"P."},{"family":"Teitel","given":"Z."},{"family":"Manser","given":"M."},{"family":"Bennett","given":"N."},{"family":"Clutton-Brock","given":"T."}],"issued":{"date-parts":[["2013",9,1]]}}},{"id":750,"uris":["http://zotero.org/users/8430992/items/2YIKGKV7"],"itemData":{"id":750,"type":"chapter","container-title":"Field and Laboratory Methods in Animal Cognition","edition":"1","ISBN":"978-1-108-33319-1","language":"en","note":"DOI: 10.1017/9781108333191.015","page":"286-307","publisher":"Cambridge University Press","source":"DOI.org (Crossref)","title":"Meerkats – identifying cognitive mechanisms underlying meerkat coordination and communication: experimental designs in their natural habitat","title-short":"Meerkats – identifying cognitive mechanisms underlying meerkat coordination and communication","URL":"https://www.cambridge.org/core/product/identifier/9781108333191%23CN-bp-13/type/book_part","editor":[{"family":"Bueno-Guerra","given":"Nereida"},{"family":"Amici","given":"Federica"}],"author":[{"family":"Manser","given":"Marta"}],"accessed":{"date-parts":[["2022",11,24]]},"issued":{"date-parts":[["2018",7,31]]}}}],"schema":"https://github.com/citation-style-language/schema/raw/master/csl-citation.json"} </w:instrText>
      </w:r>
      <w:r w:rsidR="008D7BE5">
        <w:fldChar w:fldCharType="separate"/>
      </w:r>
      <w:r w:rsidR="008D7BE5" w:rsidRPr="008F6FB2">
        <w:t>[3–8]</w:t>
      </w:r>
      <w:r w:rsidR="008D7BE5">
        <w:fldChar w:fldCharType="end"/>
      </w:r>
      <w:r w:rsidR="008D7BE5">
        <w:t>.</w:t>
      </w:r>
      <w:r w:rsidR="008D7BE5" w:rsidRPr="00B56980">
        <w:t xml:space="preserve"> </w:t>
      </w:r>
      <w:r w:rsidR="008D7BE5">
        <w:t>Studies have also been conducted on sentinel behaviour in certain</w:t>
      </w:r>
      <w:r w:rsidR="008D7BE5" w:rsidRPr="00B56980">
        <w:t xml:space="preserve"> mongoose and primate</w:t>
      </w:r>
      <w:r w:rsidR="008D7BE5">
        <w:t xml:space="preserve"> species </w:t>
      </w:r>
      <w:r w:rsidR="008D7BE5">
        <w:fldChar w:fldCharType="begin"/>
      </w:r>
      <w:r w:rsidR="008D7BE5">
        <w:instrText xml:space="preserve"> ADDIN ZOTERO_ITEM CSL_CITATION {"citationID":"BvCMehC8","properties":{"formattedCitation":"[9\\uc0\\u8211{}14]","plainCitation":"[9–14]","noteIndex":0},"citationItems":[{"id":644,"uris":["http://zotero.org/users/8430992/items/8V5EL56W"],"itemData":{"id":644,"type":"article-journal","abstract":"Anthropogenic noise is an increasingly widespread pollutant, with a rapidly burgeoning literature demonstrating impacts on humans and other animals. However, most studies have simply considered if there is an effect of noise, examining the overall cohort response. Although substantial evidence exists for intraspecific variation in responses to other anthropogenic disturbances, this possibility has received relatively little experimental attention with respect to noise. Here, we used field-based playbacks with dwarf mongooses (Helogale parvula) to test how traffic noise affects vigilance behavior and to examine potential variation between individuals of different age class, sex, and dominance status. Foragers exhibited a stronger immediate reaction and increased their subsequent vigilance (both that on the ground and as a sentinel) in response to traffic-noise playback compared with ambient-sound playback. Traffic-noise playback also resulted in sentinels conducting longer bouts and being more likely to change post height or location than in ambient-sound playback. Moreover, there was evidence of variation in noise responses with respect to age class and dominance status but not sex. In traffic noise, foraging pups were more likely to flee and were slower to resume foraging than adults; they also tended to increase their vigilance more than adults. Dominants were more likely than subordinates to move post during sentinel bouts conducted in traffic-noise trials. Our findings suggest that the vigilance–foraging trade-off is affected by traffic noise but that individuals differ in how they respond. Future work should, therefore, consider intrapopulation response variation to understand fully the population-wide effects of this global pollutant.","container-title":"Behavioral Ecology","DOI":"10.1093/beheco/araa011","ISSN":"1045-2249, 1465-7279","issue":"3","language":"en","page":"680-691","source":"DOI.org (Crossref)","title":"Intrapopulation variation in the behavioral responses of dwarf mongooses to anthropogenic noise","volume":"31","author":[{"family":"Eastcott","given":"Emma"},{"family":"Kern","given":"Julie M"},{"family":"Morris-Drake","given":"Amy"},{"family":"Radford","given":"Andrew N"}],"editor":[{"family":"Candolin","given":"Ulrika"}],"issued":{"date-parts":[["2020",6,19]]}}},{"id":620,"uris":["http://zotero.org/users/8430992/items/S4B6CGCU"],"itemData":{"id":620,"type":"article-journal","abstract":"Significance\n            Humans frequently trade goods and can track the amount they owe using memories of past exchanges. While nonhuman animals are also known to be capable of trading cooperative acts immediately for one another, more contentious is the possibility that there can be delayed rewards. We use detailed field observations, social-network analyses, and a playback experiment to demonstrate that wild dwarf mongooses provide more grooming to those groupmates who contribute more to sentinel behavior (acting as a raised guard to look out for danger). We therefore provide experimental evidence of delayed contingent cooperation, and cross-commodity exchange, in a wild nonprimate.\n          , \n            \n              Many animals participate in biological markets, with strong evidence existing for immediate cooperative trades. In particular, grooming is often exchanged for itself or other commodities, such as coalitionary support or access to food and mates. More contentious is the possibility that nonhuman animals can rely on memories of recent events, providing contingent cooperation even when there is a temporal delay between two cooperative acts. Here we provide experimental evidence of delayed cross-commodity grooming exchange in wild dwarf mongooses (\n              Helogale parvula\n              ). First, we use natural observations and social-network analyses to demonstrate a positive link between grooming and sentinel behavior (acting as a raised guard). Group members who contributed more to sentinel behavior received more grooming and had a better social-network position. We then used a field-based playback experiment to test a causal link between contributions to sentinel behavior and grooming received later in the day. During 3-h trial sessions, the perceived sentinel contributions of a focal individual were either up-regulated (playback of its surveillance calls, which are given naturally during sentinel bouts) or unmanipulated (playback of its foraging close calls as a control). On returning to the sleeping refuge at the end of the day, focal individuals received more grooming following surveillance-call playback than control-call playback and more grooming than a matched individual whose sentinel contributions were not up-regulated. We believe our study therefore provides experimental evidence of delayed contingent cooperation in a wild nonprimate species.","container-title":"Proceedings of the National Academy of Sciences","DOI":"10.1073/pnas.1801000115","ISSN":"0027-8424, 1091-6490","issue":"24","journalAbbreviation":"Proc. Natl. Acad. Sci. U.S.A.","language":"en","page":"6255-6260","source":"DOI.org (Crossref)","title":"Experimental evidence for delayed contingent cooperation among wild dwarf mongooses","volume":"115","author":[{"family":"Kern","given":"Julie M."},{"family":"Radford","given":"Andrew N."}],"issued":{"date-parts":[["2018",6,12]]}}},{"id":619,"uris":["http://zotero.org/users/8430992/items/RCE7A48W"],"itemData":{"id":619,"type":"article-journal","container-title":"Animal Behaviour","DOI":"10.1016/j.anbehav.2014.10.012","ISSN":"00033472","journalAbbreviation":"Animal Behaviour","language":"en","page":"185-192","source":"DOI.org (Crossref)","title":"Sentinel dwarf mongooses, &lt;i&gt;Helogale parvula&lt;/i&gt;, exhibit flexible decision making in relation to predation risk","volume":"98","author":[{"family":"Kern","given":"Julie M."},{"family":"Radford","given":"Andrew N."}],"issued":{"date-parts":[["2014",12]]}}},{"id":618,"uris":["http://zotero.org/users/8430992/items/JCKJXI9A"],"itemData":{"id":618,"type":"article-journal","container-title":"Animal Behaviour","DOI":"10.1016/j.anbehav.2013.02.020","ISSN":"00033472","issue":"5","journalAbbreviation":"Animal Behaviour","language":"en","page":"967-975","source":"DOI.org (Crossref)","title":"Call of duty? Variation in use of the watchman's song by sentinel dwarf mongooses, &lt;i&gt;Helogale parvula&lt;/i&gt;","title-short":"Call of duty?","volume":"85","author":[{"family":"Kern","given":"Julie M."},{"family":"Radford","given":"Andrew N."}],"issued":{"date-parts":[["2013",5]]}}},{"id":777,"uris":["http://zotero.org/users/8430992/items/86Z6ZZRA"],"itemData":{"id":777,"type":"article-journal","abstract":"Crop-raiding by wildlife species often involves collective group movement and animal decision-making in this context is an important area of investigation as the risks and rewards associated with crop-raiding are greater than those that are likely to occur in wild food foraging situations. Yet, the form of consensus decision-making involved in wildlife crop-raiding has not been evaluated. In the current study, we assessed the decision-making process exhibited by rhesus macaques, a generalist primate species, in the context of crop-raiding. We predicted that rhesus macaques would display unshared consensus decision-making during the higher risk-entailed crop-raiding collective movements. We followed two groups of rhesus macaques and collected data on their movement and foraging behavior during crop-raiding events. The results from our study showed that collective movements in the context of crop-raiding were largely led by single individuals. However, individuals of all age-sex categories successfully led crop-raiding collective movements. Although adult individuals joined adult-initiated raid movements most often, they also joined raids initiated by other age classes. Contrary to our predictions, in crop-raiding contexts, rhesus macaques demonstrated a tendency towards equally shared decision-making for group movements.\nIn many cooperatively breeding species, one of the group members (called a sentinel) flies or climbs up occasionally to a high position, looks around and utters alarm calls if a predator approaches, while other group members are foraging. Bednekoff's (1997, American Naturalist, 150, 373–392; 2001, Annales Zoologici Fennici, 38, 5–14) game-theoretic model assumes that group members trade the need to forage against the advantages of earlier risk detection when sentinelling. The model predicts that in the presence of another sentinel which may provide timely alerts, a sentinel will terminate its sentinel bout earlier when its energy level drops below a threshold that is higher than the depletion threshold that would incentivize it to resume foraging if it were sentinelling alone. We propose a complementary hypothesis, that this effect of shortened sentinel duration in the presence of another sentinel will be more pronounced for subordinate group members, for whom the fierce competition they suffer while foraging gets attenuated when a groupmate sentinels. We tested these hypotheses in Arabian babbler, Argya squamiceps, groups by comparing sentinel activity under natural conditions vis-à-vis sentinel activity in a feeding experiment in which one or two individuals were fed. In natural conditions, dominant males not only acted as sentinels longer and more often, but they also initiated a larger share of their sentinel bouts when another group member was already on guard. Following experimental feeding ad libitum, in line with the game-theoretic predictions (1) the probability of starting a sentinel bout was not affected by the presence of another sentinel, nor by its sex or rank, and (2) sentinel bouts that terminated in the presence of another sentinel were significantly shorter than sentinel bouts ending alone. Our findings suggest that the seemingly systematic exchange of sentinels may be a consequence of differential needs and incentives rather than active coordination.\nIncreased vulnerability to predation results in young individuals of many species experiencing higher predation pressure than adults. Consequently, the production of antipredator-related calls by young can differ from that of the same vocalizations given by adults. Sentinel behaviour is a coordinated vigilance behaviour, where one individual climbs on an elevated position and scans the surroundings for predators, while the rest of the group is mainly foraging. Meerkat, Suricata suricatta, sentinels produce six distinct sentinel call types, which inform other group members about the perceived predation risk, resulting in the adjustment of personal vigilance behaviour in foraging group members. Here, we investigated the onset of sentinel behaviour and the ontogeny of the different sentinel call types as well as the development of individual vocal signatures in meerkats. We found that meerkats started acting as a sentinel around 200 days of age, but this was highly dependent on group size, with individuals from smaller groups exhibiting sentinel behaviour earlier than individuals from larger groups. All six sentinel call types were already present in the repertoire upon first emergence of the behaviour; however, call rates of ‘all-clear’ calls increased while ‘warning’ calls decreased with increasing experience as sentinel. Analysis of one of the most frequent sentinel calls, the double note calls, indicated that fundamental frequency, mean amplitude, duration and entropy differed consistently between individuals, but we found no effect of age. Rather, our results provide evidence that individual signatures in this call type were already developed when young meerkats first started to act as sentinel and changed little with age. To conclude, we showed little ontogenetic change in overall sentinel behaviour as well as in its vocal coordination, indicating potentially high selection pressures on antipredator behaviours, such as the sentinel system, resulting in consistent behavioural responses upon first emergence.\nTo maximize survival, animals should adjust their behaviour flexibly in response to indicators of predation risk. Predation risk is affected by a range of ecological, social and individual variables, which can fluctuate over different timescales. In general, current risk levels are known to influence the behaviour of sentinels, individuals that adopt a raised position to scan for danger while groupmates are engaged in other activities. However, there has been little consideration of whether decisions made at different stages of a sentinel bout are affected in the same way by perceived predation risk and whether the same level of behavioural plasticity is exhibited when making these different decisions. Here we used detailed behavioural observations and a playback experiment to investigate the behavioural choices of dwarf mongoose sentinels at three different stages of a bout (before, start, during). Individuals were more likely to begin a bout, and did so sooner, following alarm calls, which are immediate, direct indicators of elevated risk. Sentinels selected an initial height from which to guard depending on factors that tended to vary in the medium term (hours), choosing higher positions in denser habitat and less windy conditions. In contrast, decisions about bout duration were made in relation to short-term (seconds/minutes) changes in information, with sentinels guarding for longer when an alarm call was given during a bout, and terminating bouts sooner when groupmates moved out of sight. Our results demonstrate that sentinel decisions are influenced by both direct and indirect indicators of likely predation risk and that sentinel behaviour is adjusted flexibly with regard to information presented on various timescales, highlighting the complexity of decision-making processes.\nMany foraging animals face a fundamental tradeoff between predation and starvation 1, 2. In a range of social species, this tradeoff has probably driven the evolution of sentinel behavior, where individuals adopt prominent positions to watch for predators while groupmates forage [3]. Although there has been much debate about whether acting as a sentinel is a selfish or cooperative behavior 3, 4, 5, 6, far less attention has focused on why sentinels often produce quiet vocalizations (hereafter known as “sentinel calls”) to announce their presence 7, 8. We use observational and experimental data to provide the first evidence that group members gain an increase in foraging success by responding to these vocal cues given by sentinels. Foraging pied babblers (Turdoides bicolor) spread out more, use more exposed patches, look up less often, and spend less time vigilant in response to sentinel calling. Crucially, we demonstrate that these behavioral alterations lead to an increase in biomass intake by foragers, which is likely to enhance survival. We argue that this benefit may be the reason for sentinel calling, making it a truly cooperative behavior [9].","container-title":"Animal Behaviour","DOI":"10.1016/S0003-3472(86)80226-3","ISSN":"0003-3472","issue":"5","journalAbbreviation":"Animal Behaviour","language":"en","page":"1566-1568","source":"ScienceDirect","title":"Sentinel behaviour in vervet monkeys: who sees whom first?","title-short":"Sentinel behaviour in vervet monkeys","volume":"34","author":[{"family":"Horrocks","given":"J. A."},{"family":"Hunte","given":"W."}],"issued":{"date-parts":[["1986",10,1]]}}},{"id":597,"uris":["http://zotero.org/users/8430992/items/GBPMVDYK"],"itemData":{"id":597,"type":"article-journal","container-title":"Behaviour","DOI":"10.1163/156853959X00054","ISSN":"0005-7959, 1568-539X","issue":"1-4","journalAbbreviation":"Behav","language":"en","page":"136-162","source":"DOI.org (Crossref)","title":"A study of the behaviour of the chacma baboon, &lt;i&gt;Papio ursinus&lt;/i&gt;","volume":"14","author":[{"family":"Bolwig","given":"Niels"}],"issued":{"date-parts":[["1959"]]}}}],"schema":"https://github.com/citation-style-language/schema/raw/master/csl-citation.json"} </w:instrText>
      </w:r>
      <w:r w:rsidR="008D7BE5">
        <w:fldChar w:fldCharType="separate"/>
      </w:r>
      <w:r w:rsidR="008D7BE5" w:rsidRPr="00580163">
        <w:t>[9–14]</w:t>
      </w:r>
      <w:r w:rsidR="008D7BE5">
        <w:fldChar w:fldCharType="end"/>
      </w:r>
      <w:r w:rsidR="008D7BE5" w:rsidRPr="00B56980">
        <w:t xml:space="preserve">. In avian species, sentinel systems have been described and exhaustively researched in species of the </w:t>
      </w:r>
      <w:proofErr w:type="spellStart"/>
      <w:r w:rsidR="008D7BE5" w:rsidRPr="00B56980">
        <w:rPr>
          <w:i/>
        </w:rPr>
        <w:t>Aphelocoma</w:t>
      </w:r>
      <w:proofErr w:type="spellEnd"/>
      <w:r w:rsidR="008D7BE5">
        <w:rPr>
          <w:i/>
        </w:rPr>
        <w:t xml:space="preserve"> </w:t>
      </w:r>
      <w:r w:rsidR="008D7BE5">
        <w:rPr>
          <w:i/>
          <w:iCs w:val="0"/>
        </w:rPr>
        <w:fldChar w:fldCharType="begin"/>
      </w:r>
      <w:r w:rsidR="008D7BE5">
        <w:rPr>
          <w:i/>
        </w:rPr>
        <w:instrText xml:space="preserve"> ADDIN ZOTERO_ITEM CSL_CITATION {"citationID":"sBT63MYv","properties":{"formattedCitation":"[15\\uc0\\u8211{}19]","plainCitation":"[15–19]","noteIndex":0},"citationItems":[{"id":641,"uris":["http://zotero.org/users/8430992/items/2RMFDXDF"],"itemData":{"id":641,"type":"article-journal","abstract":"Sentinels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 &lt;i&gt;Aphelocoma coerulescens&lt;/i&gt; ) are sentinels more when well-fed (even with no kin nearby): sentinel behavior by Florida scrub-jays fed peanuts","title-short":"Florida scrub-jays ( &lt;i&gt;aphelocoma coerulescens&lt;/i&gt; ) are sentinels more when well-fed (even with no kin nearby)","volume":"109","author":[{"family":"Bednekoff","given":"Peter A."},{"family":"Woolfenden","given":"Glen E."}],"issued":{"date-parts":[["2003",11]]}}},{"id":640,"uris":["http://zotero.org/users/8430992/items/I4YD749U"],"itemData":{"id":640,"type":"article-journal","abstract":"T w o independently conceived and executed field studies using somewhat different methodologies tested the hypothesis that non-breeding helpers of the Florida scrub jay (Aphelocoma c. coerulescens) contribute importantly to antipredator sentinel behaviour. Specifically, we made four predictions: 1. Helpers participate to a non-trivial degree in sentinel behaviour; 2. Breeding pairs with helpers spend less time o n sentinel behaviour and hence more time foraging; 3. Breeders with helpers have more protected foraging time; and 4. Groups with helpers have greater total sentinel time.","container-title":"Ethology","DOI":"10.1111/j.1439-0310.1994.tb01034.x","ISSN":"01791613, 14390310","issue":"1-2","language":"en","page":"119-140","source":"DOI.org (Crossref)","title":"Role of helpers in the sentinel behaviour of the Florida scrub jay (&lt;i&gt;Aphelocoma c. coerulescens&lt;/i&gt;)","volume":"97","author":[{"family":"Hailman","given":"Jack P."},{"family":"McGowan","given":"Kevin J."},{"family":"Woolfenden","given":"Glen E."}],"issued":{"date-parts":[["2010",4,26]]}}},{"id":849,"uris":["http://zotero.org/users/8430992/items/7DBQBTTQ"],"itemData":{"id":849,"type":"article-journal","abstract":"Sentinel coordination requires that individuals react to the sentinel behavior of others. Previous work showed that Florida scrub-jays are sentinels more often when given supplemental food. Here we measured how birds in pairs reacted when their mates were fed. Scrub-jays were sentinels less when their mates were fed, demonstrating compensation. Indirect evidence suggests that this compensatory decrease in sentinel behavior was smaller than the increase in sentinel behavior by their mates. In addition, males in newly established groups were sentinels less often.","container-title":"Ethology","DOI":"10.1111/j.1439-0310.2006.01227.x","ISSN":"0179-1613, 1439-0310","issue":"8","journalAbbreviation":"Ethology","language":"en","page":"796-800","source":"DOI.org (Crossref)","title":"Florida scrub-jays compensate for the sentinel behavior of flockmates","volume":"112","author":[{"family":"Bednekoff","given":"Peter A."},{"family":"Woolfenden","given":"Glen E."}],"issued":{"date-parts":[["2006",8]]}}},{"id":758,"uris":["http://zotero.org/users/8430992/items/FNUF65IF"],"itemData":{"id":758,"type":"article-journal","abstract":"Supplemental food enables some birds to lay eggs earlier, perhaps by allowing birds to increase their energy intake or allocate energy from other activities to reproduction. We examined the relationships between prelaying behavior, food handling and consumption rates, and the timing of breeding of female Florida Scrub-Jays (Aphelocoma coerulescens) in suburban and wildland habitats. Scrub-jays in suburban habitats had access to ad libitum human-provided foods; wildland jays did not. During both years of this study, suburban scrub-jays bred earlier than their wildland counterparts. Wildland scrub-jays bred earlier in 1997 than in 1996, but the timing of breeding by suburban scrub-jays did not vary between years. Suburban scrub-jays spent less time foraging and more time perching than wildland jays. They handled more food per hour and per foraging hour, suggesting their foraging was more efﬁcient. Despite this, food consumption rates did not differ between the two habitats. Neither time spent foraging or perching nor food consumption rates signiﬁcantly inﬂuenced variation in time of breeding among individuals. Time of breeding was signiﬁcantly inﬂuenced by site, year, and rate of food handling. Individuals that handled more food items per foraging hour, that is, those individuals that were most efﬁcient, were the earliest breeders in both habitats. These results suggest that foraging efﬁciency increases with access to human-provided food and that resource predictability may be a perceptual cue for the appropriate timing of breeding.","container-title":"The Condor","DOI":"10.1093/condor/105.3.515","ISSN":"0010-5422, 1938-5129","issue":"3","language":"en","page":"515-527","source":"DOI.org (Crossref)","title":"Variation in foraging behavior, diet, and time of breeding of Florida scrub-jays in suburban and wildland habitats","volume":"105","author":[{"family":"Fleischer","given":"Arthur L."},{"family":"Bowman","given":"Reed"},{"family":"Woolfenden","given":"Glen E."}],"issued":{"date-parts":[["2003",8,1]]}}},{"id":244,"uris":["http://zotero.org/users/8430992/items/AXUK3AW6"],"itemData":{"id":244,"type":"article-journal","container-title":"Animal Behaviour","DOI":"10.1016/0003-3472(89)90144-9","ISSN":"00033472","journalAbbreviation":"Animal Behaviour","language":"en","page":"1000-1006","source":"DOI.org (Crossref)","title":"A sentinel system in the Florida scrub jay","volume":"37","author":[{"family":"McGowan","given":"Kevin J."},{"family":"Woolfenden","given":"Glen E."}],"issued":{"date-parts":[["1989",6]]}}}],"schema":"https://github.com/citation-style-language/schema/raw/master/csl-citation.json"} </w:instrText>
      </w:r>
      <w:r w:rsidR="008D7BE5">
        <w:rPr>
          <w:i/>
          <w:iCs w:val="0"/>
        </w:rPr>
        <w:fldChar w:fldCharType="separate"/>
      </w:r>
      <w:r w:rsidR="008D7BE5" w:rsidRPr="00580163">
        <w:t>[15–19]</w:t>
      </w:r>
      <w:r w:rsidR="008D7BE5">
        <w:rPr>
          <w:i/>
          <w:iCs w:val="0"/>
        </w:rPr>
        <w:fldChar w:fldCharType="end"/>
      </w:r>
      <w:r w:rsidR="008D7BE5" w:rsidRPr="00B56980">
        <w:t xml:space="preserve">, </w:t>
      </w:r>
      <w:proofErr w:type="spellStart"/>
      <w:r w:rsidR="008D7BE5" w:rsidRPr="00B56980">
        <w:rPr>
          <w:i/>
        </w:rPr>
        <w:t>Argya</w:t>
      </w:r>
      <w:proofErr w:type="spellEnd"/>
      <w:r w:rsidR="008D7BE5">
        <w:rPr>
          <w:i/>
        </w:rPr>
        <w:t xml:space="preserve"> </w:t>
      </w:r>
      <w:r w:rsidR="008D7BE5">
        <w:rPr>
          <w:i/>
          <w:iCs w:val="0"/>
        </w:rPr>
        <w:fldChar w:fldCharType="begin"/>
      </w:r>
      <w:r w:rsidR="008D7BE5">
        <w:rPr>
          <w:i/>
        </w:rPr>
        <w:instrText xml:space="preserve"> ADDIN ZOTERO_ITEM CSL_CITATION {"citationID":"aKr1boay","properties":{"formattedCitation":"[20\\uc0\\u8211{}25]","plainCitation":"[20–25]","noteIndex":0},"citationItems":[{"id":614,"uris":["http://zotero.org/users/8430992/items/T3TH35UT"],"itemData":{"id":614,"type":"article-journal","container-title":"Ibis","DOI":"10.1111/j.1474-919X.2006.00567.x","ISSN":"00191019","issue":"4","language":"en","page":"664-671","source":"DOI.org (Crossref)","title":"Potential prey make excellent ornithologists: adaptive, flexible responses towards avian predation threat by Arabian babblers &lt;i&gt;Turdoides squamiceps&lt;/i&gt; living at a migratory hotspot: predation threat flexibility in babblers","title-short":"Potential prey make excellent ornithologists","volume":"148","author":[{"family":"Edelaar","given":"Pim"},{"family":"Wright","given":"Jonathan"}],"issued":{"date-parts":[["2006",7,17]]}}},{"id":639,"uris":["http://zotero.org/users/8430992/items/2J9K4HLH"],"itemData":{"id":639,"type":"article-journal","abstract":"The sentinel behaviour of 38 Arabian babbler adult floaters, who lived alone within a territory belonging to a foreign group, was studied and compared with their own sentinel behaviour in the past, when they were group members. All floaters acted as sentinels and uttered ‘alarm calls’. This suggests that sentinel activity is due at least, in part, to selfish motives. Floaters sentinelled less than they did as group members, with the decrease in sentinel activity sharper for ex-dominants than for ex-subordinates. One possible explanation for these differences is that sentinel activity is aimed not only at detecting predators, but also at detecting foreign conspecifics. Within a group, the latter incentive is stronger for breeding dominants than for subordinates, whereas all floaters alike may be trying to detect the owners of the territory in which they were roaming but also to avoid being detected by them. Other possible explanations are that floaters have less time and energy for sentinel activity because they are weaker or because foraging is more difficult in a foreign territory. This may be especially so for dominants who used to enjoy privileged access to food in their group. No significant difference was found in the rate of sentinels' ‘alarm calls’ between floaters and group members, suggesting that their main purpose is predator–prey communication, of which warning groupmates may be a side benefit.","container-title":"Royal Society Open Science","DOI":"10.1098/rsos.160738","ISSN":"2054-5703","issue":"2","journalAbbreviation":"R. Soc. open sci.","language":"en","page":"160738","source":"DOI.org (Crossref)","title":"The sentinel behaviour of Arabian babbler floaters","volume":"4","author":[{"family":"Ostreiher","given":"Roni"},{"family":"Heifetz","given":"Aviad"}],"issued":{"date-parts":[["2017",2]]}}},{"id":629,"uris":["http://zotero.org/users/8430992/items/J766ME8X"],"itemData":{"id":629,"type":"article-journal","abstract":"Many cooperative breeders forage under predation risks, sentineling is a central activity, and groupmates have to balance between sentineling and foraging. The optimal balance between sentinel activity and foraging may differ among dominant and subordinate individuals, as dominants are more efficient foragers. Two theoretical models pertain to this balance and predict when individuals with different foraging abilities should switch between the two activities on the basis of their energetic state. In one of these models, individuals must attain a critical energetic level by dusk to pass the night, and in the second model fitness is monotonically increasing with the energetic state. We tested these models in the cooperatively breeding Arabian babbler, Turdoides squamiceps. We measured the length of sentinel bouts and the gaps between them both in natural conditions and following experimental feeding. Following feeding ad libitum, subordinates expanded their sentinel bouts significantly more than dominants in comparison with natural conditions. These findings are consistent with the first model, but not with the second. In the experiment, we measured the mass of mealworms consumed by each individual following a sentinel bout relative to its body mass. This ratio was larger for subordinates, indicating that they ended their sentinel bouts at a lower energetic state than dominants. This finding is consistent with the second model, but not with the first. Immediately after eating ad libitum, in 62% of the cases the first behavior performed by the babblers was a new sentinel bout, but in 17% it was a mutual interaction with a groupmate, indicating that social interactions also play a role in the trade‐off vis‐à‐vis sentinel activity.","container-title":"Ethology","DOI":"10.1111/eth.12833","ISSN":"01791613","issue":"2","journalAbbreviation":"Ethology","language":"en","page":"98-105","source":"DOI.org (Crossref)","title":"The sentineling-foraging trade-off in dominant and subordinate arabian babblers","volume":"125","author":[{"family":"Ostreiher","given":"Roni"},{"family":"Heifetz","given":"Aviad"}],"editor":[{"family":"Koenig","given":"W."}],"issued":{"date-parts":[["2019",2]]}}},{"id":643,"uris":["http://zotero.org/users/8430992/items/FQGLQAFW"],"itemData":{"id":643,"type":"article-journal","container-title":"Animal Behaviour","DOI":"10.1016/j.anbehav.2021.01.002","ISSN":"00033472","journalAbbreviation":"Animal Behaviour","language":"en","page":"81-92","source":"DOI.org (Crossref)","title":"On the self-regulation of sentinel activity among Arabian babbler groupmates","volume":"173","author":[{"family":"Ostreiher","given":"Roni"},{"family":"Mundry","given":"Roger"},{"family":"Heifetz","given":"Aviad"}],"issued":{"date-parts":[["2021",3]]}}},{"id":645,"uris":["http://zotero.org/users/8430992/items/B9VM83BZ"],"itemData":{"id":645,"type":"article-journal","container-title":"Animal Behaviour","DOI":"10.1006/anbe.2001.1838","ISSN":"00033472","issue":"5","journalAbbreviation":"Animal Behaviour","language":"en","page":"973-979","source":"DOI.org (Crossref)","title":"Cooperative sentinel behaviour in the Arabian babbler","volume":"62","author":[{"family":"Wright","given":"Jonathan"},{"family":"Berg","given":"Elena"},{"family":"De Kort","given":"Selvino R."},{"family":"Khazin","given":"Vladimir"},{"family":"Maklakov","given":"Alexei A."}],"issued":{"date-parts":[["2001",11]]}}},{"id":637,"uris":["http://zotero.org/users/8430992/items/KALNEGTB"],"itemData":{"id":637,"type":"article-journal","container-title":"Proceedings of the Royal Society of London. Series B: Biological Sciences","DOI":"10.1098/rspb.2000.1574","ISSN":"0962-8452, 1471-2954","issue":"1469","journalAbbreviation":"Proc. R. Soc. Lond. B","language":"en","page":"821-826","source":"DOI.org (Crossref)","title":"State-dependent sentinels: an experimental study in the Arabian babbler","title-short":"State-dependent sentinels","volume":"268","author":[{"family":"Wright","given":"J."},{"family":"Maklakov","given":"A. A."},{"family":"Khazin","given":"V."}],"issued":{"date-parts":[["2001",4,22]]}}}],"schema":"https://github.com/citation-style-language/schema/raw/master/csl-citation.json"} </w:instrText>
      </w:r>
      <w:r w:rsidR="008D7BE5">
        <w:rPr>
          <w:i/>
          <w:iCs w:val="0"/>
        </w:rPr>
        <w:fldChar w:fldCharType="separate"/>
      </w:r>
      <w:r w:rsidR="008D7BE5" w:rsidRPr="00580163">
        <w:t>[20–25]</w:t>
      </w:r>
      <w:r w:rsidR="008D7BE5">
        <w:rPr>
          <w:i/>
          <w:iCs w:val="0"/>
        </w:rPr>
        <w:fldChar w:fldCharType="end"/>
      </w:r>
      <w:r w:rsidR="008D7BE5" w:rsidRPr="00B56980">
        <w:t xml:space="preserve">, and </w:t>
      </w:r>
      <w:proofErr w:type="spellStart"/>
      <w:r w:rsidR="008D7BE5" w:rsidRPr="00B56980">
        <w:rPr>
          <w:i/>
        </w:rPr>
        <w:t>Turdoides</w:t>
      </w:r>
      <w:proofErr w:type="spellEnd"/>
      <w:r w:rsidR="008D7BE5" w:rsidRPr="00B56980">
        <w:t xml:space="preserve"> gen</w:t>
      </w:r>
      <w:r w:rsidR="008D7BE5">
        <w:t xml:space="preserve">era </w:t>
      </w:r>
      <w:r w:rsidR="008D7BE5">
        <w:fldChar w:fldCharType="begin"/>
      </w:r>
      <w:r w:rsidR="008D7BE5">
        <w:instrText xml:space="preserve"> ADDIN ZOTERO_ITEM CSL_CITATION {"citationID":"0ttmifa2","properties":{"formattedCitation":"[26,27]","plainCitation":"[26,27]","noteIndex":0},"citationItems":[{"id":770,"uris":["http://zotero.org/users/8430992/items/2SFBTQ8B"],"itemData":{"id":770,"type":"article-journal","abstract":"Five aspects of intra-group behaviour among wild jungle babblers were analysed in relation to the age, sex and breeding status of the participants . The amount of participation in allopreening, sentinel behaviour, and movement initiation were found to be closely correlated with age and breeding status, resulting in a rough concordance between rankings based on these three activities . There was some difference between the sexes in the degree of participation in allopreening and sentinel behaviour and this may be explained by differences in their strategies for breeding . Changes in play and roosting behaviour with age are related to the establishment of dominance relations among birds of the year and possible connections between other aspects of behaviour and social status are also discussed .","container-title":"Animal Behaviour","issue":"4","language":"en","page":"828-848","source":"Zotero","title":"Social behaviour within groups of jungle babblers (&lt;i&gt;Turdoides striatus&lt;/i&gt;)","volume":"25","author":[{"family":"Gaston","given":"A.J."}],"issued":{"date-parts":[["1977"]]}}},{"id":765,"uris":["http://zotero.org/users/8430992/items/CEUGZXST"],"itemData":{"id":765,"type":"article-journal","container-title":"Pakistan Journal of Zoology","DOI":"https://dx.doi.org/10.17582/journal.pjz/20170420070416","issue":"5","language":"en","page":"1701-1708","source":"Zotero","title":"Breeding and feeding behaviour of jungle babbler(&lt;i&gt;Turdiodes striata dumont&lt;/i&gt;, 1923) in agro-ecological zones of district layyah, pakistan","volume":"52","author":[{"family":"Rafay","given":"Muhammad"},{"family":"Ahmad","given":"Ghafoor"},{"family":"Ruby","given":"Tahira"},{"family":"Abdullah","given":"Muhammad"},{"family":"Rasheed","given":"Fahad"},{"family":"Abid","given":"Muhammad"}],"issued":{"date-parts":[["2020"]]}}}],"schema":"https://github.com/citation-style-language/schema/raw/master/csl-citation.json"} </w:instrText>
      </w:r>
      <w:r w:rsidR="008D7BE5">
        <w:fldChar w:fldCharType="separate"/>
      </w:r>
      <w:r w:rsidR="008D7BE5" w:rsidRPr="00580163">
        <w:t>[26,27]</w:t>
      </w:r>
      <w:r w:rsidR="008D7BE5">
        <w:fldChar w:fldCharType="end"/>
      </w:r>
      <w:r w:rsidR="008D7BE5">
        <w:t xml:space="preserve">. Since this behaviour </w:t>
      </w:r>
      <w:r w:rsidR="008D7BE5" w:rsidRPr="00B56980">
        <w:t>is not limited to those genera</w:t>
      </w:r>
      <w:r w:rsidR="008D7BE5">
        <w:t xml:space="preserve"> and is shared across several taxa without common ancestry, t</w:t>
      </w:r>
      <w:r w:rsidR="008D7BE5" w:rsidRPr="00B56980">
        <w:t>his behaviour must have evolved when very specific environmental and social conditions were met</w:t>
      </w:r>
      <w:r w:rsidR="00B52135">
        <w:t xml:space="preserve"> </w:t>
      </w:r>
      <w:r w:rsidR="00B52135">
        <w:fldChar w:fldCharType="begin"/>
      </w:r>
      <w:r w:rsidR="00B52135">
        <w:instrText xml:space="preserve"> ADDIN ZOTERO_ITEM CSL_CITATION {"citationID":"Zc9q80kI","properties":{"formattedCitation":"[28,29]","plainCitation":"[28,29]","noteIndex":0},"citationItems":[{"id":1726,"uris":["http://zotero.org/users/8430992/items/5Y2MYXKI"],"itemData":{"id":1726,"type":"article-journal","container-title":"The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A."}],"issued":{"date-parts":[["1997",9]]}}},{"id":1728,"uris":["http://zotero.org/users/8430992/items/RK8XJ8GS"],"itemData":{"id":1728,"type":"article-journal","abstract":"Sentinels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A."}],"issued":{"date-parts":[["2001"]]}}}],"schema":"https://github.com/citation-style-language/schema/raw/master/csl-citation.json"} </w:instrText>
      </w:r>
      <w:r w:rsidR="00B52135">
        <w:fldChar w:fldCharType="separate"/>
      </w:r>
      <w:r w:rsidR="00B52135" w:rsidRPr="00B52135">
        <w:t>[28,29]</w:t>
      </w:r>
      <w:r w:rsidR="00B52135">
        <w:fldChar w:fldCharType="end"/>
      </w:r>
      <w:r w:rsidR="008D7BE5" w:rsidRPr="00B56980">
        <w:t>.</w:t>
      </w:r>
    </w:p>
    <w:p w14:paraId="7538828F" w14:textId="38861FD4" w:rsidR="008D7BE5" w:rsidRDefault="008D7BE5" w:rsidP="00A24D3D">
      <w:pPr>
        <w:pStyle w:val="SectionText0"/>
        <w:spacing w:line="480" w:lineRule="auto"/>
      </w:pPr>
      <w:r w:rsidRPr="00B56980">
        <w:t xml:space="preserve">Sentinel behaviour </w:t>
      </w:r>
      <w:r>
        <w:t>is an</w:t>
      </w:r>
      <w:r w:rsidRPr="00B56980">
        <w:t xml:space="preserve"> effective strategy to </w:t>
      </w:r>
      <w:r>
        <w:t xml:space="preserve">help </w:t>
      </w:r>
      <w:r w:rsidRPr="00B56980">
        <w:t>balance a fundamental trade-off between foraging and vigilance</w:t>
      </w:r>
      <w:r>
        <w:t xml:space="preserve"> </w:t>
      </w:r>
      <w:r>
        <w:fldChar w:fldCharType="begin"/>
      </w:r>
      <w:r w:rsidR="00B52135">
        <w:instrText xml:space="preserve"> ADDIN ZOTERO_ITEM CSL_CITATION {"citationID":"YWJaPM7H","properties":{"formattedCitation":"[30]","plainCitation":"[30]","noteIndex":0},"citationItems":[{"id":845,"uris":["http://zotero.org/users/8430992/items/KLYWEFGE"],"itemData":{"id":845,"type":"article-journal","container-title":"Journal of Animal Ecology","DOI":"10.1046/j.0021-8790.2001.00565.x","ISSN":"00218790","issue":"6","language":"en","page":"1070-1079","source":"DOI.org (Crossref)","title":"Safe selfish sentinels in a cooperative bird: &lt;i&gt;Safe selfish sentinels&lt;/i&gt;","title-short":"Safe selfish sentinels in a cooperative bird","volume":"70","author":[{"family":"Wright","given":"J."},{"family":"Berg","given":"E."},{"family":"De Kort","given":"S. R."},{"family":"Khazin","given":"V."},{"family":"Maklakov","given":"A. A."}],"issued":{"date-parts":[["2001",11]]}}}],"schema":"https://github.com/citation-style-language/schema/raw/master/csl-citation.json"} </w:instrText>
      </w:r>
      <w:r>
        <w:fldChar w:fldCharType="separate"/>
      </w:r>
      <w:r w:rsidR="00B52135" w:rsidRPr="00B52135">
        <w:t>[30]</w:t>
      </w:r>
      <w:r>
        <w:fldChar w:fldCharType="end"/>
      </w:r>
      <w:r w:rsidRPr="00B56980">
        <w:t xml:space="preserve">. These two behaviours are </w:t>
      </w:r>
      <w:r w:rsidR="004F74BA">
        <w:t xml:space="preserve">generally </w:t>
      </w:r>
      <w:r w:rsidRPr="00B56980">
        <w:t>considered mutually exclusive</w:t>
      </w:r>
      <w:r>
        <w:t xml:space="preserve"> and are equally important</w:t>
      </w:r>
      <w:r w:rsidR="004F74BA">
        <w:t xml:space="preserve"> </w:t>
      </w:r>
      <w:r w:rsidR="004F74BA">
        <w:fldChar w:fldCharType="begin"/>
      </w:r>
      <w:r w:rsidR="004F74BA">
        <w:instrText xml:space="preserve"> ADDIN ZOTERO_ITEM CSL_CITATION {"citationID":"8k8nc95D","properties":{"formattedCitation":"[31,32]","plainCitation":"[31,32]","noteIndex":0},"citationItems":[{"id":1810,"uris":["http://zotero.org/users/8430992/items/XBZR23BR"],"itemData":{"id":1810,"type":"article-journal","abstract":"Even though grouping behaviour has been actively studied for over a century, the relative importance of the numerous proposed fitness benefits of grouping remain unclear. We use a digital model of evolving prey under simulated predation to directly explore the evolution of gregarious foraging behaviour according to one such benefit, the ‘many eyes’ hypothesis. According to this hypothesis, collective vigilance allows prey in large groups to detect predators more efficiently by making alarm signals or behavioural cues to each other, thereby allowing individuals within the group to spend more time foraging. Here, we find that collective vigilance is sufficient to select for gregarious foraging behaviour as long there is not a direct cost for grouping (e.g. competition for limited food resources), even when controlling for confounding factors such as the dilution effect. Furthermore, we explore the role of the genetic relatedness and reproductive strategy of the prey and find that highly related groups of prey with a semelparous reproductive strategy are the most likely to evolve gregarious foraging behaviour mediated by the benefit of vigilance. These findings, combined with earlier studies with evolving digital organisms, further sharpen our understanding of the factors favouring grouping behaviour.","container-title":"Royal Society Open Science","DOI":"10.1098/rsos.150135","issue":"9","note":"publisher: Royal Society","page":"150135","source":"royalsocietypublishing.org (Atypon)","title":"Exploring the evolution of a trade-off between vigilance and foraging in group-living organisms","volume":"2","author":[{"family":"Olson","given":"Randal S."},{"family":"Haley","given":"Patrick B."},{"family":"Dyer","given":"Fred C."},{"family":"Adami","given":"Christoph"}],"issued":{"date-parts":[["2015",9]]}}},{"id":231,"uris":["http://zotero.org/users/8430992/items/JFF5UC7G"],"itemData":{"id":231,"type":"article-journal","container-title":"Canadian Journal of Zoology","DOI":"10.1139/z90-092","ISSN":"0008-4301","issue":"4","note":"publisher: NRC Research Press","page":"619-640","source":"cdnsciencepub.com (Atypon)","title":"Behavioral decisions made under the risk of predation: a review and prospectus","title-short":"Behavioral decisions made under the risk of predation","volume":"68","author":[{"family":"Lima","given":"Steven L."},{"family":"Dill","given":"Lawrence M."}],"issued":{"date-parts":[["1990",4,1]]}}}],"schema":"https://github.com/citation-style-language/schema/raw/master/csl-citation.json"} </w:instrText>
      </w:r>
      <w:r w:rsidR="004F74BA">
        <w:fldChar w:fldCharType="separate"/>
      </w:r>
      <w:r w:rsidR="004F74BA" w:rsidRPr="004F74BA">
        <w:t>[31,32]</w:t>
      </w:r>
      <w:r w:rsidR="004F74BA">
        <w:fldChar w:fldCharType="end"/>
      </w:r>
      <w:r>
        <w:t>. T</w:t>
      </w:r>
      <w:r w:rsidRPr="00B56980">
        <w:t xml:space="preserve">ime spent performing each behaviour must be carefully </w:t>
      </w:r>
      <w:r w:rsidRPr="00B56980">
        <w:lastRenderedPageBreak/>
        <w:t>managed</w:t>
      </w:r>
      <w:r>
        <w:t xml:space="preserve"> </w:t>
      </w:r>
      <w:r>
        <w:fldChar w:fldCharType="begin"/>
      </w:r>
      <w:r w:rsidR="004F74BA">
        <w:instrText xml:space="preserve"> ADDIN ZOTERO_ITEM CSL_CITATION {"citationID":"6GWdXrCU","properties":{"formattedCitation":"[32,33]","plainCitation":"[32,33]","noteIndex":0},"citationItems":[{"id":231,"uris":["http://zotero.org/users/8430992/items/JFF5UC7G"],"itemData":{"id":231,"type":"article-journal","container-title":"Canadian Journal of Zoology","DOI":"10.1139/z90-092","ISSN":"0008-4301","issue":"4","note":"publisher: NRC Research Press","page":"619-640","source":"cdnsciencepub.com (Atypon)","title":"Behavioral decisions made under the risk of predation: a review and prospectus","title-short":"Behavioral decisions made under the risk of predation","volume":"68","author":[{"family":"Lima","given":"Steven L."},{"family":"Dill","given":"Lawrence M."}],"issued":{"date-parts":[["1990",4,1]]}}},{"id":235,"uris":["http://zotero.org/users/8430992/items/5WK6RU6E"],"itemData":{"id":235,"type":"chapter","collection-title":"Stress and Behavior","container-title":"Advances in the Study of Behavior","language":"en","note":"DOI: 10.1016/S0065-3454(08)60366-6","page":"215-290","publisher":"Academic Press","source":"ScienceDirect","title":"Stress and decision making under the risk of predation: recent developments from behavioral, reproductive, and ecological perspectives","title-short":"Stress and Decision Making under the Risk of Predation","URL":"https://www.sciencedirect.com/science/article/pii/S0065345408603666","volume":"27","author":[{"family":"Lima","given":"Steven L."}],"editor":[{"family":"Møller","given":"Anders Pape"},{"family":"Milinski","given":"Manfred"},{"family":"Slater","given":"Peter J. B."}],"accessed":{"date-parts":[["2022",1,9]]},"issued":{"date-parts":[["1998",1,1]]}}}],"schema":"https://github.com/citation-style-language/schema/raw/master/csl-citation.json"} </w:instrText>
      </w:r>
      <w:r>
        <w:fldChar w:fldCharType="separate"/>
      </w:r>
      <w:r w:rsidR="004F74BA" w:rsidRPr="004F74BA">
        <w:t>[32,33]</w:t>
      </w:r>
      <w:r>
        <w:fldChar w:fldCharType="end"/>
      </w:r>
      <w:r w:rsidRPr="00B56980">
        <w:t xml:space="preserve">. </w:t>
      </w:r>
      <w:r w:rsidR="004F74BA">
        <w:t>A reduction of vigilance to increase foraging efficiency can result in increased risk of predation. A sentinel’s vigilance can compensate for the individual decrease in vigilance, providing an advantage to species that exhibit this behaviour.</w:t>
      </w:r>
    </w:p>
    <w:p w14:paraId="13F5A1DC" w14:textId="555E4A6E" w:rsidR="008D7BE5" w:rsidRPr="00B56980" w:rsidRDefault="008D7BE5" w:rsidP="00A24D3D">
      <w:pPr>
        <w:pStyle w:val="SectionText0"/>
        <w:spacing w:line="480" w:lineRule="auto"/>
      </w:pPr>
      <w:r w:rsidRPr="00B56980">
        <w:t xml:space="preserve">Yet, the underlying mechanisms for sentinel decision-making are not clear, giving rise to much debate over whether this behaviour </w:t>
      </w:r>
      <w:r>
        <w:t xml:space="preserve">is a </w:t>
      </w:r>
      <w:r w:rsidR="006A53F7">
        <w:t>selfless</w:t>
      </w:r>
      <w:r>
        <w:t xml:space="preserve"> or </w:t>
      </w:r>
      <w:r w:rsidRPr="00B56980">
        <w:t xml:space="preserve">selfish </w:t>
      </w:r>
      <w:r>
        <w:t>behaviour</w:t>
      </w:r>
      <w:r w:rsidRPr="00B56980">
        <w:t>. The</w:t>
      </w:r>
      <w:r w:rsidR="006A53F7">
        <w:t xml:space="preserve"> former</w:t>
      </w:r>
      <w:r w:rsidRPr="00B56980">
        <w:t xml:space="preserve"> </w:t>
      </w:r>
      <w:r w:rsidR="006A53F7">
        <w:t xml:space="preserve">hypothesis is that sentinel behaviour is selfless, where individuals take turns provide benefits to other group members at their expense. Whether through reciprocal altruism </w:t>
      </w:r>
      <w:r w:rsidR="006A53F7">
        <w:fldChar w:fldCharType="begin"/>
      </w:r>
      <w:r w:rsidR="002702D2">
        <w:instrText xml:space="preserve"> ADDIN ZOTERO_ITEM CSL_CITATION {"citationID":"SZnaiat5","properties":{"formattedCitation":"[34]","plainCitation":"[34]","noteIndex":0},"citationItems":[{"id":1812,"uris":["http://zotero.org/users/8430992/items/9QEP3NE8"],"itemData":{"id":1812,"type":"article-journal","abstract":"A model is presented to account for the natural selection of what is termed reciprocally altruistic behavior. The model shows how selection can operate against the cheater (non-reciprocator) in the system. Three instances of altruistic behavior are discussed, the evolution of which the model can explain: (1) behavior involved in cleaning symbioses; (2) warning cries in birds; and (3) human reciprocal altruism. Regarding human reciprocal altruism, it is shown that the details of the psychological system that regulates this altruism can be explained by the model. Specifically, friendship, dislike, moralistic aggression, gratitude, sympathy, trust, suspicion, trustworthiness, aspects of guilt, and some forms of dishonesty and hypocrisy can be explained as important adaptations to regulate the altruistic system. Each individual human is seen as possessing altruistic and cheating tendencies, the expression of which is sensitive to developmental variables that were selected to set the tendencies at a balance appropriate to the local social and ecological environment.","container-title":"The Quarterly Review of Biology","ISSN":"0033-5770","issue":"1","note":"publisher: University of Chicago Press","page":"35-57","source":"JSTOR","title":"The Evolution of Reciprocal Altruism","volume":"46","author":[{"family":"Trivers","given":"Robert L."}],"issued":{"date-parts":[["1971"]]}}}],"schema":"https://github.com/citation-style-language/schema/raw/master/csl-citation.json"} </w:instrText>
      </w:r>
      <w:r w:rsidR="006A53F7">
        <w:fldChar w:fldCharType="separate"/>
      </w:r>
      <w:r w:rsidR="002702D2" w:rsidRPr="002702D2">
        <w:t>[34]</w:t>
      </w:r>
      <w:r w:rsidR="006A53F7">
        <w:fldChar w:fldCharType="end"/>
      </w:r>
      <w:r w:rsidR="006A53F7">
        <w:t xml:space="preserve"> or kin selection </w:t>
      </w:r>
      <w:r w:rsidR="006A53F7">
        <w:fldChar w:fldCharType="begin"/>
      </w:r>
      <w:r w:rsidR="002702D2">
        <w:instrText xml:space="preserve"> ADDIN ZOTERO_ITEM CSL_CITATION {"citationID":"v0f3lmYL","properties":{"formattedCitation":"[35]","plainCitation":"[35]","noteIndex":0},"citationItems":[{"id":1813,"uris":["http://zotero.org/users/8430992/items/CCMIJ8T5"],"itemData":{"id":1813,"type":"article-journal","abstract":"A genetical mathematical model is described which allows for interactions between relatives on one another's fitness. Making use of Wright's Coefficient of Relationship as the measure of the proportion of replica genes in a relative, a quantity is found which incorporates the maximizing property of Darwinian fitness. This quantity is named “inclusive fitness”. Species following the model should tend to evolve behaviour such that each organism appears to be attempting to maximize its inclusive fitness. This implies a limited restraint on selfish competitive behaviour and possibility of limited self-sacrifices. Special cases of the model are used to show (a) that selection in the social situations newly covered tends to be slower than classical selection, (b) how in populations of rather non-dispersive organisms the model may apply to genes affecting dispersion, and (c) how it may apply approximately to competition between relatives, for example, within sibships. Some artificialities of the model are discussed.","container-title":"Journal of Theoretical Biology","DOI":"10.1016/0022-5193(64)90038-4","ISSN":"0022-5193","issue":"1","journalAbbreviation":"Journal of Theoretical Biology","page":"1-16","source":"ScienceDirect","title":"The genetical evolution of social behaviour. I","volume":"7","author":[{"family":"Hamilton","given":"W. D."}],"issued":{"date-parts":[["1964",7,1]]}}}],"schema":"https://github.com/citation-style-language/schema/raw/master/csl-citation.json"} </w:instrText>
      </w:r>
      <w:r w:rsidR="006A53F7">
        <w:fldChar w:fldCharType="separate"/>
      </w:r>
      <w:r w:rsidR="002702D2" w:rsidRPr="002702D2">
        <w:t>[35]</w:t>
      </w:r>
      <w:r w:rsidR="006A53F7">
        <w:fldChar w:fldCharType="end"/>
      </w:r>
      <w:r w:rsidR="006A53F7">
        <w:t>, the behaviour is self-sacrificing and primarily benefits the group</w:t>
      </w:r>
      <w:r w:rsidRPr="00B56980">
        <w:t>. This</w:t>
      </w:r>
      <w:r w:rsidR="00D05011">
        <w:t xml:space="preserve"> could</w:t>
      </w:r>
      <w:r w:rsidRPr="00B56980">
        <w:t xml:space="preserve"> be due to direct benefits </w:t>
      </w:r>
      <w:r w:rsidR="00046DB9">
        <w:t xml:space="preserve">including increased </w:t>
      </w:r>
      <w:r w:rsidRPr="00B56980">
        <w:t xml:space="preserve">foraging efficiency and </w:t>
      </w:r>
      <w:r w:rsidR="00046DB9">
        <w:t xml:space="preserve">reduced </w:t>
      </w:r>
      <w:r w:rsidRPr="00B56980">
        <w:t xml:space="preserve">predation risk. </w:t>
      </w:r>
      <w:r w:rsidR="006A53F7">
        <w:t>The latter hypothesis is that sentinel</w:t>
      </w:r>
      <w:r w:rsidRPr="00B56980">
        <w:t xml:space="preserve"> behaviour could be driven by selfish, state-dependent decisions. Originally hypothesized by </w:t>
      </w:r>
      <w:r w:rsidR="00046DB9">
        <w:t xml:space="preserve">P.A. </w:t>
      </w:r>
      <w:proofErr w:type="spellStart"/>
      <w:r w:rsidRPr="00B56980">
        <w:t>Bednekoff</w:t>
      </w:r>
      <w:proofErr w:type="spellEnd"/>
      <w:r w:rsidRPr="00B56980">
        <w:t>, an important contributor to research on sentinel behaviour, this state-dependent model for sentinel decision-making revolves around an individual’s energetic reserves and requirements</w:t>
      </w:r>
      <w:r>
        <w:t xml:space="preserve"> </w:t>
      </w:r>
      <w:r>
        <w:fldChar w:fldCharType="begin"/>
      </w:r>
      <w:r w:rsidR="00B52135">
        <w:instrText xml:space="preserve"> ADDIN ZOTERO_ITEM CSL_CITATION {"citationID":"Echfz8Pz","properties":{"formattedCitation":"[28,29]","plainCitation":"[28,29]","noteIndex":0},"citationItems":[{"id":1728,"uris":["http://zotero.org/users/8430992/items/RK8XJ8GS"],"itemData":{"id":1728,"type":"article-journal","abstract":"Sentinels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A."}],"issued":{"date-parts":[["2001"]]}}},{"id":1726,"uris":["http://zotero.org/users/8430992/items/5Y2MYXKI"],"itemData":{"id":1726,"type":"article-journal","container-title":"The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A."}],"issued":{"date-parts":[["1997",9]]}}}],"schema":"https://github.com/citation-style-language/schema/raw/master/csl-citation.json"} </w:instrText>
      </w:r>
      <w:r>
        <w:fldChar w:fldCharType="separate"/>
      </w:r>
      <w:r w:rsidR="00B52135" w:rsidRPr="00B52135">
        <w:t>[28,29]</w:t>
      </w:r>
      <w:r>
        <w:fldChar w:fldCharType="end"/>
      </w:r>
      <w:r w:rsidRPr="00B56980">
        <w:t xml:space="preserve">. </w:t>
      </w:r>
      <w:r>
        <w:t>I</w:t>
      </w:r>
      <w:r w:rsidRPr="00B56980">
        <w:t xml:space="preserve">ndividuals who have sufficient energetic reserves are more inclined to perform sentinel duties if the alternative is foraging without a sentinel, a considerably more dangerous option than being sentinel. </w:t>
      </w:r>
      <w:r w:rsidR="00046DB9">
        <w:t>Studies on the effects of satiation and body mass on the propensity of an individual to perform sentinel behaviour support this hypothesis</w:t>
      </w:r>
      <w:r>
        <w:t xml:space="preserve"> </w:t>
      </w:r>
      <w:r>
        <w:fldChar w:fldCharType="begin"/>
      </w:r>
      <w:r w:rsidR="002702D2">
        <w:instrText xml:space="preserve"> ADDIN ZOTERO_ITEM CSL_CITATION {"citationID":"vJilKRNK","properties":{"formattedCitation":"[3,25,30,36]","plainCitation":"[3,25,30,36]","noteIndex":0},"citationItems":[{"id":631,"uris":["http://zotero.org/users/8430992/items/KQJR9S6E"],"itemData":{"id":631,"type":"article-journal","abstract":"The social and cooperative behavior of meerkats (Suricata suricatta), specifically their sentinel behavior, has been intensively studied in free‐ranging populations. This study focuses on whether guarding in captive meerkats exhibits a pattern similar to that described for wild groups. Sentinel behavior in captivity has been somewhat neglected because predation is usually not a critical factor. Nonetheless, observations in captivity might reveal whether individual or group experience influences this specific behavior pattern. We observed three captive meerkat groups (in outdoor as well as indoor enclosures) and analyzed the duration of guarding sequences, the number of established guards, the guard posture, and the individual guard positions. We also conducted playback experiments to investigate the reaction of the sentinel and the group to bird calls (songbird vs. predatory bird species). The results demonstrated that captive groups behave much the same as wild groups. Certain individuals performed the guard job more often than other group members. Accordingly, the “super sentinels” observed in the wild also exist in captive groups. Playbacks showed that the sentinels reacted more strongly to the calls of predatory bird species, indicating that captive meerkats are able to categorize bird calls. We also documented major differences in behavioral responses to the calls of specific predatory bird species. Our observations underline that sentinel behavior is probably a combination of an innate, imprinted pattern that is further affected by the experience. Future studies might further investigate this influence of experience, beyond innate behavior, on the group‐specific sentinel behavior pattern in captive meerkats.","container-title":"Zoo Biology","DOI":"10.1002/zoo.21644","ISSN":"0733-3188, 1098-2361","issue":"1","journalAbbreviation":"Zoo Biology","language":"en","page":"10-19","source":"DOI.org (Crossref)","title":"Sentinel behavior in captive meerkats ( &lt;i&gt;Suricata suricatta&lt;/i&gt; )","volume":"41","author":[{"family":"Huels","given":"Florian D."},{"family":"Stoeger","given":"Angela S."}],"issued":{"date-parts":[["2022",1]]}}},{"id":637,"uris":["http://zotero.org/users/8430992/items/KALNEGTB"],"itemData":{"id":637,"type":"article-journal","container-title":"Proceedings of the Royal Society of London. Series B: Biological Sciences","DOI":"10.1098/rspb.2000.1574","ISSN":"0962-8452, 1471-2954","issue":"1469","journalAbbreviation":"Proc. R. Soc. Lond. B","language":"en","page":"821-826","source":"DOI.org (Crossref)","title":"State-dependent sentinels: an experimental study in the Arabian babbler","title-short":"State-dependent sentinels","volume":"268","author":[{"family":"Wright","given":"J."},{"family":"Maklakov","given":"A. A."},{"family":"Khazin","given":"V."}],"issued":{"date-parts":[["2001",4,22]]}}},{"id":845,"uris":["http://zotero.org/users/8430992/items/KLYWEFGE"],"itemData":{"id":845,"type":"article-journal","container-title":"Journal of Animal Ecology","DOI":"10.1046/j.0021-8790.2001.00565.x","ISSN":"00218790","issue":"6","language":"en","page":"1070-1079","source":"DOI.org (Crossref)","title":"Safe selfish sentinels in a cooperative bird: &lt;i&gt;Safe selfish sentinels&lt;/i&gt;","title-short":"Safe selfish sentinels in a cooperative bird","volume":"70","author":[{"family":"Wright","given":"J."},{"family":"Berg","given":"E."},{"family":"De Kort","given":"S. R."},{"family":"Khazin","given":"V."},{"family":"Maklakov","given":"A. A."}],"issued":{"date-parts":[["2001",11]]}}},{"id":628,"uris":["http://zotero.org/users/8430992/items/L76TN5JZ"],"itemData":{"id":628,"type":"article-journal","abstract":"Like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S."},{"family":"Manser","given":"M."}],"issued":{"date-parts":[["1999",6,4]]}}}],"schema":"https://github.com/citation-style-language/schema/raw/master/csl-citation.json"} </w:instrText>
      </w:r>
      <w:r>
        <w:fldChar w:fldCharType="separate"/>
      </w:r>
      <w:r w:rsidR="002702D2" w:rsidRPr="002702D2">
        <w:t>[3,25,30,36]</w:t>
      </w:r>
      <w:r>
        <w:fldChar w:fldCharType="end"/>
      </w:r>
      <w:r w:rsidRPr="00B56980">
        <w:t>. These two hypotheses</w:t>
      </w:r>
      <w:r>
        <w:t xml:space="preserve"> are</w:t>
      </w:r>
      <w:r w:rsidRPr="00B56980">
        <w:t xml:space="preserve"> not mutually exclusive, and sentinel behaviour invariably provides benefits to other individuals in the group</w:t>
      </w:r>
      <w:r>
        <w:t xml:space="preserve"> and could benefit the sentinel itself</w:t>
      </w:r>
      <w:r w:rsidRPr="00B56980">
        <w:t xml:space="preserve">. Studies </w:t>
      </w:r>
      <w:r w:rsidR="00BF7D4D">
        <w:t xml:space="preserve">support this </w:t>
      </w:r>
      <w:r w:rsidRPr="00B56980">
        <w:t>show</w:t>
      </w:r>
      <w:r w:rsidR="00BF7D4D">
        <w:t>ing</w:t>
      </w:r>
      <w:r w:rsidRPr="00B56980">
        <w:t xml:space="preserve"> that dominant males will perform more sentinel behaviour when in the presence of </w:t>
      </w:r>
      <w:r w:rsidR="00BF7D4D">
        <w:t xml:space="preserve">auditory or chemical </w:t>
      </w:r>
      <w:r w:rsidRPr="00B56980">
        <w:t>signals from out-group rivals</w:t>
      </w:r>
      <w:r w:rsidR="00BF7D4D">
        <w:t xml:space="preserve"> </w:t>
      </w:r>
      <w:r>
        <w:fldChar w:fldCharType="begin"/>
      </w:r>
      <w:r w:rsidR="002702D2">
        <w:instrText xml:space="preserve"> ADDIN ZOTERO_ITEM CSL_CITATION {"citationID":"aTKzHOgn","properties":{"formattedCitation":"[37,38]","plainCitation":"[37,38]","noteIndex":0},"citationItems":[{"id":598,"uris":["http://zotero.org/users/8430992/items/AURHX4ZR"],"itemData":{"id":598,"type":"article-journal","abstract":"Abstract\n            In social species, conspecific outsiders present various threats to groups and their members. These out-group threats are predicted to affect subsequent within-group interactions (e.g., affiliation and aggression) and individual behavior (e.g., foraging and vigilance decisions). However, experimental investigations of such consequences are rare, especially in natural conditions. We used field-based call playbacks and fecal presentations on habituated wild dwarf mongooses (Helogale parvula)—a cooperatively breeding, territorial species—to examine postinteraction responses to the simulated threat of a rival group. Dwarf mongooses invested more in grooming of groupmates, foraged closer together, and more regularly acted as sentinels (a raised guard) after encountering indicators of rival-group presence compared to control conditions. These behavioral changes likely arise from greater anxiety and, in the case of increased vigilance, the need to seek additional information about the threat. The influence of an out-group threat lasted at least 1 h but individuals of different dominance status and sex responded similarly, potentially because all group members suffer costs if a contest with rivals is lost. Our results provide field-based experimental evidence from wild animals that out-group threats can influence within-group behavior and decision making, and suggest the need for greater consideration of the lasting impacts of social conflict.","container-title":"Behavioral Ecology","DOI":"10.1093/beheco/arz095","ISSN":"1045-2249, 1465-7279","issue":"5","language":"en","page":"1425-1435","source":"DOI.org (Crossref)","title":"Experimental field evidence that out-group threats influence within-group behavior","volume":"30","author":[{"family":"Morris-Drake","given":"Amy"},{"family":"Christensen","given":"Charlotte"},{"family":"Kern","given":"Julie M"},{"family":"Radford","given":"Andrew N"}],"editor":[{"family":"Barrett","given":"Louise"}],"issued":{"date-parts":[["2019",9,28]]}}},{"id":421,"uris":["http://zotero.org/users/8430992/items/C59SZWFU"],"itemData":{"id":421,"type":"article-journal","abstract":"Although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sentinels?","volume":"27","author":[{"family":"Walker","given":"Lindsay"},{"family":"York","given":"Jenny"},{"family":"Young","given":"Andrew"}],"issued":{"date-parts":[["2016",4,24]]}}}],"schema":"https://github.com/citation-style-language/schema/raw/master/csl-citation.json"} </w:instrText>
      </w:r>
      <w:r>
        <w:fldChar w:fldCharType="separate"/>
      </w:r>
      <w:r w:rsidR="002702D2" w:rsidRPr="002702D2">
        <w:t>[37,38]</w:t>
      </w:r>
      <w:r>
        <w:fldChar w:fldCharType="end"/>
      </w:r>
      <w:r w:rsidR="00BF7D4D">
        <w:t>. D</w:t>
      </w:r>
      <w:r>
        <w:t xml:space="preserve">ominant males could be using sentinel behaviour to also gather information about </w:t>
      </w:r>
      <w:r w:rsidR="00664297">
        <w:t>rival</w:t>
      </w:r>
      <w:r>
        <w:t xml:space="preserve"> groups and defend against intrusion</w:t>
      </w:r>
      <w:r w:rsidRPr="00B56980">
        <w:t>. Sentinel behaviour could then serve additional purposes apart from the identification of possible threats.</w:t>
      </w:r>
    </w:p>
    <w:p w14:paraId="514F3CC7" w14:textId="3B9E0834" w:rsidR="008D7BE5" w:rsidRPr="00B56980" w:rsidRDefault="008D7BE5" w:rsidP="00A24D3D">
      <w:pPr>
        <w:pStyle w:val="SectionText0"/>
        <w:spacing w:line="480" w:lineRule="auto"/>
      </w:pPr>
      <w:r w:rsidRPr="00B56980">
        <w:lastRenderedPageBreak/>
        <w:t xml:space="preserve">Individuals </w:t>
      </w:r>
      <w:r>
        <w:t xml:space="preserve">under the watchful eye of </w:t>
      </w:r>
      <w:r w:rsidRPr="00B56980">
        <w:t xml:space="preserve">a sentinel receive significant benefits. </w:t>
      </w:r>
      <w:r w:rsidR="00664297">
        <w:t>O</w:t>
      </w:r>
      <w:r w:rsidRPr="00B56980">
        <w:t>ther group-members could reduce their individual vigilance and increase their foraging efficiency</w:t>
      </w:r>
      <w:r>
        <w:t xml:space="preserve"> as vigilance is ensured by the sentinel </w:t>
      </w:r>
      <w:r>
        <w:fldChar w:fldCharType="begin"/>
      </w:r>
      <w:r w:rsidR="002702D2">
        <w:instrText xml:space="preserve"> ADDIN ZOTERO_ITEM CSL_CITATION {"citationID":"iDU44r5K","properties":{"formattedCitation":"[39]","plainCitation":"[39]","noteIndex":0},"citationItems":[{"id":240,"uris":["http://zotero.org/users/8430992/items/MPPQIDNU"],"itemData":{"id":240,"type":"article-journal","container-title":"Current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N."}],"issued":{"date-parts":[["2008",4,22]]}}}],"schema":"https://github.com/citation-style-language/schema/raw/master/csl-citation.json"} </w:instrText>
      </w:r>
      <w:r>
        <w:fldChar w:fldCharType="separate"/>
      </w:r>
      <w:r w:rsidR="002702D2" w:rsidRPr="002702D2">
        <w:t>[39]</w:t>
      </w:r>
      <w:r>
        <w:fldChar w:fldCharType="end"/>
      </w:r>
      <w:r w:rsidRPr="00B56980">
        <w:t xml:space="preserve">. </w:t>
      </w:r>
      <w:r>
        <w:t xml:space="preserve">A sentinel cannot be vigilant in perpetuity, and eventually will relinquish the position </w:t>
      </w:r>
      <w:r w:rsidR="00664297">
        <w:t>to perform other behaviours</w:t>
      </w:r>
      <w:r>
        <w:t xml:space="preserve">. </w:t>
      </w:r>
      <w:r w:rsidR="00664297">
        <w:t>The coordination of sentinels is therefore crucial to</w:t>
      </w:r>
      <w:r w:rsidRPr="00B56980">
        <w:t xml:space="preserve"> minimize the gaps in coverage and ensure the safety of </w:t>
      </w:r>
      <w:r>
        <w:t xml:space="preserve">the </w:t>
      </w:r>
      <w:r w:rsidRPr="00B56980">
        <w:t>group</w:t>
      </w:r>
      <w:r>
        <w:t xml:space="preserve"> </w:t>
      </w:r>
      <w:r>
        <w:fldChar w:fldCharType="begin"/>
      </w:r>
      <w:r w:rsidR="00B52135">
        <w:instrText xml:space="preserve"> ADDIN ZOTERO_ITEM CSL_CITATION {"citationID":"T7vbIZoQ","properties":{"formattedCitation":"[1,28,29]","plainCitation":"[1,28,29]","noteIndex":0},"citationItems":[{"id":239,"uris":["http://zotero.org/users/8430992/items/S3J3SQSD"],"itemData":{"id":239,"type":"chapter","container-title":"Advances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A."}],"accessed":{"date-parts":[["2022",1,9]]},"issued":{"date-parts":[["2015"]]}}},{"id":1728,"uris":["http://zotero.org/users/8430992/items/RK8XJ8GS"],"itemData":{"id":1728,"type":"article-journal","abstract":"Sentinels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A."}],"issued":{"date-parts":[["2001"]]}}},{"id":1726,"uris":["http://zotero.org/users/8430992/items/5Y2MYXKI"],"itemData":{"id":1726,"type":"article-journal","container-title":"The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A."}],"issued":{"date-parts":[["1997",9]]}}}],"schema":"https://github.com/citation-style-language/schema/raw/master/csl-citation.json"} </w:instrText>
      </w:r>
      <w:r>
        <w:fldChar w:fldCharType="separate"/>
      </w:r>
      <w:r w:rsidR="00B52135" w:rsidRPr="00B52135">
        <w:t>[1,28,29]</w:t>
      </w:r>
      <w:r>
        <w:fldChar w:fldCharType="end"/>
      </w:r>
      <w:r w:rsidRPr="00B56980">
        <w:t xml:space="preserve">. </w:t>
      </w:r>
      <w:r>
        <w:t>T</w:t>
      </w:r>
      <w:r w:rsidR="00664297">
        <w:t xml:space="preserve">he </w:t>
      </w:r>
      <w:r w:rsidRPr="00B56980">
        <w:t xml:space="preserve">coordination of sentinels </w:t>
      </w:r>
      <w:r>
        <w:t>has been recognized as</w:t>
      </w:r>
      <w:r w:rsidRPr="00B56980">
        <w:t xml:space="preserve"> the defining feature of sentinel behaviour since adopting an exposed position and making alarm calls are not behaviours exclusive to sentinel behaviour</w:t>
      </w:r>
      <w:r w:rsidR="00664297">
        <w:t xml:space="preserve"> </w:t>
      </w:r>
      <w:r>
        <w:fldChar w:fldCharType="begin"/>
      </w:r>
      <w:r w:rsidR="00B52135">
        <w:instrText xml:space="preserve"> ADDIN ZOTERO_ITEM CSL_CITATION {"citationID":"vO7q8WBY","properties":{"formattedCitation":"[1,19,28]","plainCitation":"[1,19,28]","noteIndex":0},"citationItems":[{"id":239,"uris":["http://zotero.org/users/8430992/items/S3J3SQSD"],"itemData":{"id":239,"type":"chapter","container-title":"Advances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A."}],"accessed":{"date-parts":[["2022",1,9]]},"issued":{"date-parts":[["2015"]]}}},{"id":244,"uris":["http://zotero.org/users/8430992/items/AXUK3AW6"],"itemData":{"id":244,"type":"article-journal","container-title":"Animal Behaviour","DOI":"10.1016/0003-3472(89)90144-9","ISSN":"00033472","journalAbbreviation":"Animal Behaviour","language":"en","page":"1000-1006","source":"DOI.org (Crossref)","title":"A sentinel system in the Florida scrub jay","volume":"37","author":[{"family":"McGowan","given":"Kevin J."},{"family":"Woolfenden","given":"Glen E."}],"issued":{"date-parts":[["1989",6]]}}},{"id":1726,"uris":["http://zotero.org/users/8430992/items/5Y2MYXKI"],"itemData":{"id":1726,"type":"article-journal","container-title":"The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A."}],"issued":{"date-parts":[["1997",9]]}}}],"schema":"https://github.com/citation-style-language/schema/raw/master/csl-citation.json"} </w:instrText>
      </w:r>
      <w:r>
        <w:fldChar w:fldCharType="separate"/>
      </w:r>
      <w:r w:rsidR="00B52135" w:rsidRPr="00B52135">
        <w:t>[1,19,28]</w:t>
      </w:r>
      <w:r>
        <w:fldChar w:fldCharType="end"/>
      </w:r>
      <w:r w:rsidRPr="00B56980">
        <w:t xml:space="preserve">. </w:t>
      </w:r>
      <w:r>
        <w:t>T</w:t>
      </w:r>
      <w:r w:rsidRPr="00B56980">
        <w:t xml:space="preserve">his </w:t>
      </w:r>
      <w:r>
        <w:t xml:space="preserve">definition </w:t>
      </w:r>
      <w:r w:rsidRPr="00B56980">
        <w:t>is not universally used, resulting in possible misidentification of sentinel behaviour in non-sentinel species.</w:t>
      </w:r>
    </w:p>
    <w:p w14:paraId="6AB91538" w14:textId="77777777" w:rsidR="008D7BE5" w:rsidRPr="008242B8" w:rsidRDefault="008D7BE5" w:rsidP="008242B8">
      <w:pPr>
        <w:pStyle w:val="SectionTitle"/>
      </w:pPr>
      <w:bookmarkStart w:id="16" w:name="_Toc162208126"/>
      <w:r w:rsidRPr="008242B8">
        <w:t>Urbanization</w:t>
      </w:r>
      <w:bookmarkEnd w:id="16"/>
    </w:p>
    <w:p w14:paraId="535C8978" w14:textId="22875CE1" w:rsidR="00B52135" w:rsidRDefault="008D7BE5" w:rsidP="00A24D3D">
      <w:pPr>
        <w:pStyle w:val="SectionText0"/>
        <w:spacing w:line="480" w:lineRule="auto"/>
      </w:pPr>
      <w:r w:rsidRPr="00B56980">
        <w:t>Unfortunately, these specialist species are at a severe disadvantage in the face of urbanization</w:t>
      </w:r>
      <w:r>
        <w:t xml:space="preserve"> </w:t>
      </w:r>
      <w:r>
        <w:fldChar w:fldCharType="begin"/>
      </w:r>
      <w:r w:rsidR="002702D2">
        <w:instrText xml:space="preserve"> ADDIN ZOTERO_ITEM CSL_CITATION {"citationID":"4Ry4eHI5","properties":{"formattedCitation":"[40,41]","plainCitation":"[40,41]","noteIndex":0},"citationItems":[{"id":1752,"uris":["http://zotero.org/users/8430992/items/XK785JE9"],"itemData":{"id":1752,"type":"article-journal","abstract":"Although urbanization is a major threat to biodiversity, some species are able to thrive in cities. This might be because they have specific adaptations to urban conditions, because they are able to cope with artificial habitats in general or because they are generalists that can live in a wide range of conditions. We use the latest version of the IUCN database to distinguish these possibilities in 25,985 species of the four classes of terrestrial vertebrates with the help of phylogenetically controlled methods. We first compare species occurrence in cities with that of the five other artificial habitats recognized by the IUCN and use principal components analyses to ask which of these most resembles cities. We then test whether urban species have a wider habitat breadth than species occurring in other, non-urban, artificial habitats, as well as species that occur only in natural habitats. Our results suggest that the proportion of terrestrial vertebrates that occur in urban environments is small and that, among the species that do occur in cities, the great majority also occur in other artificial habitats. Our data also show that the presence of terrestrial vertebrates in urban habitats is skewed in favor of habitat generalists. In birds and mammals, species occurrence in urban areas is most similar to that of rural gardens, while in reptiles and amphibians, urban areas most resemble pasture and arable land. Our study suggests that cities are likely not unique, as is often thought, and may resemble other types of artificial environments, which urban exploiters can adapt to because of their wide habitat breadth.","container-title":"Integrative and Comparative Biology","DOI":"10.1093/icb/icy101","ISSN":"1540-7063, 1557-7023","issue":"5","language":"en","page":"929-938","source":"Semantic Scholar","title":"Are urban vertebrates city specialists, artificial habitat exploiters, or environmental generalists?","volume":"58","author":[{"family":"Ducatez","given":"Simon"},{"family":"Sayol","given":"Ferran"},{"family":"Sol","given":"Daniel"},{"family":"Lefebvre","given":"Louis"}],"issued":{"date-parts":[["2018",11,1]]}}},{"id":1755,"uris":["http://zotero.org/users/8430992/items/2MHE92RP"],"itemData":{"id":1755,"type":"article-journal","abstract":"Identifying which ecological and life history traits influence a species’ tolerance to urbanization is critical to understanding the trajectory of biodiversity in an increasingly urbanizing world. There is evidence for a wide array of contrasting patterns for single trait associations with urbanization. In a continental-scale analysis, incorporating 477 species and &gt;5 000 000 bird observations, we developed a novel and scalable methodology that evaluated the ecological and life history traits which most influence a species’ adaptability to persist in urban environments. Specifically, we assigned species-specific scores based on continuous measures of response to urbanization, using VIIRS night-time light values (i.e. radiance) as a proxy for urbanization. We identified generalized, phylogenetically controlled patterns: bird species which are generalists (i.e. large niche breadth), with large clutch size, and large residual brain size are among the most urban-tolerant bird species. Conversely, specialized feeding strategies (i.e. insectivores and granivores) were negatively associated with urbanization. Enhancement and persistence of avian biodiversity in urban environments probably relies on protecting, maintaining and restoring diverse habitats serving a range of life history strategies.","container-title":"Oikos","DOI":"10.1111/oik.06158","ISSN":"1600-0706","issue":"6","language":"en","license":"© 2019 The Authors","note":"_eprint: https://onlinelibrary.wiley.com/doi/pdf/10.1111/oik.06158","page":"845-858","source":"Wiley Online Library","title":"Generalists are the most urban-tolerant of birds: a phylogenetically controlled analysis of ecological and life history traits using a novel continuous measure of bird responses to urbanization","title-short":"Generalists are the most urban-tolerant of birds","volume":"128","author":[{"family":"Callaghan","given":"Corey T."},{"family":"Major","given":"Richard E."},{"family":"Wilshire","given":"John H."},{"family":"Martin","given":"John M."},{"family":"Kingsford","given":"Richard T."},{"family":"Cornwell","given":"William K."}],"issued":{"date-parts":[["2019"]]}}}],"schema":"https://github.com/citation-style-language/schema/raw/master/csl-citation.json"} </w:instrText>
      </w:r>
      <w:r>
        <w:fldChar w:fldCharType="separate"/>
      </w:r>
      <w:r w:rsidR="002702D2" w:rsidRPr="002702D2">
        <w:t>[40,41]</w:t>
      </w:r>
      <w:r>
        <w:fldChar w:fldCharType="end"/>
      </w:r>
      <w:r w:rsidRPr="00B56980">
        <w:t xml:space="preserve">. Urbanization is the shift in the human population towards urban centers, resulting in ever-expanding urban areas and the modification of wide swathes of wildlands. </w:t>
      </w:r>
      <w:r>
        <w:t xml:space="preserve">With over 55% of the global human population living in urban areas and a forecasted increase in this percentage in the following decades </w:t>
      </w:r>
      <w:r>
        <w:fldChar w:fldCharType="begin"/>
      </w:r>
      <w:r w:rsidR="002702D2">
        <w:instrText xml:space="preserve"> ADDIN ZOTERO_ITEM CSL_CITATION {"citationID":"lryxS5Cj","properties":{"formattedCitation":"[42]","plainCitation":"[42]","noteIndex":0},"citationItems":[{"id":1753,"uris":["http://zotero.org/users/8430992/items/XPQJSEGW"],"itemData":{"id":1753,"type":"webpage","container-title":"United Nations","title":"68% of the world population projected to live in urban areas by 2050, says UN","URL":"https://www.un.org/development/desa/en/news/population/2018-revision-of-world-urbanization-prospects.html","author":[{"family":"UN Department of Economic and Social Affairs","given":""}],"issued":{"date-parts":[["2018"]]}}}],"schema":"https://github.com/citation-style-language/schema/raw/master/csl-citation.json"} </w:instrText>
      </w:r>
      <w:r>
        <w:fldChar w:fldCharType="separate"/>
      </w:r>
      <w:r w:rsidR="002702D2" w:rsidRPr="002702D2">
        <w:t>[42]</w:t>
      </w:r>
      <w:r>
        <w:fldChar w:fldCharType="end"/>
      </w:r>
      <w:r>
        <w:t xml:space="preserve">, </w:t>
      </w:r>
      <w:r w:rsidR="00664297">
        <w:t>wildlife will increasingly be</w:t>
      </w:r>
      <w:r>
        <w:t xml:space="preserve"> affected by the environmental changes made to accommodate human occupation. </w:t>
      </w:r>
      <w:r w:rsidRPr="00B56980">
        <w:t xml:space="preserve">Species must therefore quickly adapt to minimize fitness losses accrued by foraging in unnatural, anthropogenic environments. </w:t>
      </w:r>
    </w:p>
    <w:p w14:paraId="08087FFA" w14:textId="1469CB31" w:rsidR="00B52135" w:rsidRDefault="008D7BE5" w:rsidP="00A24D3D">
      <w:pPr>
        <w:pStyle w:val="SectionText0"/>
        <w:spacing w:line="480" w:lineRule="auto"/>
      </w:pPr>
      <w:r w:rsidRPr="00B56980">
        <w:t>Specialist species are at a disadvantage when compared to more generalist species if the conditions to which they are adapted to are no longer present. Since urbanization can cause habitat loss or fragmentation, and increases the frequency and severity of anthropogenic disturbances</w:t>
      </w:r>
      <w:r>
        <w:t xml:space="preserve"> </w:t>
      </w:r>
      <w:r>
        <w:fldChar w:fldCharType="begin"/>
      </w:r>
      <w:r w:rsidR="002702D2">
        <w:instrText xml:space="preserve"> ADDIN ZOTERO_ITEM CSL_CITATION {"citationID":"KPAFvPL7","properties":{"formattedCitation":"[43,44]","plainCitation":"[43,44]","noteIndex":0},"citationItems":[{"id":268,"uris":["http://zotero.org/users/8430992/items/U83EWWCW"],"itemData":{"id":268,"type":"chapter","abstract":"Urban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Thomas"}],"accessed":{"date-parts":[["2022",1,10]]},"issued":{"date-parts":[["2018"]]}}},{"id":6,"uris":["http://zotero.org/users/8430992/items/56QUZNTG"],"itemData":{"id":6,"type":"chapter","abstract":"Human populations are increasing and becoming predominantly urban. Resulting land cover changes reduce, perforate, isolate, and degrade bird habitat on local and global scales. I review: 1) urbanization of the Earth, and 2) published studies of bird responses to human settlement, and then: 3) suggest how and why birds respond to settlement. In a slight majority of studies, bird density increased, but richness and evenness decreased in response to urbanization. The most consistent effects of increasing settlement were increases in non-native species of birds, increases in birds able to nest on buildings (esp. swifts and swallows), increases in nest predation, and decreases in interior- and ground-nesting species. Effects of urbanization on hawks, owls, and cavity nesters were less consistent, in part being dependent on the surrounding habitat. The factors favoring species in urbanizing areas appear simpler than those reducing species. Increased availability of food was primary among factors benefiting species; predator reduction, reduced human persecution, and habitat enhancement were less important. Decreased habitat availability, reduced patch size, increased edge, increased non-native vegetation, decreased vegetative complexity, and increased nest predation were commonly associated with bird declines in response to human settlement. Urban planners and policy makers can profoundly affect how and where cities grow. Avian ecologists can help inform these important decisions by: 1) quantifying how the pattern of settlement affects birds and 2) understanding how bird populations and resulting communities change along entire gradients of urbanization.","container-title":"Avian Ecology and Conservation in an Urbanizing World","event-place":"Boston, MA","ISBN":"978-1-4615-1531-9","language":"en","note":"DOI: 10.1007/978-1-4615-1531-9_2","page":"19-47","publisher":"Springer US","publisher-place":"Boston, MA","source":"Springer Link","title":"Worldwide urbanization and its effects on birds","URL":"https://doi.org/10.1007/978-1-4615-1531-9_2","author":[{"family":"Marzluff","given":"John M."}],"editor":[{"family":"Marzluff","given":"John M."},{"family":"Bowman","given":"Reed"},{"family":"Donnelly","given":"Roarke"}],"accessed":{"date-parts":[["2021",9,22]]},"issued":{"date-parts":[["2001"]]}}}],"schema":"https://github.com/citation-style-language/schema/raw/master/csl-citation.json"} </w:instrText>
      </w:r>
      <w:r>
        <w:fldChar w:fldCharType="separate"/>
      </w:r>
      <w:r w:rsidR="002702D2" w:rsidRPr="002702D2">
        <w:t>[43,44]</w:t>
      </w:r>
      <w:r>
        <w:fldChar w:fldCharType="end"/>
      </w:r>
      <w:r w:rsidRPr="00B56980">
        <w:t xml:space="preserve">, specialist species are often ill-suited for urban spaces, resulting in species </w:t>
      </w:r>
      <w:r w:rsidRPr="00B56980">
        <w:lastRenderedPageBreak/>
        <w:t>extirpation and even extinction. This can be observed in the significant loss of biodiversity caused by the ever-increasing global urbanization</w:t>
      </w:r>
      <w:r>
        <w:t xml:space="preserve"> </w:t>
      </w:r>
      <w:r>
        <w:fldChar w:fldCharType="begin"/>
      </w:r>
      <w:r w:rsidR="002702D2">
        <w:instrText xml:space="preserve"> ADDIN ZOTERO_ITEM CSL_CITATION {"citationID":"KKB5rJX9","properties":{"formattedCitation":"[45]","plainCitation":"[45]","noteIndex":0},"citationItems":[{"id":665,"uris":["http://zotero.org/users/8430992/items/36DLFC7F"],"itemData":{"id":665,"type":"article-journal","abstract":"Urbanization contributes to the loss of the world's biodiversity and the homogenization of its biota. However, comparative studies of urban biodiversity leading to robust generalities of the status and drivers of biodiversity in cities at the global scale are lacking. Here, we compiled the largest global dataset to date of two diverse taxa in cities: birds (54 cities) and plants (110 cities). We found that the majority of urban bird and plant species are native in the world's cities. Few plants and birds are cosmopolitan, the most common being Columba livia and Poa annua. The density of bird and plant species (the number of species per km2) has declined substantially: only 8% of native bird and 25% of native plant species are currently present compared with estimates of non-urban density of species. The current density of species in cities and the loss in density of species was best explained by anthropogenic features (landcover, city age) rather than by non-anthropogenic factors (geography, climate, topography). As urbanization continues to expand, efforts directed towards the conservation of intact vegetation within urban landscapes could support higher concentrations of both bird and plant species. Despite declines in the density of species, cities still retain endemic native species, thus providing opportunities for regional and global biodiversity conservation, restoration and education.","container-title":"Proceedings of the Royal Society B: Biological Sciences","DOI":"10.1098/rspb.2013.3330","issue":"1780","note":"publisher: Royal Society","page":"20133330","source":"royalsocietypublishing.org (Atypon)","title":"A global analysis of the impacts of urbanization on bird and plant diversity reveals key anthropogenic drivers","volume":"281","author":[{"family":"Aronson","given":"Myla F. J."},{"family":"La Sorte","given":"Frank A."},{"family":"Nilon","given":"Charles H."},{"family":"Katti","given":"Madhusudan"},{"family":"Goddard","given":"Mark A."},{"family":"Lepczyk","given":"Christopher A."},{"family":"Warren","given":"Paige S."},{"family":"Williams","given":"Nicholas S. G."},{"family":"Cilliers","given":"Sarel"},{"family":"Clarkson","given":"Bruce"},{"family":"Dobbs","given":"Cynnamon"},{"family":"Dolan","given":"Rebecca"},{"family":"Hedblom","given":"Marcus"},{"family":"Klotz","given":"Stefan"},{"family":"Kooijmans","given":"Jip Louwe"},{"family":"Kühn","given":"Ingolf"},{"family":"MacGregor-Fors","given":"Ian"},{"family":"McDonnell","given":"Mark"},{"family":"Mörtberg","given":"Ulla"},{"family":"Pyšek","given":"Petr"},{"family":"Siebert","given":"Stefan"},{"family":"Sushinsky","given":"Jessica"},{"family":"Werner","given":"Peter"},{"family":"Winter","given":"Marten"}],"issued":{"date-parts":[["2014",4,7]]}}}],"schema":"https://github.com/citation-style-language/schema/raw/master/csl-citation.json"} </w:instrText>
      </w:r>
      <w:r>
        <w:fldChar w:fldCharType="separate"/>
      </w:r>
      <w:r w:rsidR="002702D2" w:rsidRPr="002702D2">
        <w:t>[45]</w:t>
      </w:r>
      <w:r>
        <w:fldChar w:fldCharType="end"/>
      </w:r>
      <w:r w:rsidRPr="00B56980">
        <w:t>.</w:t>
      </w:r>
      <w:r>
        <w:t xml:space="preserve"> </w:t>
      </w:r>
    </w:p>
    <w:p w14:paraId="21CD7417" w14:textId="4E9E0286" w:rsidR="001241DF" w:rsidRDefault="008D7BE5" w:rsidP="00A24D3D">
      <w:pPr>
        <w:pStyle w:val="SectionText0"/>
        <w:spacing w:line="480" w:lineRule="auto"/>
      </w:pPr>
      <w:r w:rsidRPr="00B56980">
        <w:t>Generalist</w:t>
      </w:r>
      <w:r>
        <w:t xml:space="preserve"> </w:t>
      </w:r>
      <w:r w:rsidRPr="00B56980">
        <w:t>s</w:t>
      </w:r>
      <w:r>
        <w:t>pecies</w:t>
      </w:r>
      <w:r w:rsidRPr="00B56980">
        <w:t xml:space="preserve"> </w:t>
      </w:r>
      <w:r>
        <w:t xml:space="preserve">are </w:t>
      </w:r>
      <w:r w:rsidRPr="00B56980">
        <w:t>better suited to forage in most conditions</w:t>
      </w:r>
      <w:r>
        <w:t xml:space="preserve"> than specialist species and</w:t>
      </w:r>
      <w:r w:rsidRPr="00B56980">
        <w:t xml:space="preserve"> could even benefit from living and foraging in urban areas</w:t>
      </w:r>
      <w:r>
        <w:t xml:space="preserve"> </w:t>
      </w:r>
      <w:r>
        <w:fldChar w:fldCharType="begin"/>
      </w:r>
      <w:r w:rsidR="002702D2">
        <w:instrText xml:space="preserve"> ADDIN ZOTERO_ITEM CSL_CITATION {"citationID":"GNknNFJo","properties":{"formattedCitation":"[40,41]","plainCitation":"[40,41]","noteIndex":0},"citationItems":[{"id":1752,"uris":["http://zotero.org/users/8430992/items/XK785JE9"],"itemData":{"id":1752,"type":"article-journal","abstract":"Although urbanization is a major threat to biodiversity, some species are able to thrive in cities. This might be because they have specific adaptations to urban conditions, because they are able to cope with artificial habitats in general or because they are generalists that can live in a wide range of conditions. We use the latest version of the IUCN database to distinguish these possibilities in 25,985 species of the four classes of terrestrial vertebrates with the help of phylogenetically controlled methods. We first compare species occurrence in cities with that of the five other artificial habitats recognized by the IUCN and use principal components analyses to ask which of these most resembles cities. We then test whether urban species have a wider habitat breadth than species occurring in other, non-urban, artificial habitats, as well as species that occur only in natural habitats. Our results suggest that the proportion of terrestrial vertebrates that occur in urban environments is small and that, among the species that do occur in cities, the great majority also occur in other artificial habitats. Our data also show that the presence of terrestrial vertebrates in urban habitats is skewed in favor of habitat generalists. In birds and mammals, species occurrence in urban areas is most similar to that of rural gardens, while in reptiles and amphibians, urban areas most resemble pasture and arable land. Our study suggests that cities are likely not unique, as is often thought, and may resemble other types of artificial environments, which urban exploiters can adapt to because of their wide habitat breadth.","container-title":"Integrative and Comparative Biology","DOI":"10.1093/icb/icy101","ISSN":"1540-7063, 1557-7023","issue":"5","language":"en","page":"929-938","source":"Semantic Scholar","title":"Are urban vertebrates city specialists, artificial habitat exploiters, or environmental generalists?","volume":"58","author":[{"family":"Ducatez","given":"Simon"},{"family":"Sayol","given":"Ferran"},{"family":"Sol","given":"Daniel"},{"family":"Lefebvre","given":"Louis"}],"issued":{"date-parts":[["2018",11,1]]}}},{"id":1755,"uris":["http://zotero.org/users/8430992/items/2MHE92RP"],"itemData":{"id":1755,"type":"article-journal","abstract":"Identifying which ecological and life history traits influence a species’ tolerance to urbanization is critical to understanding the trajectory of biodiversity in an increasingly urbanizing world. There is evidence for a wide array of contrasting patterns for single trait associations with urbanization. In a continental-scale analysis, incorporating 477 species and &gt;5 000 000 bird observations, we developed a novel and scalable methodology that evaluated the ecological and life history traits which most influence a species’ adaptability to persist in urban environments. Specifically, we assigned species-specific scores based on continuous measures of response to urbanization, using VIIRS night-time light values (i.e. radiance) as a proxy for urbanization. We identified generalized, phylogenetically controlled patterns: bird species which are generalists (i.e. large niche breadth), with large clutch size, and large residual brain size are among the most urban-tolerant bird species. Conversely, specialized feeding strategies (i.e. insectivores and granivores) were negatively associated with urbanization. Enhancement and persistence of avian biodiversity in urban environments probably relies on protecting, maintaining and restoring diverse habitats serving a range of life history strategies.","container-title":"Oikos","DOI":"10.1111/oik.06158","ISSN":"1600-0706","issue":"6","language":"en","license":"© 2019 The Authors","note":"_eprint: https://onlinelibrary.wiley.com/doi/pdf/10.1111/oik.06158","page":"845-858","source":"Wiley Online Library","title":"Generalists are the most urban-tolerant of birds: a phylogenetically controlled analysis of ecological and life history traits using a novel continuous measure of bird responses to urbanization","title-short":"Generalists are the most urban-tolerant of birds","volume":"128","author":[{"family":"Callaghan","given":"Corey T."},{"family":"Major","given":"Richard E."},{"family":"Wilshire","given":"John H."},{"family":"Martin","given":"John M."},{"family":"Kingsford","given":"Richard T."},{"family":"Cornwell","given":"William K."}],"issued":{"date-parts":[["2019"]]}}}],"schema":"https://github.com/citation-style-language/schema/raw/master/csl-citation.json"} </w:instrText>
      </w:r>
      <w:r>
        <w:fldChar w:fldCharType="separate"/>
      </w:r>
      <w:r w:rsidR="002702D2" w:rsidRPr="002702D2">
        <w:t>[40,41]</w:t>
      </w:r>
      <w:r>
        <w:fldChar w:fldCharType="end"/>
      </w:r>
      <w:r w:rsidRPr="00B56980">
        <w:t>. S</w:t>
      </w:r>
      <w:r>
        <w:t>uch s</w:t>
      </w:r>
      <w:r w:rsidRPr="00B56980">
        <w:t>pecies could adapt at many levels, with physiological, morphological, and behavioural adaptations being observed in many species</w:t>
      </w:r>
      <w:r>
        <w:t xml:space="preserve"> </w:t>
      </w:r>
      <w:r>
        <w:fldChar w:fldCharType="begin"/>
      </w:r>
      <w:r w:rsidR="002702D2">
        <w:instrText xml:space="preserve"> ADDIN ZOTERO_ITEM CSL_CITATION {"citationID":"HXhq8cgb","properties":{"formattedCitation":"[43,44,46,47]","plainCitation":"[43,44,46,47]","noteIndex":0},"citationItems":[{"id":268,"uris":["http://zotero.org/users/8430992/items/U83EWWCW"],"itemData":{"id":268,"type":"chapter","abstract":"Urban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Thomas"}],"accessed":{"date-parts":[["2022",1,10]]},"issued":{"date-parts":[["2018"]]}}},{"id":6,"uris":["http://zotero.org/users/8430992/items/56QUZNTG"],"itemData":{"id":6,"type":"chapter","abstract":"Human populations are increasing and becoming predominantly urban. Resulting land cover changes reduce, perforate, isolate, and degrade bird habitat on local and global scales. I review: 1) urbanization of the Earth, and 2) published studies of bird responses to human settlement, and then: 3) suggest how and why birds respond to settlement. In a slight majority of studies, bird density increased, but richness and evenness decreased in response to urbanization. The most consistent effects of increasing settlement were increases in non-native species of birds, increases in birds able to nest on buildings (esp. swifts and swallows), increases in nest predation, and decreases in interior- and ground-nesting species. Effects of urbanization on hawks, owls, and cavity nesters were less consistent, in part being dependent on the surrounding habitat. The factors favoring species in urbanizing areas appear simpler than those reducing species. Increased availability of food was primary among factors benefiting species; predator reduction, reduced human persecution, and habitat enhancement were less important. Decreased habitat availability, reduced patch size, increased edge, increased non-native vegetation, decreased vegetative complexity, and increased nest predation were commonly associated with bird declines in response to human settlement. Urban planners and policy makers can profoundly affect how and where cities grow. Avian ecologists can help inform these important decisions by: 1) quantifying how the pattern of settlement affects birds and 2) understanding how bird populations and resulting communities change along entire gradients of urbanization.","container-title":"Avian Ecology and Conservation in an Urbanizing World","event-place":"Boston, MA","ISBN":"978-1-4615-1531-9","language":"en","note":"DOI: 10.1007/978-1-4615-1531-9_2","page":"19-47","publisher":"Springer US","publisher-place":"Boston, MA","source":"Springer Link","title":"Worldwide urbanization and its effects on birds","URL":"https://doi.org/10.1007/978-1-4615-1531-9_2","author":[{"family":"Marzluff","given":"John M."}],"editor":[{"family":"Marzluff","given":"John M."},{"family":"Bowman","given":"Reed"},{"family":"Donnelly","given":"Roarke"}],"accessed":{"date-parts":[["2021",9,22]]},"issued":{"date-parts":[["2001"]]}}},{"id":263,"uris":["http://zotero.org/users/8430992/items/N5ZS9TPD"],"itemData":{"id":263,"type":"article-journal","abstract":"Consistent expanding urbanization dramatically transforms natural habitats and exposes organisms to novel environmental challenges, often leading to reduced species richness and diversity in cities. However, it remains unclear how individuals are affected by the urban environment and how they can or cannot adjust to the specific characteristics of urban life (e.g. food availability). In this study, we used an integrative multi-component approach to investigate the effects of urbanization on the nutritional status of house sparrows (Passer domesticus). We assessed several morphological and physiological indices of body condition in both juveniles (early post-fledging) and breeding adults from four sites with different levels of urbanization in France, Western Europe. We found that sparrows in more urbanized habitats have reduced body size and body mass compared to their rural conspecifics. However, we did not find any consistent differences in a number of complementary indices of condition (scaled mass index, muscle score, hematocrit, baseline and stress-induced corticosterone levels) between urban and rural birds, indicating that urban sparrows may not be suffering nutritional stress. Our results suggest that the urban environment is unlikely to energetically constrain adult sparrows, although other urban-related variables may constrain them. On the other hand, we found significant difference in juvenile fat scores, suggesting that food types provided to young sparrows differed highly between habitats. In addition to the observed smaller size of urban sparrows, these results suggest that the urban environment is inadequate to satisfy early-life sparrows’ nutritional requirements, growth, and development. The urban environment may therefore have life-long consequences for developing birds.","container-title":"PLOS ONE","DOI":"10.1371/journal.pone.0135685","ISSN":"1932-6203","issue":"8","journalAbbreviation":"PLOS ONE","language":"en","note":"publisher: Public Library of Science","page":"e0135685","source":"PLoS Journals","title":"Influence of urbanization on body size, condition, and physiology in an urban exploiter: a multi-component approach","title-short":"Influence of Urbanization on Body Size, Condition, and Physiology in an Urban Exploiter","volume":"10","author":[{"family":"Meillère","given":"Alizée"},{"family":"Brischoux","given":"François"},{"family":"Parenteau","given":"Charline"},{"family":"Angelier","given":"Frédéric"}],"issued":{"date-parts":[["2015",8,13]]}}},{"id":16,"uris":["http://zotero.org/users/8430992/items/WS7GWY5C"],"itemData":{"id":16,"type":"article-journal","abstract":"Increased urbanization represents a formidable challenge for wildlife. Nevertheless, a few species appear to thrive in the evolutionarily novel environment created by cities, demonstrating the remarkable adaptability of some animals. We argue that individuals that can adjust their behaviours to the new selection pressures presented by cities should have greater success in urban habitats. Accordingly, urban wildlife often exhibit behaviours that differ from those of their rural counterparts, from changes to food and den preferences to adjustments in the structure of their signals. Research suggests that behavioural flexibility (or phenotypic plasticity) may be an important characteristic for succeeding in urban environments. Moreover, some individuals or species might possess behavioural traits (a particular temperament) that are inherently well suited to occupying urban habitats, such as a high level of disturbance tolerance. This suggests that members of species that are less ‘plastic’ or naturally timid in temperament are likely to be disadvantaged in high‐disturbance environments and consequently may be precluded from colonizing cities and towns.","container-title":"Biological reviews of the Cambridge Philosophical Society","DOI":"10.1111/brv.12012","ISSN":"1464-7931","issue":"3","language":"eng","note":"publisher-place: Oxford, UK\npublisher: Blackwell Publishing Ltd","page":"537–549","source":"ocul-bu.primo.exlibrisgroup.com","title":"Behavioural responses of wildlife to urban environments","volume":"88","author":[{"family":"Lowry","given":"Hélène"},{"family":"Lill","given":"Alan"},{"family":"Wong","given":"Bob B. M."}],"issued":{"date-parts":[["2013"]]}}}],"schema":"https://github.com/citation-style-language/schema/raw/master/csl-citation.json"} </w:instrText>
      </w:r>
      <w:r>
        <w:fldChar w:fldCharType="separate"/>
      </w:r>
      <w:r w:rsidR="002702D2" w:rsidRPr="002702D2">
        <w:t>[43,44,46,47]</w:t>
      </w:r>
      <w:r>
        <w:fldChar w:fldCharType="end"/>
      </w:r>
      <w:r w:rsidRPr="00B56980">
        <w:t>. Behavioural adaptations such as the use of anthropogenic structures for nesting, changes in foraging</w:t>
      </w:r>
      <w:r w:rsidR="001241DF">
        <w:t xml:space="preserve"> such as preferentially consuming anthropogenic foods</w:t>
      </w:r>
      <w:r w:rsidRPr="00B56980">
        <w:t xml:space="preserve"> and vigilance such as increased tolerance to human proximity and disturbances are some of many adaptations observed in urban</w:t>
      </w:r>
      <w:r>
        <w:t>ized</w:t>
      </w:r>
      <w:r w:rsidRPr="00B56980">
        <w:t xml:space="preserve"> species. As a result, urban</w:t>
      </w:r>
      <w:r>
        <w:t>ized species</w:t>
      </w:r>
      <w:r w:rsidR="00E674E5">
        <w:t xml:space="preserve"> </w:t>
      </w:r>
      <w:r w:rsidRPr="00B56980">
        <w:t>could increase in abundance in urban areas</w:t>
      </w:r>
      <w:r>
        <w:t xml:space="preserve"> </w:t>
      </w:r>
      <w:r>
        <w:fldChar w:fldCharType="begin"/>
      </w:r>
      <w:r w:rsidR="002702D2">
        <w:instrText xml:space="preserve"> ADDIN ZOTERO_ITEM CSL_CITATION {"citationID":"lOCNNnmX","properties":{"formattedCitation":"[48]","plainCitation":"[48]","noteIndex":0},"citationItems":[{"id":1764,"uris":["http://zotero.org/users/8430992/items/MA4AZRZD"],"itemData":{"id":1764,"type":"article-journal","abstract":"The term ‘synurbic’ is sometimes used within the more recent urban ecology literature to refer to a species that colonises or is found within urban ecosystems, but this is too simplistic an interpretation. We consider that the term should be reserved for species populations that have higher densities in urban compared to rural areas, as a quantifiable measure of preferential urban association. This paper clarifies the terms ‘synurbic’ and ‘synurbization’ and considers some of the problems of defining ‘urban’, before detailing some of the positive responses exhibited by urban species that may lead to synurbic populations. It may be particularly important to determine whether responses drive directional selection leading to adaptation and genetic differentiation, or are within the range of expected phenotypic plasticity, and observed responses are discussed within this context. Further investigation of species response to urban environments, including the frequency and significance of adaptation, will be important for understanding the emergence of synurbic populations and their implications for urban biodiversity and management. We hope that the terms defined here will form the basis for comparative studies of urban species.","container-title":"Applied Geography","DOI":"10.1016/j.apgeog.2011.06.013","ISSN":"0143-6228","issue":"2","journalAbbreviation":"Applied Geography","page":"514-521","source":"ScienceDirect","title":"What makes a species synurbic?","volume":"32","author":[{"family":"Francis","given":"Robert A."},{"family":"Chadwick","given":"Michael A."}],"issued":{"date-parts":[["2012",3,1]]}}}],"schema":"https://github.com/citation-style-language/schema/raw/master/csl-citation.json"} </w:instrText>
      </w:r>
      <w:r>
        <w:fldChar w:fldCharType="separate"/>
      </w:r>
      <w:r w:rsidR="002702D2" w:rsidRPr="002702D2">
        <w:t>[48]</w:t>
      </w:r>
      <w:r>
        <w:fldChar w:fldCharType="end"/>
      </w:r>
      <w:r w:rsidRPr="00B56980">
        <w:t xml:space="preserve">. </w:t>
      </w:r>
      <w:r w:rsidR="00664297">
        <w:t>The</w:t>
      </w:r>
      <w:r>
        <w:t xml:space="preserve"> </w:t>
      </w:r>
      <w:r w:rsidRPr="00B56980">
        <w:t xml:space="preserve">abundance </w:t>
      </w:r>
      <w:r w:rsidR="00664297">
        <w:t>of American crows (</w:t>
      </w:r>
      <w:r w:rsidR="00664297">
        <w:rPr>
          <w:i/>
          <w:iCs w:val="0"/>
        </w:rPr>
        <w:t xml:space="preserve">Corvus </w:t>
      </w:r>
      <w:r w:rsidR="00664297" w:rsidRPr="00664297">
        <w:t>brachyrhynchos</w:t>
      </w:r>
      <w:r w:rsidR="00664297">
        <w:t xml:space="preserve">) </w:t>
      </w:r>
      <w:r w:rsidR="00664297" w:rsidRPr="00664297">
        <w:t>has</w:t>
      </w:r>
      <w:r w:rsidR="00664297">
        <w:t xml:space="preserve"> been </w:t>
      </w:r>
      <w:r w:rsidRPr="00B56980">
        <w:t>consistently increas</w:t>
      </w:r>
      <w:r>
        <w:t>ing</w:t>
      </w:r>
      <w:r w:rsidRPr="00B56980">
        <w:t xml:space="preserve"> over the years, correlating with the increase in the size </w:t>
      </w:r>
      <w:r>
        <w:t xml:space="preserve">and number </w:t>
      </w:r>
      <w:r w:rsidRPr="00B56980">
        <w:t>of urban areas</w:t>
      </w:r>
      <w:r>
        <w:t xml:space="preserve"> and cities </w:t>
      </w:r>
      <w:r>
        <w:fldChar w:fldCharType="begin"/>
      </w:r>
      <w:r w:rsidR="002702D2">
        <w:instrText xml:space="preserve"> ADDIN ZOTERO_ITEM CSL_CITATION {"citationID":"qDIUXDNv","properties":{"formattedCitation":"[49\\uc0\\u8211{}52]","plainCitation":"[49–52]","noteIndex":0},"citationItems":[{"id":218,"uris":["http://zotero.org/users/8430992/items/WBMUKQWR"],"itemData":{"id":218,"type":"chapter","container-title":"Avian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L."}],"accessed":{"date-parts":[["2022",1,5]]},"issued":{"date-parts":[["2001"]]}}},{"id":27,"uris":["http://zotero.org/users/8430992/items/AHRLEAVU"],"itemData":{"id":27,"type":"article-journal","abstract":"Human development often favors species adapted to human conditions with subsequent negative effects on sensitive species. This is occurring throughout the urbanizing world as increases by generalist omnivores, like some crows and ravens (corvids) threaten other birds with increased rates of nest predation. The process of corvid responses and their actual effects on other species is only vaguely understood, so we quantified the population response of radio-tagged American crows (\nCorvus brachyrhynchos), common ravens (\nCorvus corax), and Steller’s jays (\nCyanocitta stelleri) to human settlements and campgrounds and examined their influence as nest predators on simulated marbled murrelet (\nBrachyramphus marmoratus) nests on Washington’s Olympic Peninsula from 1995 to 2000. The behavior and demography of crows, ravens, and jays was correlated to varying degrees with proximity to human development. Crows and ravens had smaller home ranges and higher reproduction near human settlements and recreation. Annual survival of crows was positively associated with proximity to human development. Home range and reproduction of Steller’s jays was independent of proximity to human settlements and campgrounds. Local density of crows increased because home ranges of neighboring breeding pairs overlapped extensively (6× more than ravens and 3× more than Steller’s jays) and breeders far from anthropogenic foods traveled 10s of kilometers to access them. Corvids accounted for 32.5% of the predation events (\nn\n=\n837) we documented on artificial murrelet nests. Small corvids (jays) were common nest predators across our study area but their contribution as predators did not vary with proximity to settlements and campgrounds. In contrast, large corvids (crows and ravens) were rare nest predators across our study area but their contribution varied greatly with proximity to settlements and campgrounds. Managers seeking to reduce the risk of nest predation need to consider the varied impacts and variable behavioral and population responses of potential nest predators. In our situation, removing large corvids may do little to reduce overall rates of nest predation because of the diverse predator assemblage, but reducing anthropogenic food in the landscape may be effective.","container-title":"Biological conservation","DOI":"10.1016/j.biocon.2005.12.026","ISSN":"0006-3207","issue":"2","language":"eng","note":"publisher-place: Oxford\npublisher: Elsevier Ltd","page":"301–314","source":"ocul-bu.primo.exlibrisgroup.com","title":"Corvid response to human settlements and campgrounds: Causes, consequences, and challenges for conservation","title-short":"Corvid response to human settlements and campgrounds","volume":"130","author":[{"family":"Marzluff","given":"John M."},{"family":"Neatherlin","given":"Erik"}],"issued":{"date-parts":[["2006"]]}}},{"id":1756,"uris":["http://zotero.org/users/8430992/items/ATXGBHTA","http://zotero.org/users/8430992/items/JILFH5I6"],"itemData":{"id":1756,"type":"article-journal","abstract":"The conversion of forests and farmlands to human settlements has negative impacts on many native species, but also provides resources that some species are able to exploit. American Crows (Corvus brachyrhynchos), one such exploiter, create concern due to their impact as nest predators, disease hosts, and cultural harbingers of evil. We used various measures of crow abundance and resource use to determine crows’ response to features of anthropogenic landscapes in the Puget Sound region of the United States. We examined land cover and land use composition at three spatial scales: study sites (up to 208 ha), crow home ranges within sites (18.1 ha), and local land cover (400 m2). At the study site and within-site scales crow abundance was strongly correlated with land cover providing anthropogenic resources. In particular, crows were associated with the amount of ‘maintained forest’ cover, and were more likely to use grass and shrub cover than forest or bare soil cover. Although crows did not show a generalized response to an edge variable, they exhibited greater use of patchy habitat created by human settlements than of native forests. Radio-tagged territorial adults used resources within their home ranges relatively evenly, suggesting resource selection had occurred at a larger spatial scale. The land conversion pattern of new suburban and exurban settlements creates the mix of impervious surfaces and maintained vegetation that crows use, and in our study area crow populations are expected to continue to increase.","container-title":"Landscape Ecology","DOI":"10.1007/s10980-008-9305-9","ISSN":"0921-2973, 1572-9761","issue":"2","journalAbbreviation":"Landscape Ecol","language":"en","page":"281-293","source":"Semantic Scholar","title":"Multi-scale use of lands providing anthropogenic resources by American Crows in an urbanizing landscape","volume":"24","author":[{"family":"Withey","given":"John C."},{"family":"Marzluff","given":"John M."}],"issued":{"date-parts":[["2009",2]]}}},{"id":283,"uris":["http://zotero.org/users/8430992/items/DAY9BYIE"],"itemData":{"id":283,"type":"article-journal","abstract":"American Crow (Corvus brachyrhynchos) populations are increasing across North America, often at high rates in urban areas. A monthly survey of American Crows in the Seattle Christmas Bird Count (CBC) circle suggested that winter counts reflected American Crow abundance at other times of the year, so we used CBC results for American Crows as a measure of population trend. In the Seattle area, local survival and fecundity appear unable to account for exponential population growth. We tested the hypothesis that juvenile dispersal from outlying suburban and exurban areas contributes to growth in the urban population by radiotagging 56 juveniles 5–46 km away from the central business district of Seattle and tracking their movements. Juvenile American Crows’ centers of activity were 0.2–22.2 km away from their natal territory during the first 3–12 months after fledging. An estimated 45% survived one year. Movements of dispersing American Crows varied in their consistency with simulated random-walk paths; the data suggested that, at the population level, American Crows were not drawn into urban areas, though some individuals may have been. Movements of dispersers produced a net influx into the city, because of greater reproductive success outside the city than in it. Simulations of urban population growth that included immigrants and emigrants accounted for most of the observed growth, which indicates the importance of distant suburban and exurban breeding pairs to urban population dynamics.\nLa Dispersión de Juveniles de Corvus brachyrhynchos Influencia la Dinámica Poblacional a lo Largo de un Gradiente de Urbanización","container-title":"The Auk","DOI":"10.1093/auk/122.1.205","journalAbbreviation":"The Auk","page":"205-221","source":"ResearchGate","title":"Dispersal by juvenile American crows influences population dynamics across a gradient of urbanization","volume":"122","author":[{"family":"Withey","given":"John"},{"family":"Marzluff","given":"John"}],"issued":{"date-parts":[["2005",1,1]]}}}],"schema":"https://github.com/citation-style-language/schema/raw/master/csl-citation.json"} </w:instrText>
      </w:r>
      <w:r>
        <w:fldChar w:fldCharType="separate"/>
      </w:r>
      <w:r w:rsidR="002702D2" w:rsidRPr="002702D2">
        <w:t>[49–52]</w:t>
      </w:r>
      <w:r>
        <w:fldChar w:fldCharType="end"/>
      </w:r>
      <w:r w:rsidRPr="00B56980">
        <w:t>. Adaptations to urban living have also been observed in these species, such as preferring anthropogenic foods and greatly increased tolerance to human proximity</w:t>
      </w:r>
      <w:r w:rsidR="001241DF">
        <w:t xml:space="preserve"> </w:t>
      </w:r>
      <w:r>
        <w:fldChar w:fldCharType="begin"/>
      </w:r>
      <w:r w:rsidR="002702D2">
        <w:instrText xml:space="preserve"> ADDIN ZOTERO_ITEM CSL_CITATION {"citationID":"fYqZiZjo","properties":{"formattedCitation":"[49,51\\uc0\\u8211{}54]","plainCitation":"[49,51–54]","noteIndex":0},"citationItems":[{"id":218,"uris":["http://zotero.org/users/8430992/items/WBMUKQWR"],"itemData":{"id":218,"type":"chapter","container-title":"Avian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L."}],"accessed":{"date-parts":[["2022",1,5]]},"issued":{"date-parts":[["2001"]]}}},{"id":1756,"uris":["http://zotero.org/users/8430992/items/ATXGBHTA","http://zotero.org/users/8430992/items/JILFH5I6"],"itemData":{"id":1756,"type":"article-journal","abstract":"The conversion of forests and farmlands to human settlements has negative impacts on many native species, but also provides resources that some species are able to exploit. American Crows (Corvus brachyrhynchos), one such exploiter, create concern due to their impact as nest predators, disease hosts, and cultural harbingers of evil. We used various measures of crow abundance and resource use to determine crows’ response to features of anthropogenic landscapes in the Puget Sound region of the United States. We examined land cover and land use composition at three spatial scales: study sites (up to 208 ha), crow home ranges within sites (18.1 ha), and local land cover (400 m2). At the study site and within-site scales crow abundance was strongly correlated with land cover providing anthropogenic resources. In particular, crows were associated with the amount of ‘maintained forest’ cover, and were more likely to use grass and shrub cover than forest or bare soil cover. Although crows did not show a generalized response to an edge variable, they exhibited greater use of patchy habitat created by human settlements than of native forests. Radio-tagged territorial adults used resources within their home ranges relatively evenly, suggesting resource selection had occurred at a larger spatial scale. The land conversion pattern of new suburban and exurban settlements creates the mix of impervious surfaces and maintained vegetation that crows use, and in our study area crow populations are expected to continue to increase.","container-title":"Landscape Ecology","DOI":"10.1007/s10980-008-9305-9","ISSN":"0921-2973, 1572-9761","issue":"2","journalAbbreviation":"Landscape Ecol","language":"en","page":"281-293","source":"Semantic Scholar","title":"Multi-scale use of lands providing anthropogenic resources by American Crows in an urbanizing landscape","volume":"24","author":[{"family":"Withey","given":"John C."},{"family":"Marzluff","given":"John M."}],"issued":{"date-parts":[["2009",2]]}}},{"id":283,"uris":["http://zotero.org/users/8430992/items/DAY9BYIE"],"itemData":{"id":283,"type":"article-journal","abstract":"American Crow (Corvus brachyrhynchos) populations are increasing across North America, often at high rates in urban areas. A monthly survey of American Crows in the Seattle Christmas Bird Count (CBC) circle suggested that winter counts reflected American Crow abundance at other times of the year, so we used CBC results for American Crows as a measure of population trend. In the Seattle area, local survival and fecundity appear unable to account for exponential population growth. We tested the hypothesis that juvenile dispersal from outlying suburban and exurban areas contributes to growth in the urban population by radiotagging 56 juveniles 5–46 km away from the central business district of Seattle and tracking their movements. Juvenile American Crows’ centers of activity were 0.2–22.2 km away from their natal territory during the first 3–12 months after fledging. An estimated 45% survived one year. Movements of dispersing American Crows varied in their consistency with simulated random-walk paths; the data suggested that, at the population level, American Crows were not drawn into urban areas, though some individuals may have been. Movements of dispersers produced a net influx into the city, because of greater reproductive success outside the city than in it. Simulations of urban population growth that included immigrants and emigrants accounted for most of the observed growth, which indicates the importance of distant suburban and exurban breeding pairs to urban population dynamics.\nLa Dispersión de Juveniles de Corvus brachyrhynchos Influencia la Dinámica Poblacional a lo Largo de un Gradiente de Urbanización","container-title":"The Auk","DOI":"10.1093/auk/122.1.205","journalAbbreviation":"The Auk","page":"205-221","source":"ResearchGate","title":"Dispersal by juvenile American crows influences population dynamics across a gradient of urbanization","volume":"122","author":[{"family":"Withey","given":"John"},{"family":"Marzluff","given":"John"}],"issued":{"date-parts":[["2005",1,1]]}}},{"id":1814,"uris":["http://zotero.org/users/8430992/items/4XVX3WPF"],"itemData":{"id":1814,"type":"article-journal","abstract":"Urbanization is influencing patterns of biological evolution in ways that are only beginning to be explored. One potential effect of urbanization is in modifying ecological resource distributions that underlie niche differences and that thus promote and maintain species diversification. Few studies have assessed such modifications, or their potential evolutionary consequences, in the context of ongoing adaptive radiation. We study this effect in Darwin's finches on the Galápagos Islands, by quantifying feeding preferences and diet niche partitioning across sites with different degrees of urbanization. We found higher finch density in urban sites and that feeding preferences and diets at urban sites skew heavily toward human food items. Furthermore, we show that finches at urban sites appear to be accustomed to the presence of people, compared with birds at sites with few people. In addition, we found that human behavior via the tendency to feed birds at non-urban but tourist sites is likely an important driver of finch preferences for human foods. Site differences in diet and feeding behavior have resulted in larger niche breadth within finch species and wider niche overlap between species at the urban sites. Both factors effectively minimize niche differences that would otherwise facilitate interspecies coexistence. These findings suggest that both human behavior and ongoing urbanization in Galápagos are starting to erode ecological differences that promote and maintain adaptive radiation in Darwin's finches. Smoothing of adaptive landscapes underlying diversification represents a potentially important yet underappreciated consequence of urbanization. Overall, our findings accentuate the fragility of the initial stages of adaptive radiation in Darwin's finches and raise concerns about the fate of the Galápagos ecosystems in the face of increasing urbanization.","container-title":"Evolutionary Applications","DOI":"10.1111/eva.12721","ISSN":"1752-4571","issue":"7","language":"en","license":"© 2018 The Authors. Evolutionary Applications published by John Wiley &amp; Sons Ltd","note":"_eprint: https://onlinelibrary.wiley.com/doi/pdf/10.1111/eva.12721","page":"1329-1343","source":"Wiley Online Library","title":"Urbanization erodes niche segregation in Darwin's finches","volume":"12","author":[{"family":"De León","given":"Luis F."},{"family":"Sharpe","given":"Diana M. T."},{"family":"Gotanda","given":"Kiyoko M."},{"family":"Raeymaekers","given":"Joost A. M."},{"family":"Chaves","given":"Jaime A."},{"family":"Hendry","given":"Andrew P."},{"family":"Podos","given":"Jeffrey"}],"issued":{"date-parts":[["2019"]]}}},{"id":1816,"uris":["http://zotero.org/users/8430992/items/3TMJ8T2P"],"itemData":{"id":1816,"type":"article-journal","abstract":"Humans exert dramatic influences upon the environment, creating novel selective pressures to which organisms must adapt. On the Galapagos, humans have established a permanent presence and have altered selective pressures through influences such as invasive predators and urbanization, affecting iconic species such as Darwin's finches. Here, I ask two key questions: (a) Does antipredator behaviour (e.g., flight initiation distance – FID) change depending on whether invasive predators are historically absent, present, or eradicated? and (b) To what degree does urbanization affect antipredator behaviour? This study is one of the first to quantify antipredator behaviour in endemic species after the eradication of invasive predators. This will help to understand the consequences of invasive predator eradication and inform conservation measures. I quantified FID, an antipredator behaviour, in the small ground finch, across multiple islands in the Galapagos that varied in the presence, absence, or successful eradication of invasive predators. On islands with human populations, I quantified FID in urban and non-urban populations of finches. FID was higher on islands with invasive predators compared to islands with no predators. On islands from which invasive predators were eradicated 11 years previously, FID was also higher than on islands with no invasive predators. Within islands that had both urban and non-urban populations of finches, FID was lower in urban finch populations, but only above a threshold human population size. FID in larger urban areas on islands with invasive predators was similar to or lower than FID on islands with no history of invasive predators. Overall, these results suggest that invasive predators can have a lasting effect on antipredator behaviour, even after eradication. Furthermore, the effect of urbanization can strongly oppose the effect of invasive predators, reducing antipredator behaviour to levels lower than found on pristine islands with no human influences. These results improve our understanding of human influences on antipredator behaviour which can help inform future conservation and management efforts on islands.","container-title":"Journal of Animal Ecology","DOI":"10.1111/1365-2656.13127","ISSN":"1365-2656","issue":"2","language":"en","license":"© 2019 The Author. Journal of Animal Ecology © 2019 British Ecological Society","note":"_eprint: https://onlinelibrary.wiley.com/doi/pdf/10.1111/1365-2656.13127","page":"614-622","source":"Wiley Online Library","title":"Human influences on antipredator behaviour in Darwin’s finches","volume":"89","author":[{"family":"Gotanda","given":"Kiyoko M."}],"issued":{"date-parts":[["2020"]]}}}],"schema":"https://github.com/citation-style-language/schema/raw/master/csl-citation.json"} </w:instrText>
      </w:r>
      <w:r>
        <w:fldChar w:fldCharType="separate"/>
      </w:r>
      <w:r w:rsidR="002702D2" w:rsidRPr="002702D2">
        <w:t>[49,51–54]</w:t>
      </w:r>
      <w:r>
        <w:fldChar w:fldCharType="end"/>
      </w:r>
      <w:r w:rsidRPr="00B56980">
        <w:t xml:space="preserve">. </w:t>
      </w:r>
    </w:p>
    <w:p w14:paraId="596FECBE" w14:textId="28C2BDDD" w:rsidR="008D7BE5" w:rsidRPr="00B56980" w:rsidRDefault="00D05011" w:rsidP="00A24D3D">
      <w:pPr>
        <w:pStyle w:val="SectionText0"/>
        <w:spacing w:line="480" w:lineRule="auto"/>
      </w:pPr>
      <w:r>
        <w:t>Urban living can also have effects on a species’ social behaviours</w:t>
      </w:r>
      <w:r w:rsidR="00A31659">
        <w:t>.</w:t>
      </w:r>
      <w:r w:rsidR="008D7BE5" w:rsidRPr="00B56980">
        <w:t xml:space="preserve"> For example, urban areas </w:t>
      </w:r>
      <w:r w:rsidR="001241DF">
        <w:t>can</w:t>
      </w:r>
      <w:r w:rsidR="008D7BE5" w:rsidRPr="00B56980">
        <w:t xml:space="preserve"> reduce the effectiveness of </w:t>
      </w:r>
      <w:r>
        <w:t>sentinel behaviour</w:t>
      </w:r>
      <w:r w:rsidR="001241DF">
        <w:t xml:space="preserve"> because of</w:t>
      </w:r>
      <w:r w:rsidR="008D7BE5" w:rsidRPr="00B56980">
        <w:t xml:space="preserve"> increased anthropogenic noise which make sentinel calls and signals more difficult to hear</w:t>
      </w:r>
      <w:r w:rsidR="008D7BE5">
        <w:t xml:space="preserve"> </w:t>
      </w:r>
      <w:r w:rsidR="008D7BE5">
        <w:fldChar w:fldCharType="begin"/>
      </w:r>
      <w:r w:rsidR="002702D2">
        <w:instrText xml:space="preserve"> ADDIN ZOTERO_ITEM CSL_CITATION {"citationID":"Rd5pyRNH","properties":{"formattedCitation":"[9,55]","plainCitation":"[9,55]","noteIndex":0},"citationItems":[{"id":644,"uris":["http://zotero.org/users/8430992/items/8V5EL56W"],"itemData":{"id":644,"type":"article-journal","abstract":"Anthropogenic noise is an increasingly widespread pollutant, with a rapidly burgeoning literature demonstrating impacts on humans and other animals. However, most studies have simply considered if there is an effect of noise, examining the overall cohort response. Although substantial evidence exists for intraspecific variation in responses to other anthropogenic disturbances, this possibility has received relatively little experimental attention with respect to noise. Here, we used field-based playbacks with dwarf mongooses (Helogale parvula) to test how traffic noise affects vigilance behavior and to examine potential variation between individuals of different age class, sex, and dominance status. Foragers exhibited a stronger immediate reaction and increased their subsequent vigilance (both that on the ground and as a sentinel) in response to traffic-noise playback compared with ambient-sound playback. Traffic-noise playback also resulted in sentinels conducting longer bouts and being more likely to change post height or location than in ambient-sound playback. Moreover, there was evidence of variation in noise responses with respect to age class and dominance status but not sex. In traffic noise, foraging pups were more likely to flee and were slower to resume foraging than adults; they also tended to increase their vigilance more than adults. Dominants were more likely than subordinates to move post during sentinel bouts conducted in traffic-noise trials. Our findings suggest that the vigilance–foraging trade-off is affected by traffic noise but that individuals differ in how they respond. Future work should, therefore, consider intrapopulation response variation to understand fully the population-wide effects of this global pollutant.","container-title":"Behavioral Ecology","DOI":"10.1093/beheco/araa011","ISSN":"1045-2249, 1465-7279","issue":"3","language":"en","page":"680-691","source":"DOI.org (Crossref)","title":"Intrapopulation variation in the behavioral responses of dwarf mongooses to anthropogenic noise","volume":"31","author":[{"family":"Eastcott","given":"Emma"},{"family":"Kern","given":"Julie M"},{"family":"Morris-Drake","given":"Amy"},{"family":"Radford","given":"Andrew N"}],"editor":[{"family":"Candolin","given":"Ulrika"}],"issued":{"date-parts":[["2020",6,19]]}}},{"id":1763,"uris":["http://zotero.org/users/8430992/items/HIRBGBBW"],"itemData":{"id":1763,"type":"article-journal","abstract":"Anthropogenic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 (Barking, Essex: 1987)","DOI":"10.1016/j.envpol.2016.08.049","ISSN":"1873-6424","journalAbbreviation":"Environ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N."}],"issued":{"date-parts":[["2016",11]]}}}],"schema":"https://github.com/citation-style-language/schema/raw/master/csl-citation.json"} </w:instrText>
      </w:r>
      <w:r w:rsidR="008D7BE5">
        <w:fldChar w:fldCharType="separate"/>
      </w:r>
      <w:r w:rsidR="002702D2" w:rsidRPr="002702D2">
        <w:t>[9,55]</w:t>
      </w:r>
      <w:r w:rsidR="008D7BE5">
        <w:fldChar w:fldCharType="end"/>
      </w:r>
      <w:r w:rsidR="008D7BE5" w:rsidRPr="00B56980">
        <w:t>. In such scenarios</w:t>
      </w:r>
      <w:r w:rsidR="008D7BE5">
        <w:t>, species increa</w:t>
      </w:r>
      <w:r>
        <w:t>sed</w:t>
      </w:r>
      <w:r w:rsidR="008D7BE5">
        <w:t xml:space="preserve"> their individual vigilance despite the presence of a sentinel</w:t>
      </w:r>
      <w:r w:rsidR="001241DF">
        <w:t xml:space="preserve"> </w:t>
      </w:r>
      <w:r w:rsidR="001241DF">
        <w:fldChar w:fldCharType="begin"/>
      </w:r>
      <w:r w:rsidR="002702D2">
        <w:instrText xml:space="preserve"> ADDIN ZOTERO_ITEM CSL_CITATION {"citationID":"OyJhrNKK","properties":{"formattedCitation":"[55]","plainCitation":"[55]","noteIndex":0},"citationItems":[{"id":1763,"uris":["http://zotero.org/users/8430992/items/HIRBGBBW"],"itemData":{"id":1763,"type":"article-journal","abstract":"Anthropogenic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 (Barking, Essex: 1987)","DOI":"10.1016/j.envpol.2016.08.049","ISSN":"1873-6424","journalAbbreviation":"Environ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N."}],"issued":{"date-parts":[["2016",11]]}}}],"schema":"https://github.com/citation-style-language/schema/raw/master/csl-citation.json"} </w:instrText>
      </w:r>
      <w:r w:rsidR="001241DF">
        <w:fldChar w:fldCharType="separate"/>
      </w:r>
      <w:r w:rsidR="002702D2" w:rsidRPr="002702D2">
        <w:t>[55]</w:t>
      </w:r>
      <w:r w:rsidR="001241DF">
        <w:fldChar w:fldCharType="end"/>
      </w:r>
      <w:r w:rsidR="008D7BE5" w:rsidRPr="00B56980">
        <w:t>. Urban areas also have an increased abundance and predictability of food sources (e.g. litter, trash cans, dumpsters) containing highly caloric anthropogenic foods</w:t>
      </w:r>
      <w:r w:rsidR="008D7BE5">
        <w:t>. I</w:t>
      </w:r>
      <w:r w:rsidR="008D7BE5" w:rsidRPr="00B56980">
        <w:t xml:space="preserve">ndividuals </w:t>
      </w:r>
      <w:r w:rsidR="008D7BE5">
        <w:t xml:space="preserve">could therefore consume more energy in a quicker manner than in wilder, less disturbed areas, resulting in greater body mass and energetic reserves </w:t>
      </w:r>
      <w:r w:rsidR="008D7BE5">
        <w:fldChar w:fldCharType="begin"/>
      </w:r>
      <w:r w:rsidR="002702D2">
        <w:instrText xml:space="preserve"> ADDIN ZOTERO_ITEM CSL_CITATION {"citationID":"CJOs9Cwu","properties":{"formattedCitation":"[56,57]","plainCitation":"[56,57]","noteIndex":0},"citationItems":[{"id":1759,"uris":["http://zotero.org/users/8430992/items/UAUNU9FT"],"itemData":{"id":1759,"type":"article-journal","container-title":"Urban Ecosystems","DOI":"https://doi.org/10.1007/s11252-019-00885-3","page":"1019-1026","title":"Juggling a “junk-food” diet: responses of an urban bird to fluctuating anthropogenic-food availability","volume":"22","author":[{"family":"Stofberg","given":"M."},{"family":"Cunningham","given":"S."},{"family":"Sumasgutner","given":"P."},{"family":"Amar","given":"A."}],"issued":{"date-parts":[["2019"]]}}},{"id":1760,"uris":["http://zotero.org/users/8430992/items/CE8F4UD3"],"itemData":{"id":1760,"type":"article-journal","container-title":"Conservation Physiology","title":"Enhanced access to anthropogenic food waste is related to hyperglycemia in raccoons (&lt;i&gt;Procyon lotor&lt;/i&gt;)","URL":"https://api.semanticscholar.org/CorpusID:51609895","volume":"6","author":[{"family":"Schulte-Hostedde","given":"Albrecht I."},{"family":"Mazal","given":"Zvia"},{"family":"Jardine","given":"Claire M."},{"family":"Gagnon","given":"Jeffrey"}],"issued":{"date-parts":[["2018"]]}}}],"schema":"https://github.com/citation-style-language/schema/raw/master/csl-citation.json"} </w:instrText>
      </w:r>
      <w:r w:rsidR="008D7BE5">
        <w:fldChar w:fldCharType="separate"/>
      </w:r>
      <w:r w:rsidR="002702D2" w:rsidRPr="002702D2">
        <w:t>[56,57]</w:t>
      </w:r>
      <w:r w:rsidR="008D7BE5">
        <w:fldChar w:fldCharType="end"/>
      </w:r>
      <w:r w:rsidR="008D7BE5">
        <w:t>. I</w:t>
      </w:r>
      <w:r w:rsidR="008D7BE5" w:rsidRPr="00B56980">
        <w:t xml:space="preserve">f </w:t>
      </w:r>
      <w:proofErr w:type="spellStart"/>
      <w:r w:rsidR="008D7BE5" w:rsidRPr="00B56980">
        <w:t>Bednekoff’s</w:t>
      </w:r>
      <w:proofErr w:type="spellEnd"/>
      <w:r w:rsidR="008D7BE5" w:rsidRPr="00B56980">
        <w:t xml:space="preserve"> model </w:t>
      </w:r>
      <w:r w:rsidR="008D7BE5">
        <w:t xml:space="preserve">of state-dependent decision-making </w:t>
      </w:r>
      <w:r w:rsidR="008D7BE5" w:rsidRPr="00B56980">
        <w:t>holds true,</w:t>
      </w:r>
      <w:r w:rsidR="008D7BE5">
        <w:t xml:space="preserve"> individuals should then be </w:t>
      </w:r>
      <w:r w:rsidR="008D7BE5" w:rsidRPr="00B56980">
        <w:t xml:space="preserve">able to perform sentinel behaviour earlier, more often and/or for </w:t>
      </w:r>
      <w:r w:rsidR="008D7BE5" w:rsidRPr="00B56980">
        <w:lastRenderedPageBreak/>
        <w:t>longer</w:t>
      </w:r>
      <w:r w:rsidR="008D7BE5">
        <w:t xml:space="preserve"> </w:t>
      </w:r>
      <w:r w:rsidR="008D7BE5">
        <w:fldChar w:fldCharType="begin"/>
      </w:r>
      <w:r w:rsidR="00B52135">
        <w:instrText xml:space="preserve"> ADDIN ZOTERO_ITEM CSL_CITATION {"citationID":"seUdSWpL","properties":{"formattedCitation":"[28,29]","plainCitation":"[28,29]","noteIndex":0},"citationItems":[{"id":1728,"uris":["http://zotero.org/users/8430992/items/RK8XJ8GS"],"itemData":{"id":1728,"type":"article-journal","abstract":"Sentinels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A."}],"issued":{"date-parts":[["2001"]]}}},{"id":1726,"uris":["http://zotero.org/users/8430992/items/5Y2MYXKI"],"itemData":{"id":1726,"type":"article-journal","container-title":"The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A."}],"issued":{"date-parts":[["1997",9]]}}}],"schema":"https://github.com/citation-style-language/schema/raw/master/csl-citation.json"} </w:instrText>
      </w:r>
      <w:r w:rsidR="008D7BE5">
        <w:fldChar w:fldCharType="separate"/>
      </w:r>
      <w:r w:rsidR="00B52135" w:rsidRPr="00B52135">
        <w:t>[28,29]</w:t>
      </w:r>
      <w:r w:rsidR="008D7BE5">
        <w:fldChar w:fldCharType="end"/>
      </w:r>
      <w:r w:rsidR="008D7BE5" w:rsidRPr="00B56980">
        <w:t xml:space="preserve">. Considering that sentinel behaviour can provide advantages to both antipredator vigilance and foraging efficiency, sentinel species could be better suited to foraging in urban areas, outcompeting non-social and less adapted individuals. </w:t>
      </w:r>
    </w:p>
    <w:p w14:paraId="35DA2857" w14:textId="77777777" w:rsidR="008D7BE5" w:rsidRPr="008242B8" w:rsidRDefault="008D7BE5" w:rsidP="008242B8">
      <w:pPr>
        <w:pStyle w:val="SectionTitle"/>
      </w:pPr>
      <w:bookmarkStart w:id="17" w:name="_Toc162208127"/>
      <w:r w:rsidRPr="008242B8">
        <w:t>The American crow, Corvus brachyrhynchos</w:t>
      </w:r>
      <w:bookmarkEnd w:id="17"/>
    </w:p>
    <w:p w14:paraId="0D4A59FD" w14:textId="3628E730" w:rsidR="008D7BE5" w:rsidRPr="00B56980" w:rsidRDefault="008D7BE5" w:rsidP="00A24D3D">
      <w:pPr>
        <w:pStyle w:val="SectionText0"/>
        <w:spacing w:line="480" w:lineRule="auto"/>
      </w:pPr>
      <w:r w:rsidRPr="00B56980">
        <w:t xml:space="preserve">American crows are a cooperatively breeding species that can be found </w:t>
      </w:r>
      <w:r w:rsidR="00902979">
        <w:t>in</w:t>
      </w:r>
      <w:r w:rsidRPr="00B56980">
        <w:t xml:space="preserve"> most </w:t>
      </w:r>
      <w:r w:rsidR="00947DF0">
        <w:t>N</w:t>
      </w:r>
      <w:r w:rsidRPr="00B56980">
        <w:t>orth American cities</w:t>
      </w:r>
      <w:r>
        <w:t xml:space="preserve"> </w:t>
      </w:r>
      <w:r>
        <w:fldChar w:fldCharType="begin"/>
      </w:r>
      <w:r w:rsidR="002702D2">
        <w:instrText xml:space="preserve"> ADDIN ZOTERO_ITEM CSL_CITATION {"citationID":"St1Y4jXs","properties":{"formattedCitation":"[49,50]","plainCitation":"[49,50]","noteIndex":0},"citationItems":[{"id":218,"uris":["http://zotero.org/users/8430992/items/WBMUKQWR"],"itemData":{"id":218,"type":"chapter","container-title":"Avian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L."}],"accessed":{"date-parts":[["2022",1,5]]},"issued":{"date-parts":[["2001"]]}}},{"id":27,"uris":["http://zotero.org/users/8430992/items/AHRLEAVU"],"itemData":{"id":27,"type":"article-journal","abstract":"Human development often favors species adapted to human conditions with subsequent negative effects on sensitive species. This is occurring throughout the urbanizing world as increases by generalist omnivores, like some crows and ravens (corvids) threaten other birds with increased rates of nest predation. The process of corvid responses and their actual effects on other species is only vaguely understood, so we quantified the population response of radio-tagged American crows (\nCorvus brachyrhynchos), common ravens (\nCorvus corax), and Steller’s jays (\nCyanocitta stelleri) to human settlements and campgrounds and examined their influence as nest predators on simulated marbled murrelet (\nBrachyramphus marmoratus) nests on Washington’s Olympic Peninsula from 1995 to 2000. The behavior and demography of crows, ravens, and jays was correlated to varying degrees with proximity to human development. Crows and ravens had smaller home ranges and higher reproduction near human settlements and recreation. Annual survival of crows was positively associated with proximity to human development. Home range and reproduction of Steller’s jays was independent of proximity to human settlements and campgrounds. Local density of crows increased because home ranges of neighboring breeding pairs overlapped extensively (6× more than ravens and 3× more than Steller’s jays) and breeders far from anthropogenic foods traveled 10s of kilometers to access them. Corvids accounted for 32.5% of the predation events (\nn\n=\n837) we documented on artificial murrelet nests. Small corvids (jays) were common nest predators across our study area but their contribution as predators did not vary with proximity to settlements and campgrounds. In contrast, large corvids (crows and ravens) were rare nest predators across our study area but their contribution varied greatly with proximity to settlements and campgrounds. Managers seeking to reduce the risk of nest predation need to consider the varied impacts and variable behavioral and population responses of potential nest predators. In our situation, removing large corvids may do little to reduce overall rates of nest predation because of the diverse predator assemblage, but reducing anthropogenic food in the landscape may be effective.","container-title":"Biological conservation","DOI":"10.1016/j.biocon.2005.12.026","ISSN":"0006-3207","issue":"2","language":"eng","note":"publisher-place: Oxford\npublisher: Elsevier Ltd","page":"301–314","source":"ocul-bu.primo.exlibrisgroup.com","title":"Corvid response to human settlements and campgrounds: Causes, consequences, and challenges for conservation","title-short":"Corvid response to human settlements and campgrounds","volume":"130","author":[{"family":"Marzluff","given":"John M."},{"family":"Neatherlin","given":"Erik"}],"issued":{"date-parts":[["2006"]]}}}],"schema":"https://github.com/citation-style-language/schema/raw/master/csl-citation.json"} </w:instrText>
      </w:r>
      <w:r>
        <w:fldChar w:fldCharType="separate"/>
      </w:r>
      <w:r w:rsidR="002702D2" w:rsidRPr="002702D2">
        <w:t>[49,50]</w:t>
      </w:r>
      <w:r>
        <w:fldChar w:fldCharType="end"/>
      </w:r>
      <w:r w:rsidRPr="00B56980">
        <w:t xml:space="preserve">. </w:t>
      </w:r>
      <w:r w:rsidR="00947DF0">
        <w:t>Sentinels</w:t>
      </w:r>
      <w:r w:rsidRPr="00B56980">
        <w:t xml:space="preserve"> are often spotted in the proximity of groups of foraging crows, and a sentinel system has been described in the species</w:t>
      </w:r>
      <w:r>
        <w:t xml:space="preserve"> </w:t>
      </w:r>
      <w:r>
        <w:fldChar w:fldCharType="begin"/>
      </w:r>
      <w:r w:rsidR="002702D2">
        <w:instrText xml:space="preserve"> ADDIN ZOTERO_ITEM CSL_CITATION {"citationID":"25XNIcPH","properties":{"formattedCitation":"[58]","plainCitation":"[58]","noteIndex":0},"citationItems":[{"id":250,"uris":["http://zotero.org/users/8430992/items/YW3AMMQD"],"itemData":{"id":250,"type":"article-journal","container-title":"Bird Behavior","DOI":"10.3727/015613887791918105","ISSN":"01561383","issue":"2","language":"en","page":"93-95","source":"DOI.org (Crossref)","title":"Sentinel behaviour in American crows","volume":"7","author":[{"family":"Maccarone","given":"Alan D."}],"issued":{"date-parts":[["1987",12,1]]}}}],"schema":"https://github.com/citation-style-language/schema/raw/master/csl-citation.json"} </w:instrText>
      </w:r>
      <w:r>
        <w:fldChar w:fldCharType="separate"/>
      </w:r>
      <w:r w:rsidR="002702D2" w:rsidRPr="002702D2">
        <w:t>[58]</w:t>
      </w:r>
      <w:r>
        <w:fldChar w:fldCharType="end"/>
      </w:r>
      <w:r w:rsidRPr="00B56980">
        <w:t>. Their synurbic and social nature therefore makes them good models to determine if the use of social behaviours, specifically sentinel behaviour, is adapt</w:t>
      </w:r>
      <w:r w:rsidR="00902979">
        <w:t>ive</w:t>
      </w:r>
      <w:r w:rsidRPr="00B56980">
        <w:t xml:space="preserve"> in urban areas</w:t>
      </w:r>
      <w:r w:rsidR="00E674E5">
        <w:t xml:space="preserve">. </w:t>
      </w:r>
      <w:r>
        <w:t xml:space="preserve">By observing the behaviour of foraging American crows, </w:t>
      </w:r>
      <w:r w:rsidR="00E674E5">
        <w:t>we</w:t>
      </w:r>
      <w:r>
        <w:t xml:space="preserve"> could make inferences about how the use of sentinel behaviour is impacted by the foraging environment, and by extension</w:t>
      </w:r>
      <w:r w:rsidR="00B52135">
        <w:t>,</w:t>
      </w:r>
      <w:r>
        <w:t xml:space="preserve"> urbanization. </w:t>
      </w:r>
      <w:r w:rsidR="00E674E5">
        <w:t>Their use of sentinel behaviour could allow them to forage more effectively and safely than other species, possibly contributing to their success in urban environments.</w:t>
      </w:r>
      <w:r>
        <w:t xml:space="preserve"> </w:t>
      </w:r>
      <w:r w:rsidR="00E674E5">
        <w:t xml:space="preserve">The increasing abundance of American crows and other urban sentinel species could be contributing </w:t>
      </w:r>
      <w:r w:rsidR="00E674E5" w:rsidRPr="00B56980">
        <w:t>to the loss of biodiversity in and around urban areas, exacerbating an already devastating problem.</w:t>
      </w:r>
    </w:p>
    <w:p w14:paraId="786B0437" w14:textId="77777777" w:rsidR="008D7BE5" w:rsidRPr="008242B8" w:rsidRDefault="008D7BE5" w:rsidP="008242B8">
      <w:pPr>
        <w:pStyle w:val="SectionTitle"/>
      </w:pPr>
      <w:bookmarkStart w:id="18" w:name="_Toc162208128"/>
      <w:r w:rsidRPr="008242B8">
        <w:t>Research Objectives</w:t>
      </w:r>
      <w:bookmarkEnd w:id="18"/>
    </w:p>
    <w:p w14:paraId="3C8DB2DC" w14:textId="6A3DF2D6" w:rsidR="008D7BE5" w:rsidRDefault="008D7BE5" w:rsidP="00A24D3D">
      <w:pPr>
        <w:pStyle w:val="SectionText0"/>
        <w:spacing w:line="480" w:lineRule="auto"/>
      </w:pPr>
      <w:r w:rsidRPr="00B56980">
        <w:t xml:space="preserve">In chapter 1, </w:t>
      </w:r>
      <w:r w:rsidR="00902979">
        <w:t>we</w:t>
      </w:r>
      <w:r w:rsidRPr="00B56980">
        <w:t xml:space="preserve"> performed a scoping review on the currently available literature on intrinsic and extrinsic factors affecting sentinel decision-making in terrestrial and avian species.</w:t>
      </w:r>
      <w:r>
        <w:t xml:space="preserve"> </w:t>
      </w:r>
      <w:r w:rsidR="00902979">
        <w:t>We</w:t>
      </w:r>
      <w:r>
        <w:t xml:space="preserve"> discuss the</w:t>
      </w:r>
      <w:r w:rsidR="00902979">
        <w:t xml:space="preserve"> trends observed in studies on these factors and explore </w:t>
      </w:r>
      <w:r>
        <w:t xml:space="preserve">how urbanization could alter </w:t>
      </w:r>
      <w:r w:rsidR="00902979">
        <w:t xml:space="preserve">an individual’s decision to perform </w:t>
      </w:r>
      <w:r>
        <w:t xml:space="preserve">this behaviour. The purpose of this chapter is to help predict and explain the results of the </w:t>
      </w:r>
      <w:r w:rsidR="00902979">
        <w:t>c</w:t>
      </w:r>
      <w:r>
        <w:t xml:space="preserve">hapter 2’s observational study. </w:t>
      </w:r>
      <w:r w:rsidR="00D05011">
        <w:t>we</w:t>
      </w:r>
      <w:r>
        <w:t xml:space="preserve"> hypothesize</w:t>
      </w:r>
      <w:r w:rsidR="00D05011">
        <w:t>d</w:t>
      </w:r>
      <w:r>
        <w:t xml:space="preserve"> that sentinel </w:t>
      </w:r>
      <w:r>
        <w:lastRenderedPageBreak/>
        <w:t xml:space="preserve">behaviour </w:t>
      </w:r>
      <w:r w:rsidR="00D05011">
        <w:t>can be</w:t>
      </w:r>
      <w:r>
        <w:t xml:space="preserve"> affected by both intrinsic and extrinsic factors, and that while some factors are unchangeable, many</w:t>
      </w:r>
      <w:r w:rsidR="00D05011">
        <w:t xml:space="preserve"> </w:t>
      </w:r>
      <w:r>
        <w:t>can be affected by urbanization.</w:t>
      </w:r>
    </w:p>
    <w:p w14:paraId="23136596" w14:textId="5D33A639" w:rsidR="008D7BE5" w:rsidRPr="00B56980" w:rsidRDefault="008D7BE5" w:rsidP="00A24D3D">
      <w:pPr>
        <w:pStyle w:val="SectionText0"/>
        <w:spacing w:line="480" w:lineRule="auto"/>
      </w:pPr>
      <w:r w:rsidRPr="00B56980">
        <w:t xml:space="preserve">In chapter 2, </w:t>
      </w:r>
      <w:r w:rsidR="006B3590">
        <w:t>we</w:t>
      </w:r>
      <w:r w:rsidRPr="00B56980">
        <w:t xml:space="preserve"> investigate the results of an observational study </w:t>
      </w:r>
      <w:r w:rsidR="006B3590">
        <w:t>we</w:t>
      </w:r>
      <w:r w:rsidRPr="00B56980">
        <w:t xml:space="preserve"> undertook in summer 2022</w:t>
      </w:r>
      <w:r>
        <w:t xml:space="preserve">. </w:t>
      </w:r>
      <w:r w:rsidR="00902979">
        <w:t>The</w:t>
      </w:r>
      <w:r>
        <w:t xml:space="preserve"> objective was</w:t>
      </w:r>
      <w:r w:rsidRPr="00B56980">
        <w:t xml:space="preserve"> to determine how American crows alter </w:t>
      </w:r>
      <w:r>
        <w:t>their use of sentinel coverage</w:t>
      </w:r>
      <w:r w:rsidRPr="00B56980">
        <w:t xml:space="preserve"> when foraging in different urban areas. To do this, </w:t>
      </w:r>
      <w:r w:rsidR="00902979">
        <w:t>we</w:t>
      </w:r>
      <w:r w:rsidRPr="00B56980">
        <w:t xml:space="preserve"> recorded foraging crows and measured the duration of bouts of alert and foraging behaviours. Since these two behaviours are mutually exclusive and directly linked with Lima’s theory of a foraging-vigilance trade-off</w:t>
      </w:r>
      <w:r w:rsidR="00902979">
        <w:t xml:space="preserve"> </w:t>
      </w:r>
      <w:r w:rsidR="00902979">
        <w:fldChar w:fldCharType="begin"/>
      </w:r>
      <w:r w:rsidR="004F74BA">
        <w:instrText xml:space="preserve"> ADDIN ZOTERO_ITEM CSL_CITATION {"citationID":"iEOdwER0","properties":{"formattedCitation":"[32]","plainCitation":"[32]","noteIndex":0},"citationItems":[{"id":231,"uris":["http://zotero.org/users/8430992/items/JFF5UC7G"],"itemData":{"id":231,"type":"article-journal","container-title":"Canadian Journal of Zoology","DOI":"10.1139/z90-092","ISSN":"0008-4301","issue":"4","note":"publisher: NRC Research Press","page":"619-640","source":"cdnsciencepub.com (Atypon)","title":"Behavioral decisions made under the risk of predation: a review and prospectus","title-short":"Behavioral decisions made under the risk of predation","volume":"68","author":[{"family":"Lima","given":"Steven L."},{"family":"Dill","given":"Lawrence M."}],"issued":{"date-parts":[["1990",4,1]]}}}],"schema":"https://github.com/citation-style-language/schema/raw/master/csl-citation.json"} </w:instrText>
      </w:r>
      <w:r w:rsidR="00902979">
        <w:fldChar w:fldCharType="separate"/>
      </w:r>
      <w:r w:rsidR="004F74BA" w:rsidRPr="004F74BA">
        <w:t>[32]</w:t>
      </w:r>
      <w:r w:rsidR="00902979">
        <w:fldChar w:fldCharType="end"/>
      </w:r>
      <w:r w:rsidRPr="00B56980">
        <w:t xml:space="preserve">, they are good metrics to measure how the foragers </w:t>
      </w:r>
      <w:r>
        <w:t xml:space="preserve">perceive their environment and </w:t>
      </w:r>
      <w:r w:rsidRPr="00B56980">
        <w:t>u</w:t>
      </w:r>
      <w:r w:rsidR="00902979">
        <w:t>se</w:t>
      </w:r>
      <w:r w:rsidRPr="00B56980">
        <w:t xml:space="preserve"> the </w:t>
      </w:r>
      <w:r>
        <w:t xml:space="preserve">added </w:t>
      </w:r>
      <w:r w:rsidRPr="00B56980">
        <w:t xml:space="preserve">vigilance provided by </w:t>
      </w:r>
      <w:r>
        <w:t>the</w:t>
      </w:r>
      <w:r w:rsidRPr="00B56980">
        <w:t xml:space="preserve"> sentinel. </w:t>
      </w:r>
      <w:r w:rsidR="006B3590">
        <w:t>We</w:t>
      </w:r>
      <w:r w:rsidRPr="00B56980">
        <w:t xml:space="preserve"> hypothesize that foragers </w:t>
      </w:r>
      <w:r>
        <w:t>will</w:t>
      </w:r>
      <w:r w:rsidRPr="00B56980">
        <w:t xml:space="preserve"> reduce the time spent being vigilant in </w:t>
      </w:r>
      <w:r w:rsidR="006B3590">
        <w:t>green areas and in the presence of a sentinel, as the sentinel’s vigilance will be more effective due to increased lines of sight and decreased ambient noise levels</w:t>
      </w:r>
      <w:r w:rsidRPr="00B56980">
        <w:t>.</w:t>
      </w:r>
    </w:p>
    <w:p w14:paraId="3A2CDFCB" w14:textId="0D622461" w:rsidR="008D7BE5" w:rsidRDefault="008D7BE5" w:rsidP="00A24D3D">
      <w:pPr>
        <w:pStyle w:val="SectionText0"/>
        <w:spacing w:line="480" w:lineRule="auto"/>
      </w:pPr>
      <w:r>
        <w:t xml:space="preserve">Chapter 1 of this </w:t>
      </w:r>
      <w:r w:rsidRPr="00B56980">
        <w:t xml:space="preserve">thesis </w:t>
      </w:r>
      <w:r>
        <w:t xml:space="preserve">will </w:t>
      </w:r>
      <w:r w:rsidRPr="00B56980">
        <w:t xml:space="preserve">provide some insights into how </w:t>
      </w:r>
      <w:r w:rsidR="00BD6F06">
        <w:t xml:space="preserve">intrinsic and extrinsic factors could affect </w:t>
      </w:r>
      <w:r w:rsidRPr="00B56980">
        <w:t xml:space="preserve">sentinel </w:t>
      </w:r>
      <w:r w:rsidR="00BD6F06">
        <w:t xml:space="preserve">behaviour in mammal and avian </w:t>
      </w:r>
      <w:r w:rsidRPr="00B56980">
        <w:t>species.</w:t>
      </w:r>
      <w:r w:rsidR="00902979">
        <w:t xml:space="preserve"> By identifying the main factors involved in sentinel decision-making, we can infer how urbanization could affect the decision to perform the behaviour.</w:t>
      </w:r>
      <w:r w:rsidRPr="00B56980">
        <w:t xml:space="preserve"> Moreover, the results of chapter 2 will help elucidate </w:t>
      </w:r>
      <w:r w:rsidR="00902979">
        <w:t>how foragers respond to the presence of a sentinel and its foraging environment. Th</w:t>
      </w:r>
      <w:r>
        <w:t xml:space="preserve">ese results </w:t>
      </w:r>
      <w:r w:rsidR="00902979">
        <w:t xml:space="preserve">of this thesis </w:t>
      </w:r>
      <w:r>
        <w:t>could help explain why certain social species, including the American crow, are so successful in urban areas and how sentinel behaviour could contribute to this success</w:t>
      </w:r>
      <w:r w:rsidR="00D05011">
        <w:t>.</w:t>
      </w:r>
    </w:p>
    <w:p w14:paraId="194DFAA0" w14:textId="55A5BD46" w:rsidR="008D7BE5" w:rsidRPr="00580163" w:rsidRDefault="008D7BE5" w:rsidP="002D084B">
      <w:pPr>
        <w:pStyle w:val="SectionText0"/>
      </w:pPr>
    </w:p>
    <w:p w14:paraId="426DFF28" w14:textId="77777777" w:rsidR="008D7BE5" w:rsidRDefault="008D7BE5" w:rsidP="00B8527A">
      <w:pPr>
        <w:pStyle w:val="ChapterTitleB"/>
        <w:sectPr w:rsidR="008D7BE5" w:rsidSect="00F71CFB">
          <w:headerReference w:type="default" r:id="rId16"/>
          <w:pgSz w:w="12240" w:h="15840"/>
          <w:pgMar w:top="1440" w:right="1440" w:bottom="1440" w:left="1440" w:header="720" w:footer="720" w:gutter="0"/>
          <w:pgNumType w:start="1"/>
          <w:cols w:space="720"/>
        </w:sectPr>
      </w:pPr>
    </w:p>
    <w:p w14:paraId="1F952457" w14:textId="77777777" w:rsidR="00A24D3D" w:rsidRPr="008242B8" w:rsidRDefault="00A24D3D" w:rsidP="008242B8">
      <w:pPr>
        <w:pStyle w:val="ChapterTitleB"/>
      </w:pPr>
      <w:bookmarkStart w:id="19" w:name="_Toc162208129"/>
      <w:r w:rsidRPr="008242B8">
        <w:lastRenderedPageBreak/>
        <w:t>Chapter 1: Sentinel behaviour in mammal and avian species</w:t>
      </w:r>
      <w:bookmarkEnd w:id="19"/>
    </w:p>
    <w:p w14:paraId="0D649FC4" w14:textId="77777777" w:rsidR="00A24D3D" w:rsidRPr="008242B8" w:rsidRDefault="00A24D3D" w:rsidP="008242B8">
      <w:pPr>
        <w:pStyle w:val="SectionTitle"/>
      </w:pPr>
      <w:bookmarkStart w:id="20" w:name="_Toc162208130"/>
      <w:r w:rsidRPr="008242B8">
        <w:t>Introduction</w:t>
      </w:r>
      <w:bookmarkEnd w:id="20"/>
    </w:p>
    <w:p w14:paraId="3E964BE0" w14:textId="0EC86472" w:rsidR="00A24D3D" w:rsidRPr="00A24D3D" w:rsidRDefault="00A24D3D" w:rsidP="00A24D3D">
      <w:pPr>
        <w:pStyle w:val="SectionTitle"/>
        <w:sectPr w:rsidR="00A24D3D" w:rsidRPr="00A24D3D" w:rsidSect="00F71CFB">
          <w:headerReference w:type="default" r:id="rId17"/>
          <w:pgSz w:w="12240" w:h="15840"/>
          <w:pgMar w:top="1440" w:right="1440" w:bottom="1440" w:left="1440" w:header="720" w:footer="720" w:gutter="0"/>
          <w:cols w:space="720"/>
        </w:sectPr>
      </w:pPr>
    </w:p>
    <w:p w14:paraId="7993BF20" w14:textId="77777777" w:rsidR="00A24D3D" w:rsidRPr="004E4EAA" w:rsidRDefault="00A24D3D" w:rsidP="00A24D3D">
      <w:pPr>
        <w:pStyle w:val="SectionTitle"/>
        <w:spacing w:before="0" w:after="0" w:line="480" w:lineRule="auto"/>
      </w:pPr>
      <w:bookmarkStart w:id="21" w:name="_Toc162208131"/>
      <w:r w:rsidRPr="004E4EAA">
        <w:lastRenderedPageBreak/>
        <w:t>Methods</w:t>
      </w:r>
      <w:bookmarkEnd w:id="21"/>
    </w:p>
    <w:p w14:paraId="341829E2" w14:textId="47E87E7D" w:rsidR="00A24D3D" w:rsidRPr="004E4EAA" w:rsidRDefault="00A24D3D" w:rsidP="00A24D3D">
      <w:pPr>
        <w:pStyle w:val="SectionText0"/>
        <w:spacing w:line="480" w:lineRule="auto"/>
      </w:pPr>
      <w:r w:rsidRPr="004E4EAA">
        <w:t xml:space="preserve">This scoping review followed the ROSES standards of reporting for scoping and systematic reviews to the best of our ability </w:t>
      </w:r>
      <w:r w:rsidRPr="004E4EAA">
        <w:fldChar w:fldCharType="begin"/>
      </w:r>
      <w:r w:rsidR="002702D2">
        <w:instrText xml:space="preserve"> ADDIN ZOTERO_ITEM CSL_CITATION {"citationID":"jFxDGtjj","properties":{"formattedCitation":"[59]","plainCitation":"[59]","noteIndex":0},"citationItems":[{"id":1733,"uris":["http://zotero.org/users/8430992/items/CFQ588MT"],"itemData":{"id":1733,"type":"article-journal","abstract":"Reliable synthesis of the various rapidly expanding bodies of evidence is vital for the process of evidence-informed decision-making in environmental policy, practice and research. With the rise of evidence-base medicine and increasing numbers of published systematic reviews, criteria for assessing the quality of reporting have been developed. First QUOROM (Lancet 354:1896–1900, 1999) and then PRISMA (Ann Intern Med 151:264, 2009) were developed as reporting guidelines and standards to ensure medical meta-analyses and systematic reviews are reported to a high level of detail. PRISMA is now widely used by a range of journals as a pre-submission checklist. However, due to its development for systematic reviews in healthcare, PRISMA has limited applicability for reviews in conservation and environmental management. We highlight 12 key problems with the application of PRISMA to this field, including an overemphasis on meta-analysis and no consideration for other synthesis methods. We introduce ROSES (RepOrting standards for Systematic Evidence Syntheses), a pro forma and flow diagram designed specifically for systematic reviews and systematic maps in the field of conservation and environmental management. We describe how ROSES solves the problems with PRISMA. We outline the key benefits of our approach to designing ROSES, in particular the level of detail and inclusion of rich guidance statements. We also introduce the extraction of meta-data that describe key aspects of the conduct of the review. Collated together, this summary record can help to facilitate rapid review and appraisal of the conduct of a systematic review or map, potentially speeding up the peer-review process. We present the results of initial road testing of ROSES with systematic review experts, and propose a plan for future development of ROSES.","container-title":"Environmental Evidence","DOI":"10.1186/s13750-018-0121-7","ISSN":"2047-2382","issue":"1","journalAbbreviation":"Environmental Evidence","page":"7","source":"BioMed Central","title":"ROSES RepOrting standards for Systematic Evidence Syntheses: pro forma, flow-diagram and descriptive summary of the plan and conduct of environmental systematic reviews and systematic maps","title-short":"ROSES RepOrting standards for Systematic Evidence Syntheses","volume":"7","author":[{"family":"Haddaway","given":"Neal R."},{"family":"Macura","given":"Biljana"},{"family":"Whaley","given":"Paul"},{"family":"Pullin","given":"Andrew S."}],"issued":{"date-parts":[["2018",3,19]]}}}],"schema":"https://github.com/citation-style-language/schema/raw/master/csl-citation.json"} </w:instrText>
      </w:r>
      <w:r w:rsidRPr="004E4EAA">
        <w:fldChar w:fldCharType="separate"/>
      </w:r>
      <w:r w:rsidR="002702D2" w:rsidRPr="002702D2">
        <w:t>[59]</w:t>
      </w:r>
      <w:r w:rsidRPr="004E4EAA">
        <w:fldChar w:fldCharType="end"/>
      </w:r>
      <w:r w:rsidRPr="004E4EAA">
        <w:t>. The protocol was not pre-published, though our objective was to ensure transparency and maximize the reproducibility of the search performed.</w:t>
      </w:r>
    </w:p>
    <w:p w14:paraId="1E0B954D" w14:textId="77777777" w:rsidR="00A24D3D" w:rsidRPr="004E4EAA" w:rsidRDefault="00A24D3D" w:rsidP="00A24D3D">
      <w:pPr>
        <w:pStyle w:val="SectionSubtitle"/>
        <w:spacing w:line="480" w:lineRule="auto"/>
        <w:rPr>
          <w:rFonts w:cs="Times New Roman"/>
        </w:rPr>
      </w:pPr>
      <w:bookmarkStart w:id="22" w:name="_Toc162208132"/>
      <w:r w:rsidRPr="004E4EAA">
        <w:rPr>
          <w:rFonts w:cs="Times New Roman"/>
        </w:rPr>
        <w:t>Selection criteria</w:t>
      </w:r>
      <w:bookmarkEnd w:id="22"/>
    </w:p>
    <w:p w14:paraId="3D6B686A" w14:textId="1B81C608" w:rsidR="00A24D3D" w:rsidRPr="004E4EAA" w:rsidRDefault="00A24D3D" w:rsidP="00A24D3D">
      <w:pPr>
        <w:pStyle w:val="SectionText0"/>
        <w:spacing w:line="480" w:lineRule="auto"/>
      </w:pPr>
      <w:r w:rsidRPr="004E4EAA">
        <w:t xml:space="preserve">The inclusion and exclusion criteria for the screening were identified and </w:t>
      </w:r>
      <w:r>
        <w:t>noted</w:t>
      </w:r>
      <w:r w:rsidRPr="004E4EAA">
        <w:t xml:space="preserve"> before initiating database searches</w:t>
      </w:r>
      <w:r>
        <w:t xml:space="preserve"> (</w:t>
      </w:r>
      <w:r w:rsidR="006B3590">
        <w:fldChar w:fldCharType="begin"/>
      </w:r>
      <w:r w:rsidR="006B3590">
        <w:instrText xml:space="preserve"> REF _Ref162209371 \h </w:instrText>
      </w:r>
      <w:r w:rsidR="006B3590">
        <w:fldChar w:fldCharType="separate"/>
      </w:r>
      <w:r w:rsidR="006B3590">
        <w:t xml:space="preserve">Table </w:t>
      </w:r>
      <w:r w:rsidR="006B3590">
        <w:rPr>
          <w:noProof/>
        </w:rPr>
        <w:t>1</w:t>
      </w:r>
      <w:r w:rsidR="006B3590">
        <w:fldChar w:fldCharType="end"/>
      </w:r>
      <w:r>
        <w:t>)</w:t>
      </w:r>
      <w:r w:rsidRPr="004E4EAA">
        <w:t xml:space="preserve">. We </w:t>
      </w:r>
      <w:r>
        <w:t xml:space="preserve">searched various databases for studies on </w:t>
      </w:r>
      <w:r w:rsidRPr="004E4EAA">
        <w:t xml:space="preserve">the effects of a factor on a quantitative measurement of sentinel behaviour (e.g., frequency, duration, number of bouts, etc.). We only included articles that tested sentinel behaviour in terrestrial or avian vertebrates. </w:t>
      </w:r>
      <w:r>
        <w:t xml:space="preserve">Aquatic species can have different methods of identifying threats and communicating their presence. </w:t>
      </w:r>
      <w:r w:rsidRPr="004E4EAA">
        <w:t>We excluded articles published before 1970, because the definition of sentinel behaviour prior to this date was nebulous and not consistent with the current</w:t>
      </w:r>
      <w:r>
        <w:t>ly</w:t>
      </w:r>
      <w:r w:rsidRPr="004E4EAA">
        <w:t xml:space="preserve"> </w:t>
      </w:r>
      <w:r>
        <w:t xml:space="preserve">used </w:t>
      </w:r>
      <w:r w:rsidRPr="004E4EAA">
        <w:t>definition</w:t>
      </w:r>
      <w:r>
        <w:t xml:space="preserve"> of sentinel behaviour. </w:t>
      </w:r>
      <w:r w:rsidRPr="004E4EAA">
        <w:t>For inclusion, we defined sentinel behaviour as an individual that adopts a prominent, exposed position and whose purpose is to maintain constant vigilance over other group members, whether coordinated or not</w:t>
      </w:r>
      <w:r>
        <w:t xml:space="preserve"> </w:t>
      </w:r>
      <w:r>
        <w:fldChar w:fldCharType="begin"/>
      </w:r>
      <w:r w:rsidR="00EE023D">
        <w:instrText xml:space="preserve"> ADDIN ZOTERO_ITEM CSL_CITATION {"citationID":"JF06EZNO","properties":{"formattedCitation":"[1,2]","plainCitation":"[1,2]","noteIndex":0},"citationItems":[{"id":239,"uris":["http://zotero.org/users/8430992/items/S3J3SQSD"],"itemData":{"id":239,"type":"chapter","container-title":"Advances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A."}],"accessed":{"date-parts":[["2022",1,9]]},"issued":{"date-parts":[["2015"]]}}},{"id":638,"uris":["http://zotero.org/users/8430992/items/GMGBJIAF"],"itemData":{"id":638,"type":"article-journal","abstract":"Research on the African mongoose contradicts the myth that animals undertake the danger of sentinel behavior because this behavior benefits their relatives. The researchers found that nutritional state rather than kinship was a strong influence on sentinel behavior.","container-title":"Science","DOI":"10.1126/science.284.5420.1633","ISSN":"0036-8075, 1095-9203","issue":"5420","journalAbbreviation":"Science","language":"en","page":"1633-1634","source":"DOI.org (Crossref)","title":"Selfish sentinels","volume":"284","author":[{"family":"Blumstein","given":"Daniel T."}],"issued":{"date-parts":[["1999",6,4]]}}}],"schema":"https://github.com/citation-style-language/schema/raw/master/csl-citation.json"} </w:instrText>
      </w:r>
      <w:r>
        <w:fldChar w:fldCharType="separate"/>
      </w:r>
      <w:r w:rsidR="00EE023D" w:rsidRPr="00EE023D">
        <w:t>[1,2]</w:t>
      </w:r>
      <w:r>
        <w:fldChar w:fldCharType="end"/>
      </w:r>
      <w:r w:rsidRPr="004E4EAA">
        <w:t xml:space="preserve">. Theoretical or review articles were excluded, though review article citations were screened. </w:t>
      </w:r>
      <w:r>
        <w:t xml:space="preserve"> We also excluded mixed-species flocks to better observe effects on sentinel behaviour within a species, without the effects of eavesdropping and fake alarm cries performed by other species </w:t>
      </w:r>
      <w:r>
        <w:fldChar w:fldCharType="begin"/>
      </w:r>
      <w:r w:rsidR="002702D2">
        <w:instrText xml:space="preserve"> ADDIN ZOTERO_ITEM CSL_CITATION {"citationID":"HDO69hOz","properties":{"formattedCitation":"[60]","plainCitation":"[60]","noteIndex":0},"citationItems":[{"id":600,"uris":["http://zotero.org/users/8430992/items/VJDVFLV9"],"itemData":{"id":600,"type":"article-journal","container-title":"Functional Ecology","DOI":"10.1111/1365-2435.12153","ISSN":"02698463","issue":"1","journalAbbreviation":"Funct Ecol","language":"en","page":"197-205","source":"DOI.org (Crossref)","title":"The ecological benefits of interceptive eavesdropping","volume":"28","author":[{"family":"Ridley","given":"Amanda R."},{"family":"Wiley","given":"Elizabeth M."},{"family":"Thompson","given":"Alex M."}],"editor":[{"family":"Lewis","given":"Sara"}],"issued":{"date-parts":[["2014",2]]}}}],"schema":"https://github.com/citation-style-language/schema/raw/master/csl-citation.json"} </w:instrText>
      </w:r>
      <w:r>
        <w:fldChar w:fldCharType="separate"/>
      </w:r>
      <w:r w:rsidR="002702D2" w:rsidRPr="002702D2">
        <w:t>[60]</w:t>
      </w:r>
      <w:r>
        <w:fldChar w:fldCharType="end"/>
      </w:r>
      <w:r w:rsidRPr="004E4EAA">
        <w:t>.</w:t>
      </w:r>
    </w:p>
    <w:p w14:paraId="5C91823F" w14:textId="77777777" w:rsidR="00A24D3D" w:rsidRPr="004E4EAA" w:rsidRDefault="00A24D3D" w:rsidP="00A24D3D">
      <w:pPr>
        <w:pStyle w:val="SectionSubtitle"/>
        <w:spacing w:line="480" w:lineRule="auto"/>
        <w:rPr>
          <w:rFonts w:cs="Times New Roman"/>
        </w:rPr>
      </w:pPr>
      <w:bookmarkStart w:id="23" w:name="_Toc162208133"/>
      <w:r w:rsidRPr="004E4EAA">
        <w:rPr>
          <w:rFonts w:cs="Times New Roman"/>
        </w:rPr>
        <w:t xml:space="preserve">Search </w:t>
      </w:r>
      <w:proofErr w:type="gramStart"/>
      <w:r w:rsidRPr="004E4EAA">
        <w:rPr>
          <w:rFonts w:cs="Times New Roman"/>
        </w:rPr>
        <w:t>strategy</w:t>
      </w:r>
      <w:bookmarkEnd w:id="23"/>
      <w:proofErr w:type="gramEnd"/>
    </w:p>
    <w:p w14:paraId="20E0B25E" w14:textId="77777777" w:rsidR="00A24D3D" w:rsidRDefault="00A24D3D" w:rsidP="00A24D3D">
      <w:pPr>
        <w:pStyle w:val="SectionText0"/>
        <w:spacing w:line="480" w:lineRule="auto"/>
        <w:sectPr w:rsidR="00A24D3D" w:rsidSect="00F71CFB">
          <w:headerReference w:type="default" r:id="rId18"/>
          <w:pgSz w:w="12240" w:h="15840" w:code="1"/>
          <w:pgMar w:top="1440" w:right="1440" w:bottom="1440" w:left="1440" w:header="709" w:footer="709" w:gutter="0"/>
          <w:cols w:space="708"/>
          <w:docGrid w:linePitch="360"/>
        </w:sectPr>
      </w:pPr>
      <w:r>
        <w:t>On Jan. 24</w:t>
      </w:r>
      <w:r w:rsidRPr="00B02DC2">
        <w:rPr>
          <w:vertAlign w:val="superscript"/>
        </w:rPr>
        <w:t>th</w:t>
      </w:r>
      <w:r>
        <w:t>, 2022, a</w:t>
      </w:r>
      <w:r w:rsidRPr="004E4EAA">
        <w:t xml:space="preserve"> preliminary search was performed in Web of Science and Google Scholar to find relevant articles and generate a list of exemplar articles</w:t>
      </w:r>
      <w:r>
        <w:t xml:space="preserve"> using “sentinel behaviour in animals” as a search string</w:t>
      </w:r>
      <w:r w:rsidRPr="004E4EAA">
        <w:t>. This list</w:t>
      </w:r>
      <w:r>
        <w:t xml:space="preserve"> of 20 articles</w:t>
      </w:r>
      <w:r w:rsidRPr="004E4EAA">
        <w:t xml:space="preserve"> was subsequently used to test the </w:t>
      </w:r>
    </w:p>
    <w:p w14:paraId="6FFC5EF4" w14:textId="77777777" w:rsidR="00A24D3D" w:rsidRDefault="00A24D3D" w:rsidP="00A24D3D">
      <w:pPr>
        <w:pStyle w:val="BetterCaption"/>
      </w:pPr>
      <w:bookmarkStart w:id="24" w:name="_Ref162209371"/>
      <w:bookmarkStart w:id="25" w:name="_Toc162210467"/>
      <w:r>
        <w:lastRenderedPageBreak/>
        <w:t xml:space="preserve">Table </w:t>
      </w:r>
      <w:r>
        <w:fldChar w:fldCharType="begin"/>
      </w:r>
      <w:r>
        <w:instrText xml:space="preserve"> SEQ Table \* ARABIC </w:instrText>
      </w:r>
      <w:r>
        <w:fldChar w:fldCharType="separate"/>
      </w:r>
      <w:r>
        <w:rPr>
          <w:noProof/>
        </w:rPr>
        <w:t>1</w:t>
      </w:r>
      <w:r>
        <w:fldChar w:fldCharType="end"/>
      </w:r>
      <w:bookmarkEnd w:id="24"/>
      <w:r>
        <w:t>:</w:t>
      </w:r>
      <w:r w:rsidRPr="00F23B36">
        <w:rPr>
          <w:rStyle w:val="SectionTextChar"/>
          <w:b w:val="0"/>
          <w:bCs w:val="0"/>
        </w:rPr>
        <w:t xml:space="preserve"> </w:t>
      </w:r>
      <w:r w:rsidRPr="00BD2BF0">
        <w:rPr>
          <w:rStyle w:val="SectionTextChar"/>
          <w:b w:val="0"/>
          <w:bCs w:val="0"/>
        </w:rPr>
        <w:t>Inclusion and exclusion criteria for scoping review</w:t>
      </w:r>
      <w:bookmarkEnd w:id="25"/>
    </w:p>
    <w:tbl>
      <w:tblPr>
        <w:tblStyle w:val="TableGrid"/>
        <w:tblW w:w="0" w:type="auto"/>
        <w:tblLook w:val="04A0" w:firstRow="1" w:lastRow="0" w:firstColumn="1" w:lastColumn="0" w:noHBand="0" w:noVBand="1"/>
      </w:tblPr>
      <w:tblGrid>
        <w:gridCol w:w="2547"/>
        <w:gridCol w:w="6803"/>
      </w:tblGrid>
      <w:tr w:rsidR="00A24D3D" w14:paraId="1F59FCF2" w14:textId="77777777" w:rsidTr="00031A67">
        <w:tc>
          <w:tcPr>
            <w:tcW w:w="2547" w:type="dxa"/>
            <w:shd w:val="clear" w:color="auto" w:fill="D9D9D9" w:themeFill="background1" w:themeFillShade="D9"/>
          </w:tcPr>
          <w:p w14:paraId="3FD3B4F8" w14:textId="77777777" w:rsidR="00A24D3D" w:rsidRPr="00095365" w:rsidRDefault="00A24D3D" w:rsidP="00031A67">
            <w:pPr>
              <w:pStyle w:val="SectionText0"/>
              <w:rPr>
                <w:b/>
                <w:bCs/>
              </w:rPr>
            </w:pPr>
            <w:r>
              <w:rPr>
                <w:b/>
                <w:bCs/>
              </w:rPr>
              <w:t>Inclusion Criteria</w:t>
            </w:r>
          </w:p>
        </w:tc>
        <w:tc>
          <w:tcPr>
            <w:tcW w:w="6803" w:type="dxa"/>
            <w:shd w:val="clear" w:color="auto" w:fill="D9D9D9" w:themeFill="background1" w:themeFillShade="D9"/>
          </w:tcPr>
          <w:p w14:paraId="37D27186" w14:textId="77777777" w:rsidR="00A24D3D" w:rsidRPr="00095365" w:rsidRDefault="00A24D3D" w:rsidP="00031A67">
            <w:pPr>
              <w:pStyle w:val="SectionText0"/>
              <w:rPr>
                <w:b/>
                <w:bCs/>
              </w:rPr>
            </w:pPr>
            <w:r>
              <w:rPr>
                <w:b/>
                <w:bCs/>
              </w:rPr>
              <w:t>Description</w:t>
            </w:r>
          </w:p>
        </w:tc>
      </w:tr>
      <w:tr w:rsidR="00A24D3D" w14:paraId="08B8010E" w14:textId="77777777" w:rsidTr="00031A67">
        <w:tc>
          <w:tcPr>
            <w:tcW w:w="2547" w:type="dxa"/>
          </w:tcPr>
          <w:p w14:paraId="5A498C88" w14:textId="77777777" w:rsidR="00A24D3D" w:rsidRPr="00095365" w:rsidRDefault="00A24D3D" w:rsidP="00031A67">
            <w:pPr>
              <w:pStyle w:val="SectionText0"/>
              <w:tabs>
                <w:tab w:val="right" w:pos="2331"/>
              </w:tabs>
            </w:pPr>
            <w:r>
              <w:t>Study design</w:t>
            </w:r>
            <w:r>
              <w:tab/>
            </w:r>
          </w:p>
        </w:tc>
        <w:tc>
          <w:tcPr>
            <w:tcW w:w="6803" w:type="dxa"/>
          </w:tcPr>
          <w:p w14:paraId="52A11539" w14:textId="77777777" w:rsidR="00A24D3D" w:rsidRDefault="00A24D3D" w:rsidP="00031A67">
            <w:pPr>
              <w:pStyle w:val="SectionText0"/>
            </w:pPr>
            <w:r>
              <w:t>Study must be experimental; testing the effect of one or more factors on some element of sentinel behaviour.</w:t>
            </w:r>
          </w:p>
        </w:tc>
      </w:tr>
      <w:tr w:rsidR="00A24D3D" w14:paraId="229BEB2C" w14:textId="77777777" w:rsidTr="00031A67">
        <w:tc>
          <w:tcPr>
            <w:tcW w:w="2547" w:type="dxa"/>
          </w:tcPr>
          <w:p w14:paraId="160D254B" w14:textId="77777777" w:rsidR="00A24D3D" w:rsidRDefault="00A24D3D" w:rsidP="00031A67">
            <w:pPr>
              <w:pStyle w:val="SectionText0"/>
            </w:pPr>
            <w:r>
              <w:t>Model species</w:t>
            </w:r>
          </w:p>
        </w:tc>
        <w:tc>
          <w:tcPr>
            <w:tcW w:w="6803" w:type="dxa"/>
          </w:tcPr>
          <w:p w14:paraId="115C725C" w14:textId="77777777" w:rsidR="00A24D3D" w:rsidRDefault="00A24D3D" w:rsidP="00031A67">
            <w:pPr>
              <w:pStyle w:val="SectionText0"/>
            </w:pPr>
            <w:r>
              <w:t>Model species must be terrestrial or avian, and vertebrate.</w:t>
            </w:r>
          </w:p>
        </w:tc>
      </w:tr>
      <w:tr w:rsidR="00A24D3D" w14:paraId="232C49A7" w14:textId="77777777" w:rsidTr="00031A67">
        <w:tc>
          <w:tcPr>
            <w:tcW w:w="2547" w:type="dxa"/>
            <w:tcBorders>
              <w:bottom w:val="single" w:sz="4" w:space="0" w:color="auto"/>
            </w:tcBorders>
          </w:tcPr>
          <w:p w14:paraId="5299AFDB" w14:textId="77777777" w:rsidR="00A24D3D" w:rsidRDefault="00A24D3D" w:rsidP="00031A67">
            <w:pPr>
              <w:pStyle w:val="SectionText0"/>
            </w:pPr>
            <w:r>
              <w:t>Date of publication</w:t>
            </w:r>
          </w:p>
        </w:tc>
        <w:tc>
          <w:tcPr>
            <w:tcW w:w="6803" w:type="dxa"/>
            <w:tcBorders>
              <w:bottom w:val="single" w:sz="4" w:space="0" w:color="auto"/>
            </w:tcBorders>
          </w:tcPr>
          <w:p w14:paraId="6CFC393A" w14:textId="77777777" w:rsidR="00A24D3D" w:rsidRDefault="00A24D3D" w:rsidP="00031A67">
            <w:pPr>
              <w:pStyle w:val="SectionText0"/>
            </w:pPr>
            <w:r>
              <w:t>Article must be published after 1970.</w:t>
            </w:r>
          </w:p>
        </w:tc>
      </w:tr>
      <w:tr w:rsidR="00A24D3D" w14:paraId="4C0AA767" w14:textId="77777777" w:rsidTr="00031A67">
        <w:tc>
          <w:tcPr>
            <w:tcW w:w="2547" w:type="dxa"/>
            <w:tcBorders>
              <w:bottom w:val="single" w:sz="4" w:space="0" w:color="auto"/>
            </w:tcBorders>
          </w:tcPr>
          <w:p w14:paraId="75124E93" w14:textId="77777777" w:rsidR="00A24D3D" w:rsidRDefault="00A24D3D" w:rsidP="00031A67">
            <w:pPr>
              <w:pStyle w:val="SectionText0"/>
            </w:pPr>
            <w:r>
              <w:t>Major concepts</w:t>
            </w:r>
          </w:p>
        </w:tc>
        <w:tc>
          <w:tcPr>
            <w:tcW w:w="6803" w:type="dxa"/>
            <w:tcBorders>
              <w:bottom w:val="single" w:sz="4" w:space="0" w:color="auto"/>
            </w:tcBorders>
          </w:tcPr>
          <w:p w14:paraId="5A5D6579" w14:textId="77777777" w:rsidR="00A24D3D" w:rsidRDefault="00A24D3D" w:rsidP="00031A67">
            <w:pPr>
              <w:pStyle w:val="SectionText0"/>
            </w:pPr>
            <w:r>
              <w:t xml:space="preserve">Must be related to behaviour, behavioural </w:t>
            </w:r>
            <w:proofErr w:type="gramStart"/>
            <w:r>
              <w:t>ecology</w:t>
            </w:r>
            <w:proofErr w:type="gramEnd"/>
            <w:r>
              <w:t xml:space="preserve"> or adjacent and related fields.</w:t>
            </w:r>
          </w:p>
        </w:tc>
      </w:tr>
      <w:tr w:rsidR="00A24D3D" w14:paraId="380F6CFC" w14:textId="77777777" w:rsidTr="00031A67">
        <w:tc>
          <w:tcPr>
            <w:tcW w:w="2547" w:type="dxa"/>
            <w:tcBorders>
              <w:top w:val="single" w:sz="4" w:space="0" w:color="auto"/>
              <w:left w:val="nil"/>
              <w:bottom w:val="single" w:sz="4" w:space="0" w:color="auto"/>
              <w:right w:val="nil"/>
            </w:tcBorders>
          </w:tcPr>
          <w:p w14:paraId="4FC4E918" w14:textId="77777777" w:rsidR="00A24D3D" w:rsidRDefault="00A24D3D" w:rsidP="00031A67">
            <w:pPr>
              <w:pStyle w:val="SectionText0"/>
            </w:pPr>
          </w:p>
        </w:tc>
        <w:tc>
          <w:tcPr>
            <w:tcW w:w="6803" w:type="dxa"/>
            <w:tcBorders>
              <w:top w:val="single" w:sz="4" w:space="0" w:color="auto"/>
              <w:left w:val="nil"/>
              <w:bottom w:val="single" w:sz="4" w:space="0" w:color="auto"/>
              <w:right w:val="nil"/>
            </w:tcBorders>
          </w:tcPr>
          <w:p w14:paraId="502F0CEB" w14:textId="77777777" w:rsidR="00A24D3D" w:rsidRDefault="00A24D3D" w:rsidP="00031A67">
            <w:pPr>
              <w:pStyle w:val="SectionText0"/>
            </w:pPr>
          </w:p>
        </w:tc>
      </w:tr>
      <w:tr w:rsidR="00A24D3D" w14:paraId="7D699D0B" w14:textId="77777777" w:rsidTr="00031A67">
        <w:tc>
          <w:tcPr>
            <w:tcW w:w="2547" w:type="dxa"/>
            <w:tcBorders>
              <w:top w:val="single" w:sz="4" w:space="0" w:color="auto"/>
            </w:tcBorders>
            <w:shd w:val="clear" w:color="auto" w:fill="D9D9D9" w:themeFill="background1" w:themeFillShade="D9"/>
          </w:tcPr>
          <w:p w14:paraId="42D4E2AD" w14:textId="77777777" w:rsidR="00A24D3D" w:rsidRPr="00095365" w:rsidRDefault="00A24D3D" w:rsidP="00031A67">
            <w:pPr>
              <w:pStyle w:val="SectionText0"/>
              <w:rPr>
                <w:b/>
                <w:bCs/>
              </w:rPr>
            </w:pPr>
            <w:r>
              <w:rPr>
                <w:b/>
                <w:bCs/>
              </w:rPr>
              <w:t>Exclusion Criteria</w:t>
            </w:r>
          </w:p>
        </w:tc>
        <w:tc>
          <w:tcPr>
            <w:tcW w:w="6803" w:type="dxa"/>
            <w:tcBorders>
              <w:top w:val="single" w:sz="4" w:space="0" w:color="auto"/>
            </w:tcBorders>
            <w:shd w:val="clear" w:color="auto" w:fill="D9D9D9" w:themeFill="background1" w:themeFillShade="D9"/>
          </w:tcPr>
          <w:p w14:paraId="7C08EC99" w14:textId="77777777" w:rsidR="00A24D3D" w:rsidRPr="00095365" w:rsidRDefault="00A24D3D" w:rsidP="00031A67">
            <w:pPr>
              <w:pStyle w:val="SectionText0"/>
              <w:rPr>
                <w:b/>
                <w:bCs/>
              </w:rPr>
            </w:pPr>
            <w:r>
              <w:rPr>
                <w:b/>
                <w:bCs/>
              </w:rPr>
              <w:t>Description</w:t>
            </w:r>
          </w:p>
        </w:tc>
      </w:tr>
      <w:tr w:rsidR="00A24D3D" w14:paraId="70299BD0" w14:textId="77777777" w:rsidTr="00031A67">
        <w:tc>
          <w:tcPr>
            <w:tcW w:w="2547" w:type="dxa"/>
          </w:tcPr>
          <w:p w14:paraId="57BAABC0" w14:textId="77777777" w:rsidR="00A24D3D" w:rsidRDefault="00A24D3D" w:rsidP="00031A67">
            <w:pPr>
              <w:pStyle w:val="SectionText0"/>
            </w:pPr>
            <w:r>
              <w:t>Study design</w:t>
            </w:r>
          </w:p>
        </w:tc>
        <w:tc>
          <w:tcPr>
            <w:tcW w:w="6803" w:type="dxa"/>
          </w:tcPr>
          <w:p w14:paraId="2F5BCF39" w14:textId="77777777" w:rsidR="00A24D3D" w:rsidRDefault="00A24D3D" w:rsidP="00031A67">
            <w:pPr>
              <w:pStyle w:val="SectionText0"/>
            </w:pPr>
            <w:r>
              <w:t>Study must not be observational (e.g. X species has a sentinel system), or mathematical/theoretical.</w:t>
            </w:r>
          </w:p>
        </w:tc>
      </w:tr>
      <w:tr w:rsidR="00A24D3D" w14:paraId="39C74CC3" w14:textId="77777777" w:rsidTr="00031A67">
        <w:tc>
          <w:tcPr>
            <w:tcW w:w="2547" w:type="dxa"/>
          </w:tcPr>
          <w:p w14:paraId="074B802A" w14:textId="77777777" w:rsidR="00A24D3D" w:rsidRDefault="00A24D3D" w:rsidP="00031A67">
            <w:pPr>
              <w:pStyle w:val="SectionText0"/>
            </w:pPr>
            <w:r>
              <w:t>Model species</w:t>
            </w:r>
          </w:p>
        </w:tc>
        <w:tc>
          <w:tcPr>
            <w:tcW w:w="6803" w:type="dxa"/>
          </w:tcPr>
          <w:p w14:paraId="768079A3" w14:textId="77777777" w:rsidR="00A24D3D" w:rsidRDefault="00A24D3D" w:rsidP="00031A67">
            <w:pPr>
              <w:pStyle w:val="SectionText0"/>
            </w:pPr>
            <w:r>
              <w:t>Model species must not be aquatic and must not be invertebrate.</w:t>
            </w:r>
          </w:p>
        </w:tc>
      </w:tr>
      <w:tr w:rsidR="00A24D3D" w14:paraId="018D08E0" w14:textId="77777777" w:rsidTr="00031A67">
        <w:tc>
          <w:tcPr>
            <w:tcW w:w="2547" w:type="dxa"/>
          </w:tcPr>
          <w:p w14:paraId="2DD8BA12" w14:textId="77777777" w:rsidR="00A24D3D" w:rsidRDefault="00A24D3D" w:rsidP="00031A67">
            <w:pPr>
              <w:pStyle w:val="SectionText0"/>
            </w:pPr>
            <w:r>
              <w:t>Date of publication</w:t>
            </w:r>
          </w:p>
        </w:tc>
        <w:tc>
          <w:tcPr>
            <w:tcW w:w="6803" w:type="dxa"/>
          </w:tcPr>
          <w:p w14:paraId="6E670739" w14:textId="77777777" w:rsidR="00A24D3D" w:rsidRDefault="00A24D3D" w:rsidP="00031A67">
            <w:pPr>
              <w:pStyle w:val="SectionText0"/>
            </w:pPr>
            <w:r>
              <w:t>Article must not be published before 1970.</w:t>
            </w:r>
          </w:p>
        </w:tc>
      </w:tr>
      <w:tr w:rsidR="00A24D3D" w14:paraId="427FA343" w14:textId="77777777" w:rsidTr="00031A67">
        <w:tc>
          <w:tcPr>
            <w:tcW w:w="2547" w:type="dxa"/>
          </w:tcPr>
          <w:p w14:paraId="1A9A33E6" w14:textId="77777777" w:rsidR="00A24D3D" w:rsidRDefault="00A24D3D" w:rsidP="00031A67">
            <w:pPr>
              <w:pStyle w:val="SectionText0"/>
            </w:pPr>
            <w:r>
              <w:t>Major concepts</w:t>
            </w:r>
          </w:p>
        </w:tc>
        <w:tc>
          <w:tcPr>
            <w:tcW w:w="6803" w:type="dxa"/>
          </w:tcPr>
          <w:p w14:paraId="28C5ACB7" w14:textId="77777777" w:rsidR="00A24D3D" w:rsidRDefault="00A24D3D" w:rsidP="00031A67">
            <w:pPr>
              <w:pStyle w:val="SectionText0"/>
            </w:pPr>
            <w:r>
              <w:t>Exclude studies from non-behaviour related fields (e.g. remote sensing, sentinels of ecosystem health/biodiversity, sleep).</w:t>
            </w:r>
          </w:p>
        </w:tc>
      </w:tr>
    </w:tbl>
    <w:p w14:paraId="35A71B11" w14:textId="77777777" w:rsidR="00A24D3D" w:rsidRDefault="00A24D3D" w:rsidP="00A24D3D">
      <w:pPr>
        <w:pStyle w:val="SectionTitle"/>
        <w:spacing w:before="0"/>
        <w:sectPr w:rsidR="00A24D3D" w:rsidSect="00F71CFB">
          <w:headerReference w:type="default" r:id="rId19"/>
          <w:pgSz w:w="12240" w:h="15840" w:code="1"/>
          <w:pgMar w:top="1440" w:right="1440" w:bottom="1440" w:left="1440" w:header="709" w:footer="709" w:gutter="0"/>
          <w:cols w:space="708"/>
          <w:docGrid w:linePitch="360"/>
        </w:sectPr>
      </w:pPr>
    </w:p>
    <w:p w14:paraId="553E9FA0" w14:textId="4F7935D2" w:rsidR="00A24D3D" w:rsidRPr="004E4EAA" w:rsidRDefault="00A24D3D" w:rsidP="00A24D3D">
      <w:pPr>
        <w:pStyle w:val="SectionText0"/>
        <w:spacing w:line="480" w:lineRule="auto"/>
      </w:pPr>
      <w:r w:rsidRPr="004E4EAA">
        <w:lastRenderedPageBreak/>
        <w:t xml:space="preserve">comprehensiveness of the final search strategy and screening. Common keywords in the exemplar articles were compiled and used to develop the search string. The final search string we used to search for articles was "Sentinel AND </w:t>
      </w:r>
      <w:proofErr w:type="spellStart"/>
      <w:r w:rsidRPr="004E4EAA">
        <w:t>Behavio</w:t>
      </w:r>
      <w:proofErr w:type="spellEnd"/>
      <w:r w:rsidRPr="004E4EAA">
        <w:t>*" (</w:t>
      </w:r>
      <w:r>
        <w:fldChar w:fldCharType="begin"/>
      </w:r>
      <w:r>
        <w:instrText xml:space="preserve"> REF _Ref161749046 \h  \* MERGEFORMAT </w:instrText>
      </w:r>
      <w:r>
        <w:fldChar w:fldCharType="separate"/>
      </w:r>
      <w:r>
        <w:t xml:space="preserve">Table </w:t>
      </w:r>
      <w:r>
        <w:rPr>
          <w:noProof/>
        </w:rPr>
        <w:t>2</w:t>
      </w:r>
      <w:r>
        <w:fldChar w:fldCharType="end"/>
      </w:r>
      <w:r w:rsidRPr="004E4EAA">
        <w:t xml:space="preserve">). We filtered the articles by removing articles in fields unrelated to behaviour (e.g., sleep, remote sensing). On Nov. 1st, 2022, we searched through Web of Science Complete, which included </w:t>
      </w:r>
      <w:r w:rsidRPr="004E4EAA">
        <w:rPr>
          <w:lang w:eastAsia="en-US"/>
        </w:rPr>
        <w:t xml:space="preserve">Web of Science Core, Current Contents Connect, Zoological Records, </w:t>
      </w:r>
      <w:proofErr w:type="spellStart"/>
      <w:r w:rsidRPr="004E4EAA">
        <w:rPr>
          <w:lang w:eastAsia="en-US"/>
        </w:rPr>
        <w:t>SciELO</w:t>
      </w:r>
      <w:proofErr w:type="spellEnd"/>
      <w:r w:rsidRPr="004E4EAA">
        <w:rPr>
          <w:lang w:eastAsia="en-US"/>
        </w:rPr>
        <w:t xml:space="preserve"> Citation Index, KCI-Korean Journal Database, BIOSIS Citation Index, Data Citation Index</w:t>
      </w:r>
      <w:r w:rsidRPr="004E4EAA">
        <w:t>, and exported the list of search results.</w:t>
      </w:r>
      <w:r>
        <w:t xml:space="preserve"> </w:t>
      </w:r>
      <w:r w:rsidRPr="00187090">
        <w:t>Using the factors identified during the full-text screening of articles, E</w:t>
      </w:r>
      <w:r>
        <w:t>LICIT</w:t>
      </w:r>
      <w:r w:rsidRPr="00187090">
        <w:t xml:space="preserve"> was used to search for any articles not present in the databases searched</w:t>
      </w:r>
      <w:r w:rsidRPr="004E4EAA">
        <w:t xml:space="preserve"> </w:t>
      </w:r>
      <w:r>
        <w:t>on Nov. 20</w:t>
      </w:r>
      <w:r w:rsidRPr="00666AE0">
        <w:rPr>
          <w:vertAlign w:val="superscript"/>
        </w:rPr>
        <w:t>t</w:t>
      </w:r>
      <w:r>
        <w:rPr>
          <w:vertAlign w:val="superscript"/>
        </w:rPr>
        <w:t>h</w:t>
      </w:r>
      <w:r w:rsidRPr="00666AE0">
        <w:t>,</w:t>
      </w:r>
      <w:r>
        <w:rPr>
          <w:vertAlign w:val="superscript"/>
        </w:rPr>
        <w:t xml:space="preserve"> </w:t>
      </w:r>
      <w:r>
        <w:t xml:space="preserve">2023 using variations of the search string “how does [factor] affect sentinel behaviour?” </w:t>
      </w:r>
      <w:r w:rsidRPr="004E4EAA">
        <w:fldChar w:fldCharType="begin"/>
      </w:r>
      <w:r w:rsidR="002702D2">
        <w:instrText xml:space="preserve"> ADDIN ZOTERO_ITEM CSL_CITATION {"citationID":"ScOGkIcG","properties":{"formattedCitation":"[61]","plainCitation":"[61]","noteIndex":0},"citationItems":[{"id":1732,"uris":["http://zotero.org/users/8430992/items/MRMXZ3GG"],"itemData":{"id":1732,"type":"article-journal","container-title":"The Journal of the Canadian Health Libraries Association","DOI":"10.29173/jchla29657","ISSN":"1708-6892","issue":"1","journalAbbreviation":"J Can Health Libr Assoc","note":"PMID: null\nPMCID: PMC10089336","page":"15-18","source":"PubMed Central","title":"Elicit","volume":"44","author":[{"family":"Kung","given":"Janice Y."}],"issued":{"date-parts":[["2023",4,1]]}},"label":"page"}],"schema":"https://github.com/citation-style-language/schema/raw/master/csl-citation.json"} </w:instrText>
      </w:r>
      <w:r w:rsidRPr="004E4EAA">
        <w:fldChar w:fldCharType="separate"/>
      </w:r>
      <w:r w:rsidR="002702D2" w:rsidRPr="002702D2">
        <w:t>[61]</w:t>
      </w:r>
      <w:r w:rsidRPr="004E4EAA">
        <w:fldChar w:fldCharType="end"/>
      </w:r>
      <w:r w:rsidRPr="004E4EAA">
        <w:t>.</w:t>
      </w:r>
    </w:p>
    <w:p w14:paraId="5E7E96D0" w14:textId="77777777" w:rsidR="00A24D3D" w:rsidRPr="004E4EAA" w:rsidRDefault="00A24D3D" w:rsidP="00A24D3D">
      <w:pPr>
        <w:pStyle w:val="SectionSubtitle"/>
        <w:spacing w:line="480" w:lineRule="auto"/>
        <w:rPr>
          <w:rFonts w:cs="Times New Roman"/>
        </w:rPr>
      </w:pPr>
      <w:bookmarkStart w:id="26" w:name="_Toc162208134"/>
      <w:r w:rsidRPr="004E4EAA">
        <w:rPr>
          <w:rFonts w:cs="Times New Roman"/>
        </w:rPr>
        <w:t>Data collection &amp; analysis</w:t>
      </w:r>
      <w:bookmarkEnd w:id="26"/>
    </w:p>
    <w:p w14:paraId="396C93A9" w14:textId="5BACE2B5" w:rsidR="00A24D3D" w:rsidRPr="00A24D3D" w:rsidRDefault="00A24D3D" w:rsidP="00A24D3D">
      <w:pPr>
        <w:pStyle w:val="SectionText0"/>
        <w:spacing w:line="480" w:lineRule="auto"/>
        <w:sectPr w:rsidR="00A24D3D" w:rsidRPr="00A24D3D" w:rsidSect="00F71CFB">
          <w:headerReference w:type="default" r:id="rId20"/>
          <w:pgSz w:w="12240" w:h="15840" w:code="1"/>
          <w:pgMar w:top="1440" w:right="1440" w:bottom="1440" w:left="1440" w:header="709" w:footer="709" w:gutter="0"/>
          <w:cols w:space="708"/>
          <w:docGrid w:linePitch="360"/>
        </w:sectPr>
      </w:pPr>
      <w:r w:rsidRPr="004E4EAA">
        <w:t xml:space="preserve">Title and abstract were screened </w:t>
      </w:r>
      <w:r>
        <w:t xml:space="preserve">three times </w:t>
      </w:r>
      <w:r w:rsidRPr="004E4EAA">
        <w:t>using the "</w:t>
      </w:r>
      <w:proofErr w:type="spellStart"/>
      <w:r w:rsidRPr="004E4EAA">
        <w:t>Metagear</w:t>
      </w:r>
      <w:proofErr w:type="spellEnd"/>
      <w:r w:rsidRPr="004E4EAA">
        <w:t>" package in R</w:t>
      </w:r>
      <w:r>
        <w:t xml:space="preserve"> (v.4.2.3, </w:t>
      </w:r>
      <w:r w:rsidRPr="004E4EAA">
        <w:fldChar w:fldCharType="begin"/>
      </w:r>
      <w:r w:rsidR="002702D2">
        <w:instrText xml:space="preserve"> ADDIN ZOTERO_ITEM CSL_CITATION {"citationID":"l1affs2x","properties":{"formattedCitation":"[62]","plainCitation":"[62]","noteIndex":0},"citationItems":[{"id":1730,"uris":["http://zotero.org/users/8430992/items/H2DSTLGX"],"itemData":{"id":1730,"type":"article-journal","container-title":"Methods in Ecology and Evolution","DOI":"https://doi.org/10.1111/2041-210X.12472","issue":"3","page":"323-330","title":"Facilitating systematic reviews, data extraction and meta‐analysis with the metagear package for r","volume":"7","author":[{"family":"Lajeunesse","given":"Marc J."}],"issued":{"date-parts":[["2015"]]}}}],"schema":"https://github.com/citation-style-language/schema/raw/master/csl-citation.json"} </w:instrText>
      </w:r>
      <w:r w:rsidRPr="004E4EAA">
        <w:fldChar w:fldCharType="separate"/>
      </w:r>
      <w:r w:rsidR="002702D2" w:rsidRPr="002702D2">
        <w:t>[62]</w:t>
      </w:r>
      <w:r w:rsidRPr="004E4EAA">
        <w:fldChar w:fldCharType="end"/>
      </w:r>
      <w:r>
        <w:t>)</w:t>
      </w:r>
      <w:r w:rsidRPr="004E4EAA">
        <w:t xml:space="preserve"> by following the inclusion and exclusion criteria</w:t>
      </w:r>
      <w:r>
        <w:t xml:space="preserve"> (</w:t>
      </w:r>
      <w:r>
        <w:fldChar w:fldCharType="begin"/>
      </w:r>
      <w:r>
        <w:instrText xml:space="preserve"> REF _Ref161749023 \h  \* MERGEFORMAT </w:instrText>
      </w:r>
      <w:r>
        <w:fldChar w:fldCharType="separate"/>
      </w:r>
      <w:r w:rsidR="006B3590">
        <w:rPr>
          <w:b/>
          <w:bCs/>
          <w:lang w:val="en-US"/>
        </w:rPr>
        <w:fldChar w:fldCharType="begin"/>
      </w:r>
      <w:r w:rsidR="006B3590">
        <w:instrText xml:space="preserve"> REF _Ref162209371 \h </w:instrText>
      </w:r>
      <w:r w:rsidR="006B3590">
        <w:rPr>
          <w:b/>
          <w:bCs/>
          <w:lang w:val="en-US"/>
        </w:rPr>
      </w:r>
      <w:r w:rsidR="006B3590">
        <w:rPr>
          <w:b/>
          <w:bCs/>
          <w:lang w:val="en-US"/>
        </w:rPr>
        <w:fldChar w:fldCharType="separate"/>
      </w:r>
      <w:r w:rsidR="006B3590">
        <w:t xml:space="preserve">Table </w:t>
      </w:r>
      <w:r w:rsidR="006B3590">
        <w:rPr>
          <w:noProof/>
        </w:rPr>
        <w:t>1</w:t>
      </w:r>
      <w:r w:rsidR="006B3590">
        <w:rPr>
          <w:noProof/>
        </w:rPr>
        <w:fldChar w:fldCharType="end"/>
      </w:r>
      <w:r>
        <w:fldChar w:fldCharType="end"/>
      </w:r>
      <w:r>
        <w:t>)</w:t>
      </w:r>
      <w:r w:rsidRPr="004E4EAA">
        <w:t xml:space="preserve">. Full texts of articles </w:t>
      </w:r>
      <w:r>
        <w:t>were then</w:t>
      </w:r>
      <w:r w:rsidRPr="004E4EAA">
        <w:t xml:space="preserve"> screen</w:t>
      </w:r>
      <w:r>
        <w:t>ed</w:t>
      </w:r>
      <w:r w:rsidRPr="004E4EAA">
        <w:t xml:space="preserve"> </w:t>
      </w:r>
      <w:r>
        <w:t>for inclusion or exclusion based on our criteria</w:t>
      </w:r>
      <w:r w:rsidRPr="004E4EAA">
        <w:t xml:space="preserve">. </w:t>
      </w:r>
      <w:r>
        <w:t xml:space="preserve">How changes in </w:t>
      </w:r>
      <w:r w:rsidRPr="004E4EAA">
        <w:t xml:space="preserve">sentinel behaviour </w:t>
      </w:r>
      <w:r>
        <w:t xml:space="preserve">were measured (e.g. total duration, length of bout) </w:t>
      </w:r>
      <w:r w:rsidRPr="004E4EAA">
        <w:t xml:space="preserve">and </w:t>
      </w:r>
      <w:r>
        <w:t xml:space="preserve">which </w:t>
      </w:r>
      <w:r w:rsidRPr="004E4EAA">
        <w:t>factors tested by the articles were recorded, as well as the species</w:t>
      </w:r>
      <w:r>
        <w:t xml:space="preserve"> of interest</w:t>
      </w:r>
      <w:r w:rsidRPr="004E4EAA">
        <w:t xml:space="preserve">. </w:t>
      </w:r>
      <w:r>
        <w:t xml:space="preserve">We later grouped the factors as either intrinsic (e.g. sex, age, body mass) or extrinsic (e.g. anthropogenic noise, presence of predators or outgroup rivals). </w:t>
      </w:r>
      <w:r w:rsidRPr="004E4EAA">
        <w:t xml:space="preserve">We </w:t>
      </w:r>
      <w:r>
        <w:t xml:space="preserve">also </w:t>
      </w:r>
      <w:r w:rsidRPr="004E4EAA">
        <w:t xml:space="preserve">kept a record of articles that defined sentinel behaviour, and if that definition included coordination as a defining feature as proposed by </w:t>
      </w:r>
      <w:proofErr w:type="spellStart"/>
      <w:r w:rsidRPr="004E4EAA">
        <w:t>Bednekoff</w:t>
      </w:r>
      <w:proofErr w:type="spellEnd"/>
      <w:r w:rsidRPr="004E4EAA">
        <w:t xml:space="preserve"> </w:t>
      </w:r>
      <w:r w:rsidRPr="004E4EAA">
        <w:fldChar w:fldCharType="begin"/>
      </w:r>
      <w:r w:rsidR="00EE023D">
        <w:instrText xml:space="preserve"> ADDIN ZOTERO_ITEM CSL_CITATION {"citationID":"6UjsSTyp","properties":{"formattedCitation":"[1]","plainCitation":"[1]","noteIndex":0},"citationItems":[{"id":239,"uris":["http://zotero.org/users/8430992/items/S3J3SQSD"],"itemData":{"id":239,"type":"chapter","container-title":"Advances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A."}],"accessed":{"date-parts":[["2022",1,9]]},"issued":{"date-parts":[["2015"]]}}}],"schema":"https://github.com/citation-style-language/schema/raw/master/csl-citation.json"} </w:instrText>
      </w:r>
      <w:r w:rsidRPr="004E4EAA">
        <w:fldChar w:fldCharType="separate"/>
      </w:r>
      <w:r w:rsidR="00EE023D" w:rsidRPr="00EE023D">
        <w:t>[1]</w:t>
      </w:r>
      <w:r w:rsidRPr="004E4EAA">
        <w:fldChar w:fldCharType="end"/>
      </w:r>
      <w:r w:rsidRPr="004E4EAA">
        <w:t>.</w:t>
      </w:r>
    </w:p>
    <w:p w14:paraId="020E31D0" w14:textId="77777777" w:rsidR="00A24D3D" w:rsidRDefault="00A24D3D" w:rsidP="00F23B36">
      <w:pPr>
        <w:pStyle w:val="BetterCaption"/>
      </w:pPr>
      <w:bookmarkStart w:id="27" w:name="_Ref161749046"/>
      <w:bookmarkStart w:id="28" w:name="_Toc161750861"/>
      <w:bookmarkStart w:id="29" w:name="_Toc162210468"/>
      <w:r>
        <w:lastRenderedPageBreak/>
        <w:t xml:space="preserve">Table </w:t>
      </w:r>
      <w:r>
        <w:fldChar w:fldCharType="begin"/>
      </w:r>
      <w:r>
        <w:instrText xml:space="preserve"> SEQ Table \* ARABIC </w:instrText>
      </w:r>
      <w:r>
        <w:fldChar w:fldCharType="separate"/>
      </w:r>
      <w:r>
        <w:rPr>
          <w:noProof/>
        </w:rPr>
        <w:t>2</w:t>
      </w:r>
      <w:r>
        <w:fldChar w:fldCharType="end"/>
      </w:r>
      <w:bookmarkEnd w:id="27"/>
      <w:r>
        <w:t xml:space="preserve">: </w:t>
      </w:r>
      <w:r w:rsidRPr="004E4EAA">
        <w:rPr>
          <w:b w:val="0"/>
          <w:bCs w:val="0"/>
        </w:rPr>
        <w:t xml:space="preserve">Search string used on Nov. 1st, </w:t>
      </w:r>
      <w:proofErr w:type="gramStart"/>
      <w:r w:rsidRPr="004E4EAA">
        <w:rPr>
          <w:b w:val="0"/>
          <w:bCs w:val="0"/>
        </w:rPr>
        <w:t>2022</w:t>
      </w:r>
      <w:bookmarkEnd w:id="28"/>
      <w:bookmarkEnd w:id="29"/>
      <w:proofErr w:type="gramEnd"/>
    </w:p>
    <w:tbl>
      <w:tblPr>
        <w:tblStyle w:val="TableGrid"/>
        <w:tblW w:w="12955" w:type="dxa"/>
        <w:tblLook w:val="04A0" w:firstRow="1" w:lastRow="0" w:firstColumn="1" w:lastColumn="0" w:noHBand="0" w:noVBand="1"/>
      </w:tblPr>
      <w:tblGrid>
        <w:gridCol w:w="1615"/>
        <w:gridCol w:w="11340"/>
      </w:tblGrid>
      <w:tr w:rsidR="00A24D3D" w:rsidRPr="004E4EAA" w14:paraId="2B4D6FF4" w14:textId="77777777" w:rsidTr="002A3494">
        <w:tc>
          <w:tcPr>
            <w:tcW w:w="1615" w:type="dxa"/>
            <w:shd w:val="clear" w:color="auto" w:fill="D9D9D9" w:themeFill="background1" w:themeFillShade="D9"/>
          </w:tcPr>
          <w:p w14:paraId="75999F99" w14:textId="77777777" w:rsidR="00A24D3D" w:rsidRPr="00095365" w:rsidRDefault="00A24D3D" w:rsidP="009F6D83">
            <w:pPr>
              <w:pStyle w:val="SectionText0"/>
              <w:rPr>
                <w:b/>
                <w:bCs/>
              </w:rPr>
            </w:pPr>
            <w:r w:rsidRPr="00095365">
              <w:rPr>
                <w:b/>
                <w:bCs/>
              </w:rPr>
              <w:t>Element</w:t>
            </w:r>
          </w:p>
        </w:tc>
        <w:tc>
          <w:tcPr>
            <w:tcW w:w="11340" w:type="dxa"/>
            <w:shd w:val="clear" w:color="auto" w:fill="D9D9D9" w:themeFill="background1" w:themeFillShade="D9"/>
          </w:tcPr>
          <w:p w14:paraId="218CA2C7" w14:textId="77777777" w:rsidR="00A24D3D" w:rsidRPr="00095365" w:rsidRDefault="00A24D3D" w:rsidP="009F6D83">
            <w:pPr>
              <w:pStyle w:val="SectionText0"/>
              <w:rPr>
                <w:b/>
                <w:bCs/>
              </w:rPr>
            </w:pPr>
            <w:r w:rsidRPr="00095365">
              <w:rPr>
                <w:b/>
                <w:bCs/>
              </w:rPr>
              <w:t>String</w:t>
            </w:r>
          </w:p>
        </w:tc>
      </w:tr>
      <w:tr w:rsidR="00A24D3D" w:rsidRPr="004E4EAA" w14:paraId="1544AE40" w14:textId="77777777" w:rsidTr="002A3494">
        <w:tc>
          <w:tcPr>
            <w:tcW w:w="1615" w:type="dxa"/>
          </w:tcPr>
          <w:p w14:paraId="54CCBE4E" w14:textId="77777777" w:rsidR="00A24D3D" w:rsidRPr="004E4EAA" w:rsidRDefault="00A24D3D" w:rsidP="009F6D83">
            <w:pPr>
              <w:pStyle w:val="SectionText0"/>
            </w:pPr>
            <w:r w:rsidRPr="004E4EAA">
              <w:t>Topic</w:t>
            </w:r>
          </w:p>
        </w:tc>
        <w:tc>
          <w:tcPr>
            <w:tcW w:w="11340" w:type="dxa"/>
          </w:tcPr>
          <w:p w14:paraId="4DAD87EF" w14:textId="77777777" w:rsidR="00A24D3D" w:rsidRPr="004E4EAA" w:rsidRDefault="00A24D3D" w:rsidP="009F6D83">
            <w:pPr>
              <w:pStyle w:val="SectionText0"/>
            </w:pPr>
            <w:r w:rsidRPr="004E4EAA">
              <w:t xml:space="preserve">sentinel AND </w:t>
            </w:r>
            <w:proofErr w:type="spellStart"/>
            <w:r w:rsidRPr="004E4EAA">
              <w:t>Behavio</w:t>
            </w:r>
            <w:proofErr w:type="spellEnd"/>
            <w:r w:rsidRPr="004E4EAA">
              <w:t>*</w:t>
            </w:r>
          </w:p>
        </w:tc>
      </w:tr>
      <w:tr w:rsidR="00A24D3D" w:rsidRPr="004E4EAA" w14:paraId="5B0C93D8" w14:textId="77777777" w:rsidTr="002A3494">
        <w:tc>
          <w:tcPr>
            <w:tcW w:w="1615" w:type="dxa"/>
          </w:tcPr>
          <w:p w14:paraId="06DD793D" w14:textId="77777777" w:rsidR="00A24D3D" w:rsidRPr="004E4EAA" w:rsidRDefault="00A24D3D" w:rsidP="009F6D83">
            <w:pPr>
              <w:pStyle w:val="SectionText0"/>
            </w:pPr>
            <w:r w:rsidRPr="004E4EAA">
              <w:t>Language</w:t>
            </w:r>
          </w:p>
        </w:tc>
        <w:tc>
          <w:tcPr>
            <w:tcW w:w="11340" w:type="dxa"/>
          </w:tcPr>
          <w:p w14:paraId="7980BE2C" w14:textId="77777777" w:rsidR="00A24D3D" w:rsidRPr="004E4EAA" w:rsidRDefault="00A24D3D" w:rsidP="009F6D83">
            <w:pPr>
              <w:pStyle w:val="SectionText0"/>
            </w:pPr>
            <w:r w:rsidRPr="004E4EAA">
              <w:t>“ENGLISH”</w:t>
            </w:r>
          </w:p>
        </w:tc>
      </w:tr>
      <w:tr w:rsidR="00A24D3D" w:rsidRPr="004E4EAA" w14:paraId="41B50072" w14:textId="77777777" w:rsidTr="002A3494">
        <w:tc>
          <w:tcPr>
            <w:tcW w:w="1615" w:type="dxa"/>
          </w:tcPr>
          <w:p w14:paraId="0C90BB09" w14:textId="77777777" w:rsidR="00A24D3D" w:rsidRPr="004E4EAA" w:rsidRDefault="00A24D3D" w:rsidP="009F6D83">
            <w:pPr>
              <w:pStyle w:val="SectionText0"/>
            </w:pPr>
            <w:r w:rsidRPr="004E4EAA">
              <w:t>Subject</w:t>
            </w:r>
          </w:p>
        </w:tc>
        <w:tc>
          <w:tcPr>
            <w:tcW w:w="11340" w:type="dxa"/>
          </w:tcPr>
          <w:p w14:paraId="2763FB86" w14:textId="77777777" w:rsidR="00A24D3D" w:rsidRPr="004E4EAA" w:rsidRDefault="00A24D3D" w:rsidP="009F6D83">
            <w:pPr>
              <w:pStyle w:val="SectionText0"/>
            </w:pPr>
            <w:r w:rsidRPr="004E4EAA">
              <w:t>“BEHAVIORAL SCIENCES”</w:t>
            </w:r>
          </w:p>
        </w:tc>
      </w:tr>
      <w:tr w:rsidR="00A24D3D" w:rsidRPr="004E4EAA" w14:paraId="2EBC2887" w14:textId="77777777" w:rsidTr="002A3494">
        <w:tc>
          <w:tcPr>
            <w:tcW w:w="1615" w:type="dxa"/>
          </w:tcPr>
          <w:p w14:paraId="57DEFB2A" w14:textId="77777777" w:rsidR="00A24D3D" w:rsidRPr="004E4EAA" w:rsidRDefault="00A24D3D" w:rsidP="009F6D83">
            <w:pPr>
              <w:pStyle w:val="SectionText0"/>
            </w:pPr>
            <w:r w:rsidRPr="004E4EAA">
              <w:t>NOT Subject</w:t>
            </w:r>
          </w:p>
        </w:tc>
        <w:tc>
          <w:tcPr>
            <w:tcW w:w="11340" w:type="dxa"/>
          </w:tcPr>
          <w:p w14:paraId="20566DB9" w14:textId="77777777" w:rsidR="00A24D3D" w:rsidRPr="004E4EAA" w:rsidRDefault="00A24D3D" w:rsidP="009F6D83">
            <w:pPr>
              <w:pStyle w:val="SectionText0"/>
            </w:pPr>
            <w:r w:rsidRPr="004E4EAA">
              <w:t>"HEALTH CARE SCIENCES SERVICES" OR "PEDIATRICS" OR "PHARMACOLOGY PHARMACY" OR "MARINE FRESHWATER BIOLOGY" OR "GENERAL INTERNAL MEDICINE" OR "METEOROLOGY ATMOSPHERIC SCIENCES" OR "SUBSTANCE ABUSE" OR "CRIMINOLOGY PENOLOGY" OR "RADIOLOGY NUCLEAR MEDICINE MEDICAL IMAGING" OR "SURGERY" OR "MEDICAL LABORATORY TECHNOLOGY" OR "PUBLIC ENVIRONMENTAL OCCUPATIONAL HEALTH" OR "WOMEN APOS S STUDIES" OR "GEOCHEMISTRY GEOPHYSICS" OR "RESEARCH EXPERIMENTAL MEDICINE" OR "IMAGING SCIENCE PHOTOGRAPHIC TECHNOLOGY" OR "EDUCATION EDUCATIONAL RESEARCH" OR "BUSINESS ECONOMICS" OR "BIOTECHNOLOGY APPLIED MICROBIOLOGY"</w:t>
            </w:r>
          </w:p>
        </w:tc>
      </w:tr>
    </w:tbl>
    <w:p w14:paraId="036B801D" w14:textId="77777777" w:rsidR="00A24D3D" w:rsidRPr="004E4EAA" w:rsidRDefault="00A24D3D" w:rsidP="009F6D83">
      <w:pPr>
        <w:pStyle w:val="SectionText0"/>
        <w:sectPr w:rsidR="00A24D3D" w:rsidRPr="004E4EAA" w:rsidSect="00F71CFB">
          <w:headerReference w:type="default" r:id="rId21"/>
          <w:pgSz w:w="15840" w:h="12240" w:orient="landscape" w:code="1"/>
          <w:pgMar w:top="1440" w:right="1440" w:bottom="1440" w:left="1440" w:header="709" w:footer="709" w:gutter="0"/>
          <w:cols w:space="708"/>
          <w:docGrid w:linePitch="360"/>
        </w:sectPr>
      </w:pPr>
    </w:p>
    <w:p w14:paraId="4E1E8D6F" w14:textId="77777777" w:rsidR="00A24D3D" w:rsidRPr="004E4EAA" w:rsidRDefault="00A24D3D" w:rsidP="00A24D3D">
      <w:pPr>
        <w:pStyle w:val="SectionTitle"/>
        <w:spacing w:before="0" w:line="480" w:lineRule="auto"/>
      </w:pPr>
      <w:bookmarkStart w:id="30" w:name="_Toc162208135"/>
      <w:r w:rsidRPr="004E4EAA">
        <w:lastRenderedPageBreak/>
        <w:t>Results</w:t>
      </w:r>
      <w:bookmarkEnd w:id="30"/>
    </w:p>
    <w:p w14:paraId="0524BE4F" w14:textId="05EA6FB2" w:rsidR="00A24D3D" w:rsidRPr="004E4EAA" w:rsidRDefault="00A24D3D" w:rsidP="00A24D3D">
      <w:pPr>
        <w:pStyle w:val="SectionText0"/>
        <w:spacing w:line="480" w:lineRule="auto"/>
      </w:pPr>
      <w:r>
        <w:t>Our search string collected 364 articles on Web of Science. Title and abstract screening rejected 274 articles, three articles were unretrievable, and 48 articles were rejected during full-text screening (</w:t>
      </w:r>
      <w:r>
        <w:fldChar w:fldCharType="begin"/>
      </w:r>
      <w:r>
        <w:instrText xml:space="preserve"> REF _Ref155326346 \h  \* MERGEFORMAT </w:instrText>
      </w:r>
      <w:r>
        <w:fldChar w:fldCharType="separate"/>
      </w:r>
      <w:r w:rsidRPr="004E4EAA">
        <w:t xml:space="preserve">Figure </w:t>
      </w:r>
      <w:r w:rsidRPr="004E4EAA">
        <w:rPr>
          <w:noProof/>
        </w:rPr>
        <w:t>1</w:t>
      </w:r>
      <w:r>
        <w:fldChar w:fldCharType="end"/>
      </w:r>
      <w:r>
        <w:t xml:space="preserve">, Supplemental Materials). </w:t>
      </w:r>
      <w:r w:rsidRPr="004E4EAA">
        <w:t xml:space="preserve">We </w:t>
      </w:r>
      <w:r>
        <w:t xml:space="preserve">retained </w:t>
      </w:r>
      <w:r w:rsidRPr="004E4EAA">
        <w:t xml:space="preserve">42 </w:t>
      </w:r>
      <w:r>
        <w:t>studies that met the inclusion criteria</w:t>
      </w:r>
      <w:r w:rsidRPr="004E4EAA">
        <w:t>. Our search of Web of Science Complete and subsequent screening successfully retained 85% of the exemplar articles</w:t>
      </w:r>
      <w:r>
        <w:t xml:space="preserve"> (17/20 articles, higher than the minimum pre-established threshold of 80%)</w:t>
      </w:r>
      <w:r w:rsidRPr="004E4EAA">
        <w:t xml:space="preserve">. The </w:t>
      </w:r>
      <w:r>
        <w:t xml:space="preserve">three </w:t>
      </w:r>
      <w:r w:rsidRPr="004E4EAA">
        <w:t xml:space="preserve">exemplar articles missed by the search on Web of Science were found by searching and screening the results from </w:t>
      </w:r>
      <w:r>
        <w:t xml:space="preserve">ELICIT </w:t>
      </w:r>
      <w:r>
        <w:fldChar w:fldCharType="begin"/>
      </w:r>
      <w:r w:rsidR="002702D2">
        <w:instrText xml:space="preserve"> ADDIN ZOTERO_ITEM CSL_CITATION {"citationID":"uMeiML6e","properties":{"formattedCitation":"[61]","plainCitation":"[61]","noteIndex":0},"citationItems":[{"id":1732,"uris":["http://zotero.org/users/8430992/items/MRMXZ3GG"],"itemData":{"id":1732,"type":"article-journal","container-title":"The Journal of the Canadian Health Libraries Association","DOI":"10.29173/jchla29657","ISSN":"1708-6892","issue":"1","journalAbbreviation":"J Can Health Libr Assoc","note":"PMID: null\nPMCID: PMC10089336","page":"15-18","source":"PubMed Central","title":"Elicit","volume":"44","author":[{"family":"Kung","given":"Janice Y."}],"issued":{"date-parts":[["2023",4,1]]}}}],"schema":"https://github.com/citation-style-language/schema/raw/master/csl-citation.json"} </w:instrText>
      </w:r>
      <w:r>
        <w:fldChar w:fldCharType="separate"/>
      </w:r>
      <w:r w:rsidR="002702D2" w:rsidRPr="002702D2">
        <w:t>[61]</w:t>
      </w:r>
      <w:r>
        <w:fldChar w:fldCharType="end"/>
      </w:r>
      <w:r>
        <w:t>.</w:t>
      </w:r>
    </w:p>
    <w:p w14:paraId="6DA58E26" w14:textId="46ACF745" w:rsidR="00A24D3D" w:rsidRPr="004E4EAA" w:rsidRDefault="00A24D3D" w:rsidP="00A24D3D">
      <w:pPr>
        <w:pStyle w:val="SectionText0"/>
        <w:spacing w:line="480" w:lineRule="auto"/>
      </w:pPr>
      <w:r>
        <w:t xml:space="preserve">We retained 29 </w:t>
      </w:r>
      <w:r w:rsidRPr="004E4EAA">
        <w:t xml:space="preserve">articles </w:t>
      </w:r>
      <w:r>
        <w:t xml:space="preserve">that </w:t>
      </w:r>
      <w:r w:rsidRPr="004E4EAA">
        <w:t xml:space="preserve">conducted studies on sentinel behaviour on avian species, with most studies being performed on </w:t>
      </w:r>
      <w:proofErr w:type="spellStart"/>
      <w:r w:rsidRPr="004E4EAA">
        <w:rPr>
          <w:i/>
        </w:rPr>
        <w:t>Argya</w:t>
      </w:r>
      <w:proofErr w:type="spellEnd"/>
      <w:r>
        <w:rPr>
          <w:i/>
        </w:rPr>
        <w:t xml:space="preserve"> </w:t>
      </w:r>
      <w:proofErr w:type="spellStart"/>
      <w:r>
        <w:rPr>
          <w:i/>
        </w:rPr>
        <w:t>squamiceps</w:t>
      </w:r>
      <w:proofErr w:type="spellEnd"/>
      <w:r w:rsidRPr="004E4EAA">
        <w:t xml:space="preserve"> (6), </w:t>
      </w:r>
      <w:proofErr w:type="spellStart"/>
      <w:r w:rsidRPr="004E4EAA">
        <w:rPr>
          <w:i/>
        </w:rPr>
        <w:t>Turdoides</w:t>
      </w:r>
      <w:proofErr w:type="spellEnd"/>
      <w:r>
        <w:rPr>
          <w:i/>
        </w:rPr>
        <w:t xml:space="preserve"> spp.</w:t>
      </w:r>
      <w:r w:rsidRPr="004E4EAA">
        <w:t xml:space="preserve"> (5), </w:t>
      </w:r>
      <w:proofErr w:type="spellStart"/>
      <w:r w:rsidRPr="004E4EAA">
        <w:rPr>
          <w:i/>
        </w:rPr>
        <w:t>Aphelocoma</w:t>
      </w:r>
      <w:proofErr w:type="spellEnd"/>
      <w:r>
        <w:rPr>
          <w:i/>
        </w:rPr>
        <w:t xml:space="preserve"> spp.</w:t>
      </w:r>
      <w:r w:rsidRPr="004E4EAA">
        <w:t xml:space="preserve"> (5)</w:t>
      </w:r>
      <w:r>
        <w:t>,</w:t>
      </w:r>
      <w:r w:rsidRPr="004E4EAA">
        <w:t xml:space="preserve"> </w:t>
      </w:r>
      <w:r>
        <w:t xml:space="preserve">and </w:t>
      </w:r>
      <w:r w:rsidRPr="004E4EAA">
        <w:t>red-winged blackbirds</w:t>
      </w:r>
      <w:r>
        <w:t xml:space="preserve"> (</w:t>
      </w:r>
      <w:r>
        <w:rPr>
          <w:i/>
        </w:rPr>
        <w:t>Agelaius phoeniceus</w:t>
      </w:r>
      <w:r>
        <w:t>, 3)</w:t>
      </w:r>
      <w:r w:rsidR="00563147">
        <w:t xml:space="preserve"> </w:t>
      </w:r>
      <w:r w:rsidRPr="004E4EAA">
        <w:t>(</w:t>
      </w:r>
      <w:r w:rsidR="00563147">
        <w:fldChar w:fldCharType="begin"/>
      </w:r>
      <w:r w:rsidR="00563147">
        <w:instrText xml:space="preserve"> REF _Ref155326295 \h </w:instrText>
      </w:r>
      <w:r w:rsidR="00563147">
        <w:fldChar w:fldCharType="separate"/>
      </w:r>
      <w:r w:rsidR="00563147" w:rsidRPr="004E4EAA">
        <w:t xml:space="preserve">Table </w:t>
      </w:r>
      <w:r w:rsidR="00563147">
        <w:rPr>
          <w:noProof/>
        </w:rPr>
        <w:t>3</w:t>
      </w:r>
      <w:r w:rsidR="00563147">
        <w:fldChar w:fldCharType="end"/>
      </w:r>
      <w:r w:rsidRPr="004E4EAA">
        <w:t>)</w:t>
      </w:r>
      <w:r>
        <w:t xml:space="preserve">. The other </w:t>
      </w:r>
      <w:r w:rsidRPr="004E4EAA">
        <w:t>13 studies were conducted on mammal species, with the majority being performed on meerkats (</w:t>
      </w:r>
      <w:r w:rsidRPr="004E4EAA">
        <w:rPr>
          <w:i/>
        </w:rPr>
        <w:t xml:space="preserve">Suricata </w:t>
      </w:r>
      <w:proofErr w:type="spellStart"/>
      <w:r w:rsidRPr="004E4EAA">
        <w:rPr>
          <w:i/>
        </w:rPr>
        <w:t>suricatta</w:t>
      </w:r>
      <w:proofErr w:type="spellEnd"/>
      <w:r w:rsidRPr="004E4EAA">
        <w:rPr>
          <w:i/>
        </w:rPr>
        <w:t>,</w:t>
      </w:r>
      <w:r w:rsidRPr="004E4EAA">
        <w:t xml:space="preserve"> 7), and dwarf mongoose</w:t>
      </w:r>
      <w:r>
        <w:t>s</w:t>
      </w:r>
      <w:r w:rsidRPr="004E4EAA">
        <w:t xml:space="preserve"> (</w:t>
      </w:r>
      <w:proofErr w:type="spellStart"/>
      <w:r w:rsidRPr="004E4EAA">
        <w:rPr>
          <w:i/>
        </w:rPr>
        <w:t>Helogale</w:t>
      </w:r>
      <w:proofErr w:type="spellEnd"/>
      <w:r w:rsidRPr="004E4EAA">
        <w:rPr>
          <w:i/>
        </w:rPr>
        <w:t xml:space="preserve"> </w:t>
      </w:r>
      <w:proofErr w:type="spellStart"/>
      <w:r w:rsidRPr="004E4EAA">
        <w:rPr>
          <w:i/>
        </w:rPr>
        <w:t>parvula</w:t>
      </w:r>
      <w:proofErr w:type="spellEnd"/>
      <w:r w:rsidRPr="004E4EAA">
        <w:rPr>
          <w:i/>
        </w:rPr>
        <w:t xml:space="preserve">, </w:t>
      </w:r>
      <w:r w:rsidRPr="004E4EAA">
        <w:t>5).</w:t>
      </w:r>
    </w:p>
    <w:p w14:paraId="7D737426" w14:textId="77777777" w:rsidR="00F72689" w:rsidRDefault="00A24D3D" w:rsidP="00A24D3D">
      <w:pPr>
        <w:pStyle w:val="SectionText0"/>
        <w:spacing w:line="480" w:lineRule="auto"/>
        <w:sectPr w:rsidR="00F72689" w:rsidSect="00F71CFB">
          <w:headerReference w:type="default" r:id="rId22"/>
          <w:pgSz w:w="12240" w:h="15840" w:code="1"/>
          <w:pgMar w:top="1440" w:right="1440" w:bottom="1440" w:left="1440" w:header="709" w:footer="709" w:gutter="0"/>
          <w:cols w:space="708"/>
          <w:docGrid w:linePitch="360"/>
        </w:sectPr>
      </w:pPr>
      <w:commentRangeStart w:id="31"/>
      <w:commentRangeStart w:id="32"/>
      <w:r w:rsidRPr="004E4EAA">
        <w:t xml:space="preserve">Factors </w:t>
      </w:r>
      <w:commentRangeEnd w:id="31"/>
      <w:r>
        <w:rPr>
          <w:rStyle w:val="CommentReference"/>
          <w:rFonts w:asciiTheme="minorHAnsi" w:eastAsiaTheme="minorHAnsi" w:hAnsiTheme="minorHAnsi" w:cstheme="minorBidi"/>
          <w:kern w:val="2"/>
          <w:lang w:eastAsia="en-US"/>
          <w14:ligatures w14:val="standardContextual"/>
        </w:rPr>
        <w:commentReference w:id="31"/>
      </w:r>
      <w:commentRangeEnd w:id="32"/>
      <w:r>
        <w:rPr>
          <w:rStyle w:val="CommentReference"/>
          <w:rFonts w:asciiTheme="minorHAnsi" w:eastAsiaTheme="minorHAnsi" w:hAnsiTheme="minorHAnsi" w:cstheme="minorBidi"/>
          <w:kern w:val="2"/>
          <w:lang w:eastAsia="en-US"/>
          <w14:ligatures w14:val="standardContextual"/>
        </w:rPr>
        <w:commentReference w:id="32"/>
      </w:r>
      <w:r w:rsidRPr="004E4EAA">
        <w:t xml:space="preserve">tested were grouped as testing either intrinsic (e.g. sex, maturity, satiation, body size) or extrinsic (e.g. group size, dominance, risk). </w:t>
      </w:r>
      <w:r>
        <w:t>The</w:t>
      </w:r>
      <w:r w:rsidRPr="004E4EAA">
        <w:t xml:space="preserve"> effects of extrinsic factors on sentinel behaviour</w:t>
      </w:r>
      <w:r>
        <w:t xml:space="preserve"> were tested in 13 studies</w:t>
      </w:r>
      <w:r w:rsidRPr="004E4EAA">
        <w:t xml:space="preserve">, and 9 studies tested the effects of intrinsic factors on sentinel behaviour. </w:t>
      </w:r>
      <w:r>
        <w:t>T</w:t>
      </w:r>
      <w:r w:rsidRPr="004E4EAA">
        <w:t>he effects of both intrinsic and extrinsic factors</w:t>
      </w:r>
      <w:r>
        <w:t xml:space="preserve"> were tested in 20 studies</w:t>
      </w:r>
      <w:r w:rsidRPr="004E4EAA">
        <w:t>, the majority of which were studies testing the effects of sex and dominance on the sentinel behaviour. The effects of sex (17 articles), dominance (12 articles), and group size (10 articles) were the most studied factors (</w:t>
      </w:r>
      <w:r w:rsidR="00563147">
        <w:fldChar w:fldCharType="begin"/>
      </w:r>
      <w:r w:rsidR="00563147">
        <w:instrText xml:space="preserve"> REF _Ref155326295 \h </w:instrText>
      </w:r>
      <w:r w:rsidR="00563147">
        <w:fldChar w:fldCharType="separate"/>
      </w:r>
      <w:r w:rsidR="00563147" w:rsidRPr="004E4EAA">
        <w:t xml:space="preserve">Table </w:t>
      </w:r>
      <w:r w:rsidR="00563147">
        <w:rPr>
          <w:noProof/>
        </w:rPr>
        <w:t>3</w:t>
      </w:r>
      <w:r w:rsidR="00563147">
        <w:fldChar w:fldCharType="end"/>
      </w:r>
      <w:r w:rsidRPr="004E4EAA">
        <w:t>). The effects of satiation (8 articles), predation risk (7 articles), and maturity (7 articles) were also frequently studied.</w:t>
      </w:r>
    </w:p>
    <w:p w14:paraId="64589E58" w14:textId="77777777" w:rsidR="006B3590" w:rsidRPr="004E4EAA" w:rsidRDefault="006B3590" w:rsidP="006B3590">
      <w:pPr>
        <w:pStyle w:val="SectionText0"/>
      </w:pPr>
      <w:r>
        <w:rPr>
          <w:noProof/>
          <w14:ligatures w14:val="standardContextual"/>
        </w:rPr>
        <w:lastRenderedPageBreak/>
        <mc:AlternateContent>
          <mc:Choice Requires="wpg">
            <w:drawing>
              <wp:anchor distT="0" distB="0" distL="114300" distR="114300" simplePos="0" relativeHeight="251666432" behindDoc="0" locked="0" layoutInCell="1" allowOverlap="1" wp14:anchorId="6838B86E" wp14:editId="6308427A">
                <wp:simplePos x="0" y="0"/>
                <wp:positionH relativeFrom="column">
                  <wp:posOffset>1917700</wp:posOffset>
                </wp:positionH>
                <wp:positionV relativeFrom="paragraph">
                  <wp:posOffset>0</wp:posOffset>
                </wp:positionV>
                <wp:extent cx="3835400" cy="1365250"/>
                <wp:effectExtent l="0" t="0" r="12700" b="25400"/>
                <wp:wrapNone/>
                <wp:docPr id="1998486355" name="Group 3"/>
                <wp:cNvGraphicFramePr/>
                <a:graphic xmlns:a="http://schemas.openxmlformats.org/drawingml/2006/main">
                  <a:graphicData uri="http://schemas.microsoft.com/office/word/2010/wordprocessingGroup">
                    <wpg:wgp>
                      <wpg:cNvGrpSpPr/>
                      <wpg:grpSpPr>
                        <a:xfrm>
                          <a:off x="0" y="0"/>
                          <a:ext cx="3835400" cy="1365250"/>
                          <a:chOff x="0" y="0"/>
                          <a:chExt cx="3835400" cy="1365250"/>
                        </a:xfrm>
                      </wpg:grpSpPr>
                      <wps:wsp>
                        <wps:cNvPr id="263788175" name="Rectangle 1"/>
                        <wps:cNvSpPr/>
                        <wps:spPr>
                          <a:xfrm>
                            <a:off x="1066800" y="0"/>
                            <a:ext cx="2768600" cy="136525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8825673" name="Rectangle 2"/>
                        <wps:cNvSpPr/>
                        <wps:spPr>
                          <a:xfrm>
                            <a:off x="0" y="533400"/>
                            <a:ext cx="1066800" cy="19685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765B138" id="Group 3" o:spid="_x0000_s1026" style="position:absolute;margin-left:151pt;margin-top:0;width:302pt;height:107.5pt;z-index:251666432" coordsize="38354,13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">
                <v:rect id="Rectangle 1" o:spid="_x0000_s1027" style="position:absolute;left:10668;width:27686;height:13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" fillcolor="white [3212]" strokecolor="white [3212]" strokeweight="2pt"/>
                <v:rect id="Rectangle 2" o:spid="_x0000_s1028" style="position:absolute;top:5334;width:10668;height:1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" fillcolor="white [3212]" strokecolor="white [3212]" strokeweight="2pt"/>
              </v:group>
            </w:pict>
          </mc:Fallback>
        </mc:AlternateContent>
      </w:r>
      <w:r w:rsidRPr="004E4EAA">
        <w:rPr>
          <w:noProof/>
        </w:rPr>
        <w:drawing>
          <wp:inline distT="0" distB="0" distL="0" distR="0" wp14:anchorId="4EEB3F73" wp14:editId="31EE05A8">
            <wp:extent cx="5943600" cy="5281574"/>
            <wp:effectExtent l="0" t="0" r="0" b="0"/>
            <wp:docPr id="1679489233"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489233" name="Picture 1" descr="A diagram of a flowchart&#10;&#10;Description automatically generated"/>
                    <pic:cNvPicPr/>
                  </pic:nvPicPr>
                  <pic:blipFill rotWithShape="1">
                    <a:blip r:embed="rId26">
                      <a:extLst>
                        <a:ext uri="{28A0092B-C50C-407E-A947-70E740481C1C}">
                          <a14:useLocalDpi xmlns:a14="http://schemas.microsoft.com/office/drawing/2010/main" val="0"/>
                        </a:ext>
                      </a:extLst>
                    </a:blip>
                    <a:srcRect b="31997"/>
                    <a:stretch/>
                  </pic:blipFill>
                  <pic:spPr bwMode="auto">
                    <a:xfrm>
                      <a:off x="0" y="0"/>
                      <a:ext cx="5943600" cy="5281574"/>
                    </a:xfrm>
                    <a:prstGeom prst="rect">
                      <a:avLst/>
                    </a:prstGeom>
                    <a:ln>
                      <a:noFill/>
                    </a:ln>
                    <a:extLst>
                      <a:ext uri="{53640926-AAD7-44D8-BBD7-CCE9431645EC}">
                        <a14:shadowObscured xmlns:a14="http://schemas.microsoft.com/office/drawing/2010/main"/>
                      </a:ext>
                    </a:extLst>
                  </pic:spPr>
                </pic:pic>
              </a:graphicData>
            </a:graphic>
          </wp:inline>
        </w:drawing>
      </w:r>
    </w:p>
    <w:p w14:paraId="36BF8D41" w14:textId="77777777" w:rsidR="006B3590" w:rsidRPr="004E4EAA" w:rsidRDefault="006B3590" w:rsidP="006B3590">
      <w:pPr>
        <w:pStyle w:val="BetterCaption"/>
      </w:pPr>
      <w:bookmarkStart w:id="33" w:name="_Ref155326346"/>
      <w:bookmarkStart w:id="34" w:name="_Toc155328548"/>
      <w:bookmarkStart w:id="35" w:name="_Toc155329355"/>
      <w:bookmarkStart w:id="36" w:name="_Toc162210493"/>
      <w:r w:rsidRPr="004E4EAA">
        <w:t xml:space="preserve">Figure </w:t>
      </w:r>
      <w:r w:rsidRPr="004E4EAA">
        <w:fldChar w:fldCharType="begin"/>
      </w:r>
      <w:r w:rsidRPr="004E4EAA">
        <w:instrText xml:space="preserve"> SEQ Figure \* ARABIC </w:instrText>
      </w:r>
      <w:r w:rsidRPr="004E4EAA">
        <w:fldChar w:fldCharType="separate"/>
      </w:r>
      <w:r w:rsidRPr="004E4EAA">
        <w:rPr>
          <w:noProof/>
        </w:rPr>
        <w:t>1</w:t>
      </w:r>
      <w:r w:rsidRPr="004E4EAA">
        <w:fldChar w:fldCharType="end"/>
      </w:r>
      <w:bookmarkEnd w:id="33"/>
      <w:r w:rsidRPr="004E4EAA">
        <w:t xml:space="preserve">: </w:t>
      </w:r>
      <w:r w:rsidRPr="004E4EAA">
        <w:rPr>
          <w:b w:val="0"/>
          <w:bCs w:val="0"/>
        </w:rPr>
        <w:t>ROSES Flow diagram showing literature sources and inclusion/exclusion process.</w:t>
      </w:r>
      <w:bookmarkEnd w:id="34"/>
      <w:bookmarkEnd w:id="35"/>
      <w:bookmarkEnd w:id="36"/>
    </w:p>
    <w:p w14:paraId="6D9AD70B" w14:textId="77777777" w:rsidR="006B3590" w:rsidRPr="004E4EAA" w:rsidRDefault="006B3590" w:rsidP="006B3590">
      <w:pPr>
        <w:pStyle w:val="BetterCaption"/>
        <w:sectPr w:rsidR="006B3590" w:rsidRPr="004E4EAA" w:rsidSect="00F71CFB">
          <w:headerReference w:type="default" r:id="rId27"/>
          <w:pgSz w:w="12240" w:h="15840" w:code="1"/>
          <w:pgMar w:top="1440" w:right="1440" w:bottom="1440" w:left="1440" w:header="709" w:footer="709" w:gutter="0"/>
          <w:cols w:space="708"/>
          <w:docGrid w:linePitch="360"/>
        </w:sectPr>
      </w:pPr>
    </w:p>
    <w:p w14:paraId="7F58D26B" w14:textId="77777777" w:rsidR="00A24D3D" w:rsidRPr="004E4EAA" w:rsidRDefault="00A24D3D" w:rsidP="00060D3A">
      <w:pPr>
        <w:pStyle w:val="BetterCaption"/>
        <w:spacing w:before="0" w:after="0"/>
        <w:rPr>
          <w:b w:val="0"/>
          <w:bCs w:val="0"/>
        </w:rPr>
      </w:pPr>
      <w:bookmarkStart w:id="37" w:name="_Ref155326295"/>
      <w:bookmarkStart w:id="38" w:name="_Toc161750862"/>
      <w:bookmarkStart w:id="39" w:name="_Ref162206708"/>
      <w:bookmarkStart w:id="40" w:name="_Toc162210469"/>
      <w:r w:rsidRPr="004E4EAA">
        <w:lastRenderedPageBreak/>
        <w:t xml:space="preserve">Table </w:t>
      </w:r>
      <w:r w:rsidRPr="004E4EAA">
        <w:fldChar w:fldCharType="begin"/>
      </w:r>
      <w:r w:rsidRPr="004E4EAA">
        <w:instrText xml:space="preserve"> SEQ Table \* ARABIC </w:instrText>
      </w:r>
      <w:r w:rsidRPr="004E4EAA">
        <w:fldChar w:fldCharType="separate"/>
      </w:r>
      <w:r>
        <w:rPr>
          <w:noProof/>
        </w:rPr>
        <w:t>3</w:t>
      </w:r>
      <w:r w:rsidRPr="004E4EAA">
        <w:fldChar w:fldCharType="end"/>
      </w:r>
      <w:bookmarkEnd w:id="37"/>
      <w:r w:rsidRPr="004E4EAA">
        <w:t>:</w:t>
      </w:r>
      <w:r w:rsidRPr="004E4EAA">
        <w:rPr>
          <w:b w:val="0"/>
          <w:bCs w:val="0"/>
        </w:rPr>
        <w:t xml:space="preserve"> Number of articles retained by the search </w:t>
      </w:r>
      <w:proofErr w:type="gramStart"/>
      <w:r w:rsidRPr="004E4EAA">
        <w:rPr>
          <w:b w:val="0"/>
          <w:bCs w:val="0"/>
        </w:rPr>
        <w:t>strategy</w:t>
      </w:r>
      <w:bookmarkEnd w:id="38"/>
      <w:bookmarkEnd w:id="39"/>
      <w:bookmarkEnd w:id="40"/>
      <w:proofErr w:type="gramEnd"/>
    </w:p>
    <w:tbl>
      <w:tblPr>
        <w:tblW w:w="11129" w:type="dxa"/>
        <w:tblLook w:val="04A0" w:firstRow="1" w:lastRow="0" w:firstColumn="1" w:lastColumn="0" w:noHBand="0" w:noVBand="1"/>
      </w:tblPr>
      <w:tblGrid>
        <w:gridCol w:w="2767"/>
        <w:gridCol w:w="502"/>
        <w:gridCol w:w="860"/>
        <w:gridCol w:w="1100"/>
        <w:gridCol w:w="380"/>
        <w:gridCol w:w="1336"/>
        <w:gridCol w:w="1261"/>
        <w:gridCol w:w="723"/>
        <w:gridCol w:w="380"/>
        <w:gridCol w:w="1820"/>
      </w:tblGrid>
      <w:tr w:rsidR="00A24D3D" w:rsidRPr="009B7EEF" w14:paraId="5B701F1B" w14:textId="77777777" w:rsidTr="009B7EEF">
        <w:trPr>
          <w:trHeight w:val="66"/>
        </w:trPr>
        <w:tc>
          <w:tcPr>
            <w:tcW w:w="2767" w:type="dxa"/>
            <w:tcBorders>
              <w:top w:val="nil"/>
              <w:left w:val="nil"/>
              <w:bottom w:val="nil"/>
              <w:right w:val="nil"/>
            </w:tcBorders>
            <w:shd w:val="clear" w:color="auto" w:fill="auto"/>
            <w:noWrap/>
            <w:vAlign w:val="bottom"/>
            <w:hideMark/>
          </w:tcPr>
          <w:p w14:paraId="0D8D5A32" w14:textId="77777777" w:rsidR="00A24D3D" w:rsidRPr="009B7EEF" w:rsidRDefault="00A24D3D" w:rsidP="009B7EEF">
            <w:pPr>
              <w:spacing w:line="240" w:lineRule="auto"/>
              <w:rPr>
                <w:rFonts w:ascii="Times New Roman" w:eastAsia="Times New Roman" w:hAnsi="Times New Roman" w:cs="Times New Roman"/>
                <w:sz w:val="24"/>
                <w:szCs w:val="24"/>
                <w:lang w:eastAsia="en-CA"/>
              </w:rPr>
            </w:pPr>
          </w:p>
        </w:tc>
        <w:tc>
          <w:tcPr>
            <w:tcW w:w="502" w:type="dxa"/>
            <w:tcBorders>
              <w:top w:val="nil"/>
              <w:left w:val="nil"/>
              <w:bottom w:val="nil"/>
              <w:right w:val="nil"/>
            </w:tcBorders>
            <w:shd w:val="clear" w:color="auto" w:fill="auto"/>
            <w:noWrap/>
            <w:vAlign w:val="bottom"/>
            <w:hideMark/>
          </w:tcPr>
          <w:p w14:paraId="02C9E571" w14:textId="77777777" w:rsidR="00A24D3D" w:rsidRPr="009B7EEF" w:rsidRDefault="00A24D3D" w:rsidP="009B7EEF">
            <w:pPr>
              <w:spacing w:line="240" w:lineRule="auto"/>
              <w:rPr>
                <w:rFonts w:ascii="Times New Roman" w:eastAsia="Times New Roman" w:hAnsi="Times New Roman" w:cs="Times New Roman"/>
                <w:sz w:val="20"/>
                <w:szCs w:val="20"/>
                <w:lang w:eastAsia="en-CA"/>
              </w:rPr>
            </w:pPr>
          </w:p>
        </w:tc>
        <w:tc>
          <w:tcPr>
            <w:tcW w:w="1960" w:type="dxa"/>
            <w:gridSpan w:val="2"/>
            <w:tcBorders>
              <w:top w:val="nil"/>
              <w:left w:val="nil"/>
              <w:bottom w:val="nil"/>
              <w:right w:val="nil"/>
            </w:tcBorders>
            <w:shd w:val="clear" w:color="auto" w:fill="auto"/>
            <w:noWrap/>
            <w:vAlign w:val="bottom"/>
            <w:hideMark/>
          </w:tcPr>
          <w:p w14:paraId="1673D926"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Coordination</w:t>
            </w:r>
          </w:p>
        </w:tc>
        <w:tc>
          <w:tcPr>
            <w:tcW w:w="380" w:type="dxa"/>
            <w:tcBorders>
              <w:top w:val="nil"/>
              <w:left w:val="nil"/>
              <w:bottom w:val="nil"/>
              <w:right w:val="nil"/>
            </w:tcBorders>
            <w:shd w:val="clear" w:color="auto" w:fill="auto"/>
            <w:noWrap/>
            <w:vAlign w:val="bottom"/>
            <w:hideMark/>
          </w:tcPr>
          <w:p w14:paraId="755E4A04"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p>
        </w:tc>
        <w:tc>
          <w:tcPr>
            <w:tcW w:w="3320" w:type="dxa"/>
            <w:gridSpan w:val="3"/>
            <w:tcBorders>
              <w:top w:val="nil"/>
              <w:left w:val="nil"/>
              <w:bottom w:val="nil"/>
              <w:right w:val="nil"/>
            </w:tcBorders>
            <w:shd w:val="clear" w:color="auto" w:fill="auto"/>
            <w:noWrap/>
            <w:vAlign w:val="bottom"/>
            <w:hideMark/>
          </w:tcPr>
          <w:p w14:paraId="3D4A69AC"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Factors Tested</w:t>
            </w:r>
          </w:p>
        </w:tc>
        <w:tc>
          <w:tcPr>
            <w:tcW w:w="380" w:type="dxa"/>
            <w:tcBorders>
              <w:top w:val="nil"/>
              <w:left w:val="nil"/>
              <w:bottom w:val="nil"/>
              <w:right w:val="nil"/>
            </w:tcBorders>
            <w:shd w:val="clear" w:color="auto" w:fill="auto"/>
            <w:noWrap/>
            <w:vAlign w:val="bottom"/>
            <w:hideMark/>
          </w:tcPr>
          <w:p w14:paraId="6AC4CCD0" w14:textId="77777777" w:rsidR="00A24D3D" w:rsidRPr="009B7EEF" w:rsidRDefault="00A24D3D" w:rsidP="009B7EEF">
            <w:pPr>
              <w:spacing w:line="240" w:lineRule="auto"/>
              <w:jc w:val="center"/>
              <w:rPr>
                <w:rFonts w:ascii="Times New Roman" w:eastAsia="Times New Roman" w:hAnsi="Times New Roman" w:cs="Times New Roman"/>
                <w:b/>
                <w:bCs/>
                <w:color w:val="000000"/>
                <w:sz w:val="32"/>
                <w:szCs w:val="32"/>
                <w:lang w:eastAsia="en-CA"/>
              </w:rPr>
            </w:pPr>
          </w:p>
        </w:tc>
        <w:tc>
          <w:tcPr>
            <w:tcW w:w="1820" w:type="dxa"/>
            <w:tcBorders>
              <w:top w:val="nil"/>
              <w:left w:val="nil"/>
              <w:bottom w:val="nil"/>
              <w:right w:val="nil"/>
            </w:tcBorders>
            <w:shd w:val="clear" w:color="auto" w:fill="auto"/>
            <w:noWrap/>
            <w:vAlign w:val="bottom"/>
            <w:hideMark/>
          </w:tcPr>
          <w:p w14:paraId="1AF245E5" w14:textId="77777777" w:rsidR="00A24D3D" w:rsidRPr="009B7EEF" w:rsidRDefault="00A24D3D" w:rsidP="009B7EEF">
            <w:pPr>
              <w:spacing w:line="240" w:lineRule="auto"/>
              <w:rPr>
                <w:rFonts w:ascii="Times New Roman" w:eastAsia="Times New Roman" w:hAnsi="Times New Roman" w:cs="Times New Roman"/>
                <w:sz w:val="20"/>
                <w:szCs w:val="20"/>
                <w:lang w:eastAsia="en-CA"/>
              </w:rPr>
            </w:pPr>
          </w:p>
        </w:tc>
      </w:tr>
      <w:tr w:rsidR="00A24D3D" w:rsidRPr="004E4EAA" w14:paraId="073F61D8" w14:textId="77777777" w:rsidTr="009B7EEF">
        <w:trPr>
          <w:trHeight w:val="304"/>
        </w:trPr>
        <w:tc>
          <w:tcPr>
            <w:tcW w:w="2767" w:type="dxa"/>
            <w:tcBorders>
              <w:top w:val="nil"/>
              <w:left w:val="nil"/>
              <w:bottom w:val="single" w:sz="4" w:space="0" w:color="A6A6A6"/>
              <w:right w:val="nil"/>
            </w:tcBorders>
            <w:shd w:val="clear" w:color="D9D9D9" w:fill="D9D9D9"/>
            <w:noWrap/>
            <w:vAlign w:val="bottom"/>
            <w:hideMark/>
          </w:tcPr>
          <w:p w14:paraId="7766427F"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Species</w:t>
            </w:r>
          </w:p>
        </w:tc>
        <w:tc>
          <w:tcPr>
            <w:tcW w:w="502" w:type="dxa"/>
            <w:tcBorders>
              <w:top w:val="nil"/>
              <w:left w:val="nil"/>
              <w:bottom w:val="single" w:sz="4" w:space="0" w:color="A6A6A6"/>
              <w:right w:val="nil"/>
            </w:tcBorders>
            <w:shd w:val="clear" w:color="D9D9D9" w:fill="D9D9D9"/>
            <w:noWrap/>
            <w:vAlign w:val="bottom"/>
            <w:hideMark/>
          </w:tcPr>
          <w:p w14:paraId="2911ED5C"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 </w:t>
            </w:r>
          </w:p>
        </w:tc>
        <w:tc>
          <w:tcPr>
            <w:tcW w:w="860" w:type="dxa"/>
            <w:tcBorders>
              <w:top w:val="nil"/>
              <w:left w:val="nil"/>
              <w:bottom w:val="single" w:sz="4" w:space="0" w:color="A6A6A6"/>
              <w:right w:val="nil"/>
            </w:tcBorders>
            <w:shd w:val="clear" w:color="D9D9D9" w:fill="D9D9D9"/>
            <w:noWrap/>
            <w:vAlign w:val="bottom"/>
            <w:hideMark/>
          </w:tcPr>
          <w:p w14:paraId="2FCBB991"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NO</w:t>
            </w:r>
          </w:p>
        </w:tc>
        <w:tc>
          <w:tcPr>
            <w:tcW w:w="1100" w:type="dxa"/>
            <w:tcBorders>
              <w:top w:val="nil"/>
              <w:left w:val="nil"/>
              <w:bottom w:val="single" w:sz="4" w:space="0" w:color="A6A6A6"/>
              <w:right w:val="nil"/>
            </w:tcBorders>
            <w:shd w:val="clear" w:color="D9D9D9" w:fill="D9D9D9"/>
            <w:noWrap/>
            <w:vAlign w:val="bottom"/>
            <w:hideMark/>
          </w:tcPr>
          <w:p w14:paraId="359AACAB"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YES</w:t>
            </w:r>
          </w:p>
        </w:tc>
        <w:tc>
          <w:tcPr>
            <w:tcW w:w="380" w:type="dxa"/>
            <w:tcBorders>
              <w:top w:val="nil"/>
              <w:left w:val="nil"/>
              <w:bottom w:val="single" w:sz="4" w:space="0" w:color="A6A6A6"/>
              <w:right w:val="nil"/>
            </w:tcBorders>
            <w:shd w:val="clear" w:color="D9D9D9" w:fill="D9D9D9"/>
            <w:noWrap/>
            <w:vAlign w:val="bottom"/>
            <w:hideMark/>
          </w:tcPr>
          <w:p w14:paraId="09DEF06B"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 </w:t>
            </w:r>
          </w:p>
        </w:tc>
        <w:tc>
          <w:tcPr>
            <w:tcW w:w="1336" w:type="dxa"/>
            <w:tcBorders>
              <w:top w:val="nil"/>
              <w:left w:val="nil"/>
              <w:bottom w:val="single" w:sz="4" w:space="0" w:color="A6A6A6"/>
              <w:right w:val="nil"/>
            </w:tcBorders>
            <w:shd w:val="clear" w:color="D9D9D9" w:fill="D9D9D9"/>
            <w:noWrap/>
            <w:vAlign w:val="bottom"/>
            <w:hideMark/>
          </w:tcPr>
          <w:p w14:paraId="48B9F99C"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Extrinsic</w:t>
            </w:r>
          </w:p>
        </w:tc>
        <w:tc>
          <w:tcPr>
            <w:tcW w:w="1261" w:type="dxa"/>
            <w:tcBorders>
              <w:top w:val="nil"/>
              <w:left w:val="nil"/>
              <w:bottom w:val="single" w:sz="4" w:space="0" w:color="A6A6A6"/>
              <w:right w:val="nil"/>
            </w:tcBorders>
            <w:shd w:val="clear" w:color="D9D9D9" w:fill="D9D9D9"/>
            <w:noWrap/>
            <w:vAlign w:val="bottom"/>
            <w:hideMark/>
          </w:tcPr>
          <w:p w14:paraId="21A9AD1E"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Intrinsic</w:t>
            </w:r>
          </w:p>
        </w:tc>
        <w:tc>
          <w:tcPr>
            <w:tcW w:w="723" w:type="dxa"/>
            <w:tcBorders>
              <w:top w:val="nil"/>
              <w:left w:val="nil"/>
              <w:bottom w:val="single" w:sz="4" w:space="0" w:color="A6A6A6"/>
              <w:right w:val="nil"/>
            </w:tcBorders>
            <w:shd w:val="clear" w:color="D9D9D9" w:fill="D9D9D9"/>
            <w:noWrap/>
            <w:vAlign w:val="bottom"/>
            <w:hideMark/>
          </w:tcPr>
          <w:p w14:paraId="05630A67"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Both</w:t>
            </w:r>
          </w:p>
        </w:tc>
        <w:tc>
          <w:tcPr>
            <w:tcW w:w="380" w:type="dxa"/>
            <w:tcBorders>
              <w:top w:val="nil"/>
              <w:left w:val="nil"/>
              <w:bottom w:val="single" w:sz="4" w:space="0" w:color="A6A6A6"/>
              <w:right w:val="nil"/>
            </w:tcBorders>
            <w:shd w:val="clear" w:color="D9D9D9" w:fill="D9D9D9"/>
            <w:noWrap/>
            <w:vAlign w:val="bottom"/>
            <w:hideMark/>
          </w:tcPr>
          <w:p w14:paraId="4392D53A"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 </w:t>
            </w:r>
          </w:p>
        </w:tc>
        <w:tc>
          <w:tcPr>
            <w:tcW w:w="1820" w:type="dxa"/>
            <w:tcBorders>
              <w:top w:val="nil"/>
              <w:left w:val="nil"/>
              <w:bottom w:val="single" w:sz="4" w:space="0" w:color="A6A6A6"/>
              <w:right w:val="nil"/>
            </w:tcBorders>
            <w:shd w:val="clear" w:color="D9D9D9" w:fill="D9D9D9"/>
            <w:noWrap/>
            <w:vAlign w:val="bottom"/>
            <w:hideMark/>
          </w:tcPr>
          <w:p w14:paraId="730AFAAB"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Nb. of studies</w:t>
            </w:r>
          </w:p>
        </w:tc>
      </w:tr>
      <w:tr w:rsidR="00A24D3D" w:rsidRPr="009B7EEF" w14:paraId="241083A6" w14:textId="77777777" w:rsidTr="009B7EEF">
        <w:trPr>
          <w:trHeight w:val="343"/>
        </w:trPr>
        <w:tc>
          <w:tcPr>
            <w:tcW w:w="2767" w:type="dxa"/>
            <w:tcBorders>
              <w:top w:val="nil"/>
              <w:left w:val="nil"/>
              <w:bottom w:val="single" w:sz="4" w:space="0" w:color="A6A6A6"/>
              <w:right w:val="nil"/>
            </w:tcBorders>
            <w:shd w:val="clear" w:color="auto" w:fill="auto"/>
            <w:noWrap/>
            <w:vAlign w:val="bottom"/>
            <w:hideMark/>
          </w:tcPr>
          <w:p w14:paraId="2599485A"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AVIAN</w:t>
            </w:r>
          </w:p>
        </w:tc>
        <w:tc>
          <w:tcPr>
            <w:tcW w:w="502" w:type="dxa"/>
            <w:tcBorders>
              <w:top w:val="nil"/>
              <w:left w:val="nil"/>
              <w:bottom w:val="single" w:sz="4" w:space="0" w:color="A6A6A6"/>
              <w:right w:val="nil"/>
            </w:tcBorders>
            <w:shd w:val="clear" w:color="auto" w:fill="auto"/>
            <w:noWrap/>
            <w:vAlign w:val="bottom"/>
            <w:hideMark/>
          </w:tcPr>
          <w:p w14:paraId="047976F8"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 </w:t>
            </w:r>
          </w:p>
        </w:tc>
        <w:tc>
          <w:tcPr>
            <w:tcW w:w="860" w:type="dxa"/>
            <w:tcBorders>
              <w:top w:val="nil"/>
              <w:left w:val="nil"/>
              <w:bottom w:val="single" w:sz="4" w:space="0" w:color="A6A6A6"/>
              <w:right w:val="nil"/>
            </w:tcBorders>
            <w:shd w:val="clear" w:color="auto" w:fill="auto"/>
            <w:noWrap/>
            <w:vAlign w:val="bottom"/>
            <w:hideMark/>
          </w:tcPr>
          <w:p w14:paraId="42D5CC81"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19</w:t>
            </w:r>
          </w:p>
        </w:tc>
        <w:tc>
          <w:tcPr>
            <w:tcW w:w="1100" w:type="dxa"/>
            <w:tcBorders>
              <w:top w:val="nil"/>
              <w:left w:val="nil"/>
              <w:bottom w:val="single" w:sz="4" w:space="0" w:color="A6A6A6"/>
              <w:right w:val="nil"/>
            </w:tcBorders>
            <w:shd w:val="clear" w:color="auto" w:fill="auto"/>
            <w:noWrap/>
            <w:vAlign w:val="bottom"/>
            <w:hideMark/>
          </w:tcPr>
          <w:p w14:paraId="1F13447C"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10</w:t>
            </w:r>
          </w:p>
        </w:tc>
        <w:tc>
          <w:tcPr>
            <w:tcW w:w="380" w:type="dxa"/>
            <w:tcBorders>
              <w:top w:val="nil"/>
              <w:left w:val="nil"/>
              <w:bottom w:val="single" w:sz="4" w:space="0" w:color="A6A6A6"/>
              <w:right w:val="nil"/>
            </w:tcBorders>
            <w:shd w:val="clear" w:color="auto" w:fill="auto"/>
            <w:noWrap/>
            <w:vAlign w:val="bottom"/>
            <w:hideMark/>
          </w:tcPr>
          <w:p w14:paraId="413717CC"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 </w:t>
            </w:r>
          </w:p>
        </w:tc>
        <w:tc>
          <w:tcPr>
            <w:tcW w:w="1336" w:type="dxa"/>
            <w:tcBorders>
              <w:top w:val="nil"/>
              <w:left w:val="nil"/>
              <w:bottom w:val="single" w:sz="4" w:space="0" w:color="A6A6A6"/>
              <w:right w:val="nil"/>
            </w:tcBorders>
            <w:shd w:val="clear" w:color="auto" w:fill="auto"/>
            <w:noWrap/>
            <w:vAlign w:val="bottom"/>
            <w:hideMark/>
          </w:tcPr>
          <w:p w14:paraId="7998C346"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8</w:t>
            </w:r>
          </w:p>
        </w:tc>
        <w:tc>
          <w:tcPr>
            <w:tcW w:w="1261" w:type="dxa"/>
            <w:tcBorders>
              <w:top w:val="nil"/>
              <w:left w:val="nil"/>
              <w:bottom w:val="single" w:sz="4" w:space="0" w:color="A6A6A6"/>
              <w:right w:val="nil"/>
            </w:tcBorders>
            <w:shd w:val="clear" w:color="auto" w:fill="auto"/>
            <w:noWrap/>
            <w:vAlign w:val="bottom"/>
            <w:hideMark/>
          </w:tcPr>
          <w:p w14:paraId="74885049"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7</w:t>
            </w:r>
          </w:p>
        </w:tc>
        <w:tc>
          <w:tcPr>
            <w:tcW w:w="723" w:type="dxa"/>
            <w:tcBorders>
              <w:top w:val="nil"/>
              <w:left w:val="nil"/>
              <w:bottom w:val="single" w:sz="4" w:space="0" w:color="A6A6A6"/>
              <w:right w:val="nil"/>
            </w:tcBorders>
            <w:shd w:val="clear" w:color="auto" w:fill="auto"/>
            <w:noWrap/>
            <w:vAlign w:val="bottom"/>
            <w:hideMark/>
          </w:tcPr>
          <w:p w14:paraId="2C7CE41A"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14</w:t>
            </w:r>
          </w:p>
        </w:tc>
        <w:tc>
          <w:tcPr>
            <w:tcW w:w="380" w:type="dxa"/>
            <w:tcBorders>
              <w:top w:val="nil"/>
              <w:left w:val="nil"/>
              <w:bottom w:val="single" w:sz="4" w:space="0" w:color="A6A6A6"/>
              <w:right w:val="nil"/>
            </w:tcBorders>
            <w:shd w:val="clear" w:color="auto" w:fill="auto"/>
            <w:noWrap/>
            <w:vAlign w:val="bottom"/>
            <w:hideMark/>
          </w:tcPr>
          <w:p w14:paraId="4E477C5B"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 </w:t>
            </w:r>
          </w:p>
        </w:tc>
        <w:tc>
          <w:tcPr>
            <w:tcW w:w="1820" w:type="dxa"/>
            <w:tcBorders>
              <w:top w:val="nil"/>
              <w:left w:val="nil"/>
              <w:bottom w:val="single" w:sz="4" w:space="0" w:color="A6A6A6"/>
              <w:right w:val="nil"/>
            </w:tcBorders>
            <w:shd w:val="clear" w:color="auto" w:fill="auto"/>
            <w:noWrap/>
            <w:vAlign w:val="bottom"/>
            <w:hideMark/>
          </w:tcPr>
          <w:p w14:paraId="277A90C4" w14:textId="77777777" w:rsidR="00A24D3D" w:rsidRPr="009B7EEF" w:rsidRDefault="00A24D3D" w:rsidP="009B7EEF">
            <w:pPr>
              <w:spacing w:line="240" w:lineRule="auto"/>
              <w:jc w:val="right"/>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29</w:t>
            </w:r>
          </w:p>
        </w:tc>
      </w:tr>
      <w:tr w:rsidR="00A24D3D" w:rsidRPr="004E4EAA" w14:paraId="7FE52093" w14:textId="77777777" w:rsidTr="009B7EEF">
        <w:trPr>
          <w:trHeight w:val="334"/>
        </w:trPr>
        <w:tc>
          <w:tcPr>
            <w:tcW w:w="2767" w:type="dxa"/>
            <w:tcBorders>
              <w:top w:val="nil"/>
              <w:left w:val="nil"/>
              <w:bottom w:val="nil"/>
              <w:right w:val="nil"/>
            </w:tcBorders>
            <w:shd w:val="clear" w:color="000000" w:fill="F2F2F2"/>
            <w:noWrap/>
            <w:vAlign w:val="bottom"/>
            <w:hideMark/>
          </w:tcPr>
          <w:p w14:paraId="289745FB"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Agelaius</w:t>
            </w:r>
          </w:p>
        </w:tc>
        <w:tc>
          <w:tcPr>
            <w:tcW w:w="502" w:type="dxa"/>
            <w:tcBorders>
              <w:top w:val="nil"/>
              <w:left w:val="nil"/>
              <w:bottom w:val="nil"/>
              <w:right w:val="nil"/>
            </w:tcBorders>
            <w:shd w:val="clear" w:color="000000" w:fill="F2F2F2"/>
            <w:noWrap/>
            <w:vAlign w:val="bottom"/>
            <w:hideMark/>
          </w:tcPr>
          <w:p w14:paraId="4E647D62"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002AF238"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0A9B0B1D"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790616EC"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79AA5D93"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17D4B914"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56CD04A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1238C3C7"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820" w:type="dxa"/>
            <w:tcBorders>
              <w:top w:val="nil"/>
              <w:left w:val="nil"/>
              <w:bottom w:val="nil"/>
              <w:right w:val="nil"/>
            </w:tcBorders>
            <w:shd w:val="clear" w:color="000000" w:fill="F2F2F2"/>
            <w:noWrap/>
            <w:vAlign w:val="bottom"/>
            <w:hideMark/>
          </w:tcPr>
          <w:p w14:paraId="26BB70DA"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3D106D83" w14:textId="77777777" w:rsidTr="009B7EEF">
        <w:trPr>
          <w:trHeight w:val="79"/>
        </w:trPr>
        <w:tc>
          <w:tcPr>
            <w:tcW w:w="2767" w:type="dxa"/>
            <w:tcBorders>
              <w:top w:val="nil"/>
              <w:left w:val="nil"/>
              <w:bottom w:val="nil"/>
              <w:right w:val="nil"/>
            </w:tcBorders>
            <w:shd w:val="clear" w:color="auto" w:fill="auto"/>
            <w:noWrap/>
            <w:vAlign w:val="bottom"/>
            <w:hideMark/>
          </w:tcPr>
          <w:p w14:paraId="141FAF40"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r w:rsidRPr="009B7EEF">
              <w:rPr>
                <w:rFonts w:ascii="Times New Roman" w:eastAsia="Times New Roman" w:hAnsi="Times New Roman" w:cs="Times New Roman"/>
                <w:i/>
                <w:iCs/>
                <w:color w:val="000000"/>
                <w:lang w:eastAsia="en-CA"/>
              </w:rPr>
              <w:t>phoeniceus</w:t>
            </w:r>
          </w:p>
        </w:tc>
        <w:tc>
          <w:tcPr>
            <w:tcW w:w="502" w:type="dxa"/>
            <w:tcBorders>
              <w:top w:val="nil"/>
              <w:left w:val="nil"/>
              <w:bottom w:val="nil"/>
              <w:right w:val="nil"/>
            </w:tcBorders>
            <w:shd w:val="clear" w:color="auto" w:fill="auto"/>
            <w:noWrap/>
            <w:vAlign w:val="bottom"/>
            <w:hideMark/>
          </w:tcPr>
          <w:p w14:paraId="1E92E9DE"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0522A54C"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2</w:t>
            </w:r>
          </w:p>
        </w:tc>
        <w:tc>
          <w:tcPr>
            <w:tcW w:w="1100" w:type="dxa"/>
            <w:tcBorders>
              <w:top w:val="nil"/>
              <w:left w:val="nil"/>
              <w:bottom w:val="nil"/>
              <w:right w:val="nil"/>
            </w:tcBorders>
            <w:shd w:val="clear" w:color="auto" w:fill="auto"/>
            <w:noWrap/>
            <w:vAlign w:val="bottom"/>
            <w:hideMark/>
          </w:tcPr>
          <w:p w14:paraId="1D2BF834"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380" w:type="dxa"/>
            <w:tcBorders>
              <w:top w:val="nil"/>
              <w:left w:val="nil"/>
              <w:bottom w:val="nil"/>
              <w:right w:val="nil"/>
            </w:tcBorders>
            <w:shd w:val="clear" w:color="auto" w:fill="auto"/>
            <w:noWrap/>
            <w:vAlign w:val="bottom"/>
            <w:hideMark/>
          </w:tcPr>
          <w:p w14:paraId="3ADDA11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336" w:type="dxa"/>
            <w:tcBorders>
              <w:top w:val="nil"/>
              <w:left w:val="nil"/>
              <w:bottom w:val="nil"/>
              <w:right w:val="nil"/>
            </w:tcBorders>
            <w:shd w:val="clear" w:color="auto" w:fill="auto"/>
            <w:noWrap/>
            <w:vAlign w:val="bottom"/>
            <w:hideMark/>
          </w:tcPr>
          <w:p w14:paraId="63797353"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454A290B"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2</w:t>
            </w:r>
          </w:p>
        </w:tc>
        <w:tc>
          <w:tcPr>
            <w:tcW w:w="723" w:type="dxa"/>
            <w:tcBorders>
              <w:top w:val="nil"/>
              <w:left w:val="nil"/>
              <w:bottom w:val="nil"/>
              <w:right w:val="nil"/>
            </w:tcBorders>
            <w:shd w:val="clear" w:color="auto" w:fill="auto"/>
            <w:noWrap/>
            <w:vAlign w:val="bottom"/>
            <w:hideMark/>
          </w:tcPr>
          <w:p w14:paraId="4915686E"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380" w:type="dxa"/>
            <w:tcBorders>
              <w:top w:val="nil"/>
              <w:left w:val="nil"/>
              <w:bottom w:val="nil"/>
              <w:right w:val="nil"/>
            </w:tcBorders>
            <w:shd w:val="clear" w:color="auto" w:fill="auto"/>
            <w:noWrap/>
            <w:vAlign w:val="bottom"/>
            <w:hideMark/>
          </w:tcPr>
          <w:p w14:paraId="5554313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820" w:type="dxa"/>
            <w:tcBorders>
              <w:top w:val="nil"/>
              <w:left w:val="nil"/>
              <w:bottom w:val="nil"/>
              <w:right w:val="nil"/>
            </w:tcBorders>
            <w:shd w:val="clear" w:color="auto" w:fill="auto"/>
            <w:noWrap/>
            <w:vAlign w:val="bottom"/>
            <w:hideMark/>
          </w:tcPr>
          <w:p w14:paraId="19F091A7"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3</w:t>
            </w:r>
          </w:p>
        </w:tc>
      </w:tr>
      <w:tr w:rsidR="00A24D3D" w:rsidRPr="004E4EAA" w14:paraId="5C9C1967" w14:textId="77777777" w:rsidTr="009B7EEF">
        <w:trPr>
          <w:trHeight w:val="296"/>
        </w:trPr>
        <w:tc>
          <w:tcPr>
            <w:tcW w:w="2767" w:type="dxa"/>
            <w:tcBorders>
              <w:top w:val="nil"/>
              <w:left w:val="nil"/>
              <w:bottom w:val="nil"/>
              <w:right w:val="nil"/>
            </w:tcBorders>
            <w:shd w:val="clear" w:color="000000" w:fill="F2F2F2"/>
            <w:noWrap/>
            <w:vAlign w:val="bottom"/>
            <w:hideMark/>
          </w:tcPr>
          <w:p w14:paraId="3A461D1F"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proofErr w:type="spellStart"/>
            <w:r w:rsidRPr="009B7EEF">
              <w:rPr>
                <w:rFonts w:ascii="Times New Roman" w:eastAsia="Times New Roman" w:hAnsi="Times New Roman" w:cs="Times New Roman"/>
                <w:b/>
                <w:bCs/>
                <w:i/>
                <w:iCs/>
                <w:color w:val="000000"/>
                <w:lang w:eastAsia="en-CA"/>
              </w:rPr>
              <w:t>Aphelocoma</w:t>
            </w:r>
            <w:proofErr w:type="spellEnd"/>
          </w:p>
        </w:tc>
        <w:tc>
          <w:tcPr>
            <w:tcW w:w="502" w:type="dxa"/>
            <w:tcBorders>
              <w:top w:val="nil"/>
              <w:left w:val="nil"/>
              <w:bottom w:val="nil"/>
              <w:right w:val="nil"/>
            </w:tcBorders>
            <w:shd w:val="clear" w:color="000000" w:fill="F2F2F2"/>
            <w:noWrap/>
            <w:vAlign w:val="bottom"/>
            <w:hideMark/>
          </w:tcPr>
          <w:p w14:paraId="2ED802A2"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2FE9C88F"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36BFE945"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7B64D54D"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6657F7FC"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57D1790E"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1A1DE741"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083D61F0"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820" w:type="dxa"/>
            <w:tcBorders>
              <w:top w:val="nil"/>
              <w:left w:val="nil"/>
              <w:bottom w:val="nil"/>
              <w:right w:val="nil"/>
            </w:tcBorders>
            <w:shd w:val="clear" w:color="000000" w:fill="F2F2F2"/>
            <w:noWrap/>
            <w:vAlign w:val="bottom"/>
            <w:hideMark/>
          </w:tcPr>
          <w:p w14:paraId="35E2E5F1"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2C12C2FA" w14:textId="77777777" w:rsidTr="009B7EEF">
        <w:trPr>
          <w:trHeight w:val="73"/>
        </w:trPr>
        <w:tc>
          <w:tcPr>
            <w:tcW w:w="2767" w:type="dxa"/>
            <w:tcBorders>
              <w:top w:val="nil"/>
              <w:left w:val="nil"/>
              <w:bottom w:val="nil"/>
              <w:right w:val="nil"/>
            </w:tcBorders>
            <w:shd w:val="clear" w:color="auto" w:fill="auto"/>
            <w:noWrap/>
            <w:vAlign w:val="bottom"/>
            <w:hideMark/>
          </w:tcPr>
          <w:p w14:paraId="6B876FDD"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r w:rsidRPr="009B7EEF">
              <w:rPr>
                <w:rFonts w:ascii="Times New Roman" w:eastAsia="Times New Roman" w:hAnsi="Times New Roman" w:cs="Times New Roman"/>
                <w:i/>
                <w:iCs/>
                <w:color w:val="000000"/>
                <w:lang w:eastAsia="en-CA"/>
              </w:rPr>
              <w:t>californica</w:t>
            </w:r>
          </w:p>
        </w:tc>
        <w:tc>
          <w:tcPr>
            <w:tcW w:w="502" w:type="dxa"/>
            <w:tcBorders>
              <w:top w:val="nil"/>
              <w:left w:val="nil"/>
              <w:bottom w:val="nil"/>
              <w:right w:val="nil"/>
            </w:tcBorders>
            <w:shd w:val="clear" w:color="auto" w:fill="auto"/>
            <w:noWrap/>
            <w:vAlign w:val="bottom"/>
            <w:hideMark/>
          </w:tcPr>
          <w:p w14:paraId="45DB5D42"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0B957D14"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00EC226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7DF0EE2F"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1EEE6B53"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3B9823E6"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723" w:type="dxa"/>
            <w:tcBorders>
              <w:top w:val="nil"/>
              <w:left w:val="nil"/>
              <w:bottom w:val="nil"/>
              <w:right w:val="nil"/>
            </w:tcBorders>
            <w:shd w:val="clear" w:color="auto" w:fill="auto"/>
            <w:noWrap/>
            <w:vAlign w:val="bottom"/>
            <w:hideMark/>
          </w:tcPr>
          <w:p w14:paraId="56A5F2BD"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375E21BD"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820" w:type="dxa"/>
            <w:tcBorders>
              <w:top w:val="nil"/>
              <w:left w:val="nil"/>
              <w:bottom w:val="nil"/>
              <w:right w:val="nil"/>
            </w:tcBorders>
            <w:shd w:val="clear" w:color="auto" w:fill="auto"/>
            <w:noWrap/>
            <w:vAlign w:val="bottom"/>
            <w:hideMark/>
          </w:tcPr>
          <w:p w14:paraId="31412AC6"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9B7EEF" w14:paraId="3F336DAC" w14:textId="77777777" w:rsidTr="009B7EEF">
        <w:trPr>
          <w:trHeight w:val="76"/>
        </w:trPr>
        <w:tc>
          <w:tcPr>
            <w:tcW w:w="2767" w:type="dxa"/>
            <w:tcBorders>
              <w:top w:val="nil"/>
              <w:left w:val="nil"/>
              <w:bottom w:val="nil"/>
              <w:right w:val="nil"/>
            </w:tcBorders>
            <w:shd w:val="clear" w:color="auto" w:fill="auto"/>
            <w:noWrap/>
            <w:vAlign w:val="bottom"/>
            <w:hideMark/>
          </w:tcPr>
          <w:p w14:paraId="66CEAA83"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roofErr w:type="spellStart"/>
            <w:r w:rsidRPr="009B7EEF">
              <w:rPr>
                <w:rFonts w:ascii="Times New Roman" w:eastAsia="Times New Roman" w:hAnsi="Times New Roman" w:cs="Times New Roman"/>
                <w:i/>
                <w:iCs/>
                <w:color w:val="000000"/>
                <w:lang w:eastAsia="en-CA"/>
              </w:rPr>
              <w:t>coerulescens</w:t>
            </w:r>
            <w:proofErr w:type="spellEnd"/>
          </w:p>
        </w:tc>
        <w:tc>
          <w:tcPr>
            <w:tcW w:w="502" w:type="dxa"/>
            <w:tcBorders>
              <w:top w:val="nil"/>
              <w:left w:val="nil"/>
              <w:bottom w:val="nil"/>
              <w:right w:val="nil"/>
            </w:tcBorders>
            <w:shd w:val="clear" w:color="auto" w:fill="auto"/>
            <w:noWrap/>
            <w:vAlign w:val="bottom"/>
            <w:hideMark/>
          </w:tcPr>
          <w:p w14:paraId="21705E8D"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6EE7FD78"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54F3D1E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3</w:t>
            </w:r>
          </w:p>
        </w:tc>
        <w:tc>
          <w:tcPr>
            <w:tcW w:w="380" w:type="dxa"/>
            <w:tcBorders>
              <w:top w:val="nil"/>
              <w:left w:val="nil"/>
              <w:bottom w:val="nil"/>
              <w:right w:val="nil"/>
            </w:tcBorders>
            <w:shd w:val="clear" w:color="auto" w:fill="auto"/>
            <w:noWrap/>
            <w:vAlign w:val="bottom"/>
            <w:hideMark/>
          </w:tcPr>
          <w:p w14:paraId="28C8D873"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336" w:type="dxa"/>
            <w:tcBorders>
              <w:top w:val="nil"/>
              <w:left w:val="nil"/>
              <w:bottom w:val="nil"/>
              <w:right w:val="nil"/>
            </w:tcBorders>
            <w:shd w:val="clear" w:color="auto" w:fill="auto"/>
            <w:noWrap/>
            <w:vAlign w:val="bottom"/>
            <w:hideMark/>
          </w:tcPr>
          <w:p w14:paraId="3C247078"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5CFB8A60"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2</w:t>
            </w:r>
          </w:p>
        </w:tc>
        <w:tc>
          <w:tcPr>
            <w:tcW w:w="723" w:type="dxa"/>
            <w:tcBorders>
              <w:top w:val="nil"/>
              <w:left w:val="nil"/>
              <w:bottom w:val="nil"/>
              <w:right w:val="nil"/>
            </w:tcBorders>
            <w:shd w:val="clear" w:color="auto" w:fill="auto"/>
            <w:noWrap/>
            <w:vAlign w:val="bottom"/>
            <w:hideMark/>
          </w:tcPr>
          <w:p w14:paraId="38F87C76"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2</w:t>
            </w:r>
          </w:p>
        </w:tc>
        <w:tc>
          <w:tcPr>
            <w:tcW w:w="380" w:type="dxa"/>
            <w:tcBorders>
              <w:top w:val="nil"/>
              <w:left w:val="nil"/>
              <w:bottom w:val="nil"/>
              <w:right w:val="nil"/>
            </w:tcBorders>
            <w:shd w:val="clear" w:color="auto" w:fill="auto"/>
            <w:noWrap/>
            <w:vAlign w:val="bottom"/>
            <w:hideMark/>
          </w:tcPr>
          <w:p w14:paraId="2FCB90D0"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820" w:type="dxa"/>
            <w:tcBorders>
              <w:top w:val="nil"/>
              <w:left w:val="nil"/>
              <w:bottom w:val="nil"/>
              <w:right w:val="nil"/>
            </w:tcBorders>
            <w:shd w:val="clear" w:color="auto" w:fill="auto"/>
            <w:noWrap/>
            <w:vAlign w:val="bottom"/>
            <w:hideMark/>
          </w:tcPr>
          <w:p w14:paraId="2F7F3C27"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4</w:t>
            </w:r>
          </w:p>
        </w:tc>
      </w:tr>
      <w:tr w:rsidR="00A24D3D" w:rsidRPr="004E4EAA" w14:paraId="0F8320A7" w14:textId="77777777" w:rsidTr="009B7EEF">
        <w:trPr>
          <w:trHeight w:val="307"/>
        </w:trPr>
        <w:tc>
          <w:tcPr>
            <w:tcW w:w="2767" w:type="dxa"/>
            <w:tcBorders>
              <w:top w:val="nil"/>
              <w:left w:val="nil"/>
              <w:bottom w:val="nil"/>
              <w:right w:val="nil"/>
            </w:tcBorders>
            <w:shd w:val="clear" w:color="000000" w:fill="F2F2F2"/>
            <w:noWrap/>
            <w:vAlign w:val="bottom"/>
            <w:hideMark/>
          </w:tcPr>
          <w:p w14:paraId="33034098"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proofErr w:type="spellStart"/>
            <w:r w:rsidRPr="009B7EEF">
              <w:rPr>
                <w:rFonts w:ascii="Times New Roman" w:eastAsia="Times New Roman" w:hAnsi="Times New Roman" w:cs="Times New Roman"/>
                <w:b/>
                <w:bCs/>
                <w:i/>
                <w:iCs/>
                <w:color w:val="000000"/>
                <w:lang w:eastAsia="en-CA"/>
              </w:rPr>
              <w:t>Argya</w:t>
            </w:r>
            <w:proofErr w:type="spellEnd"/>
          </w:p>
        </w:tc>
        <w:tc>
          <w:tcPr>
            <w:tcW w:w="502" w:type="dxa"/>
            <w:tcBorders>
              <w:top w:val="nil"/>
              <w:left w:val="nil"/>
              <w:bottom w:val="nil"/>
              <w:right w:val="nil"/>
            </w:tcBorders>
            <w:shd w:val="clear" w:color="000000" w:fill="F2F2F2"/>
            <w:noWrap/>
            <w:vAlign w:val="bottom"/>
            <w:hideMark/>
          </w:tcPr>
          <w:p w14:paraId="1ED1CA48"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7149F56F"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3D5995E4"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30D81B54"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6D9D34A3"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42F94A39"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70A15408"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7821A340"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820" w:type="dxa"/>
            <w:tcBorders>
              <w:top w:val="nil"/>
              <w:left w:val="nil"/>
              <w:bottom w:val="nil"/>
              <w:right w:val="nil"/>
            </w:tcBorders>
            <w:shd w:val="clear" w:color="000000" w:fill="F2F2F2"/>
            <w:noWrap/>
            <w:vAlign w:val="bottom"/>
            <w:hideMark/>
          </w:tcPr>
          <w:p w14:paraId="3D80C144"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58B87810" w14:textId="77777777" w:rsidTr="009B7EEF">
        <w:trPr>
          <w:trHeight w:val="66"/>
        </w:trPr>
        <w:tc>
          <w:tcPr>
            <w:tcW w:w="2767" w:type="dxa"/>
            <w:tcBorders>
              <w:top w:val="nil"/>
              <w:left w:val="nil"/>
              <w:bottom w:val="nil"/>
              <w:right w:val="nil"/>
            </w:tcBorders>
            <w:shd w:val="clear" w:color="auto" w:fill="auto"/>
            <w:noWrap/>
            <w:vAlign w:val="bottom"/>
            <w:hideMark/>
          </w:tcPr>
          <w:p w14:paraId="34885D11"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roofErr w:type="spellStart"/>
            <w:r w:rsidRPr="009B7EEF">
              <w:rPr>
                <w:rFonts w:ascii="Times New Roman" w:eastAsia="Times New Roman" w:hAnsi="Times New Roman" w:cs="Times New Roman"/>
                <w:i/>
                <w:iCs/>
                <w:color w:val="000000"/>
                <w:lang w:eastAsia="en-CA"/>
              </w:rPr>
              <w:t>squamiceps</w:t>
            </w:r>
            <w:proofErr w:type="spellEnd"/>
          </w:p>
        </w:tc>
        <w:tc>
          <w:tcPr>
            <w:tcW w:w="502" w:type="dxa"/>
            <w:tcBorders>
              <w:top w:val="nil"/>
              <w:left w:val="nil"/>
              <w:bottom w:val="nil"/>
              <w:right w:val="nil"/>
            </w:tcBorders>
            <w:shd w:val="clear" w:color="auto" w:fill="auto"/>
            <w:noWrap/>
            <w:vAlign w:val="bottom"/>
            <w:hideMark/>
          </w:tcPr>
          <w:p w14:paraId="6E672A11"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06C5C6A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3</w:t>
            </w:r>
          </w:p>
        </w:tc>
        <w:tc>
          <w:tcPr>
            <w:tcW w:w="1100" w:type="dxa"/>
            <w:tcBorders>
              <w:top w:val="nil"/>
              <w:left w:val="nil"/>
              <w:bottom w:val="nil"/>
              <w:right w:val="nil"/>
            </w:tcBorders>
            <w:shd w:val="clear" w:color="auto" w:fill="auto"/>
            <w:noWrap/>
            <w:vAlign w:val="bottom"/>
            <w:hideMark/>
          </w:tcPr>
          <w:p w14:paraId="6C631E3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3</w:t>
            </w:r>
          </w:p>
        </w:tc>
        <w:tc>
          <w:tcPr>
            <w:tcW w:w="380" w:type="dxa"/>
            <w:tcBorders>
              <w:top w:val="nil"/>
              <w:left w:val="nil"/>
              <w:bottom w:val="nil"/>
              <w:right w:val="nil"/>
            </w:tcBorders>
            <w:shd w:val="clear" w:color="auto" w:fill="auto"/>
            <w:noWrap/>
            <w:vAlign w:val="bottom"/>
            <w:hideMark/>
          </w:tcPr>
          <w:p w14:paraId="318B994C"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336" w:type="dxa"/>
            <w:tcBorders>
              <w:top w:val="nil"/>
              <w:left w:val="nil"/>
              <w:bottom w:val="nil"/>
              <w:right w:val="nil"/>
            </w:tcBorders>
            <w:shd w:val="clear" w:color="auto" w:fill="auto"/>
            <w:noWrap/>
            <w:vAlign w:val="bottom"/>
            <w:hideMark/>
          </w:tcPr>
          <w:p w14:paraId="5384C6C2"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27C9EBA0"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723" w:type="dxa"/>
            <w:tcBorders>
              <w:top w:val="nil"/>
              <w:left w:val="nil"/>
              <w:bottom w:val="nil"/>
              <w:right w:val="nil"/>
            </w:tcBorders>
            <w:shd w:val="clear" w:color="auto" w:fill="auto"/>
            <w:noWrap/>
            <w:vAlign w:val="bottom"/>
            <w:hideMark/>
          </w:tcPr>
          <w:p w14:paraId="0861293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6</w:t>
            </w:r>
          </w:p>
        </w:tc>
        <w:tc>
          <w:tcPr>
            <w:tcW w:w="380" w:type="dxa"/>
            <w:tcBorders>
              <w:top w:val="nil"/>
              <w:left w:val="nil"/>
              <w:bottom w:val="nil"/>
              <w:right w:val="nil"/>
            </w:tcBorders>
            <w:shd w:val="clear" w:color="auto" w:fill="auto"/>
            <w:noWrap/>
            <w:vAlign w:val="bottom"/>
            <w:hideMark/>
          </w:tcPr>
          <w:p w14:paraId="12775038"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820" w:type="dxa"/>
            <w:tcBorders>
              <w:top w:val="nil"/>
              <w:left w:val="nil"/>
              <w:bottom w:val="nil"/>
              <w:right w:val="nil"/>
            </w:tcBorders>
            <w:shd w:val="clear" w:color="auto" w:fill="auto"/>
            <w:noWrap/>
            <w:vAlign w:val="bottom"/>
            <w:hideMark/>
          </w:tcPr>
          <w:p w14:paraId="064D2606"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6</w:t>
            </w:r>
          </w:p>
        </w:tc>
      </w:tr>
      <w:tr w:rsidR="00A24D3D" w:rsidRPr="004E4EAA" w14:paraId="3EBE1143" w14:textId="77777777" w:rsidTr="009B7EEF">
        <w:trPr>
          <w:trHeight w:val="428"/>
        </w:trPr>
        <w:tc>
          <w:tcPr>
            <w:tcW w:w="2767" w:type="dxa"/>
            <w:tcBorders>
              <w:top w:val="nil"/>
              <w:left w:val="nil"/>
              <w:bottom w:val="nil"/>
              <w:right w:val="nil"/>
            </w:tcBorders>
            <w:shd w:val="clear" w:color="000000" w:fill="F2F2F2"/>
            <w:noWrap/>
            <w:vAlign w:val="bottom"/>
            <w:hideMark/>
          </w:tcPr>
          <w:p w14:paraId="37E2ED62"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proofErr w:type="spellStart"/>
            <w:r w:rsidRPr="009B7EEF">
              <w:rPr>
                <w:rFonts w:ascii="Times New Roman" w:eastAsia="Times New Roman" w:hAnsi="Times New Roman" w:cs="Times New Roman"/>
                <w:b/>
                <w:bCs/>
                <w:i/>
                <w:iCs/>
                <w:color w:val="000000"/>
                <w:lang w:eastAsia="en-CA"/>
              </w:rPr>
              <w:t>Furnarius</w:t>
            </w:r>
            <w:proofErr w:type="spellEnd"/>
          </w:p>
        </w:tc>
        <w:tc>
          <w:tcPr>
            <w:tcW w:w="502" w:type="dxa"/>
            <w:tcBorders>
              <w:top w:val="nil"/>
              <w:left w:val="nil"/>
              <w:bottom w:val="nil"/>
              <w:right w:val="nil"/>
            </w:tcBorders>
            <w:shd w:val="clear" w:color="000000" w:fill="F2F2F2"/>
            <w:noWrap/>
            <w:vAlign w:val="bottom"/>
            <w:hideMark/>
          </w:tcPr>
          <w:p w14:paraId="17B98DD7"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44831E4A"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752DC4A9"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77DE880B"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2F16098E"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7B79544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78A39490"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368757EB"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820" w:type="dxa"/>
            <w:tcBorders>
              <w:top w:val="nil"/>
              <w:left w:val="nil"/>
              <w:bottom w:val="nil"/>
              <w:right w:val="nil"/>
            </w:tcBorders>
            <w:shd w:val="clear" w:color="000000" w:fill="F2F2F2"/>
            <w:noWrap/>
            <w:vAlign w:val="bottom"/>
            <w:hideMark/>
          </w:tcPr>
          <w:p w14:paraId="014492BD"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53E8197B" w14:textId="77777777" w:rsidTr="009B7EEF">
        <w:trPr>
          <w:trHeight w:val="66"/>
        </w:trPr>
        <w:tc>
          <w:tcPr>
            <w:tcW w:w="2767" w:type="dxa"/>
            <w:tcBorders>
              <w:top w:val="nil"/>
              <w:left w:val="nil"/>
              <w:bottom w:val="nil"/>
              <w:right w:val="nil"/>
            </w:tcBorders>
            <w:shd w:val="clear" w:color="auto" w:fill="auto"/>
            <w:noWrap/>
            <w:vAlign w:val="bottom"/>
            <w:hideMark/>
          </w:tcPr>
          <w:p w14:paraId="1CA8FE73"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r w:rsidRPr="009B7EEF">
              <w:rPr>
                <w:rFonts w:ascii="Times New Roman" w:eastAsia="Times New Roman" w:hAnsi="Times New Roman" w:cs="Times New Roman"/>
                <w:i/>
                <w:iCs/>
                <w:color w:val="000000"/>
                <w:lang w:eastAsia="en-CA"/>
              </w:rPr>
              <w:t>rufus</w:t>
            </w:r>
          </w:p>
        </w:tc>
        <w:tc>
          <w:tcPr>
            <w:tcW w:w="502" w:type="dxa"/>
            <w:tcBorders>
              <w:top w:val="nil"/>
              <w:left w:val="nil"/>
              <w:bottom w:val="nil"/>
              <w:right w:val="nil"/>
            </w:tcBorders>
            <w:shd w:val="clear" w:color="auto" w:fill="auto"/>
            <w:noWrap/>
            <w:vAlign w:val="bottom"/>
            <w:hideMark/>
          </w:tcPr>
          <w:p w14:paraId="1A364F2E"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3088638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7B5F7813"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188E7408"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2C060597"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261" w:type="dxa"/>
            <w:tcBorders>
              <w:top w:val="nil"/>
              <w:left w:val="nil"/>
              <w:bottom w:val="nil"/>
              <w:right w:val="nil"/>
            </w:tcBorders>
            <w:shd w:val="clear" w:color="auto" w:fill="auto"/>
            <w:noWrap/>
            <w:vAlign w:val="bottom"/>
            <w:hideMark/>
          </w:tcPr>
          <w:p w14:paraId="7E112B8C"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723" w:type="dxa"/>
            <w:tcBorders>
              <w:top w:val="nil"/>
              <w:left w:val="nil"/>
              <w:bottom w:val="nil"/>
              <w:right w:val="nil"/>
            </w:tcBorders>
            <w:shd w:val="clear" w:color="auto" w:fill="auto"/>
            <w:noWrap/>
            <w:vAlign w:val="bottom"/>
            <w:hideMark/>
          </w:tcPr>
          <w:p w14:paraId="73C094D0"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3E19F29D"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820" w:type="dxa"/>
            <w:tcBorders>
              <w:top w:val="nil"/>
              <w:left w:val="nil"/>
              <w:bottom w:val="nil"/>
              <w:right w:val="nil"/>
            </w:tcBorders>
            <w:shd w:val="clear" w:color="auto" w:fill="auto"/>
            <w:noWrap/>
            <w:vAlign w:val="bottom"/>
            <w:hideMark/>
          </w:tcPr>
          <w:p w14:paraId="047D3F0A"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4E4EAA" w14:paraId="7DC29198" w14:textId="77777777" w:rsidTr="009B7EEF">
        <w:trPr>
          <w:trHeight w:val="375"/>
        </w:trPr>
        <w:tc>
          <w:tcPr>
            <w:tcW w:w="2767" w:type="dxa"/>
            <w:tcBorders>
              <w:top w:val="nil"/>
              <w:left w:val="nil"/>
              <w:bottom w:val="nil"/>
              <w:right w:val="nil"/>
            </w:tcBorders>
            <w:shd w:val="clear" w:color="000000" w:fill="F2F2F2"/>
            <w:noWrap/>
            <w:vAlign w:val="bottom"/>
            <w:hideMark/>
          </w:tcPr>
          <w:p w14:paraId="0A265C07"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Grus</w:t>
            </w:r>
          </w:p>
        </w:tc>
        <w:tc>
          <w:tcPr>
            <w:tcW w:w="502" w:type="dxa"/>
            <w:tcBorders>
              <w:top w:val="nil"/>
              <w:left w:val="nil"/>
              <w:bottom w:val="nil"/>
              <w:right w:val="nil"/>
            </w:tcBorders>
            <w:shd w:val="clear" w:color="000000" w:fill="F2F2F2"/>
            <w:noWrap/>
            <w:vAlign w:val="bottom"/>
            <w:hideMark/>
          </w:tcPr>
          <w:p w14:paraId="7CA531EF"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6879A345"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1D797B3D"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58799F96"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4CEC21D2"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19DA5773"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6859884E"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4DCEF4A6"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820" w:type="dxa"/>
            <w:tcBorders>
              <w:top w:val="nil"/>
              <w:left w:val="nil"/>
              <w:bottom w:val="nil"/>
              <w:right w:val="nil"/>
            </w:tcBorders>
            <w:shd w:val="clear" w:color="000000" w:fill="F2F2F2"/>
            <w:noWrap/>
            <w:vAlign w:val="bottom"/>
            <w:hideMark/>
          </w:tcPr>
          <w:p w14:paraId="178C55C1"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06DD4DF9" w14:textId="77777777" w:rsidTr="009B7EEF">
        <w:trPr>
          <w:trHeight w:val="66"/>
        </w:trPr>
        <w:tc>
          <w:tcPr>
            <w:tcW w:w="2767" w:type="dxa"/>
            <w:tcBorders>
              <w:top w:val="nil"/>
              <w:left w:val="nil"/>
              <w:bottom w:val="nil"/>
              <w:right w:val="nil"/>
            </w:tcBorders>
            <w:shd w:val="clear" w:color="auto" w:fill="auto"/>
            <w:noWrap/>
            <w:vAlign w:val="bottom"/>
            <w:hideMark/>
          </w:tcPr>
          <w:p w14:paraId="2C58752C"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roofErr w:type="spellStart"/>
            <w:r w:rsidRPr="009B7EEF">
              <w:rPr>
                <w:rFonts w:ascii="Times New Roman" w:eastAsia="Times New Roman" w:hAnsi="Times New Roman" w:cs="Times New Roman"/>
                <w:i/>
                <w:iCs/>
                <w:color w:val="000000"/>
                <w:lang w:eastAsia="en-CA"/>
              </w:rPr>
              <w:t>nigricollis</w:t>
            </w:r>
            <w:proofErr w:type="spellEnd"/>
          </w:p>
        </w:tc>
        <w:tc>
          <w:tcPr>
            <w:tcW w:w="502" w:type="dxa"/>
            <w:tcBorders>
              <w:top w:val="nil"/>
              <w:left w:val="nil"/>
              <w:bottom w:val="nil"/>
              <w:right w:val="nil"/>
            </w:tcBorders>
            <w:shd w:val="clear" w:color="auto" w:fill="auto"/>
            <w:noWrap/>
            <w:vAlign w:val="bottom"/>
            <w:hideMark/>
          </w:tcPr>
          <w:p w14:paraId="5893E3B0"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3C92B473" w14:textId="77777777" w:rsidR="00A24D3D" w:rsidRPr="009B7EEF" w:rsidRDefault="00A24D3D" w:rsidP="009B7EEF">
            <w:pPr>
              <w:spacing w:line="240" w:lineRule="auto"/>
              <w:ind w:firstLineChars="200" w:firstLine="440"/>
              <w:rPr>
                <w:rFonts w:ascii="Times New Roman" w:eastAsia="Times New Roman" w:hAnsi="Times New Roman" w:cs="Times New Roman"/>
                <w:lang w:eastAsia="en-CA"/>
              </w:rPr>
            </w:pPr>
          </w:p>
        </w:tc>
        <w:tc>
          <w:tcPr>
            <w:tcW w:w="1100" w:type="dxa"/>
            <w:tcBorders>
              <w:top w:val="nil"/>
              <w:left w:val="nil"/>
              <w:bottom w:val="nil"/>
              <w:right w:val="nil"/>
            </w:tcBorders>
            <w:shd w:val="clear" w:color="auto" w:fill="auto"/>
            <w:noWrap/>
            <w:vAlign w:val="bottom"/>
            <w:hideMark/>
          </w:tcPr>
          <w:p w14:paraId="63216DA0"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380" w:type="dxa"/>
            <w:tcBorders>
              <w:top w:val="nil"/>
              <w:left w:val="nil"/>
              <w:bottom w:val="nil"/>
              <w:right w:val="nil"/>
            </w:tcBorders>
            <w:shd w:val="clear" w:color="auto" w:fill="auto"/>
            <w:noWrap/>
            <w:vAlign w:val="bottom"/>
            <w:hideMark/>
          </w:tcPr>
          <w:p w14:paraId="147788C4"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336" w:type="dxa"/>
            <w:tcBorders>
              <w:top w:val="nil"/>
              <w:left w:val="nil"/>
              <w:bottom w:val="nil"/>
              <w:right w:val="nil"/>
            </w:tcBorders>
            <w:shd w:val="clear" w:color="auto" w:fill="auto"/>
            <w:noWrap/>
            <w:vAlign w:val="bottom"/>
            <w:hideMark/>
          </w:tcPr>
          <w:p w14:paraId="48C6816C"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261" w:type="dxa"/>
            <w:tcBorders>
              <w:top w:val="nil"/>
              <w:left w:val="nil"/>
              <w:bottom w:val="nil"/>
              <w:right w:val="nil"/>
            </w:tcBorders>
            <w:shd w:val="clear" w:color="auto" w:fill="auto"/>
            <w:noWrap/>
            <w:vAlign w:val="bottom"/>
            <w:hideMark/>
          </w:tcPr>
          <w:p w14:paraId="025FEB3F"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723" w:type="dxa"/>
            <w:tcBorders>
              <w:top w:val="nil"/>
              <w:left w:val="nil"/>
              <w:bottom w:val="nil"/>
              <w:right w:val="nil"/>
            </w:tcBorders>
            <w:shd w:val="clear" w:color="auto" w:fill="auto"/>
            <w:noWrap/>
            <w:vAlign w:val="bottom"/>
            <w:hideMark/>
          </w:tcPr>
          <w:p w14:paraId="34D08FA7"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4023C340"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820" w:type="dxa"/>
            <w:tcBorders>
              <w:top w:val="nil"/>
              <w:left w:val="nil"/>
              <w:bottom w:val="nil"/>
              <w:right w:val="nil"/>
            </w:tcBorders>
            <w:shd w:val="clear" w:color="auto" w:fill="auto"/>
            <w:noWrap/>
            <w:vAlign w:val="bottom"/>
            <w:hideMark/>
          </w:tcPr>
          <w:p w14:paraId="370646F7"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4E4EAA" w14:paraId="00EC8568" w14:textId="77777777" w:rsidTr="009B7EEF">
        <w:trPr>
          <w:trHeight w:val="334"/>
        </w:trPr>
        <w:tc>
          <w:tcPr>
            <w:tcW w:w="2767" w:type="dxa"/>
            <w:tcBorders>
              <w:top w:val="nil"/>
              <w:left w:val="nil"/>
              <w:bottom w:val="nil"/>
              <w:right w:val="nil"/>
            </w:tcBorders>
            <w:shd w:val="clear" w:color="000000" w:fill="F2F2F2"/>
            <w:noWrap/>
            <w:vAlign w:val="bottom"/>
            <w:hideMark/>
          </w:tcPr>
          <w:p w14:paraId="7304ED92"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Haliaeetus</w:t>
            </w:r>
          </w:p>
        </w:tc>
        <w:tc>
          <w:tcPr>
            <w:tcW w:w="502" w:type="dxa"/>
            <w:tcBorders>
              <w:top w:val="nil"/>
              <w:left w:val="nil"/>
              <w:bottom w:val="nil"/>
              <w:right w:val="nil"/>
            </w:tcBorders>
            <w:shd w:val="clear" w:color="000000" w:fill="F2F2F2"/>
            <w:noWrap/>
            <w:vAlign w:val="bottom"/>
            <w:hideMark/>
          </w:tcPr>
          <w:p w14:paraId="1F1AE903"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6669CC03"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03C48A93"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2604EA11"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25945EA7"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47FFE34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3EBF77AF"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525F3A55"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820" w:type="dxa"/>
            <w:tcBorders>
              <w:top w:val="nil"/>
              <w:left w:val="nil"/>
              <w:bottom w:val="nil"/>
              <w:right w:val="nil"/>
            </w:tcBorders>
            <w:shd w:val="clear" w:color="000000" w:fill="F2F2F2"/>
            <w:noWrap/>
            <w:vAlign w:val="bottom"/>
            <w:hideMark/>
          </w:tcPr>
          <w:p w14:paraId="2A4DACD7"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611A6AAA" w14:textId="77777777" w:rsidTr="009B7EEF">
        <w:trPr>
          <w:trHeight w:val="66"/>
        </w:trPr>
        <w:tc>
          <w:tcPr>
            <w:tcW w:w="2767" w:type="dxa"/>
            <w:tcBorders>
              <w:top w:val="nil"/>
              <w:left w:val="nil"/>
              <w:bottom w:val="nil"/>
              <w:right w:val="nil"/>
            </w:tcBorders>
            <w:shd w:val="clear" w:color="auto" w:fill="auto"/>
            <w:noWrap/>
            <w:vAlign w:val="bottom"/>
            <w:hideMark/>
          </w:tcPr>
          <w:p w14:paraId="0CC69D55"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roofErr w:type="spellStart"/>
            <w:r w:rsidRPr="009B7EEF">
              <w:rPr>
                <w:rFonts w:ascii="Times New Roman" w:eastAsia="Times New Roman" w:hAnsi="Times New Roman" w:cs="Times New Roman"/>
                <w:i/>
                <w:iCs/>
                <w:color w:val="000000"/>
                <w:lang w:eastAsia="en-CA"/>
              </w:rPr>
              <w:t>leucephalus</w:t>
            </w:r>
            <w:proofErr w:type="spellEnd"/>
          </w:p>
        </w:tc>
        <w:tc>
          <w:tcPr>
            <w:tcW w:w="502" w:type="dxa"/>
            <w:tcBorders>
              <w:top w:val="nil"/>
              <w:left w:val="nil"/>
              <w:bottom w:val="nil"/>
              <w:right w:val="nil"/>
            </w:tcBorders>
            <w:shd w:val="clear" w:color="auto" w:fill="auto"/>
            <w:noWrap/>
            <w:vAlign w:val="bottom"/>
            <w:hideMark/>
          </w:tcPr>
          <w:p w14:paraId="3A8E8259"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082B65B7"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03E9E351"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3EC258FE"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40DCD573"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72F57A0F"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723" w:type="dxa"/>
            <w:tcBorders>
              <w:top w:val="nil"/>
              <w:left w:val="nil"/>
              <w:bottom w:val="nil"/>
              <w:right w:val="nil"/>
            </w:tcBorders>
            <w:shd w:val="clear" w:color="auto" w:fill="auto"/>
            <w:noWrap/>
            <w:vAlign w:val="bottom"/>
            <w:hideMark/>
          </w:tcPr>
          <w:p w14:paraId="4E58971F"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380" w:type="dxa"/>
            <w:tcBorders>
              <w:top w:val="nil"/>
              <w:left w:val="nil"/>
              <w:bottom w:val="nil"/>
              <w:right w:val="nil"/>
            </w:tcBorders>
            <w:shd w:val="clear" w:color="auto" w:fill="auto"/>
            <w:noWrap/>
            <w:vAlign w:val="bottom"/>
            <w:hideMark/>
          </w:tcPr>
          <w:p w14:paraId="37AA5BE6"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820" w:type="dxa"/>
            <w:tcBorders>
              <w:top w:val="nil"/>
              <w:left w:val="nil"/>
              <w:bottom w:val="nil"/>
              <w:right w:val="nil"/>
            </w:tcBorders>
            <w:shd w:val="clear" w:color="auto" w:fill="auto"/>
            <w:noWrap/>
            <w:vAlign w:val="bottom"/>
            <w:hideMark/>
          </w:tcPr>
          <w:p w14:paraId="1D946604"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4E4EAA" w14:paraId="28B75039" w14:textId="77777777" w:rsidTr="009B7EEF">
        <w:trPr>
          <w:trHeight w:val="375"/>
        </w:trPr>
        <w:tc>
          <w:tcPr>
            <w:tcW w:w="2767" w:type="dxa"/>
            <w:tcBorders>
              <w:top w:val="nil"/>
              <w:left w:val="nil"/>
              <w:bottom w:val="nil"/>
              <w:right w:val="nil"/>
            </w:tcBorders>
            <w:shd w:val="clear" w:color="000000" w:fill="F2F2F2"/>
            <w:noWrap/>
            <w:vAlign w:val="bottom"/>
            <w:hideMark/>
          </w:tcPr>
          <w:p w14:paraId="4D7AD2F9"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proofErr w:type="spellStart"/>
            <w:r w:rsidRPr="009B7EEF">
              <w:rPr>
                <w:rFonts w:ascii="Times New Roman" w:eastAsia="Times New Roman" w:hAnsi="Times New Roman" w:cs="Times New Roman"/>
                <w:b/>
                <w:bCs/>
                <w:i/>
                <w:iCs/>
                <w:color w:val="000000"/>
                <w:lang w:eastAsia="en-CA"/>
              </w:rPr>
              <w:t>Malurus</w:t>
            </w:r>
            <w:proofErr w:type="spellEnd"/>
          </w:p>
        </w:tc>
        <w:tc>
          <w:tcPr>
            <w:tcW w:w="502" w:type="dxa"/>
            <w:tcBorders>
              <w:top w:val="nil"/>
              <w:left w:val="nil"/>
              <w:bottom w:val="nil"/>
              <w:right w:val="nil"/>
            </w:tcBorders>
            <w:shd w:val="clear" w:color="000000" w:fill="F2F2F2"/>
            <w:noWrap/>
            <w:vAlign w:val="bottom"/>
            <w:hideMark/>
          </w:tcPr>
          <w:p w14:paraId="7BFC84C7"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217EBCD5"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161EF8A5"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3D358D6F"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4A7FBDB4"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219D8F30"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348AF463"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51CE4C89"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820" w:type="dxa"/>
            <w:tcBorders>
              <w:top w:val="nil"/>
              <w:left w:val="nil"/>
              <w:bottom w:val="nil"/>
              <w:right w:val="nil"/>
            </w:tcBorders>
            <w:shd w:val="clear" w:color="000000" w:fill="F2F2F2"/>
            <w:noWrap/>
            <w:vAlign w:val="bottom"/>
            <w:hideMark/>
          </w:tcPr>
          <w:p w14:paraId="725B040D"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1CBF5B58" w14:textId="77777777" w:rsidTr="009B7EEF">
        <w:trPr>
          <w:trHeight w:val="66"/>
        </w:trPr>
        <w:tc>
          <w:tcPr>
            <w:tcW w:w="2767" w:type="dxa"/>
            <w:tcBorders>
              <w:top w:val="nil"/>
              <w:left w:val="nil"/>
              <w:bottom w:val="nil"/>
              <w:right w:val="nil"/>
            </w:tcBorders>
            <w:shd w:val="clear" w:color="auto" w:fill="auto"/>
            <w:noWrap/>
            <w:vAlign w:val="bottom"/>
            <w:hideMark/>
          </w:tcPr>
          <w:p w14:paraId="1B8D6AF5"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roofErr w:type="spellStart"/>
            <w:r w:rsidRPr="009B7EEF">
              <w:rPr>
                <w:rFonts w:ascii="Times New Roman" w:eastAsia="Times New Roman" w:hAnsi="Times New Roman" w:cs="Times New Roman"/>
                <w:i/>
                <w:iCs/>
                <w:color w:val="000000"/>
                <w:lang w:eastAsia="en-CA"/>
              </w:rPr>
              <w:t>cyaneus</w:t>
            </w:r>
            <w:proofErr w:type="spellEnd"/>
          </w:p>
        </w:tc>
        <w:tc>
          <w:tcPr>
            <w:tcW w:w="502" w:type="dxa"/>
            <w:tcBorders>
              <w:top w:val="nil"/>
              <w:left w:val="nil"/>
              <w:bottom w:val="nil"/>
              <w:right w:val="nil"/>
            </w:tcBorders>
            <w:shd w:val="clear" w:color="auto" w:fill="auto"/>
            <w:noWrap/>
            <w:vAlign w:val="bottom"/>
            <w:hideMark/>
          </w:tcPr>
          <w:p w14:paraId="1B4D0116"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742F78C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5C39C861"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2FC919C4"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50EE3697"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261" w:type="dxa"/>
            <w:tcBorders>
              <w:top w:val="nil"/>
              <w:left w:val="nil"/>
              <w:bottom w:val="nil"/>
              <w:right w:val="nil"/>
            </w:tcBorders>
            <w:shd w:val="clear" w:color="auto" w:fill="auto"/>
            <w:noWrap/>
            <w:vAlign w:val="bottom"/>
            <w:hideMark/>
          </w:tcPr>
          <w:p w14:paraId="5DB1162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723" w:type="dxa"/>
            <w:tcBorders>
              <w:top w:val="nil"/>
              <w:left w:val="nil"/>
              <w:bottom w:val="nil"/>
              <w:right w:val="nil"/>
            </w:tcBorders>
            <w:shd w:val="clear" w:color="auto" w:fill="auto"/>
            <w:noWrap/>
            <w:vAlign w:val="bottom"/>
            <w:hideMark/>
          </w:tcPr>
          <w:p w14:paraId="6DAB7ABB"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66904A59"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820" w:type="dxa"/>
            <w:tcBorders>
              <w:top w:val="nil"/>
              <w:left w:val="nil"/>
              <w:bottom w:val="nil"/>
              <w:right w:val="nil"/>
            </w:tcBorders>
            <w:shd w:val="clear" w:color="auto" w:fill="auto"/>
            <w:noWrap/>
            <w:vAlign w:val="bottom"/>
            <w:hideMark/>
          </w:tcPr>
          <w:p w14:paraId="48812042"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4E4EAA" w14:paraId="07765F07" w14:textId="77777777" w:rsidTr="009B7EEF">
        <w:trPr>
          <w:trHeight w:val="375"/>
        </w:trPr>
        <w:tc>
          <w:tcPr>
            <w:tcW w:w="2767" w:type="dxa"/>
            <w:tcBorders>
              <w:top w:val="nil"/>
              <w:left w:val="nil"/>
              <w:bottom w:val="nil"/>
              <w:right w:val="nil"/>
            </w:tcBorders>
            <w:shd w:val="clear" w:color="000000" w:fill="F2F2F2"/>
            <w:noWrap/>
            <w:vAlign w:val="bottom"/>
            <w:hideMark/>
          </w:tcPr>
          <w:p w14:paraId="742010DD"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proofErr w:type="spellStart"/>
            <w:r w:rsidRPr="009B7EEF">
              <w:rPr>
                <w:rFonts w:ascii="Times New Roman" w:eastAsia="Times New Roman" w:hAnsi="Times New Roman" w:cs="Times New Roman"/>
                <w:b/>
                <w:bCs/>
                <w:i/>
                <w:iCs/>
                <w:color w:val="000000"/>
                <w:lang w:eastAsia="en-CA"/>
              </w:rPr>
              <w:t>Melierax</w:t>
            </w:r>
            <w:proofErr w:type="spellEnd"/>
          </w:p>
        </w:tc>
        <w:tc>
          <w:tcPr>
            <w:tcW w:w="502" w:type="dxa"/>
            <w:tcBorders>
              <w:top w:val="nil"/>
              <w:left w:val="nil"/>
              <w:bottom w:val="nil"/>
              <w:right w:val="nil"/>
            </w:tcBorders>
            <w:shd w:val="clear" w:color="000000" w:fill="F2F2F2"/>
            <w:noWrap/>
            <w:vAlign w:val="bottom"/>
            <w:hideMark/>
          </w:tcPr>
          <w:p w14:paraId="0D33DC95"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19A201FE"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77333A26"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034AAB96"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62A53CA2"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7813F3F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3082FE6F"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2C67A8B0"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820" w:type="dxa"/>
            <w:tcBorders>
              <w:top w:val="nil"/>
              <w:left w:val="nil"/>
              <w:bottom w:val="nil"/>
              <w:right w:val="nil"/>
            </w:tcBorders>
            <w:shd w:val="clear" w:color="000000" w:fill="F2F2F2"/>
            <w:noWrap/>
            <w:vAlign w:val="bottom"/>
            <w:hideMark/>
          </w:tcPr>
          <w:p w14:paraId="1FBF42E7"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2B72A113" w14:textId="77777777" w:rsidTr="009B7EEF">
        <w:trPr>
          <w:trHeight w:val="66"/>
        </w:trPr>
        <w:tc>
          <w:tcPr>
            <w:tcW w:w="2767" w:type="dxa"/>
            <w:tcBorders>
              <w:top w:val="nil"/>
              <w:left w:val="nil"/>
              <w:bottom w:val="nil"/>
              <w:right w:val="nil"/>
            </w:tcBorders>
            <w:shd w:val="clear" w:color="auto" w:fill="auto"/>
            <w:noWrap/>
            <w:vAlign w:val="bottom"/>
            <w:hideMark/>
          </w:tcPr>
          <w:p w14:paraId="6328517A"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roofErr w:type="spellStart"/>
            <w:r w:rsidRPr="009B7EEF">
              <w:rPr>
                <w:rFonts w:ascii="Times New Roman" w:eastAsia="Times New Roman" w:hAnsi="Times New Roman" w:cs="Times New Roman"/>
                <w:i/>
                <w:iCs/>
                <w:color w:val="000000"/>
                <w:lang w:eastAsia="en-CA"/>
              </w:rPr>
              <w:t>canorus</w:t>
            </w:r>
            <w:proofErr w:type="spellEnd"/>
          </w:p>
        </w:tc>
        <w:tc>
          <w:tcPr>
            <w:tcW w:w="502" w:type="dxa"/>
            <w:tcBorders>
              <w:top w:val="nil"/>
              <w:left w:val="nil"/>
              <w:bottom w:val="nil"/>
              <w:right w:val="nil"/>
            </w:tcBorders>
            <w:shd w:val="clear" w:color="auto" w:fill="auto"/>
            <w:noWrap/>
            <w:vAlign w:val="bottom"/>
            <w:hideMark/>
          </w:tcPr>
          <w:p w14:paraId="1CCAAF88"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26BCB1B3"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2FF9E9D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218C6700"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22581D94"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2973818C"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723" w:type="dxa"/>
            <w:tcBorders>
              <w:top w:val="nil"/>
              <w:left w:val="nil"/>
              <w:bottom w:val="nil"/>
              <w:right w:val="nil"/>
            </w:tcBorders>
            <w:shd w:val="clear" w:color="auto" w:fill="auto"/>
            <w:noWrap/>
            <w:vAlign w:val="bottom"/>
            <w:hideMark/>
          </w:tcPr>
          <w:p w14:paraId="4F3D95F9"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08AF618E"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820" w:type="dxa"/>
            <w:tcBorders>
              <w:top w:val="nil"/>
              <w:left w:val="nil"/>
              <w:bottom w:val="nil"/>
              <w:right w:val="nil"/>
            </w:tcBorders>
            <w:shd w:val="clear" w:color="auto" w:fill="auto"/>
            <w:noWrap/>
            <w:vAlign w:val="bottom"/>
            <w:hideMark/>
          </w:tcPr>
          <w:p w14:paraId="4B3E2DDF"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4E4EAA" w14:paraId="1E16DD69" w14:textId="77777777" w:rsidTr="009B7EEF">
        <w:trPr>
          <w:trHeight w:val="375"/>
        </w:trPr>
        <w:tc>
          <w:tcPr>
            <w:tcW w:w="2767" w:type="dxa"/>
            <w:tcBorders>
              <w:top w:val="nil"/>
              <w:left w:val="nil"/>
              <w:bottom w:val="nil"/>
              <w:right w:val="nil"/>
            </w:tcBorders>
            <w:shd w:val="clear" w:color="000000" w:fill="F2F2F2"/>
            <w:noWrap/>
            <w:vAlign w:val="bottom"/>
            <w:hideMark/>
          </w:tcPr>
          <w:p w14:paraId="679A204E"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Perdix</w:t>
            </w:r>
          </w:p>
        </w:tc>
        <w:tc>
          <w:tcPr>
            <w:tcW w:w="502" w:type="dxa"/>
            <w:tcBorders>
              <w:top w:val="nil"/>
              <w:left w:val="nil"/>
              <w:bottom w:val="nil"/>
              <w:right w:val="nil"/>
            </w:tcBorders>
            <w:shd w:val="clear" w:color="000000" w:fill="F2F2F2"/>
            <w:noWrap/>
            <w:vAlign w:val="bottom"/>
            <w:hideMark/>
          </w:tcPr>
          <w:p w14:paraId="1ED63857"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1B3C1994"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6BAE108A"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0FBD6CCE"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7103D940"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3BB251D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42FAFDB9"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31E480C5"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820" w:type="dxa"/>
            <w:tcBorders>
              <w:top w:val="nil"/>
              <w:left w:val="nil"/>
              <w:bottom w:val="nil"/>
              <w:right w:val="nil"/>
            </w:tcBorders>
            <w:shd w:val="clear" w:color="000000" w:fill="F2F2F2"/>
            <w:noWrap/>
            <w:vAlign w:val="bottom"/>
            <w:hideMark/>
          </w:tcPr>
          <w:p w14:paraId="262CC1E3"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29C5A08A" w14:textId="77777777" w:rsidTr="009B7EEF">
        <w:trPr>
          <w:trHeight w:val="66"/>
        </w:trPr>
        <w:tc>
          <w:tcPr>
            <w:tcW w:w="2767" w:type="dxa"/>
            <w:tcBorders>
              <w:top w:val="nil"/>
              <w:left w:val="nil"/>
              <w:bottom w:val="nil"/>
              <w:right w:val="nil"/>
            </w:tcBorders>
            <w:shd w:val="clear" w:color="auto" w:fill="auto"/>
            <w:noWrap/>
            <w:vAlign w:val="bottom"/>
            <w:hideMark/>
          </w:tcPr>
          <w:p w14:paraId="6E38C49B"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roofErr w:type="spellStart"/>
            <w:r w:rsidRPr="009B7EEF">
              <w:rPr>
                <w:rFonts w:ascii="Times New Roman" w:eastAsia="Times New Roman" w:hAnsi="Times New Roman" w:cs="Times New Roman"/>
                <w:i/>
                <w:iCs/>
                <w:color w:val="000000"/>
                <w:lang w:eastAsia="en-CA"/>
              </w:rPr>
              <w:t>perdix</w:t>
            </w:r>
            <w:proofErr w:type="spellEnd"/>
          </w:p>
        </w:tc>
        <w:tc>
          <w:tcPr>
            <w:tcW w:w="502" w:type="dxa"/>
            <w:tcBorders>
              <w:top w:val="nil"/>
              <w:left w:val="nil"/>
              <w:bottom w:val="nil"/>
              <w:right w:val="nil"/>
            </w:tcBorders>
            <w:shd w:val="clear" w:color="auto" w:fill="auto"/>
            <w:noWrap/>
            <w:vAlign w:val="bottom"/>
            <w:hideMark/>
          </w:tcPr>
          <w:p w14:paraId="12DB68BF"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064E1360"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7C49EEE3"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3B5E7054"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310815B7"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1E35E719"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723" w:type="dxa"/>
            <w:tcBorders>
              <w:top w:val="nil"/>
              <w:left w:val="nil"/>
              <w:bottom w:val="nil"/>
              <w:right w:val="nil"/>
            </w:tcBorders>
            <w:shd w:val="clear" w:color="auto" w:fill="auto"/>
            <w:noWrap/>
            <w:vAlign w:val="bottom"/>
            <w:hideMark/>
          </w:tcPr>
          <w:p w14:paraId="14EF66D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380" w:type="dxa"/>
            <w:tcBorders>
              <w:top w:val="nil"/>
              <w:left w:val="nil"/>
              <w:bottom w:val="nil"/>
              <w:right w:val="nil"/>
            </w:tcBorders>
            <w:shd w:val="clear" w:color="auto" w:fill="auto"/>
            <w:noWrap/>
            <w:vAlign w:val="bottom"/>
            <w:hideMark/>
          </w:tcPr>
          <w:p w14:paraId="3F497896"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820" w:type="dxa"/>
            <w:tcBorders>
              <w:top w:val="nil"/>
              <w:left w:val="nil"/>
              <w:bottom w:val="nil"/>
              <w:right w:val="nil"/>
            </w:tcBorders>
            <w:shd w:val="clear" w:color="auto" w:fill="auto"/>
            <w:noWrap/>
            <w:vAlign w:val="bottom"/>
            <w:hideMark/>
          </w:tcPr>
          <w:p w14:paraId="00A3DF99"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4E4EAA" w14:paraId="513B7E56" w14:textId="77777777" w:rsidTr="009B7EEF">
        <w:trPr>
          <w:trHeight w:val="375"/>
        </w:trPr>
        <w:tc>
          <w:tcPr>
            <w:tcW w:w="2767" w:type="dxa"/>
            <w:tcBorders>
              <w:top w:val="nil"/>
              <w:left w:val="nil"/>
              <w:bottom w:val="nil"/>
              <w:right w:val="nil"/>
            </w:tcBorders>
            <w:shd w:val="clear" w:color="000000" w:fill="F2F2F2"/>
            <w:noWrap/>
            <w:vAlign w:val="bottom"/>
            <w:hideMark/>
          </w:tcPr>
          <w:p w14:paraId="1DAC8B34"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proofErr w:type="spellStart"/>
            <w:r w:rsidRPr="009B7EEF">
              <w:rPr>
                <w:rFonts w:ascii="Times New Roman" w:eastAsia="Times New Roman" w:hAnsi="Times New Roman" w:cs="Times New Roman"/>
                <w:b/>
                <w:bCs/>
                <w:i/>
                <w:iCs/>
                <w:color w:val="000000"/>
                <w:lang w:eastAsia="en-CA"/>
              </w:rPr>
              <w:t>Plocepasser</w:t>
            </w:r>
            <w:proofErr w:type="spellEnd"/>
          </w:p>
        </w:tc>
        <w:tc>
          <w:tcPr>
            <w:tcW w:w="502" w:type="dxa"/>
            <w:tcBorders>
              <w:top w:val="nil"/>
              <w:left w:val="nil"/>
              <w:bottom w:val="nil"/>
              <w:right w:val="nil"/>
            </w:tcBorders>
            <w:shd w:val="clear" w:color="000000" w:fill="F2F2F2"/>
            <w:noWrap/>
            <w:vAlign w:val="bottom"/>
            <w:hideMark/>
          </w:tcPr>
          <w:p w14:paraId="7F650A4A"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6248AA83"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18C23BEF"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6E81F937"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0B42B86E"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19AA1AC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2DD1C3FF"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6358CB9A"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820" w:type="dxa"/>
            <w:tcBorders>
              <w:top w:val="nil"/>
              <w:left w:val="nil"/>
              <w:bottom w:val="nil"/>
              <w:right w:val="nil"/>
            </w:tcBorders>
            <w:shd w:val="clear" w:color="000000" w:fill="F2F2F2"/>
            <w:noWrap/>
            <w:vAlign w:val="bottom"/>
            <w:hideMark/>
          </w:tcPr>
          <w:p w14:paraId="6087B51A"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2D48C91E" w14:textId="77777777" w:rsidTr="009B7EEF">
        <w:trPr>
          <w:trHeight w:val="66"/>
        </w:trPr>
        <w:tc>
          <w:tcPr>
            <w:tcW w:w="2767" w:type="dxa"/>
            <w:tcBorders>
              <w:top w:val="nil"/>
              <w:left w:val="nil"/>
              <w:bottom w:val="nil"/>
              <w:right w:val="nil"/>
            </w:tcBorders>
            <w:shd w:val="clear" w:color="auto" w:fill="auto"/>
            <w:noWrap/>
            <w:vAlign w:val="bottom"/>
            <w:hideMark/>
          </w:tcPr>
          <w:p w14:paraId="726A858D"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roofErr w:type="spellStart"/>
            <w:r w:rsidRPr="009B7EEF">
              <w:rPr>
                <w:rFonts w:ascii="Times New Roman" w:eastAsia="Times New Roman" w:hAnsi="Times New Roman" w:cs="Times New Roman"/>
                <w:i/>
                <w:iCs/>
                <w:color w:val="000000"/>
                <w:lang w:eastAsia="en-CA"/>
              </w:rPr>
              <w:t>mahali</w:t>
            </w:r>
            <w:proofErr w:type="spellEnd"/>
          </w:p>
        </w:tc>
        <w:tc>
          <w:tcPr>
            <w:tcW w:w="502" w:type="dxa"/>
            <w:tcBorders>
              <w:top w:val="nil"/>
              <w:left w:val="nil"/>
              <w:bottom w:val="nil"/>
              <w:right w:val="nil"/>
            </w:tcBorders>
            <w:shd w:val="clear" w:color="auto" w:fill="auto"/>
            <w:noWrap/>
            <w:vAlign w:val="bottom"/>
            <w:hideMark/>
          </w:tcPr>
          <w:p w14:paraId="7B926A08"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3AFA9FD4"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3BD269A6"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122BD2C9"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36421574"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203DD1F8"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723" w:type="dxa"/>
            <w:tcBorders>
              <w:top w:val="nil"/>
              <w:left w:val="nil"/>
              <w:bottom w:val="nil"/>
              <w:right w:val="nil"/>
            </w:tcBorders>
            <w:shd w:val="clear" w:color="auto" w:fill="auto"/>
            <w:noWrap/>
            <w:vAlign w:val="bottom"/>
            <w:hideMark/>
          </w:tcPr>
          <w:p w14:paraId="7EACCDDD"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380" w:type="dxa"/>
            <w:tcBorders>
              <w:top w:val="nil"/>
              <w:left w:val="nil"/>
              <w:bottom w:val="nil"/>
              <w:right w:val="nil"/>
            </w:tcBorders>
            <w:shd w:val="clear" w:color="auto" w:fill="auto"/>
            <w:noWrap/>
            <w:vAlign w:val="bottom"/>
            <w:hideMark/>
          </w:tcPr>
          <w:p w14:paraId="46628F0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820" w:type="dxa"/>
            <w:tcBorders>
              <w:top w:val="nil"/>
              <w:left w:val="nil"/>
              <w:bottom w:val="nil"/>
              <w:right w:val="nil"/>
            </w:tcBorders>
            <w:shd w:val="clear" w:color="auto" w:fill="auto"/>
            <w:noWrap/>
            <w:vAlign w:val="bottom"/>
            <w:hideMark/>
          </w:tcPr>
          <w:p w14:paraId="4E1596D8"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4E4EAA" w14:paraId="2F4B9468" w14:textId="77777777" w:rsidTr="009B7EEF">
        <w:trPr>
          <w:trHeight w:val="375"/>
        </w:trPr>
        <w:tc>
          <w:tcPr>
            <w:tcW w:w="2767" w:type="dxa"/>
            <w:tcBorders>
              <w:top w:val="nil"/>
              <w:left w:val="nil"/>
              <w:bottom w:val="nil"/>
              <w:right w:val="nil"/>
            </w:tcBorders>
            <w:shd w:val="clear" w:color="000000" w:fill="F2F2F2"/>
            <w:noWrap/>
            <w:vAlign w:val="bottom"/>
            <w:hideMark/>
          </w:tcPr>
          <w:p w14:paraId="5C5845E9"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proofErr w:type="spellStart"/>
            <w:r w:rsidRPr="009B7EEF">
              <w:rPr>
                <w:rFonts w:ascii="Times New Roman" w:eastAsia="Times New Roman" w:hAnsi="Times New Roman" w:cs="Times New Roman"/>
                <w:b/>
                <w:bCs/>
                <w:i/>
                <w:iCs/>
                <w:color w:val="000000"/>
                <w:lang w:eastAsia="en-CA"/>
              </w:rPr>
              <w:t>Pomatostomus</w:t>
            </w:r>
            <w:proofErr w:type="spellEnd"/>
          </w:p>
        </w:tc>
        <w:tc>
          <w:tcPr>
            <w:tcW w:w="502" w:type="dxa"/>
            <w:tcBorders>
              <w:top w:val="nil"/>
              <w:left w:val="nil"/>
              <w:bottom w:val="nil"/>
              <w:right w:val="nil"/>
            </w:tcBorders>
            <w:shd w:val="clear" w:color="000000" w:fill="F2F2F2"/>
            <w:noWrap/>
            <w:vAlign w:val="bottom"/>
            <w:hideMark/>
          </w:tcPr>
          <w:p w14:paraId="417ED675"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39F6260A"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331E17D0"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248459A9"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04706CBC"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68080E9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1824635E"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4704BC94"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820" w:type="dxa"/>
            <w:tcBorders>
              <w:top w:val="nil"/>
              <w:left w:val="nil"/>
              <w:bottom w:val="nil"/>
              <w:right w:val="nil"/>
            </w:tcBorders>
            <w:shd w:val="clear" w:color="000000" w:fill="F2F2F2"/>
            <w:noWrap/>
            <w:vAlign w:val="bottom"/>
            <w:hideMark/>
          </w:tcPr>
          <w:p w14:paraId="1BC352C8"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5AA0C0CC" w14:textId="77777777" w:rsidTr="009B7EEF">
        <w:trPr>
          <w:trHeight w:val="66"/>
        </w:trPr>
        <w:tc>
          <w:tcPr>
            <w:tcW w:w="2767" w:type="dxa"/>
            <w:tcBorders>
              <w:top w:val="nil"/>
              <w:left w:val="nil"/>
              <w:bottom w:val="nil"/>
              <w:right w:val="nil"/>
            </w:tcBorders>
            <w:shd w:val="clear" w:color="auto" w:fill="auto"/>
            <w:noWrap/>
            <w:vAlign w:val="bottom"/>
            <w:hideMark/>
          </w:tcPr>
          <w:p w14:paraId="018913C8"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roofErr w:type="spellStart"/>
            <w:r w:rsidRPr="009B7EEF">
              <w:rPr>
                <w:rFonts w:ascii="Times New Roman" w:eastAsia="Times New Roman" w:hAnsi="Times New Roman" w:cs="Times New Roman"/>
                <w:i/>
                <w:iCs/>
                <w:color w:val="000000"/>
                <w:lang w:eastAsia="en-CA"/>
              </w:rPr>
              <w:t>ruficeps</w:t>
            </w:r>
            <w:proofErr w:type="spellEnd"/>
          </w:p>
        </w:tc>
        <w:tc>
          <w:tcPr>
            <w:tcW w:w="502" w:type="dxa"/>
            <w:tcBorders>
              <w:top w:val="nil"/>
              <w:left w:val="nil"/>
              <w:bottom w:val="nil"/>
              <w:right w:val="nil"/>
            </w:tcBorders>
            <w:shd w:val="clear" w:color="auto" w:fill="auto"/>
            <w:noWrap/>
            <w:vAlign w:val="bottom"/>
            <w:hideMark/>
          </w:tcPr>
          <w:p w14:paraId="02C88367"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6165AC2E"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148B5B08"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413005DE"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6A5DE5D2"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261" w:type="dxa"/>
            <w:tcBorders>
              <w:top w:val="nil"/>
              <w:left w:val="nil"/>
              <w:bottom w:val="nil"/>
              <w:right w:val="nil"/>
            </w:tcBorders>
            <w:shd w:val="clear" w:color="auto" w:fill="auto"/>
            <w:noWrap/>
            <w:vAlign w:val="bottom"/>
            <w:hideMark/>
          </w:tcPr>
          <w:p w14:paraId="2F4690C4"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723" w:type="dxa"/>
            <w:tcBorders>
              <w:top w:val="nil"/>
              <w:left w:val="nil"/>
              <w:bottom w:val="nil"/>
              <w:right w:val="nil"/>
            </w:tcBorders>
            <w:shd w:val="clear" w:color="auto" w:fill="auto"/>
            <w:noWrap/>
            <w:vAlign w:val="bottom"/>
            <w:hideMark/>
          </w:tcPr>
          <w:p w14:paraId="412C8320"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63AF26E2"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820" w:type="dxa"/>
            <w:tcBorders>
              <w:top w:val="nil"/>
              <w:left w:val="nil"/>
              <w:bottom w:val="nil"/>
              <w:right w:val="nil"/>
            </w:tcBorders>
            <w:shd w:val="clear" w:color="auto" w:fill="auto"/>
            <w:noWrap/>
            <w:vAlign w:val="bottom"/>
            <w:hideMark/>
          </w:tcPr>
          <w:p w14:paraId="51739826"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4E4EAA" w14:paraId="0E2BEE57" w14:textId="77777777" w:rsidTr="009B7EEF">
        <w:trPr>
          <w:trHeight w:val="375"/>
        </w:trPr>
        <w:tc>
          <w:tcPr>
            <w:tcW w:w="2767" w:type="dxa"/>
            <w:tcBorders>
              <w:top w:val="nil"/>
              <w:left w:val="nil"/>
              <w:bottom w:val="nil"/>
              <w:right w:val="nil"/>
            </w:tcBorders>
            <w:shd w:val="clear" w:color="000000" w:fill="F2F2F2"/>
            <w:noWrap/>
            <w:vAlign w:val="bottom"/>
            <w:hideMark/>
          </w:tcPr>
          <w:p w14:paraId="64112787"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Saltator</w:t>
            </w:r>
          </w:p>
        </w:tc>
        <w:tc>
          <w:tcPr>
            <w:tcW w:w="502" w:type="dxa"/>
            <w:tcBorders>
              <w:top w:val="nil"/>
              <w:left w:val="nil"/>
              <w:bottom w:val="nil"/>
              <w:right w:val="nil"/>
            </w:tcBorders>
            <w:shd w:val="clear" w:color="000000" w:fill="F2F2F2"/>
            <w:noWrap/>
            <w:vAlign w:val="bottom"/>
            <w:hideMark/>
          </w:tcPr>
          <w:p w14:paraId="01264295"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33D50E1E"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0F8B7363"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73D65DD0"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01D9E9A4"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1FE4F832"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2E1251D0"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0FD95329"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820" w:type="dxa"/>
            <w:tcBorders>
              <w:top w:val="nil"/>
              <w:left w:val="nil"/>
              <w:bottom w:val="nil"/>
              <w:right w:val="nil"/>
            </w:tcBorders>
            <w:shd w:val="clear" w:color="000000" w:fill="F2F2F2"/>
            <w:noWrap/>
            <w:vAlign w:val="bottom"/>
            <w:hideMark/>
          </w:tcPr>
          <w:p w14:paraId="1F580105"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0B7652BB" w14:textId="77777777" w:rsidTr="009B7EEF">
        <w:trPr>
          <w:trHeight w:val="66"/>
        </w:trPr>
        <w:tc>
          <w:tcPr>
            <w:tcW w:w="2767" w:type="dxa"/>
            <w:tcBorders>
              <w:top w:val="nil"/>
              <w:left w:val="nil"/>
              <w:bottom w:val="nil"/>
              <w:right w:val="nil"/>
            </w:tcBorders>
            <w:shd w:val="clear" w:color="auto" w:fill="auto"/>
            <w:noWrap/>
            <w:vAlign w:val="bottom"/>
            <w:hideMark/>
          </w:tcPr>
          <w:p w14:paraId="46634B0F"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roofErr w:type="spellStart"/>
            <w:r w:rsidRPr="009B7EEF">
              <w:rPr>
                <w:rFonts w:ascii="Times New Roman" w:eastAsia="Times New Roman" w:hAnsi="Times New Roman" w:cs="Times New Roman"/>
                <w:i/>
                <w:iCs/>
                <w:color w:val="000000"/>
                <w:lang w:eastAsia="en-CA"/>
              </w:rPr>
              <w:t>atricollis</w:t>
            </w:r>
            <w:proofErr w:type="spellEnd"/>
          </w:p>
        </w:tc>
        <w:tc>
          <w:tcPr>
            <w:tcW w:w="502" w:type="dxa"/>
            <w:tcBorders>
              <w:top w:val="nil"/>
              <w:left w:val="nil"/>
              <w:bottom w:val="nil"/>
              <w:right w:val="nil"/>
            </w:tcBorders>
            <w:shd w:val="clear" w:color="auto" w:fill="auto"/>
            <w:noWrap/>
            <w:vAlign w:val="bottom"/>
            <w:hideMark/>
          </w:tcPr>
          <w:p w14:paraId="6A4354EA"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341D8660" w14:textId="77777777" w:rsidR="00A24D3D" w:rsidRPr="009B7EEF" w:rsidRDefault="00A24D3D" w:rsidP="009B7EEF">
            <w:pPr>
              <w:spacing w:line="240" w:lineRule="auto"/>
              <w:ind w:firstLineChars="200" w:firstLine="440"/>
              <w:rPr>
                <w:rFonts w:ascii="Times New Roman" w:eastAsia="Times New Roman" w:hAnsi="Times New Roman" w:cs="Times New Roman"/>
                <w:lang w:eastAsia="en-CA"/>
              </w:rPr>
            </w:pPr>
          </w:p>
        </w:tc>
        <w:tc>
          <w:tcPr>
            <w:tcW w:w="1100" w:type="dxa"/>
            <w:tcBorders>
              <w:top w:val="nil"/>
              <w:left w:val="nil"/>
              <w:bottom w:val="nil"/>
              <w:right w:val="nil"/>
            </w:tcBorders>
            <w:shd w:val="clear" w:color="auto" w:fill="auto"/>
            <w:noWrap/>
            <w:vAlign w:val="bottom"/>
            <w:hideMark/>
          </w:tcPr>
          <w:p w14:paraId="6BB8E3E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380" w:type="dxa"/>
            <w:tcBorders>
              <w:top w:val="nil"/>
              <w:left w:val="nil"/>
              <w:bottom w:val="nil"/>
              <w:right w:val="nil"/>
            </w:tcBorders>
            <w:shd w:val="clear" w:color="auto" w:fill="auto"/>
            <w:noWrap/>
            <w:vAlign w:val="bottom"/>
            <w:hideMark/>
          </w:tcPr>
          <w:p w14:paraId="2F0BABEC"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336" w:type="dxa"/>
            <w:tcBorders>
              <w:top w:val="nil"/>
              <w:left w:val="nil"/>
              <w:bottom w:val="nil"/>
              <w:right w:val="nil"/>
            </w:tcBorders>
            <w:shd w:val="clear" w:color="auto" w:fill="auto"/>
            <w:noWrap/>
            <w:vAlign w:val="bottom"/>
            <w:hideMark/>
          </w:tcPr>
          <w:p w14:paraId="6DCF4D94"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261" w:type="dxa"/>
            <w:tcBorders>
              <w:top w:val="nil"/>
              <w:left w:val="nil"/>
              <w:bottom w:val="nil"/>
              <w:right w:val="nil"/>
            </w:tcBorders>
            <w:shd w:val="clear" w:color="auto" w:fill="auto"/>
            <w:noWrap/>
            <w:vAlign w:val="bottom"/>
            <w:hideMark/>
          </w:tcPr>
          <w:p w14:paraId="44E02698"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723" w:type="dxa"/>
            <w:tcBorders>
              <w:top w:val="nil"/>
              <w:left w:val="nil"/>
              <w:bottom w:val="nil"/>
              <w:right w:val="nil"/>
            </w:tcBorders>
            <w:shd w:val="clear" w:color="auto" w:fill="auto"/>
            <w:noWrap/>
            <w:vAlign w:val="bottom"/>
            <w:hideMark/>
          </w:tcPr>
          <w:p w14:paraId="66356A8F"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2A45EBE2"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820" w:type="dxa"/>
            <w:tcBorders>
              <w:top w:val="nil"/>
              <w:left w:val="nil"/>
              <w:bottom w:val="nil"/>
              <w:right w:val="nil"/>
            </w:tcBorders>
            <w:shd w:val="clear" w:color="auto" w:fill="auto"/>
            <w:noWrap/>
            <w:vAlign w:val="bottom"/>
            <w:hideMark/>
          </w:tcPr>
          <w:p w14:paraId="57770136"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4E4EAA" w14:paraId="45F97C7C" w14:textId="77777777" w:rsidTr="009B7EEF">
        <w:trPr>
          <w:trHeight w:val="350"/>
        </w:trPr>
        <w:tc>
          <w:tcPr>
            <w:tcW w:w="2767" w:type="dxa"/>
            <w:tcBorders>
              <w:top w:val="nil"/>
              <w:left w:val="nil"/>
              <w:bottom w:val="nil"/>
              <w:right w:val="nil"/>
            </w:tcBorders>
            <w:shd w:val="clear" w:color="000000" w:fill="F2F2F2"/>
            <w:noWrap/>
            <w:vAlign w:val="bottom"/>
            <w:hideMark/>
          </w:tcPr>
          <w:p w14:paraId="555088CE"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proofErr w:type="spellStart"/>
            <w:r w:rsidRPr="009B7EEF">
              <w:rPr>
                <w:rFonts w:ascii="Times New Roman" w:eastAsia="Times New Roman" w:hAnsi="Times New Roman" w:cs="Times New Roman"/>
                <w:b/>
                <w:bCs/>
                <w:i/>
                <w:iCs/>
                <w:color w:val="000000"/>
                <w:lang w:eastAsia="en-CA"/>
              </w:rPr>
              <w:t>Taeniopygia</w:t>
            </w:r>
            <w:proofErr w:type="spellEnd"/>
          </w:p>
        </w:tc>
        <w:tc>
          <w:tcPr>
            <w:tcW w:w="502" w:type="dxa"/>
            <w:tcBorders>
              <w:top w:val="nil"/>
              <w:left w:val="nil"/>
              <w:bottom w:val="nil"/>
              <w:right w:val="nil"/>
            </w:tcBorders>
            <w:shd w:val="clear" w:color="000000" w:fill="F2F2F2"/>
            <w:noWrap/>
            <w:vAlign w:val="bottom"/>
            <w:hideMark/>
          </w:tcPr>
          <w:p w14:paraId="0D9D1B82"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5F350771"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106B6341"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02CB68FE"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50878A7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7AD8389F"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5401157C"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48A21B46"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820" w:type="dxa"/>
            <w:tcBorders>
              <w:top w:val="nil"/>
              <w:left w:val="nil"/>
              <w:bottom w:val="nil"/>
              <w:right w:val="nil"/>
            </w:tcBorders>
            <w:shd w:val="clear" w:color="000000" w:fill="F2F2F2"/>
            <w:noWrap/>
            <w:vAlign w:val="bottom"/>
            <w:hideMark/>
          </w:tcPr>
          <w:p w14:paraId="0DFD357C"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6DBB8083" w14:textId="77777777" w:rsidTr="009B7EEF">
        <w:trPr>
          <w:trHeight w:val="66"/>
        </w:trPr>
        <w:tc>
          <w:tcPr>
            <w:tcW w:w="2767" w:type="dxa"/>
            <w:tcBorders>
              <w:top w:val="nil"/>
              <w:left w:val="nil"/>
              <w:bottom w:val="nil"/>
              <w:right w:val="nil"/>
            </w:tcBorders>
            <w:shd w:val="clear" w:color="auto" w:fill="auto"/>
            <w:noWrap/>
            <w:vAlign w:val="bottom"/>
            <w:hideMark/>
          </w:tcPr>
          <w:p w14:paraId="0F2981DC"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r w:rsidRPr="009B7EEF">
              <w:rPr>
                <w:rFonts w:ascii="Times New Roman" w:eastAsia="Times New Roman" w:hAnsi="Times New Roman" w:cs="Times New Roman"/>
                <w:i/>
                <w:iCs/>
                <w:color w:val="000000"/>
                <w:lang w:eastAsia="en-CA"/>
              </w:rPr>
              <w:t>guttata</w:t>
            </w:r>
          </w:p>
        </w:tc>
        <w:tc>
          <w:tcPr>
            <w:tcW w:w="502" w:type="dxa"/>
            <w:tcBorders>
              <w:top w:val="nil"/>
              <w:left w:val="nil"/>
              <w:bottom w:val="nil"/>
              <w:right w:val="nil"/>
            </w:tcBorders>
            <w:shd w:val="clear" w:color="auto" w:fill="auto"/>
            <w:noWrap/>
            <w:vAlign w:val="bottom"/>
            <w:hideMark/>
          </w:tcPr>
          <w:p w14:paraId="46677C1C"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0B1117F1"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29D01CE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2FF13457"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5371BB75"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4D3146C7"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723" w:type="dxa"/>
            <w:tcBorders>
              <w:top w:val="nil"/>
              <w:left w:val="nil"/>
              <w:bottom w:val="nil"/>
              <w:right w:val="nil"/>
            </w:tcBorders>
            <w:shd w:val="clear" w:color="auto" w:fill="auto"/>
            <w:noWrap/>
            <w:vAlign w:val="bottom"/>
            <w:hideMark/>
          </w:tcPr>
          <w:p w14:paraId="767520DF"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067B1063"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820" w:type="dxa"/>
            <w:tcBorders>
              <w:top w:val="nil"/>
              <w:left w:val="nil"/>
              <w:bottom w:val="nil"/>
              <w:right w:val="nil"/>
            </w:tcBorders>
            <w:shd w:val="clear" w:color="auto" w:fill="auto"/>
            <w:noWrap/>
            <w:vAlign w:val="bottom"/>
            <w:hideMark/>
          </w:tcPr>
          <w:p w14:paraId="3A3065BB"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4E4EAA" w14:paraId="76471A7C" w14:textId="77777777" w:rsidTr="009B7EEF">
        <w:trPr>
          <w:trHeight w:val="374"/>
        </w:trPr>
        <w:tc>
          <w:tcPr>
            <w:tcW w:w="2767" w:type="dxa"/>
            <w:tcBorders>
              <w:top w:val="nil"/>
              <w:left w:val="nil"/>
              <w:bottom w:val="nil"/>
              <w:right w:val="nil"/>
            </w:tcBorders>
            <w:shd w:val="clear" w:color="000000" w:fill="F2F2F2"/>
            <w:noWrap/>
            <w:vAlign w:val="bottom"/>
            <w:hideMark/>
          </w:tcPr>
          <w:p w14:paraId="4D3E09AA"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proofErr w:type="spellStart"/>
            <w:r w:rsidRPr="009B7EEF">
              <w:rPr>
                <w:rFonts w:ascii="Times New Roman" w:eastAsia="Times New Roman" w:hAnsi="Times New Roman" w:cs="Times New Roman"/>
                <w:b/>
                <w:bCs/>
                <w:i/>
                <w:iCs/>
                <w:color w:val="000000"/>
                <w:lang w:eastAsia="en-CA"/>
              </w:rPr>
              <w:t>Turdoides</w:t>
            </w:r>
            <w:proofErr w:type="spellEnd"/>
            <w:r w:rsidRPr="009B7EEF">
              <w:rPr>
                <w:rFonts w:ascii="Times New Roman" w:eastAsia="Times New Roman" w:hAnsi="Times New Roman" w:cs="Times New Roman"/>
                <w:b/>
                <w:bCs/>
                <w:i/>
                <w:iCs/>
                <w:color w:val="000000"/>
                <w:lang w:eastAsia="en-CA"/>
              </w:rPr>
              <w:t xml:space="preserve"> </w:t>
            </w:r>
          </w:p>
        </w:tc>
        <w:tc>
          <w:tcPr>
            <w:tcW w:w="502" w:type="dxa"/>
            <w:tcBorders>
              <w:top w:val="nil"/>
              <w:left w:val="nil"/>
              <w:bottom w:val="nil"/>
              <w:right w:val="nil"/>
            </w:tcBorders>
            <w:shd w:val="clear" w:color="000000" w:fill="F2F2F2"/>
            <w:noWrap/>
            <w:vAlign w:val="bottom"/>
            <w:hideMark/>
          </w:tcPr>
          <w:p w14:paraId="6005A422"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5376A356"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0965052B"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0383FDD2"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79AD016E"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7D1CD63D"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5653D6F9"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696AEF30"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820" w:type="dxa"/>
            <w:tcBorders>
              <w:top w:val="nil"/>
              <w:left w:val="nil"/>
              <w:bottom w:val="nil"/>
              <w:right w:val="nil"/>
            </w:tcBorders>
            <w:shd w:val="clear" w:color="000000" w:fill="F2F2F2"/>
            <w:noWrap/>
            <w:vAlign w:val="bottom"/>
            <w:hideMark/>
          </w:tcPr>
          <w:p w14:paraId="4666F162"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24530BD1" w14:textId="77777777" w:rsidTr="009B7EEF">
        <w:trPr>
          <w:trHeight w:val="66"/>
        </w:trPr>
        <w:tc>
          <w:tcPr>
            <w:tcW w:w="2767" w:type="dxa"/>
            <w:tcBorders>
              <w:top w:val="nil"/>
              <w:left w:val="nil"/>
              <w:bottom w:val="nil"/>
              <w:right w:val="nil"/>
            </w:tcBorders>
            <w:shd w:val="clear" w:color="auto" w:fill="auto"/>
            <w:noWrap/>
            <w:vAlign w:val="bottom"/>
            <w:hideMark/>
          </w:tcPr>
          <w:p w14:paraId="20CFF7BE"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roofErr w:type="spellStart"/>
            <w:r w:rsidRPr="009B7EEF">
              <w:rPr>
                <w:rFonts w:ascii="Times New Roman" w:eastAsia="Times New Roman" w:hAnsi="Times New Roman" w:cs="Times New Roman"/>
                <w:i/>
                <w:iCs/>
                <w:color w:val="000000"/>
                <w:lang w:eastAsia="en-CA"/>
              </w:rPr>
              <w:t>affinis</w:t>
            </w:r>
            <w:proofErr w:type="spellEnd"/>
          </w:p>
        </w:tc>
        <w:tc>
          <w:tcPr>
            <w:tcW w:w="502" w:type="dxa"/>
            <w:tcBorders>
              <w:top w:val="nil"/>
              <w:left w:val="nil"/>
              <w:bottom w:val="nil"/>
              <w:right w:val="nil"/>
            </w:tcBorders>
            <w:shd w:val="clear" w:color="auto" w:fill="auto"/>
            <w:noWrap/>
            <w:vAlign w:val="bottom"/>
            <w:hideMark/>
          </w:tcPr>
          <w:p w14:paraId="655FEEB1"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2C54DEC2"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4EF285E0"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4906D491"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261591A0"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24805D86"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723" w:type="dxa"/>
            <w:tcBorders>
              <w:top w:val="nil"/>
              <w:left w:val="nil"/>
              <w:bottom w:val="nil"/>
              <w:right w:val="nil"/>
            </w:tcBorders>
            <w:shd w:val="clear" w:color="auto" w:fill="auto"/>
            <w:noWrap/>
            <w:vAlign w:val="bottom"/>
            <w:hideMark/>
          </w:tcPr>
          <w:p w14:paraId="6B90B292"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380" w:type="dxa"/>
            <w:tcBorders>
              <w:top w:val="nil"/>
              <w:left w:val="nil"/>
              <w:bottom w:val="nil"/>
              <w:right w:val="nil"/>
            </w:tcBorders>
            <w:shd w:val="clear" w:color="auto" w:fill="auto"/>
            <w:noWrap/>
            <w:vAlign w:val="bottom"/>
            <w:hideMark/>
          </w:tcPr>
          <w:p w14:paraId="291F8387"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820" w:type="dxa"/>
            <w:tcBorders>
              <w:top w:val="nil"/>
              <w:left w:val="nil"/>
              <w:bottom w:val="nil"/>
              <w:right w:val="nil"/>
            </w:tcBorders>
            <w:shd w:val="clear" w:color="auto" w:fill="auto"/>
            <w:noWrap/>
            <w:vAlign w:val="bottom"/>
            <w:hideMark/>
          </w:tcPr>
          <w:p w14:paraId="39058884"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9B7EEF" w14:paraId="351CF242" w14:textId="77777777" w:rsidTr="009B7EEF">
        <w:trPr>
          <w:trHeight w:val="66"/>
        </w:trPr>
        <w:tc>
          <w:tcPr>
            <w:tcW w:w="2767" w:type="dxa"/>
            <w:tcBorders>
              <w:top w:val="nil"/>
              <w:left w:val="nil"/>
              <w:bottom w:val="nil"/>
              <w:right w:val="nil"/>
            </w:tcBorders>
            <w:shd w:val="clear" w:color="auto" w:fill="auto"/>
            <w:noWrap/>
            <w:vAlign w:val="bottom"/>
            <w:hideMark/>
          </w:tcPr>
          <w:p w14:paraId="20F91EEE"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r w:rsidRPr="009B7EEF">
              <w:rPr>
                <w:rFonts w:ascii="Times New Roman" w:eastAsia="Times New Roman" w:hAnsi="Times New Roman" w:cs="Times New Roman"/>
                <w:i/>
                <w:iCs/>
                <w:color w:val="000000"/>
                <w:lang w:eastAsia="en-CA"/>
              </w:rPr>
              <w:t>bicolor</w:t>
            </w:r>
          </w:p>
        </w:tc>
        <w:tc>
          <w:tcPr>
            <w:tcW w:w="502" w:type="dxa"/>
            <w:tcBorders>
              <w:top w:val="nil"/>
              <w:left w:val="nil"/>
              <w:bottom w:val="nil"/>
              <w:right w:val="nil"/>
            </w:tcBorders>
            <w:shd w:val="clear" w:color="auto" w:fill="auto"/>
            <w:noWrap/>
            <w:vAlign w:val="bottom"/>
            <w:hideMark/>
          </w:tcPr>
          <w:p w14:paraId="10244750"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5AD07A0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0AE6B16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380" w:type="dxa"/>
            <w:tcBorders>
              <w:top w:val="nil"/>
              <w:left w:val="nil"/>
              <w:bottom w:val="nil"/>
              <w:right w:val="nil"/>
            </w:tcBorders>
            <w:shd w:val="clear" w:color="auto" w:fill="auto"/>
            <w:noWrap/>
            <w:vAlign w:val="bottom"/>
            <w:hideMark/>
          </w:tcPr>
          <w:p w14:paraId="4F302869"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336" w:type="dxa"/>
            <w:tcBorders>
              <w:top w:val="nil"/>
              <w:left w:val="nil"/>
              <w:bottom w:val="nil"/>
              <w:right w:val="nil"/>
            </w:tcBorders>
            <w:shd w:val="clear" w:color="auto" w:fill="auto"/>
            <w:noWrap/>
            <w:vAlign w:val="bottom"/>
            <w:hideMark/>
          </w:tcPr>
          <w:p w14:paraId="058B313E"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2</w:t>
            </w:r>
          </w:p>
        </w:tc>
        <w:tc>
          <w:tcPr>
            <w:tcW w:w="1261" w:type="dxa"/>
            <w:tcBorders>
              <w:top w:val="nil"/>
              <w:left w:val="nil"/>
              <w:bottom w:val="nil"/>
              <w:right w:val="nil"/>
            </w:tcBorders>
            <w:shd w:val="clear" w:color="auto" w:fill="auto"/>
            <w:noWrap/>
            <w:vAlign w:val="bottom"/>
            <w:hideMark/>
          </w:tcPr>
          <w:p w14:paraId="47ECDCFB"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723" w:type="dxa"/>
            <w:tcBorders>
              <w:top w:val="nil"/>
              <w:left w:val="nil"/>
              <w:bottom w:val="nil"/>
              <w:right w:val="nil"/>
            </w:tcBorders>
            <w:shd w:val="clear" w:color="auto" w:fill="auto"/>
            <w:noWrap/>
            <w:vAlign w:val="bottom"/>
            <w:hideMark/>
          </w:tcPr>
          <w:p w14:paraId="64E671A2"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77A235A1"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820" w:type="dxa"/>
            <w:tcBorders>
              <w:top w:val="nil"/>
              <w:left w:val="nil"/>
              <w:bottom w:val="nil"/>
              <w:right w:val="nil"/>
            </w:tcBorders>
            <w:shd w:val="clear" w:color="auto" w:fill="auto"/>
            <w:noWrap/>
            <w:vAlign w:val="bottom"/>
            <w:hideMark/>
          </w:tcPr>
          <w:p w14:paraId="24F06344"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2</w:t>
            </w:r>
          </w:p>
        </w:tc>
      </w:tr>
      <w:tr w:rsidR="00A24D3D" w:rsidRPr="009B7EEF" w14:paraId="7E67B815" w14:textId="77777777" w:rsidTr="009B7EEF">
        <w:trPr>
          <w:trHeight w:val="66"/>
        </w:trPr>
        <w:tc>
          <w:tcPr>
            <w:tcW w:w="2767" w:type="dxa"/>
            <w:tcBorders>
              <w:top w:val="nil"/>
              <w:left w:val="nil"/>
              <w:bottom w:val="nil"/>
              <w:right w:val="nil"/>
            </w:tcBorders>
            <w:shd w:val="clear" w:color="auto" w:fill="auto"/>
            <w:noWrap/>
            <w:vAlign w:val="bottom"/>
            <w:hideMark/>
          </w:tcPr>
          <w:p w14:paraId="32869D8D"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r w:rsidRPr="009B7EEF">
              <w:rPr>
                <w:rFonts w:ascii="Times New Roman" w:eastAsia="Times New Roman" w:hAnsi="Times New Roman" w:cs="Times New Roman"/>
                <w:i/>
                <w:iCs/>
                <w:color w:val="000000"/>
                <w:lang w:eastAsia="en-CA"/>
              </w:rPr>
              <w:t>striata</w:t>
            </w:r>
          </w:p>
        </w:tc>
        <w:tc>
          <w:tcPr>
            <w:tcW w:w="502" w:type="dxa"/>
            <w:tcBorders>
              <w:top w:val="nil"/>
              <w:left w:val="nil"/>
              <w:bottom w:val="nil"/>
              <w:right w:val="nil"/>
            </w:tcBorders>
            <w:shd w:val="clear" w:color="auto" w:fill="auto"/>
            <w:noWrap/>
            <w:vAlign w:val="bottom"/>
            <w:hideMark/>
          </w:tcPr>
          <w:p w14:paraId="71570050"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31B3F1F4"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2</w:t>
            </w:r>
          </w:p>
        </w:tc>
        <w:tc>
          <w:tcPr>
            <w:tcW w:w="1100" w:type="dxa"/>
            <w:tcBorders>
              <w:top w:val="nil"/>
              <w:left w:val="nil"/>
              <w:bottom w:val="nil"/>
              <w:right w:val="nil"/>
            </w:tcBorders>
            <w:shd w:val="clear" w:color="auto" w:fill="auto"/>
            <w:noWrap/>
            <w:vAlign w:val="bottom"/>
            <w:hideMark/>
          </w:tcPr>
          <w:p w14:paraId="5F55DEE7"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7C5525C5"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6996FF4F"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261" w:type="dxa"/>
            <w:tcBorders>
              <w:top w:val="nil"/>
              <w:left w:val="nil"/>
              <w:bottom w:val="nil"/>
              <w:right w:val="nil"/>
            </w:tcBorders>
            <w:shd w:val="clear" w:color="auto" w:fill="auto"/>
            <w:noWrap/>
            <w:vAlign w:val="bottom"/>
            <w:hideMark/>
          </w:tcPr>
          <w:p w14:paraId="60CD6691"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723" w:type="dxa"/>
            <w:tcBorders>
              <w:top w:val="nil"/>
              <w:left w:val="nil"/>
              <w:bottom w:val="nil"/>
              <w:right w:val="nil"/>
            </w:tcBorders>
            <w:shd w:val="clear" w:color="auto" w:fill="auto"/>
            <w:noWrap/>
            <w:vAlign w:val="bottom"/>
            <w:hideMark/>
          </w:tcPr>
          <w:p w14:paraId="42E4C5F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380" w:type="dxa"/>
            <w:tcBorders>
              <w:top w:val="nil"/>
              <w:left w:val="nil"/>
              <w:bottom w:val="nil"/>
              <w:right w:val="nil"/>
            </w:tcBorders>
            <w:shd w:val="clear" w:color="auto" w:fill="auto"/>
            <w:noWrap/>
            <w:vAlign w:val="bottom"/>
            <w:hideMark/>
          </w:tcPr>
          <w:p w14:paraId="5D8B1674"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820" w:type="dxa"/>
            <w:tcBorders>
              <w:top w:val="nil"/>
              <w:left w:val="nil"/>
              <w:bottom w:val="nil"/>
              <w:right w:val="nil"/>
            </w:tcBorders>
            <w:shd w:val="clear" w:color="auto" w:fill="auto"/>
            <w:noWrap/>
            <w:vAlign w:val="bottom"/>
            <w:hideMark/>
          </w:tcPr>
          <w:p w14:paraId="3BE940CC"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2</w:t>
            </w:r>
          </w:p>
        </w:tc>
      </w:tr>
      <w:tr w:rsidR="00A24D3D" w:rsidRPr="009B7EEF" w14:paraId="50C53CA0" w14:textId="77777777" w:rsidTr="009B7EEF">
        <w:trPr>
          <w:trHeight w:val="66"/>
        </w:trPr>
        <w:tc>
          <w:tcPr>
            <w:tcW w:w="2767" w:type="dxa"/>
            <w:tcBorders>
              <w:top w:val="nil"/>
              <w:left w:val="nil"/>
              <w:bottom w:val="nil"/>
              <w:right w:val="nil"/>
            </w:tcBorders>
            <w:shd w:val="clear" w:color="auto" w:fill="auto"/>
            <w:noWrap/>
            <w:vAlign w:val="bottom"/>
            <w:hideMark/>
          </w:tcPr>
          <w:p w14:paraId="6C0E05FF" w14:textId="77777777" w:rsidR="00A24D3D" w:rsidRPr="009B7EEF" w:rsidRDefault="00A24D3D" w:rsidP="009B7EEF">
            <w:pPr>
              <w:spacing w:line="240" w:lineRule="auto"/>
              <w:jc w:val="right"/>
              <w:rPr>
                <w:rFonts w:ascii="Times New Roman" w:eastAsia="Times New Roman" w:hAnsi="Times New Roman" w:cs="Times New Roman"/>
                <w:color w:val="000000"/>
                <w:sz w:val="24"/>
                <w:szCs w:val="24"/>
                <w:lang w:eastAsia="en-CA"/>
              </w:rPr>
            </w:pPr>
          </w:p>
        </w:tc>
        <w:tc>
          <w:tcPr>
            <w:tcW w:w="502" w:type="dxa"/>
            <w:tcBorders>
              <w:top w:val="nil"/>
              <w:left w:val="nil"/>
              <w:bottom w:val="nil"/>
              <w:right w:val="nil"/>
            </w:tcBorders>
            <w:shd w:val="clear" w:color="auto" w:fill="auto"/>
            <w:noWrap/>
            <w:vAlign w:val="bottom"/>
            <w:hideMark/>
          </w:tcPr>
          <w:p w14:paraId="7108F7F4" w14:textId="77777777" w:rsidR="00A24D3D" w:rsidRPr="009B7EEF" w:rsidRDefault="00A24D3D" w:rsidP="009B7EEF">
            <w:pPr>
              <w:spacing w:line="240" w:lineRule="auto"/>
              <w:ind w:firstLineChars="200" w:firstLine="480"/>
              <w:rPr>
                <w:rFonts w:ascii="Times New Roman" w:eastAsia="Times New Roman" w:hAnsi="Times New Roman" w:cs="Times New Roman"/>
                <w:sz w:val="24"/>
                <w:szCs w:val="24"/>
                <w:lang w:eastAsia="en-CA"/>
              </w:rPr>
            </w:pPr>
          </w:p>
        </w:tc>
        <w:tc>
          <w:tcPr>
            <w:tcW w:w="860" w:type="dxa"/>
            <w:tcBorders>
              <w:top w:val="nil"/>
              <w:left w:val="nil"/>
              <w:bottom w:val="nil"/>
              <w:right w:val="nil"/>
            </w:tcBorders>
            <w:shd w:val="clear" w:color="auto" w:fill="auto"/>
            <w:noWrap/>
            <w:vAlign w:val="bottom"/>
            <w:hideMark/>
          </w:tcPr>
          <w:p w14:paraId="001D3046" w14:textId="77777777" w:rsidR="00A24D3D" w:rsidRPr="009B7EEF" w:rsidRDefault="00A24D3D" w:rsidP="009B7EEF">
            <w:pPr>
              <w:spacing w:line="240" w:lineRule="auto"/>
              <w:ind w:firstLineChars="200" w:firstLine="480"/>
              <w:rPr>
                <w:rFonts w:ascii="Times New Roman" w:eastAsia="Times New Roman" w:hAnsi="Times New Roman" w:cs="Times New Roman"/>
                <w:sz w:val="24"/>
                <w:szCs w:val="24"/>
                <w:lang w:eastAsia="en-CA"/>
              </w:rPr>
            </w:pPr>
          </w:p>
        </w:tc>
        <w:tc>
          <w:tcPr>
            <w:tcW w:w="1100" w:type="dxa"/>
            <w:tcBorders>
              <w:top w:val="nil"/>
              <w:left w:val="nil"/>
              <w:bottom w:val="nil"/>
              <w:right w:val="nil"/>
            </w:tcBorders>
            <w:shd w:val="clear" w:color="auto" w:fill="auto"/>
            <w:noWrap/>
            <w:vAlign w:val="bottom"/>
            <w:hideMark/>
          </w:tcPr>
          <w:p w14:paraId="7AD19ECE" w14:textId="77777777" w:rsidR="00A24D3D" w:rsidRPr="009B7EEF" w:rsidRDefault="00A24D3D" w:rsidP="009B7EEF">
            <w:pPr>
              <w:spacing w:line="240" w:lineRule="auto"/>
              <w:jc w:val="center"/>
              <w:rPr>
                <w:rFonts w:ascii="Times New Roman" w:eastAsia="Times New Roman" w:hAnsi="Times New Roman" w:cs="Times New Roman"/>
                <w:sz w:val="24"/>
                <w:szCs w:val="24"/>
                <w:lang w:eastAsia="en-CA"/>
              </w:rPr>
            </w:pPr>
          </w:p>
        </w:tc>
        <w:tc>
          <w:tcPr>
            <w:tcW w:w="380" w:type="dxa"/>
            <w:tcBorders>
              <w:top w:val="nil"/>
              <w:left w:val="nil"/>
              <w:bottom w:val="nil"/>
              <w:right w:val="nil"/>
            </w:tcBorders>
            <w:shd w:val="clear" w:color="auto" w:fill="auto"/>
            <w:noWrap/>
            <w:vAlign w:val="bottom"/>
            <w:hideMark/>
          </w:tcPr>
          <w:p w14:paraId="56C63993" w14:textId="77777777" w:rsidR="00A24D3D" w:rsidRPr="009B7EEF" w:rsidRDefault="00A24D3D" w:rsidP="009B7EEF">
            <w:pPr>
              <w:spacing w:line="240" w:lineRule="auto"/>
              <w:jc w:val="center"/>
              <w:rPr>
                <w:rFonts w:ascii="Times New Roman" w:eastAsia="Times New Roman" w:hAnsi="Times New Roman" w:cs="Times New Roman"/>
                <w:sz w:val="24"/>
                <w:szCs w:val="24"/>
                <w:lang w:eastAsia="en-CA"/>
              </w:rPr>
            </w:pPr>
          </w:p>
        </w:tc>
        <w:tc>
          <w:tcPr>
            <w:tcW w:w="1336" w:type="dxa"/>
            <w:tcBorders>
              <w:top w:val="nil"/>
              <w:left w:val="nil"/>
              <w:bottom w:val="nil"/>
              <w:right w:val="nil"/>
            </w:tcBorders>
            <w:shd w:val="clear" w:color="auto" w:fill="auto"/>
            <w:noWrap/>
            <w:vAlign w:val="bottom"/>
            <w:hideMark/>
          </w:tcPr>
          <w:p w14:paraId="0D9BA47B" w14:textId="77777777" w:rsidR="00A24D3D" w:rsidRPr="009B7EEF" w:rsidRDefault="00A24D3D" w:rsidP="009B7EEF">
            <w:pPr>
              <w:spacing w:line="240" w:lineRule="auto"/>
              <w:jc w:val="center"/>
              <w:rPr>
                <w:rFonts w:ascii="Times New Roman" w:eastAsia="Times New Roman" w:hAnsi="Times New Roman" w:cs="Times New Roman"/>
                <w:sz w:val="24"/>
                <w:szCs w:val="24"/>
                <w:lang w:eastAsia="en-CA"/>
              </w:rPr>
            </w:pPr>
          </w:p>
        </w:tc>
        <w:tc>
          <w:tcPr>
            <w:tcW w:w="1261" w:type="dxa"/>
            <w:tcBorders>
              <w:top w:val="nil"/>
              <w:left w:val="nil"/>
              <w:bottom w:val="nil"/>
              <w:right w:val="nil"/>
            </w:tcBorders>
            <w:shd w:val="clear" w:color="auto" w:fill="auto"/>
            <w:noWrap/>
            <w:vAlign w:val="bottom"/>
            <w:hideMark/>
          </w:tcPr>
          <w:p w14:paraId="2701C1A0" w14:textId="77777777" w:rsidR="00A24D3D" w:rsidRPr="009B7EEF" w:rsidRDefault="00A24D3D" w:rsidP="009B7EEF">
            <w:pPr>
              <w:spacing w:line="240" w:lineRule="auto"/>
              <w:jc w:val="center"/>
              <w:rPr>
                <w:rFonts w:ascii="Times New Roman" w:eastAsia="Times New Roman" w:hAnsi="Times New Roman" w:cs="Times New Roman"/>
                <w:sz w:val="24"/>
                <w:szCs w:val="24"/>
                <w:lang w:eastAsia="en-CA"/>
              </w:rPr>
            </w:pPr>
          </w:p>
        </w:tc>
        <w:tc>
          <w:tcPr>
            <w:tcW w:w="723" w:type="dxa"/>
            <w:tcBorders>
              <w:top w:val="nil"/>
              <w:left w:val="nil"/>
              <w:bottom w:val="nil"/>
              <w:right w:val="nil"/>
            </w:tcBorders>
            <w:shd w:val="clear" w:color="auto" w:fill="auto"/>
            <w:noWrap/>
            <w:vAlign w:val="bottom"/>
            <w:hideMark/>
          </w:tcPr>
          <w:p w14:paraId="096DE0C8" w14:textId="77777777" w:rsidR="00A24D3D" w:rsidRPr="009B7EEF" w:rsidRDefault="00A24D3D" w:rsidP="009B7EEF">
            <w:pPr>
              <w:spacing w:line="240" w:lineRule="auto"/>
              <w:jc w:val="center"/>
              <w:rPr>
                <w:rFonts w:ascii="Times New Roman" w:eastAsia="Times New Roman" w:hAnsi="Times New Roman" w:cs="Times New Roman"/>
                <w:sz w:val="24"/>
                <w:szCs w:val="24"/>
                <w:lang w:eastAsia="en-CA"/>
              </w:rPr>
            </w:pPr>
          </w:p>
        </w:tc>
        <w:tc>
          <w:tcPr>
            <w:tcW w:w="380" w:type="dxa"/>
            <w:tcBorders>
              <w:top w:val="nil"/>
              <w:left w:val="nil"/>
              <w:bottom w:val="nil"/>
              <w:right w:val="nil"/>
            </w:tcBorders>
            <w:shd w:val="clear" w:color="auto" w:fill="auto"/>
            <w:noWrap/>
            <w:vAlign w:val="bottom"/>
            <w:hideMark/>
          </w:tcPr>
          <w:p w14:paraId="57552156" w14:textId="77777777" w:rsidR="00A24D3D" w:rsidRPr="009B7EEF" w:rsidRDefault="00A24D3D" w:rsidP="009B7EEF">
            <w:pPr>
              <w:spacing w:line="240" w:lineRule="auto"/>
              <w:jc w:val="center"/>
              <w:rPr>
                <w:rFonts w:ascii="Times New Roman" w:eastAsia="Times New Roman" w:hAnsi="Times New Roman" w:cs="Times New Roman"/>
                <w:sz w:val="24"/>
                <w:szCs w:val="24"/>
                <w:lang w:eastAsia="en-CA"/>
              </w:rPr>
            </w:pPr>
          </w:p>
        </w:tc>
        <w:tc>
          <w:tcPr>
            <w:tcW w:w="1820" w:type="dxa"/>
            <w:tcBorders>
              <w:top w:val="nil"/>
              <w:left w:val="nil"/>
              <w:bottom w:val="nil"/>
              <w:right w:val="nil"/>
            </w:tcBorders>
            <w:shd w:val="clear" w:color="auto" w:fill="auto"/>
            <w:noWrap/>
            <w:vAlign w:val="bottom"/>
            <w:hideMark/>
          </w:tcPr>
          <w:p w14:paraId="77ECC16C" w14:textId="77777777" w:rsidR="00A24D3D" w:rsidRPr="009B7EEF" w:rsidRDefault="00A24D3D" w:rsidP="009B7EEF">
            <w:pPr>
              <w:spacing w:line="240" w:lineRule="auto"/>
              <w:rPr>
                <w:rFonts w:ascii="Times New Roman" w:eastAsia="Times New Roman" w:hAnsi="Times New Roman" w:cs="Times New Roman"/>
                <w:sz w:val="24"/>
                <w:szCs w:val="24"/>
                <w:lang w:eastAsia="en-CA"/>
              </w:rPr>
            </w:pPr>
          </w:p>
        </w:tc>
      </w:tr>
      <w:tr w:rsidR="00A24D3D" w:rsidRPr="009B7EEF" w14:paraId="37256998" w14:textId="77777777" w:rsidTr="009B7EEF">
        <w:trPr>
          <w:trHeight w:val="375"/>
        </w:trPr>
        <w:tc>
          <w:tcPr>
            <w:tcW w:w="2767" w:type="dxa"/>
            <w:tcBorders>
              <w:top w:val="nil"/>
              <w:left w:val="nil"/>
              <w:bottom w:val="single" w:sz="4" w:space="0" w:color="A6A6A6"/>
              <w:right w:val="nil"/>
            </w:tcBorders>
            <w:shd w:val="clear" w:color="auto" w:fill="auto"/>
            <w:noWrap/>
            <w:vAlign w:val="bottom"/>
            <w:hideMark/>
          </w:tcPr>
          <w:p w14:paraId="39B3B1A6"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MAMMAL</w:t>
            </w:r>
          </w:p>
        </w:tc>
        <w:tc>
          <w:tcPr>
            <w:tcW w:w="502" w:type="dxa"/>
            <w:tcBorders>
              <w:top w:val="nil"/>
              <w:left w:val="nil"/>
              <w:bottom w:val="single" w:sz="4" w:space="0" w:color="A6A6A6"/>
              <w:right w:val="nil"/>
            </w:tcBorders>
            <w:shd w:val="clear" w:color="auto" w:fill="auto"/>
            <w:noWrap/>
            <w:vAlign w:val="bottom"/>
            <w:hideMark/>
          </w:tcPr>
          <w:p w14:paraId="3DB2F9E2"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 </w:t>
            </w:r>
          </w:p>
        </w:tc>
        <w:tc>
          <w:tcPr>
            <w:tcW w:w="860" w:type="dxa"/>
            <w:tcBorders>
              <w:top w:val="nil"/>
              <w:left w:val="nil"/>
              <w:bottom w:val="single" w:sz="4" w:space="0" w:color="A6A6A6"/>
              <w:right w:val="nil"/>
            </w:tcBorders>
            <w:shd w:val="clear" w:color="auto" w:fill="auto"/>
            <w:noWrap/>
            <w:vAlign w:val="bottom"/>
            <w:hideMark/>
          </w:tcPr>
          <w:p w14:paraId="16291F02"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10</w:t>
            </w:r>
          </w:p>
        </w:tc>
        <w:tc>
          <w:tcPr>
            <w:tcW w:w="1100" w:type="dxa"/>
            <w:tcBorders>
              <w:top w:val="nil"/>
              <w:left w:val="nil"/>
              <w:bottom w:val="single" w:sz="4" w:space="0" w:color="A6A6A6"/>
              <w:right w:val="nil"/>
            </w:tcBorders>
            <w:shd w:val="clear" w:color="auto" w:fill="auto"/>
            <w:noWrap/>
            <w:vAlign w:val="bottom"/>
            <w:hideMark/>
          </w:tcPr>
          <w:p w14:paraId="42974347"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3</w:t>
            </w:r>
          </w:p>
        </w:tc>
        <w:tc>
          <w:tcPr>
            <w:tcW w:w="380" w:type="dxa"/>
            <w:tcBorders>
              <w:top w:val="nil"/>
              <w:left w:val="nil"/>
              <w:bottom w:val="single" w:sz="4" w:space="0" w:color="A6A6A6"/>
              <w:right w:val="nil"/>
            </w:tcBorders>
            <w:shd w:val="clear" w:color="auto" w:fill="auto"/>
            <w:noWrap/>
            <w:vAlign w:val="bottom"/>
            <w:hideMark/>
          </w:tcPr>
          <w:p w14:paraId="3FFCD36F"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 </w:t>
            </w:r>
          </w:p>
        </w:tc>
        <w:tc>
          <w:tcPr>
            <w:tcW w:w="1336" w:type="dxa"/>
            <w:tcBorders>
              <w:top w:val="nil"/>
              <w:left w:val="nil"/>
              <w:bottom w:val="single" w:sz="4" w:space="0" w:color="A6A6A6"/>
              <w:right w:val="nil"/>
            </w:tcBorders>
            <w:shd w:val="clear" w:color="auto" w:fill="auto"/>
            <w:noWrap/>
            <w:vAlign w:val="bottom"/>
            <w:hideMark/>
          </w:tcPr>
          <w:p w14:paraId="61481E97"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5</w:t>
            </w:r>
          </w:p>
        </w:tc>
        <w:tc>
          <w:tcPr>
            <w:tcW w:w="1261" w:type="dxa"/>
            <w:tcBorders>
              <w:top w:val="nil"/>
              <w:left w:val="nil"/>
              <w:bottom w:val="single" w:sz="4" w:space="0" w:color="A6A6A6"/>
              <w:right w:val="nil"/>
            </w:tcBorders>
            <w:shd w:val="clear" w:color="auto" w:fill="auto"/>
            <w:noWrap/>
            <w:vAlign w:val="bottom"/>
            <w:hideMark/>
          </w:tcPr>
          <w:p w14:paraId="26CA7BD2"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2</w:t>
            </w:r>
          </w:p>
        </w:tc>
        <w:tc>
          <w:tcPr>
            <w:tcW w:w="723" w:type="dxa"/>
            <w:tcBorders>
              <w:top w:val="nil"/>
              <w:left w:val="nil"/>
              <w:bottom w:val="single" w:sz="4" w:space="0" w:color="A6A6A6"/>
              <w:right w:val="nil"/>
            </w:tcBorders>
            <w:shd w:val="clear" w:color="auto" w:fill="auto"/>
            <w:noWrap/>
            <w:vAlign w:val="bottom"/>
            <w:hideMark/>
          </w:tcPr>
          <w:p w14:paraId="40FCEF85"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6</w:t>
            </w:r>
          </w:p>
        </w:tc>
        <w:tc>
          <w:tcPr>
            <w:tcW w:w="380" w:type="dxa"/>
            <w:tcBorders>
              <w:top w:val="nil"/>
              <w:left w:val="nil"/>
              <w:bottom w:val="single" w:sz="4" w:space="0" w:color="A6A6A6"/>
              <w:right w:val="nil"/>
            </w:tcBorders>
            <w:shd w:val="clear" w:color="auto" w:fill="auto"/>
            <w:noWrap/>
            <w:vAlign w:val="bottom"/>
            <w:hideMark/>
          </w:tcPr>
          <w:p w14:paraId="427D9F0D"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 </w:t>
            </w:r>
          </w:p>
        </w:tc>
        <w:tc>
          <w:tcPr>
            <w:tcW w:w="1820" w:type="dxa"/>
            <w:tcBorders>
              <w:top w:val="nil"/>
              <w:left w:val="nil"/>
              <w:bottom w:val="single" w:sz="4" w:space="0" w:color="A6A6A6"/>
              <w:right w:val="nil"/>
            </w:tcBorders>
            <w:shd w:val="clear" w:color="auto" w:fill="auto"/>
            <w:noWrap/>
            <w:vAlign w:val="bottom"/>
            <w:hideMark/>
          </w:tcPr>
          <w:p w14:paraId="684B987A" w14:textId="77777777" w:rsidR="00A24D3D" w:rsidRPr="009B7EEF" w:rsidRDefault="00A24D3D" w:rsidP="009B7EEF">
            <w:pPr>
              <w:spacing w:line="240" w:lineRule="auto"/>
              <w:jc w:val="right"/>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13</w:t>
            </w:r>
          </w:p>
        </w:tc>
      </w:tr>
      <w:tr w:rsidR="00A24D3D" w:rsidRPr="004E4EAA" w14:paraId="271D55FE" w14:textId="77777777" w:rsidTr="009B7EEF">
        <w:trPr>
          <w:trHeight w:val="208"/>
        </w:trPr>
        <w:tc>
          <w:tcPr>
            <w:tcW w:w="2767" w:type="dxa"/>
            <w:tcBorders>
              <w:top w:val="nil"/>
              <w:left w:val="nil"/>
              <w:bottom w:val="nil"/>
              <w:right w:val="nil"/>
            </w:tcBorders>
            <w:shd w:val="clear" w:color="000000" w:fill="F2F2F2"/>
            <w:noWrap/>
            <w:vAlign w:val="bottom"/>
            <w:hideMark/>
          </w:tcPr>
          <w:p w14:paraId="3150CDED"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Cercopithecus</w:t>
            </w:r>
          </w:p>
        </w:tc>
        <w:tc>
          <w:tcPr>
            <w:tcW w:w="502" w:type="dxa"/>
            <w:tcBorders>
              <w:top w:val="nil"/>
              <w:left w:val="nil"/>
              <w:bottom w:val="nil"/>
              <w:right w:val="nil"/>
            </w:tcBorders>
            <w:shd w:val="clear" w:color="000000" w:fill="F2F2F2"/>
            <w:noWrap/>
            <w:vAlign w:val="bottom"/>
            <w:hideMark/>
          </w:tcPr>
          <w:p w14:paraId="03F8D18C"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7B8B902B"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3426B72F"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4C4E5FC3"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75BCA5EF"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6136C9D1"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0DE94AD8"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49E8F3DF"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820" w:type="dxa"/>
            <w:tcBorders>
              <w:top w:val="nil"/>
              <w:left w:val="nil"/>
              <w:bottom w:val="nil"/>
              <w:right w:val="nil"/>
            </w:tcBorders>
            <w:shd w:val="clear" w:color="000000" w:fill="F2F2F2"/>
            <w:noWrap/>
            <w:vAlign w:val="bottom"/>
            <w:hideMark/>
          </w:tcPr>
          <w:p w14:paraId="08E07CB8"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3167CFF4" w14:textId="77777777" w:rsidTr="009B7EEF">
        <w:trPr>
          <w:trHeight w:val="66"/>
        </w:trPr>
        <w:tc>
          <w:tcPr>
            <w:tcW w:w="2767" w:type="dxa"/>
            <w:tcBorders>
              <w:top w:val="nil"/>
              <w:left w:val="nil"/>
              <w:bottom w:val="nil"/>
              <w:right w:val="nil"/>
            </w:tcBorders>
            <w:shd w:val="clear" w:color="auto" w:fill="auto"/>
            <w:noWrap/>
            <w:vAlign w:val="bottom"/>
            <w:hideMark/>
          </w:tcPr>
          <w:p w14:paraId="2B78BF20"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r w:rsidRPr="009B7EEF">
              <w:rPr>
                <w:rFonts w:ascii="Times New Roman" w:eastAsia="Times New Roman" w:hAnsi="Times New Roman" w:cs="Times New Roman"/>
                <w:i/>
                <w:iCs/>
                <w:color w:val="000000"/>
                <w:lang w:eastAsia="en-CA"/>
              </w:rPr>
              <w:t xml:space="preserve">aethiops </w:t>
            </w:r>
            <w:proofErr w:type="spellStart"/>
            <w:r w:rsidRPr="009B7EEF">
              <w:rPr>
                <w:rFonts w:ascii="Times New Roman" w:eastAsia="Times New Roman" w:hAnsi="Times New Roman" w:cs="Times New Roman"/>
                <w:i/>
                <w:iCs/>
                <w:color w:val="000000"/>
                <w:lang w:eastAsia="en-CA"/>
              </w:rPr>
              <w:t>sabaeus</w:t>
            </w:r>
            <w:proofErr w:type="spellEnd"/>
          </w:p>
        </w:tc>
        <w:tc>
          <w:tcPr>
            <w:tcW w:w="502" w:type="dxa"/>
            <w:tcBorders>
              <w:top w:val="nil"/>
              <w:left w:val="nil"/>
              <w:bottom w:val="nil"/>
              <w:right w:val="nil"/>
            </w:tcBorders>
            <w:shd w:val="clear" w:color="auto" w:fill="auto"/>
            <w:noWrap/>
            <w:vAlign w:val="bottom"/>
            <w:hideMark/>
          </w:tcPr>
          <w:p w14:paraId="5248FDE6"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55414123"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1100" w:type="dxa"/>
            <w:tcBorders>
              <w:top w:val="nil"/>
              <w:left w:val="nil"/>
              <w:bottom w:val="nil"/>
              <w:right w:val="nil"/>
            </w:tcBorders>
            <w:shd w:val="clear" w:color="auto" w:fill="auto"/>
            <w:noWrap/>
            <w:vAlign w:val="bottom"/>
            <w:hideMark/>
          </w:tcPr>
          <w:p w14:paraId="436CBAB9"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3D443156"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7C2579D2"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44BF555D"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723" w:type="dxa"/>
            <w:tcBorders>
              <w:top w:val="nil"/>
              <w:left w:val="nil"/>
              <w:bottom w:val="nil"/>
              <w:right w:val="nil"/>
            </w:tcBorders>
            <w:shd w:val="clear" w:color="auto" w:fill="auto"/>
            <w:noWrap/>
            <w:vAlign w:val="bottom"/>
            <w:hideMark/>
          </w:tcPr>
          <w:p w14:paraId="7B3AB629"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380" w:type="dxa"/>
            <w:tcBorders>
              <w:top w:val="nil"/>
              <w:left w:val="nil"/>
              <w:bottom w:val="nil"/>
              <w:right w:val="nil"/>
            </w:tcBorders>
            <w:shd w:val="clear" w:color="auto" w:fill="auto"/>
            <w:noWrap/>
            <w:vAlign w:val="bottom"/>
            <w:hideMark/>
          </w:tcPr>
          <w:p w14:paraId="166B39E2"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820" w:type="dxa"/>
            <w:tcBorders>
              <w:top w:val="nil"/>
              <w:left w:val="nil"/>
              <w:bottom w:val="nil"/>
              <w:right w:val="nil"/>
            </w:tcBorders>
            <w:shd w:val="clear" w:color="auto" w:fill="auto"/>
            <w:noWrap/>
            <w:vAlign w:val="bottom"/>
            <w:hideMark/>
          </w:tcPr>
          <w:p w14:paraId="2A9857AA"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r>
      <w:tr w:rsidR="00A24D3D" w:rsidRPr="004E4EAA" w14:paraId="59B0EFB3" w14:textId="77777777" w:rsidTr="009B7EEF">
        <w:trPr>
          <w:trHeight w:val="375"/>
        </w:trPr>
        <w:tc>
          <w:tcPr>
            <w:tcW w:w="2767" w:type="dxa"/>
            <w:tcBorders>
              <w:top w:val="nil"/>
              <w:left w:val="nil"/>
              <w:bottom w:val="nil"/>
              <w:right w:val="nil"/>
            </w:tcBorders>
            <w:shd w:val="clear" w:color="000000" w:fill="F2F2F2"/>
            <w:noWrap/>
            <w:vAlign w:val="bottom"/>
            <w:hideMark/>
          </w:tcPr>
          <w:p w14:paraId="76A18A25"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proofErr w:type="spellStart"/>
            <w:r w:rsidRPr="009B7EEF">
              <w:rPr>
                <w:rFonts w:ascii="Times New Roman" w:eastAsia="Times New Roman" w:hAnsi="Times New Roman" w:cs="Times New Roman"/>
                <w:b/>
                <w:bCs/>
                <w:i/>
                <w:iCs/>
                <w:color w:val="000000"/>
                <w:lang w:eastAsia="en-CA"/>
              </w:rPr>
              <w:t>Helogale</w:t>
            </w:r>
            <w:proofErr w:type="spellEnd"/>
          </w:p>
        </w:tc>
        <w:tc>
          <w:tcPr>
            <w:tcW w:w="502" w:type="dxa"/>
            <w:tcBorders>
              <w:top w:val="nil"/>
              <w:left w:val="nil"/>
              <w:bottom w:val="nil"/>
              <w:right w:val="nil"/>
            </w:tcBorders>
            <w:shd w:val="clear" w:color="000000" w:fill="F2F2F2"/>
            <w:noWrap/>
            <w:vAlign w:val="bottom"/>
            <w:hideMark/>
          </w:tcPr>
          <w:p w14:paraId="2E3DAAB9"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0ECB49A9"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27D592B1"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47694FE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2E2BA604"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5B8CB168"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3F7EC756"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7DB1FEF0"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820" w:type="dxa"/>
            <w:tcBorders>
              <w:top w:val="nil"/>
              <w:left w:val="nil"/>
              <w:bottom w:val="nil"/>
              <w:right w:val="nil"/>
            </w:tcBorders>
            <w:shd w:val="clear" w:color="000000" w:fill="F2F2F2"/>
            <w:noWrap/>
            <w:vAlign w:val="bottom"/>
            <w:hideMark/>
          </w:tcPr>
          <w:p w14:paraId="308E2F14"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7ACBB98E" w14:textId="77777777" w:rsidTr="009B7EEF">
        <w:trPr>
          <w:trHeight w:val="66"/>
        </w:trPr>
        <w:tc>
          <w:tcPr>
            <w:tcW w:w="2767" w:type="dxa"/>
            <w:tcBorders>
              <w:top w:val="nil"/>
              <w:left w:val="nil"/>
              <w:bottom w:val="nil"/>
              <w:right w:val="nil"/>
            </w:tcBorders>
            <w:shd w:val="clear" w:color="auto" w:fill="auto"/>
            <w:noWrap/>
            <w:vAlign w:val="bottom"/>
            <w:hideMark/>
          </w:tcPr>
          <w:p w14:paraId="73E89345"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roofErr w:type="spellStart"/>
            <w:r w:rsidRPr="009B7EEF">
              <w:rPr>
                <w:rFonts w:ascii="Times New Roman" w:eastAsia="Times New Roman" w:hAnsi="Times New Roman" w:cs="Times New Roman"/>
                <w:i/>
                <w:iCs/>
                <w:color w:val="000000"/>
                <w:lang w:eastAsia="en-CA"/>
              </w:rPr>
              <w:t>parvula</w:t>
            </w:r>
            <w:proofErr w:type="spellEnd"/>
          </w:p>
        </w:tc>
        <w:tc>
          <w:tcPr>
            <w:tcW w:w="502" w:type="dxa"/>
            <w:tcBorders>
              <w:top w:val="nil"/>
              <w:left w:val="nil"/>
              <w:bottom w:val="nil"/>
              <w:right w:val="nil"/>
            </w:tcBorders>
            <w:shd w:val="clear" w:color="auto" w:fill="auto"/>
            <w:noWrap/>
            <w:vAlign w:val="bottom"/>
            <w:hideMark/>
          </w:tcPr>
          <w:p w14:paraId="3C66B7D3"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4BA6F9EF"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4</w:t>
            </w:r>
          </w:p>
        </w:tc>
        <w:tc>
          <w:tcPr>
            <w:tcW w:w="1100" w:type="dxa"/>
            <w:tcBorders>
              <w:top w:val="nil"/>
              <w:left w:val="nil"/>
              <w:bottom w:val="nil"/>
              <w:right w:val="nil"/>
            </w:tcBorders>
            <w:shd w:val="clear" w:color="auto" w:fill="auto"/>
            <w:noWrap/>
            <w:vAlign w:val="bottom"/>
            <w:hideMark/>
          </w:tcPr>
          <w:p w14:paraId="5FCF2F52"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380" w:type="dxa"/>
            <w:tcBorders>
              <w:top w:val="nil"/>
              <w:left w:val="nil"/>
              <w:bottom w:val="nil"/>
              <w:right w:val="nil"/>
            </w:tcBorders>
            <w:shd w:val="clear" w:color="auto" w:fill="auto"/>
            <w:noWrap/>
            <w:vAlign w:val="bottom"/>
            <w:hideMark/>
          </w:tcPr>
          <w:p w14:paraId="2A575367"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336" w:type="dxa"/>
            <w:tcBorders>
              <w:top w:val="nil"/>
              <w:left w:val="nil"/>
              <w:bottom w:val="nil"/>
              <w:right w:val="nil"/>
            </w:tcBorders>
            <w:shd w:val="clear" w:color="auto" w:fill="auto"/>
            <w:noWrap/>
            <w:vAlign w:val="bottom"/>
            <w:hideMark/>
          </w:tcPr>
          <w:p w14:paraId="73275E7F"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3</w:t>
            </w:r>
          </w:p>
        </w:tc>
        <w:tc>
          <w:tcPr>
            <w:tcW w:w="1261" w:type="dxa"/>
            <w:tcBorders>
              <w:top w:val="nil"/>
              <w:left w:val="nil"/>
              <w:bottom w:val="nil"/>
              <w:right w:val="nil"/>
            </w:tcBorders>
            <w:shd w:val="clear" w:color="auto" w:fill="auto"/>
            <w:noWrap/>
            <w:vAlign w:val="bottom"/>
            <w:hideMark/>
          </w:tcPr>
          <w:p w14:paraId="4861244C"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723" w:type="dxa"/>
            <w:tcBorders>
              <w:top w:val="nil"/>
              <w:left w:val="nil"/>
              <w:bottom w:val="nil"/>
              <w:right w:val="nil"/>
            </w:tcBorders>
            <w:shd w:val="clear" w:color="auto" w:fill="auto"/>
            <w:noWrap/>
            <w:vAlign w:val="bottom"/>
            <w:hideMark/>
          </w:tcPr>
          <w:p w14:paraId="51BA62AE"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2</w:t>
            </w:r>
          </w:p>
        </w:tc>
        <w:tc>
          <w:tcPr>
            <w:tcW w:w="380" w:type="dxa"/>
            <w:tcBorders>
              <w:top w:val="nil"/>
              <w:left w:val="nil"/>
              <w:bottom w:val="nil"/>
              <w:right w:val="nil"/>
            </w:tcBorders>
            <w:shd w:val="clear" w:color="auto" w:fill="auto"/>
            <w:noWrap/>
            <w:vAlign w:val="bottom"/>
            <w:hideMark/>
          </w:tcPr>
          <w:p w14:paraId="76689CB4"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820" w:type="dxa"/>
            <w:tcBorders>
              <w:top w:val="nil"/>
              <w:left w:val="nil"/>
              <w:bottom w:val="nil"/>
              <w:right w:val="nil"/>
            </w:tcBorders>
            <w:shd w:val="clear" w:color="auto" w:fill="auto"/>
            <w:noWrap/>
            <w:vAlign w:val="bottom"/>
            <w:hideMark/>
          </w:tcPr>
          <w:p w14:paraId="26508A05"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5</w:t>
            </w:r>
          </w:p>
        </w:tc>
      </w:tr>
      <w:tr w:rsidR="00A24D3D" w:rsidRPr="004E4EAA" w14:paraId="44C8847F" w14:textId="77777777" w:rsidTr="009B7EEF">
        <w:trPr>
          <w:trHeight w:val="194"/>
        </w:trPr>
        <w:tc>
          <w:tcPr>
            <w:tcW w:w="2767" w:type="dxa"/>
            <w:tcBorders>
              <w:top w:val="nil"/>
              <w:left w:val="nil"/>
              <w:bottom w:val="nil"/>
              <w:right w:val="nil"/>
            </w:tcBorders>
            <w:shd w:val="clear" w:color="000000" w:fill="F2F2F2"/>
            <w:noWrap/>
            <w:vAlign w:val="bottom"/>
            <w:hideMark/>
          </w:tcPr>
          <w:p w14:paraId="749A7152"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xml:space="preserve">Suricata </w:t>
            </w:r>
          </w:p>
        </w:tc>
        <w:tc>
          <w:tcPr>
            <w:tcW w:w="502" w:type="dxa"/>
            <w:tcBorders>
              <w:top w:val="nil"/>
              <w:left w:val="nil"/>
              <w:bottom w:val="nil"/>
              <w:right w:val="nil"/>
            </w:tcBorders>
            <w:shd w:val="clear" w:color="000000" w:fill="F2F2F2"/>
            <w:noWrap/>
            <w:vAlign w:val="bottom"/>
            <w:hideMark/>
          </w:tcPr>
          <w:p w14:paraId="63FA56FD" w14:textId="77777777" w:rsidR="00A24D3D" w:rsidRPr="009B7EEF" w:rsidRDefault="00A24D3D" w:rsidP="009B7EEF">
            <w:pPr>
              <w:spacing w:line="240" w:lineRule="auto"/>
              <w:ind w:firstLineChars="100" w:firstLine="221"/>
              <w:rPr>
                <w:rFonts w:ascii="Times New Roman" w:eastAsia="Times New Roman" w:hAnsi="Times New Roman" w:cs="Times New Roman"/>
                <w:b/>
                <w:bCs/>
                <w:i/>
                <w:iCs/>
                <w:color w:val="000000"/>
                <w:lang w:eastAsia="en-CA"/>
              </w:rPr>
            </w:pPr>
            <w:r w:rsidRPr="009B7EEF">
              <w:rPr>
                <w:rFonts w:ascii="Times New Roman" w:eastAsia="Times New Roman" w:hAnsi="Times New Roman" w:cs="Times New Roman"/>
                <w:b/>
                <w:bCs/>
                <w:i/>
                <w:iCs/>
                <w:color w:val="000000"/>
                <w:lang w:eastAsia="en-CA"/>
              </w:rPr>
              <w:t> </w:t>
            </w:r>
          </w:p>
        </w:tc>
        <w:tc>
          <w:tcPr>
            <w:tcW w:w="860" w:type="dxa"/>
            <w:tcBorders>
              <w:top w:val="nil"/>
              <w:left w:val="nil"/>
              <w:bottom w:val="nil"/>
              <w:right w:val="nil"/>
            </w:tcBorders>
            <w:shd w:val="clear" w:color="000000" w:fill="F2F2F2"/>
            <w:noWrap/>
            <w:vAlign w:val="bottom"/>
            <w:hideMark/>
          </w:tcPr>
          <w:p w14:paraId="15E82006"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1100" w:type="dxa"/>
            <w:tcBorders>
              <w:top w:val="nil"/>
              <w:left w:val="nil"/>
              <w:bottom w:val="nil"/>
              <w:right w:val="nil"/>
            </w:tcBorders>
            <w:shd w:val="clear" w:color="000000" w:fill="F2F2F2"/>
            <w:noWrap/>
            <w:vAlign w:val="bottom"/>
            <w:hideMark/>
          </w:tcPr>
          <w:p w14:paraId="0521402E" w14:textId="77777777" w:rsidR="00A24D3D" w:rsidRPr="009B7EEF" w:rsidRDefault="00A24D3D" w:rsidP="009B7EEF">
            <w:pPr>
              <w:spacing w:line="240" w:lineRule="auto"/>
              <w:jc w:val="center"/>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c>
          <w:tcPr>
            <w:tcW w:w="380" w:type="dxa"/>
            <w:tcBorders>
              <w:top w:val="nil"/>
              <w:left w:val="nil"/>
              <w:bottom w:val="nil"/>
              <w:right w:val="nil"/>
            </w:tcBorders>
            <w:shd w:val="clear" w:color="000000" w:fill="F2F2F2"/>
            <w:noWrap/>
            <w:vAlign w:val="bottom"/>
            <w:hideMark/>
          </w:tcPr>
          <w:p w14:paraId="67A7C873"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336" w:type="dxa"/>
            <w:tcBorders>
              <w:top w:val="nil"/>
              <w:left w:val="nil"/>
              <w:bottom w:val="nil"/>
              <w:right w:val="nil"/>
            </w:tcBorders>
            <w:shd w:val="clear" w:color="000000" w:fill="F2F2F2"/>
            <w:noWrap/>
            <w:vAlign w:val="bottom"/>
            <w:hideMark/>
          </w:tcPr>
          <w:p w14:paraId="2AC1D64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261" w:type="dxa"/>
            <w:tcBorders>
              <w:top w:val="nil"/>
              <w:left w:val="nil"/>
              <w:bottom w:val="nil"/>
              <w:right w:val="nil"/>
            </w:tcBorders>
            <w:shd w:val="clear" w:color="000000" w:fill="F2F2F2"/>
            <w:noWrap/>
            <w:vAlign w:val="bottom"/>
            <w:hideMark/>
          </w:tcPr>
          <w:p w14:paraId="6945DD8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723" w:type="dxa"/>
            <w:tcBorders>
              <w:top w:val="nil"/>
              <w:left w:val="nil"/>
              <w:bottom w:val="nil"/>
              <w:right w:val="nil"/>
            </w:tcBorders>
            <w:shd w:val="clear" w:color="000000" w:fill="F2F2F2"/>
            <w:noWrap/>
            <w:vAlign w:val="bottom"/>
            <w:hideMark/>
          </w:tcPr>
          <w:p w14:paraId="385029F5"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380" w:type="dxa"/>
            <w:tcBorders>
              <w:top w:val="nil"/>
              <w:left w:val="nil"/>
              <w:bottom w:val="nil"/>
              <w:right w:val="nil"/>
            </w:tcBorders>
            <w:shd w:val="clear" w:color="000000" w:fill="F2F2F2"/>
            <w:noWrap/>
            <w:vAlign w:val="bottom"/>
            <w:hideMark/>
          </w:tcPr>
          <w:p w14:paraId="76667265" w14:textId="77777777" w:rsidR="00A24D3D" w:rsidRPr="009B7EEF" w:rsidRDefault="00A24D3D" w:rsidP="009B7EEF">
            <w:pPr>
              <w:spacing w:line="240" w:lineRule="auto"/>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 </w:t>
            </w:r>
          </w:p>
        </w:tc>
        <w:tc>
          <w:tcPr>
            <w:tcW w:w="1820" w:type="dxa"/>
            <w:tcBorders>
              <w:top w:val="nil"/>
              <w:left w:val="nil"/>
              <w:bottom w:val="nil"/>
              <w:right w:val="nil"/>
            </w:tcBorders>
            <w:shd w:val="clear" w:color="000000" w:fill="F2F2F2"/>
            <w:noWrap/>
            <w:vAlign w:val="bottom"/>
            <w:hideMark/>
          </w:tcPr>
          <w:p w14:paraId="533F7717" w14:textId="77777777" w:rsidR="00A24D3D" w:rsidRPr="009B7EEF" w:rsidRDefault="00A24D3D" w:rsidP="009B7EEF">
            <w:pPr>
              <w:spacing w:line="240" w:lineRule="auto"/>
              <w:rPr>
                <w:rFonts w:ascii="Times New Roman" w:eastAsia="Times New Roman" w:hAnsi="Times New Roman" w:cs="Times New Roman"/>
                <w:b/>
                <w:bCs/>
                <w:color w:val="000000"/>
                <w:lang w:eastAsia="en-CA"/>
              </w:rPr>
            </w:pPr>
            <w:r w:rsidRPr="009B7EEF">
              <w:rPr>
                <w:rFonts w:ascii="Times New Roman" w:eastAsia="Times New Roman" w:hAnsi="Times New Roman" w:cs="Times New Roman"/>
                <w:b/>
                <w:bCs/>
                <w:color w:val="000000"/>
                <w:lang w:eastAsia="en-CA"/>
              </w:rPr>
              <w:t> </w:t>
            </w:r>
          </w:p>
        </w:tc>
      </w:tr>
      <w:tr w:rsidR="00A24D3D" w:rsidRPr="009B7EEF" w14:paraId="15EDEE0D" w14:textId="77777777" w:rsidTr="009B7EEF">
        <w:trPr>
          <w:trHeight w:val="66"/>
        </w:trPr>
        <w:tc>
          <w:tcPr>
            <w:tcW w:w="2767" w:type="dxa"/>
            <w:tcBorders>
              <w:top w:val="nil"/>
              <w:left w:val="nil"/>
              <w:bottom w:val="nil"/>
              <w:right w:val="nil"/>
            </w:tcBorders>
            <w:shd w:val="clear" w:color="auto" w:fill="auto"/>
            <w:noWrap/>
            <w:vAlign w:val="bottom"/>
            <w:hideMark/>
          </w:tcPr>
          <w:p w14:paraId="5B8FDF7E"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roofErr w:type="spellStart"/>
            <w:r w:rsidRPr="009B7EEF">
              <w:rPr>
                <w:rFonts w:ascii="Times New Roman" w:eastAsia="Times New Roman" w:hAnsi="Times New Roman" w:cs="Times New Roman"/>
                <w:i/>
                <w:iCs/>
                <w:color w:val="000000"/>
                <w:lang w:eastAsia="en-CA"/>
              </w:rPr>
              <w:t>suricatta</w:t>
            </w:r>
            <w:proofErr w:type="spellEnd"/>
          </w:p>
        </w:tc>
        <w:tc>
          <w:tcPr>
            <w:tcW w:w="502" w:type="dxa"/>
            <w:tcBorders>
              <w:top w:val="nil"/>
              <w:left w:val="nil"/>
              <w:bottom w:val="nil"/>
              <w:right w:val="nil"/>
            </w:tcBorders>
            <w:shd w:val="clear" w:color="auto" w:fill="auto"/>
            <w:noWrap/>
            <w:vAlign w:val="bottom"/>
            <w:hideMark/>
          </w:tcPr>
          <w:p w14:paraId="397DB912" w14:textId="77777777" w:rsidR="00A24D3D" w:rsidRPr="009B7EEF" w:rsidRDefault="00A24D3D" w:rsidP="009B7EEF">
            <w:pPr>
              <w:spacing w:line="240" w:lineRule="auto"/>
              <w:ind w:firstLineChars="200" w:firstLine="440"/>
              <w:rPr>
                <w:rFonts w:ascii="Times New Roman" w:eastAsia="Times New Roman" w:hAnsi="Times New Roman" w:cs="Times New Roman"/>
                <w:i/>
                <w:iCs/>
                <w:color w:val="000000"/>
                <w:lang w:eastAsia="en-CA"/>
              </w:rPr>
            </w:pPr>
          </w:p>
        </w:tc>
        <w:tc>
          <w:tcPr>
            <w:tcW w:w="860" w:type="dxa"/>
            <w:tcBorders>
              <w:top w:val="nil"/>
              <w:left w:val="nil"/>
              <w:bottom w:val="nil"/>
              <w:right w:val="nil"/>
            </w:tcBorders>
            <w:shd w:val="clear" w:color="auto" w:fill="auto"/>
            <w:noWrap/>
            <w:vAlign w:val="bottom"/>
            <w:hideMark/>
          </w:tcPr>
          <w:p w14:paraId="2731A847"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5</w:t>
            </w:r>
          </w:p>
        </w:tc>
        <w:tc>
          <w:tcPr>
            <w:tcW w:w="1100" w:type="dxa"/>
            <w:tcBorders>
              <w:top w:val="nil"/>
              <w:left w:val="nil"/>
              <w:bottom w:val="nil"/>
              <w:right w:val="nil"/>
            </w:tcBorders>
            <w:shd w:val="clear" w:color="auto" w:fill="auto"/>
            <w:noWrap/>
            <w:vAlign w:val="bottom"/>
            <w:hideMark/>
          </w:tcPr>
          <w:p w14:paraId="3711833C"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2</w:t>
            </w:r>
          </w:p>
        </w:tc>
        <w:tc>
          <w:tcPr>
            <w:tcW w:w="380" w:type="dxa"/>
            <w:tcBorders>
              <w:top w:val="nil"/>
              <w:left w:val="nil"/>
              <w:bottom w:val="nil"/>
              <w:right w:val="nil"/>
            </w:tcBorders>
            <w:shd w:val="clear" w:color="auto" w:fill="auto"/>
            <w:noWrap/>
            <w:vAlign w:val="bottom"/>
            <w:hideMark/>
          </w:tcPr>
          <w:p w14:paraId="35E46DAA"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336" w:type="dxa"/>
            <w:tcBorders>
              <w:top w:val="nil"/>
              <w:left w:val="nil"/>
              <w:bottom w:val="nil"/>
              <w:right w:val="nil"/>
            </w:tcBorders>
            <w:shd w:val="clear" w:color="auto" w:fill="auto"/>
            <w:noWrap/>
            <w:vAlign w:val="bottom"/>
            <w:hideMark/>
          </w:tcPr>
          <w:p w14:paraId="174FD692"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2</w:t>
            </w:r>
          </w:p>
        </w:tc>
        <w:tc>
          <w:tcPr>
            <w:tcW w:w="1261" w:type="dxa"/>
            <w:tcBorders>
              <w:top w:val="nil"/>
              <w:left w:val="nil"/>
              <w:bottom w:val="nil"/>
              <w:right w:val="nil"/>
            </w:tcBorders>
            <w:shd w:val="clear" w:color="auto" w:fill="auto"/>
            <w:noWrap/>
            <w:vAlign w:val="bottom"/>
            <w:hideMark/>
          </w:tcPr>
          <w:p w14:paraId="6CE76146"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1</w:t>
            </w:r>
          </w:p>
        </w:tc>
        <w:tc>
          <w:tcPr>
            <w:tcW w:w="723" w:type="dxa"/>
            <w:tcBorders>
              <w:top w:val="nil"/>
              <w:left w:val="nil"/>
              <w:bottom w:val="nil"/>
              <w:right w:val="nil"/>
            </w:tcBorders>
            <w:shd w:val="clear" w:color="auto" w:fill="auto"/>
            <w:noWrap/>
            <w:vAlign w:val="bottom"/>
            <w:hideMark/>
          </w:tcPr>
          <w:p w14:paraId="038BAA27"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4</w:t>
            </w:r>
          </w:p>
        </w:tc>
        <w:tc>
          <w:tcPr>
            <w:tcW w:w="380" w:type="dxa"/>
            <w:tcBorders>
              <w:top w:val="nil"/>
              <w:left w:val="nil"/>
              <w:bottom w:val="nil"/>
              <w:right w:val="nil"/>
            </w:tcBorders>
            <w:shd w:val="clear" w:color="auto" w:fill="auto"/>
            <w:noWrap/>
            <w:vAlign w:val="bottom"/>
            <w:hideMark/>
          </w:tcPr>
          <w:p w14:paraId="200B470D" w14:textId="77777777" w:rsidR="00A24D3D" w:rsidRPr="009B7EEF" w:rsidRDefault="00A24D3D" w:rsidP="009B7EEF">
            <w:pPr>
              <w:spacing w:line="240" w:lineRule="auto"/>
              <w:jc w:val="center"/>
              <w:rPr>
                <w:rFonts w:ascii="Times New Roman" w:eastAsia="Times New Roman" w:hAnsi="Times New Roman" w:cs="Times New Roman"/>
                <w:color w:val="000000"/>
                <w:lang w:eastAsia="en-CA"/>
              </w:rPr>
            </w:pPr>
          </w:p>
        </w:tc>
        <w:tc>
          <w:tcPr>
            <w:tcW w:w="1820" w:type="dxa"/>
            <w:tcBorders>
              <w:top w:val="nil"/>
              <w:left w:val="nil"/>
              <w:bottom w:val="nil"/>
              <w:right w:val="nil"/>
            </w:tcBorders>
            <w:shd w:val="clear" w:color="auto" w:fill="auto"/>
            <w:noWrap/>
            <w:vAlign w:val="bottom"/>
            <w:hideMark/>
          </w:tcPr>
          <w:p w14:paraId="6BB18FFE"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r w:rsidRPr="009B7EEF">
              <w:rPr>
                <w:rFonts w:ascii="Times New Roman" w:eastAsia="Times New Roman" w:hAnsi="Times New Roman" w:cs="Times New Roman"/>
                <w:color w:val="000000"/>
                <w:lang w:eastAsia="en-CA"/>
              </w:rPr>
              <w:t>7</w:t>
            </w:r>
          </w:p>
        </w:tc>
      </w:tr>
      <w:tr w:rsidR="00A24D3D" w:rsidRPr="009B7EEF" w14:paraId="792290D7" w14:textId="77777777" w:rsidTr="009B7EEF">
        <w:trPr>
          <w:trHeight w:val="190"/>
        </w:trPr>
        <w:tc>
          <w:tcPr>
            <w:tcW w:w="2767" w:type="dxa"/>
            <w:tcBorders>
              <w:top w:val="nil"/>
              <w:left w:val="nil"/>
              <w:bottom w:val="nil"/>
              <w:right w:val="nil"/>
            </w:tcBorders>
            <w:shd w:val="clear" w:color="auto" w:fill="auto"/>
            <w:noWrap/>
            <w:vAlign w:val="bottom"/>
            <w:hideMark/>
          </w:tcPr>
          <w:p w14:paraId="63D2160D" w14:textId="77777777" w:rsidR="00A24D3D" w:rsidRPr="009B7EEF" w:rsidRDefault="00A24D3D" w:rsidP="009B7EEF">
            <w:pPr>
              <w:spacing w:line="240" w:lineRule="auto"/>
              <w:jc w:val="right"/>
              <w:rPr>
                <w:rFonts w:ascii="Times New Roman" w:eastAsia="Times New Roman" w:hAnsi="Times New Roman" w:cs="Times New Roman"/>
                <w:color w:val="000000"/>
                <w:lang w:eastAsia="en-CA"/>
              </w:rPr>
            </w:pPr>
          </w:p>
        </w:tc>
        <w:tc>
          <w:tcPr>
            <w:tcW w:w="502" w:type="dxa"/>
            <w:tcBorders>
              <w:top w:val="nil"/>
              <w:left w:val="nil"/>
              <w:bottom w:val="nil"/>
              <w:right w:val="nil"/>
            </w:tcBorders>
            <w:shd w:val="clear" w:color="auto" w:fill="auto"/>
            <w:noWrap/>
            <w:vAlign w:val="bottom"/>
            <w:hideMark/>
          </w:tcPr>
          <w:p w14:paraId="0DA4ECCF" w14:textId="77777777" w:rsidR="00A24D3D" w:rsidRPr="009B7EEF" w:rsidRDefault="00A24D3D" w:rsidP="009B7EEF">
            <w:pPr>
              <w:spacing w:line="240" w:lineRule="auto"/>
              <w:ind w:firstLineChars="200" w:firstLine="440"/>
              <w:rPr>
                <w:rFonts w:ascii="Times New Roman" w:eastAsia="Times New Roman" w:hAnsi="Times New Roman" w:cs="Times New Roman"/>
                <w:lang w:eastAsia="en-CA"/>
              </w:rPr>
            </w:pPr>
          </w:p>
        </w:tc>
        <w:tc>
          <w:tcPr>
            <w:tcW w:w="860" w:type="dxa"/>
            <w:tcBorders>
              <w:top w:val="nil"/>
              <w:left w:val="nil"/>
              <w:bottom w:val="nil"/>
              <w:right w:val="nil"/>
            </w:tcBorders>
            <w:shd w:val="clear" w:color="auto" w:fill="auto"/>
            <w:noWrap/>
            <w:vAlign w:val="bottom"/>
            <w:hideMark/>
          </w:tcPr>
          <w:p w14:paraId="0B1D6CE3" w14:textId="77777777" w:rsidR="00A24D3D" w:rsidRPr="009B7EEF" w:rsidRDefault="00A24D3D" w:rsidP="009B7EEF">
            <w:pPr>
              <w:spacing w:line="240" w:lineRule="auto"/>
              <w:ind w:firstLineChars="200" w:firstLine="440"/>
              <w:rPr>
                <w:rFonts w:ascii="Times New Roman" w:eastAsia="Times New Roman" w:hAnsi="Times New Roman" w:cs="Times New Roman"/>
                <w:lang w:eastAsia="en-CA"/>
              </w:rPr>
            </w:pPr>
          </w:p>
        </w:tc>
        <w:tc>
          <w:tcPr>
            <w:tcW w:w="1100" w:type="dxa"/>
            <w:tcBorders>
              <w:top w:val="nil"/>
              <w:left w:val="nil"/>
              <w:bottom w:val="nil"/>
              <w:right w:val="nil"/>
            </w:tcBorders>
            <w:shd w:val="clear" w:color="auto" w:fill="auto"/>
            <w:noWrap/>
            <w:vAlign w:val="bottom"/>
            <w:hideMark/>
          </w:tcPr>
          <w:p w14:paraId="02E6EFF9"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7090DD13"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007E15E6"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001AC3A5"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723" w:type="dxa"/>
            <w:tcBorders>
              <w:top w:val="nil"/>
              <w:left w:val="nil"/>
              <w:bottom w:val="nil"/>
              <w:right w:val="nil"/>
            </w:tcBorders>
            <w:shd w:val="clear" w:color="auto" w:fill="auto"/>
            <w:noWrap/>
            <w:vAlign w:val="bottom"/>
            <w:hideMark/>
          </w:tcPr>
          <w:p w14:paraId="1DD02F11"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56AA5EE6" w14:textId="77777777" w:rsidR="00A24D3D" w:rsidRPr="009B7EEF" w:rsidRDefault="00A24D3D" w:rsidP="009B7EEF">
            <w:pPr>
              <w:spacing w:line="240" w:lineRule="auto"/>
              <w:jc w:val="center"/>
              <w:rPr>
                <w:rFonts w:ascii="Times New Roman" w:eastAsia="Times New Roman" w:hAnsi="Times New Roman" w:cs="Times New Roman"/>
                <w:lang w:eastAsia="en-CA"/>
              </w:rPr>
            </w:pPr>
          </w:p>
        </w:tc>
        <w:tc>
          <w:tcPr>
            <w:tcW w:w="1820" w:type="dxa"/>
            <w:tcBorders>
              <w:top w:val="nil"/>
              <w:left w:val="nil"/>
              <w:bottom w:val="nil"/>
              <w:right w:val="nil"/>
            </w:tcBorders>
            <w:shd w:val="clear" w:color="auto" w:fill="auto"/>
            <w:noWrap/>
            <w:vAlign w:val="bottom"/>
            <w:hideMark/>
          </w:tcPr>
          <w:p w14:paraId="61078913" w14:textId="77777777" w:rsidR="00A24D3D" w:rsidRPr="009B7EEF" w:rsidRDefault="00A24D3D" w:rsidP="009B7EEF">
            <w:pPr>
              <w:spacing w:line="240" w:lineRule="auto"/>
              <w:rPr>
                <w:rFonts w:ascii="Times New Roman" w:eastAsia="Times New Roman" w:hAnsi="Times New Roman" w:cs="Times New Roman"/>
                <w:lang w:eastAsia="en-CA"/>
              </w:rPr>
            </w:pPr>
          </w:p>
        </w:tc>
      </w:tr>
      <w:tr w:rsidR="00A24D3D" w:rsidRPr="004E4EAA" w14:paraId="08C65193" w14:textId="77777777" w:rsidTr="009B7EEF">
        <w:trPr>
          <w:trHeight w:val="158"/>
        </w:trPr>
        <w:tc>
          <w:tcPr>
            <w:tcW w:w="2767" w:type="dxa"/>
            <w:tcBorders>
              <w:top w:val="single" w:sz="4" w:space="0" w:color="A6A6A6"/>
              <w:left w:val="nil"/>
              <w:bottom w:val="nil"/>
              <w:right w:val="nil"/>
            </w:tcBorders>
            <w:shd w:val="clear" w:color="D9D9D9" w:fill="D9D9D9"/>
            <w:noWrap/>
            <w:vAlign w:val="bottom"/>
            <w:hideMark/>
          </w:tcPr>
          <w:p w14:paraId="3E1B7A5F"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Grand Total</w:t>
            </w:r>
          </w:p>
        </w:tc>
        <w:tc>
          <w:tcPr>
            <w:tcW w:w="502" w:type="dxa"/>
            <w:tcBorders>
              <w:top w:val="single" w:sz="4" w:space="0" w:color="A6A6A6"/>
              <w:left w:val="nil"/>
              <w:bottom w:val="nil"/>
              <w:right w:val="nil"/>
            </w:tcBorders>
            <w:shd w:val="clear" w:color="D9D9D9" w:fill="D9D9D9"/>
            <w:noWrap/>
            <w:vAlign w:val="bottom"/>
            <w:hideMark/>
          </w:tcPr>
          <w:p w14:paraId="3F326880"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 </w:t>
            </w:r>
          </w:p>
        </w:tc>
        <w:tc>
          <w:tcPr>
            <w:tcW w:w="860" w:type="dxa"/>
            <w:tcBorders>
              <w:top w:val="single" w:sz="4" w:space="0" w:color="A6A6A6"/>
              <w:left w:val="nil"/>
              <w:bottom w:val="nil"/>
              <w:right w:val="nil"/>
            </w:tcBorders>
            <w:shd w:val="clear" w:color="D9D9D9" w:fill="D9D9D9"/>
            <w:noWrap/>
            <w:vAlign w:val="bottom"/>
            <w:hideMark/>
          </w:tcPr>
          <w:p w14:paraId="0BDFD61D"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29</w:t>
            </w:r>
          </w:p>
        </w:tc>
        <w:tc>
          <w:tcPr>
            <w:tcW w:w="1100" w:type="dxa"/>
            <w:tcBorders>
              <w:top w:val="single" w:sz="4" w:space="0" w:color="A6A6A6"/>
              <w:left w:val="nil"/>
              <w:bottom w:val="nil"/>
              <w:right w:val="nil"/>
            </w:tcBorders>
            <w:shd w:val="clear" w:color="D9D9D9" w:fill="D9D9D9"/>
            <w:noWrap/>
            <w:vAlign w:val="bottom"/>
            <w:hideMark/>
          </w:tcPr>
          <w:p w14:paraId="2525C152"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13</w:t>
            </w:r>
          </w:p>
        </w:tc>
        <w:tc>
          <w:tcPr>
            <w:tcW w:w="380" w:type="dxa"/>
            <w:tcBorders>
              <w:top w:val="single" w:sz="4" w:space="0" w:color="A6A6A6"/>
              <w:left w:val="nil"/>
              <w:bottom w:val="nil"/>
              <w:right w:val="nil"/>
            </w:tcBorders>
            <w:shd w:val="clear" w:color="D9D9D9" w:fill="D9D9D9"/>
            <w:noWrap/>
            <w:vAlign w:val="bottom"/>
            <w:hideMark/>
          </w:tcPr>
          <w:p w14:paraId="347635C4"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 </w:t>
            </w:r>
          </w:p>
        </w:tc>
        <w:tc>
          <w:tcPr>
            <w:tcW w:w="1336" w:type="dxa"/>
            <w:tcBorders>
              <w:top w:val="single" w:sz="4" w:space="0" w:color="A6A6A6"/>
              <w:left w:val="nil"/>
              <w:bottom w:val="nil"/>
              <w:right w:val="nil"/>
            </w:tcBorders>
            <w:shd w:val="clear" w:color="D9D9D9" w:fill="D9D9D9"/>
            <w:noWrap/>
            <w:vAlign w:val="bottom"/>
            <w:hideMark/>
          </w:tcPr>
          <w:p w14:paraId="35F964EA"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13</w:t>
            </w:r>
          </w:p>
        </w:tc>
        <w:tc>
          <w:tcPr>
            <w:tcW w:w="1261" w:type="dxa"/>
            <w:tcBorders>
              <w:top w:val="single" w:sz="4" w:space="0" w:color="A6A6A6"/>
              <w:left w:val="nil"/>
              <w:bottom w:val="nil"/>
              <w:right w:val="nil"/>
            </w:tcBorders>
            <w:shd w:val="clear" w:color="D9D9D9" w:fill="D9D9D9"/>
            <w:noWrap/>
            <w:vAlign w:val="bottom"/>
            <w:hideMark/>
          </w:tcPr>
          <w:p w14:paraId="3BA12E23"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9</w:t>
            </w:r>
          </w:p>
        </w:tc>
        <w:tc>
          <w:tcPr>
            <w:tcW w:w="723" w:type="dxa"/>
            <w:tcBorders>
              <w:top w:val="single" w:sz="4" w:space="0" w:color="A6A6A6"/>
              <w:left w:val="nil"/>
              <w:bottom w:val="nil"/>
              <w:right w:val="nil"/>
            </w:tcBorders>
            <w:shd w:val="clear" w:color="D9D9D9" w:fill="D9D9D9"/>
            <w:noWrap/>
            <w:vAlign w:val="bottom"/>
            <w:hideMark/>
          </w:tcPr>
          <w:p w14:paraId="3173D958" w14:textId="77777777" w:rsidR="00A24D3D" w:rsidRPr="009B7EEF" w:rsidRDefault="00A24D3D" w:rsidP="009B7EEF">
            <w:pPr>
              <w:spacing w:line="240" w:lineRule="auto"/>
              <w:jc w:val="center"/>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20</w:t>
            </w:r>
          </w:p>
        </w:tc>
        <w:tc>
          <w:tcPr>
            <w:tcW w:w="380" w:type="dxa"/>
            <w:tcBorders>
              <w:top w:val="single" w:sz="4" w:space="0" w:color="A6A6A6"/>
              <w:left w:val="nil"/>
              <w:bottom w:val="nil"/>
              <w:right w:val="nil"/>
            </w:tcBorders>
            <w:shd w:val="clear" w:color="D9D9D9" w:fill="D9D9D9"/>
            <w:noWrap/>
            <w:vAlign w:val="bottom"/>
            <w:hideMark/>
          </w:tcPr>
          <w:p w14:paraId="4465DCA3" w14:textId="77777777" w:rsidR="00A24D3D" w:rsidRPr="009B7EEF" w:rsidRDefault="00A24D3D" w:rsidP="009B7EEF">
            <w:pPr>
              <w:spacing w:line="240" w:lineRule="auto"/>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 </w:t>
            </w:r>
          </w:p>
        </w:tc>
        <w:tc>
          <w:tcPr>
            <w:tcW w:w="1820" w:type="dxa"/>
            <w:tcBorders>
              <w:top w:val="single" w:sz="4" w:space="0" w:color="A6A6A6"/>
              <w:left w:val="nil"/>
              <w:bottom w:val="nil"/>
              <w:right w:val="nil"/>
            </w:tcBorders>
            <w:shd w:val="clear" w:color="D9D9D9" w:fill="D9D9D9"/>
            <w:noWrap/>
            <w:vAlign w:val="bottom"/>
            <w:hideMark/>
          </w:tcPr>
          <w:p w14:paraId="12CE20A0" w14:textId="77777777" w:rsidR="00A24D3D" w:rsidRPr="009B7EEF" w:rsidRDefault="00A24D3D" w:rsidP="009B7EEF">
            <w:pPr>
              <w:spacing w:line="240" w:lineRule="auto"/>
              <w:jc w:val="right"/>
              <w:rPr>
                <w:rFonts w:ascii="Times New Roman" w:eastAsia="Times New Roman" w:hAnsi="Times New Roman" w:cs="Times New Roman"/>
                <w:b/>
                <w:bCs/>
                <w:color w:val="000000"/>
                <w:sz w:val="24"/>
                <w:szCs w:val="24"/>
                <w:lang w:eastAsia="en-CA"/>
              </w:rPr>
            </w:pPr>
            <w:r w:rsidRPr="009B7EEF">
              <w:rPr>
                <w:rFonts w:ascii="Times New Roman" w:eastAsia="Times New Roman" w:hAnsi="Times New Roman" w:cs="Times New Roman"/>
                <w:b/>
                <w:bCs/>
                <w:color w:val="000000"/>
                <w:sz w:val="24"/>
                <w:szCs w:val="24"/>
                <w:lang w:eastAsia="en-CA"/>
              </w:rPr>
              <w:t>42</w:t>
            </w:r>
          </w:p>
        </w:tc>
      </w:tr>
    </w:tbl>
    <w:p w14:paraId="3B3437C3" w14:textId="77777777" w:rsidR="00A24D3D" w:rsidRPr="004E4EAA" w:rsidRDefault="00A24D3D" w:rsidP="004C5EE5">
      <w:pPr>
        <w:pStyle w:val="SectionText0"/>
        <w:sectPr w:rsidR="00A24D3D" w:rsidRPr="004E4EAA" w:rsidSect="00F71CFB">
          <w:headerReference w:type="default" r:id="rId28"/>
          <w:pgSz w:w="12240" w:h="15840" w:code="1"/>
          <w:pgMar w:top="720" w:right="720" w:bottom="720" w:left="720" w:header="709" w:footer="709" w:gutter="0"/>
          <w:cols w:space="708"/>
          <w:docGrid w:linePitch="360"/>
        </w:sectPr>
      </w:pPr>
    </w:p>
    <w:p w14:paraId="012B1A11" w14:textId="3FE2F6C7" w:rsidR="006B3590" w:rsidRDefault="006B3590" w:rsidP="006B3590">
      <w:pPr>
        <w:pStyle w:val="SectionText0"/>
        <w:spacing w:line="480" w:lineRule="auto"/>
      </w:pPr>
      <w:r w:rsidRPr="004E4EAA">
        <w:lastRenderedPageBreak/>
        <w:t xml:space="preserve">To follow up on </w:t>
      </w:r>
      <w:proofErr w:type="spellStart"/>
      <w:r w:rsidRPr="004E4EAA">
        <w:t>Bednekoff’s</w:t>
      </w:r>
      <w:proofErr w:type="spellEnd"/>
      <w:r w:rsidRPr="004E4EAA">
        <w:t xml:space="preserve"> 2015 review on sentinel behaviour, we recorded the number of studies that explicitly mention ‘coordination’ as a characteristic element of sentinel behaviour. Out of 42, 14 articles fit this criterion. An upward trend is observed after 2017, though this trend is not reflected by a decrease in the number of articles published that do not include coordination as a defining feature of sentinel behaviour (</w:t>
      </w:r>
      <w:r>
        <w:fldChar w:fldCharType="begin"/>
      </w:r>
      <w:r>
        <w:instrText xml:space="preserve"> REF _Ref162209621 \h </w:instrText>
      </w:r>
      <w:r>
        <w:fldChar w:fldCharType="separate"/>
      </w:r>
      <w:r w:rsidRPr="004E4EAA">
        <w:t>Figure S</w:t>
      </w:r>
      <w:r>
        <w:rPr>
          <w:noProof/>
        </w:rPr>
        <w:t>1</w:t>
      </w:r>
      <w:r>
        <w:fldChar w:fldCharType="end"/>
      </w:r>
      <w:r w:rsidRPr="004E4EAA">
        <w:t>).</w:t>
      </w:r>
    </w:p>
    <w:p w14:paraId="6D939E78" w14:textId="77777777" w:rsidR="006B3590" w:rsidRPr="004E4EAA" w:rsidRDefault="006B3590" w:rsidP="006B3590">
      <w:pPr>
        <w:pStyle w:val="SectionSubtitle"/>
        <w:rPr>
          <w:rFonts w:cs="Times New Roman"/>
        </w:rPr>
      </w:pPr>
      <w:bookmarkStart w:id="41" w:name="_Toc162208136"/>
      <w:r w:rsidRPr="004E4EAA">
        <w:rPr>
          <w:rFonts w:cs="Times New Roman"/>
        </w:rPr>
        <w:t xml:space="preserve">Trends </w:t>
      </w:r>
      <w:proofErr w:type="gramStart"/>
      <w:r w:rsidRPr="004E4EAA">
        <w:rPr>
          <w:rFonts w:cs="Times New Roman"/>
        </w:rPr>
        <w:t>observed</w:t>
      </w:r>
      <w:bookmarkEnd w:id="41"/>
      <w:proofErr w:type="gramEnd"/>
    </w:p>
    <w:p w14:paraId="53334673" w14:textId="77777777" w:rsidR="006B3590" w:rsidRPr="004E4EAA" w:rsidRDefault="006B3590" w:rsidP="006B3590">
      <w:pPr>
        <w:pStyle w:val="SectionText0"/>
        <w:spacing w:line="480" w:lineRule="auto"/>
      </w:pPr>
      <w:r>
        <w:t>S</w:t>
      </w:r>
      <w:r w:rsidRPr="004E4EAA">
        <w:t xml:space="preserve">everal trends were observed among the studies </w:t>
      </w:r>
      <w:r>
        <w:t>looking at factors that could affect</w:t>
      </w:r>
      <w:r w:rsidRPr="004E4EAA">
        <w:t xml:space="preserve"> sentinel behaviour. The main trends observed were in the effects of sex, dominance, maturity, group size, satiation, body mass and risk. Sex, maturity, satiation, and body mass can be categorized as intrinsic factors, while dominance, group size, and risk are categorized as extrinsic or external factors. </w:t>
      </w:r>
      <w:r w:rsidRPr="005D5220">
        <w:t xml:space="preserve">These effects of these factors were observed among both avian </w:t>
      </w:r>
      <w:r w:rsidRPr="004E4EAA">
        <w:t xml:space="preserve">(N=29) </w:t>
      </w:r>
      <w:r w:rsidRPr="005D5220">
        <w:t>and mammal species</w:t>
      </w:r>
      <w:r>
        <w:t xml:space="preserve"> </w:t>
      </w:r>
      <w:r w:rsidRPr="004E4EAA">
        <w:t>(N=13)</w:t>
      </w:r>
      <w:r w:rsidRPr="005D5220">
        <w:t>, though were more studied in avian species.</w:t>
      </w:r>
    </w:p>
    <w:p w14:paraId="151CAA64" w14:textId="77777777" w:rsidR="00F72689" w:rsidRDefault="006B3590" w:rsidP="00563147">
      <w:pPr>
        <w:pStyle w:val="SectionText0"/>
        <w:spacing w:line="480" w:lineRule="auto"/>
        <w:sectPr w:rsidR="00F72689" w:rsidSect="00F71CFB">
          <w:headerReference w:type="default" r:id="rId29"/>
          <w:pgSz w:w="12240" w:h="15840"/>
          <w:pgMar w:top="1440" w:right="1440" w:bottom="1440" w:left="1440" w:header="720" w:footer="720" w:gutter="0"/>
          <w:cols w:space="720"/>
        </w:sectPr>
      </w:pPr>
      <w:r w:rsidRPr="004E4EAA">
        <w:t>Among intrinsic factors, the effects of sex were the most reported.</w:t>
      </w:r>
      <w:r>
        <w:t xml:space="preserve"> M</w:t>
      </w:r>
      <w:r w:rsidRPr="004E4EAA">
        <w:t xml:space="preserve">ales of both avian and mammal species </w:t>
      </w:r>
      <w:r>
        <w:t xml:space="preserve">will sentinel for longer, more often and will initiate sentinel behaviour sooner than females when finding a foraging patch. </w:t>
      </w:r>
      <w:r w:rsidRPr="004E4EAA">
        <w:t xml:space="preserve">Satiation and body mass had similar effects, with </w:t>
      </w:r>
      <w:r>
        <w:t>heavier or satiated</w:t>
      </w:r>
      <w:r w:rsidRPr="004E4EAA">
        <w:t xml:space="preserve"> individuals sentineling earlier, more often</w:t>
      </w:r>
      <w:r>
        <w:t>,</w:t>
      </w:r>
      <w:r w:rsidRPr="004E4EAA">
        <w:t xml:space="preserve"> and/or for longer than individuals who were either lighter or not satiated. Lastly, more mature, and older</w:t>
      </w:r>
      <w:r>
        <w:t xml:space="preserve"> and more experienced</w:t>
      </w:r>
      <w:r w:rsidRPr="004E4EAA">
        <w:t xml:space="preserve"> individuals generally sentineled more than younger, especially juvenile, individuals</w:t>
      </w:r>
      <w:r>
        <w:t xml:space="preserve">. </w:t>
      </w:r>
      <w:r w:rsidR="00563147" w:rsidRPr="004E4EAA">
        <w:t xml:space="preserve">Among extrinsic factors, the effects of dominance on sentinel behaviour were the most reported. Social hierarchy within the group played a significant role in an individual’s sentinel decision-making, with more dominant individuals </w:t>
      </w:r>
      <w:r w:rsidR="00563147">
        <w:t>sentineling more</w:t>
      </w:r>
      <w:r w:rsidR="00563147" w:rsidRPr="004E4EAA">
        <w:t xml:space="preserve"> than subordinates. A significant interaction between dominance and sex was often observed</w:t>
      </w:r>
      <w:r w:rsidR="00563147">
        <w:t>, where d</w:t>
      </w:r>
      <w:r w:rsidR="00563147" w:rsidRPr="004E4EAA">
        <w:t xml:space="preserve">ominant males tended to sentinel the most in a group, with males sentineling more than females of the same dominance rank. </w:t>
      </w:r>
    </w:p>
    <w:p w14:paraId="5F989F35" w14:textId="1DB1A669" w:rsidR="00563147" w:rsidRDefault="00563147" w:rsidP="00563147">
      <w:pPr>
        <w:pStyle w:val="SectionText0"/>
        <w:spacing w:line="480" w:lineRule="auto"/>
      </w:pPr>
      <w:r w:rsidRPr="004E4EAA">
        <w:lastRenderedPageBreak/>
        <w:t xml:space="preserve">Consistent with </w:t>
      </w:r>
      <w:r>
        <w:t xml:space="preserve">the </w:t>
      </w:r>
      <w:r w:rsidRPr="00D44582">
        <w:t>Many Eyes hypothesis</w:t>
      </w:r>
      <w:r w:rsidRPr="004E4EAA">
        <w:t xml:space="preserve"> </w:t>
      </w:r>
      <w:r w:rsidRPr="004E4EAA">
        <w:fldChar w:fldCharType="begin"/>
      </w:r>
      <w:r w:rsidR="002702D2">
        <w:instrText xml:space="preserve"> ADDIN ZOTERO_ITEM CSL_CITATION {"citationID":"N6PUdA7u","properties":{"formattedCitation":"[63]","plainCitation":"[63]","noteIndex":0},"citationItems":[{"id":1750,"uris":["http://zotero.org/users/8430992/items/2LCBYLU5"],"itemData":{"id":1750,"type":"article-journal","abstract":"A negative relationship between group size and levels of individual vigilance is widespread in socially feeding vertebrates. The main explanation of this ‘group-size effect’, the many-eyes hypothesis, is based on the simple premise that as group size increases, there are progressively more eyes scanning the environment for predators. Thus an individual forager can devote less time to vigilance (and more time to feeding) as group size increases without any lessening of the group's ability to detect an attack. Basic to this hypothesis is the assumption of collective detection: that all members of the group are alerted to an attack as long as it is detected by at least one individual. In addition, an important presumption associated with the many-eyes hypothesis is that individuals monitor the vigilance behaviour of their groupmates in determining their own level of vigilance. Neither the idea of collective detection nor behavioural monitoring received strong support in an experimental study of vigilance in mixed flocks of dark-eyed juncos, Junco hyemalis, and American tree sparrows, Spizella arborea. The lack of support for behavioural monitoring was particularly evident; however, some degree of collective detection was apparent. It is possible that anti-predatory rules-of-thumb may explain the group-size effect while keeping intact the basics of the many-eyes hypothesis.","container-title":"Animal Behaviour","DOI":"10.1016/0003-3472(95)80149-9","ISSN":"0003-3472","issue":"1","journalAbbreviation":"Animal Behaviour","page":"11-20","source":"ScienceDirect","title":"Back to the basics of anti-predatory vigilance: the group-size effect","title-short":"Back to the basics of anti-predatory vigilance","volume":"49","author":[{"family":"Lima","given":"Steven L."}],"issued":{"date-parts":[["1995",1,1]]}}}],"schema":"https://github.com/citation-style-language/schema/raw/master/csl-citation.json"} </w:instrText>
      </w:r>
      <w:r w:rsidRPr="004E4EAA">
        <w:fldChar w:fldCharType="separate"/>
      </w:r>
      <w:r w:rsidR="002702D2" w:rsidRPr="002702D2">
        <w:t>[63]</w:t>
      </w:r>
      <w:r w:rsidRPr="004E4EAA">
        <w:fldChar w:fldCharType="end"/>
      </w:r>
      <w:r w:rsidRPr="004E4EAA">
        <w:t>, larger groups resulted in overall greater sentinel coverage than in smaller groups, yet individual contribution to the group’s sentinel effort decreased. Risk</w:t>
      </w:r>
      <w:r>
        <w:t xml:space="preserve"> </w:t>
      </w:r>
      <w:r w:rsidRPr="004E4EAA">
        <w:t>through environmental uncertainty, anthropogenic disturbances, or the presence of young, predators</w:t>
      </w:r>
      <w:r>
        <w:t>,</w:t>
      </w:r>
      <w:r w:rsidRPr="004E4EAA">
        <w:t xml:space="preserve"> or </w:t>
      </w:r>
      <w:r>
        <w:t>conspecifics from another group</w:t>
      </w:r>
      <w:r w:rsidRPr="004E4EAA">
        <w:t xml:space="preserve"> caused an increase in sentinel efforts. Dominant males tended to greatly increase their sentinel contribution when risk increased, especially in the presence of rival or outgroup threats.</w:t>
      </w:r>
    </w:p>
    <w:p w14:paraId="58938A3D" w14:textId="4B99CCCE" w:rsidR="00A24D3D" w:rsidRDefault="007A5239" w:rsidP="007A5239">
      <w:pPr>
        <w:pStyle w:val="SectionTitle"/>
      </w:pPr>
      <w:bookmarkStart w:id="42" w:name="_Toc162208137"/>
      <w:r>
        <w:t>Discussion</w:t>
      </w:r>
      <w:bookmarkEnd w:id="42"/>
    </w:p>
    <w:p w14:paraId="6F4EC571" w14:textId="77777777" w:rsidR="00777071" w:rsidRDefault="00777071" w:rsidP="008242B8">
      <w:pPr>
        <w:pStyle w:val="SectionText0"/>
      </w:pPr>
      <w:bookmarkStart w:id="43" w:name="_Toc162208138"/>
    </w:p>
    <w:p w14:paraId="60E06FC3" w14:textId="05E66C7C" w:rsidR="00777071" w:rsidRDefault="00777071" w:rsidP="00777071">
      <w:pPr>
        <w:pStyle w:val="SectionTitle"/>
        <w:sectPr w:rsidR="00777071" w:rsidSect="00F71CFB">
          <w:pgSz w:w="12240" w:h="15840"/>
          <w:pgMar w:top="1440" w:right="1440" w:bottom="1440" w:left="1440" w:header="720" w:footer="720" w:gutter="0"/>
          <w:cols w:space="720"/>
        </w:sectPr>
      </w:pPr>
    </w:p>
    <w:p w14:paraId="5C3CDE24" w14:textId="5132CBAF" w:rsidR="00083109" w:rsidRPr="00B8527A" w:rsidRDefault="00083109" w:rsidP="00B8527A">
      <w:pPr>
        <w:pStyle w:val="ChapterTitleB"/>
      </w:pPr>
      <w:r w:rsidRPr="00B8527A">
        <w:lastRenderedPageBreak/>
        <w:t>Chapter 2: Heads up! Social vigilance behaviour in urban American crows</w:t>
      </w:r>
      <w:bookmarkEnd w:id="13"/>
      <w:bookmarkEnd w:id="43"/>
    </w:p>
    <w:p w14:paraId="4816B8EC" w14:textId="33CD0B72" w:rsidR="00E36B05" w:rsidRDefault="00E36B05" w:rsidP="008242B8">
      <w:pPr>
        <w:pStyle w:val="SectionSubtitle"/>
      </w:pPr>
      <w:bookmarkStart w:id="44" w:name="_Toc162204952"/>
      <w:bookmarkStart w:id="45" w:name="_Toc162208139"/>
      <w:r>
        <w:t>Introduction</w:t>
      </w:r>
      <w:bookmarkEnd w:id="44"/>
      <w:bookmarkEnd w:id="45"/>
    </w:p>
    <w:p w14:paraId="0BEF6283" w14:textId="1AD4CAD7" w:rsidR="00DB679E" w:rsidRDefault="00A20BE7" w:rsidP="00A24D3D">
      <w:pPr>
        <w:pStyle w:val="ChapterTitle"/>
        <w:spacing w:line="480" w:lineRule="auto"/>
      </w:pPr>
      <w:r>
        <w:t>Groups of</w:t>
      </w:r>
      <w:r w:rsidR="00DB679E" w:rsidRPr="00DB679E">
        <w:t xml:space="preserve"> American crow</w:t>
      </w:r>
      <w:r w:rsidR="00E55E98">
        <w:t>s</w:t>
      </w:r>
      <w:r w:rsidR="00DB679E" w:rsidRPr="00DB679E">
        <w:t xml:space="preserve"> (Corvus brachyrhynchos) </w:t>
      </w:r>
      <w:r>
        <w:t>can be found roaming the skies of most North American cities and are an example of an urbanized species able to exploit human-altered environments</w:t>
      </w:r>
      <w:r w:rsidR="00EE023D">
        <w:t xml:space="preserve"> </w:t>
      </w:r>
      <w:r w:rsidR="00EE023D">
        <w:fldChar w:fldCharType="begin"/>
      </w:r>
      <w:r w:rsidR="002702D2">
        <w:instrText xml:space="preserve"> ADDIN ZOTERO_ITEM CSL_CITATION {"citationID":"s2qVPjj7","properties":{"formattedCitation":"[49,51]","plainCitation":"[49,51]","noteIndex":0},"citationItems":[{"id":218,"uris":["http://zotero.org/users/8430992/items/WBMUKQWR"],"itemData":{"id":218,"type":"chapter","container-title":"Avian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L."}],"accessed":{"date-parts":[["2022",1,5]]},"issued":{"date-parts":[["2001"]]}}},{"id":1756,"uris":["http://zotero.org/users/8430992/items/ATXGBHTA","http://zotero.org/users/8430992/items/JILFH5I6"],"itemData":{"id":1756,"type":"article-journal","abstract":"The conversion of forests and farmlands to human settlements has negative impacts on many native species, but also provides resources that some species are able to exploit. American Crows (Corvus brachyrhynchos), one such exploiter, create concern due to their impact as nest predators, disease hosts, and cultural harbingers of evil. We used various measures of crow abundance and resource use to determine crows’ response to features of anthropogenic landscapes in the Puget Sound region of the United States. We examined land cover and land use composition at three spatial scales: study sites (up to 208 ha), crow home ranges within sites (18.1 ha), and local land cover (400 m2). At the study site and within-site scales crow abundance was strongly correlated with land cover providing anthropogenic resources. In particular, crows were associated with the amount of ‘maintained forest’ cover, and were more likely to use grass and shrub cover than forest or bare soil cover. Although crows did not show a generalized response to an edge variable, they exhibited greater use of patchy habitat created by human settlements than of native forests. Radio-tagged territorial adults used resources within their home ranges relatively evenly, suggesting resource selection had occurred at a larger spatial scale. The land conversion pattern of new suburban and exurban settlements creates the mix of impervious surfaces and maintained vegetation that crows use, and in our study area crow populations are expected to continue to increase.","container-title":"Landscape Ecology","DOI":"10.1007/s10980-008-9305-9","ISSN":"0921-2973, 1572-9761","issue":"2","journalAbbreviation":"Landscape Ecol","language":"en","page":"281-293","source":"Semantic Scholar","title":"Multi-scale use of lands providing anthropogenic resources by American Crows in an urbanizing landscape","volume":"24","author":[{"family":"Withey","given":"John C."},{"family":"Marzluff","given":"John M."}],"issued":{"date-parts":[["2009",2]]}}}],"schema":"https://github.com/citation-style-language/schema/raw/master/csl-citation.json"} </w:instrText>
      </w:r>
      <w:r w:rsidR="00EE023D">
        <w:fldChar w:fldCharType="separate"/>
      </w:r>
      <w:r w:rsidR="002702D2" w:rsidRPr="002702D2">
        <w:t>[49,51]</w:t>
      </w:r>
      <w:r w:rsidR="00EE023D">
        <w:fldChar w:fldCharType="end"/>
      </w:r>
      <w:r>
        <w:t>.</w:t>
      </w:r>
      <w:r w:rsidR="00DB679E" w:rsidRPr="00DB679E">
        <w:t xml:space="preserve"> </w:t>
      </w:r>
      <w:r>
        <w:t>Their success has led to an</w:t>
      </w:r>
      <w:r w:rsidR="00DB679E" w:rsidRPr="00DB679E">
        <w:t xml:space="preserve"> escalating abundance of</w:t>
      </w:r>
      <w:r>
        <w:t xml:space="preserve"> crows in urban environments</w:t>
      </w:r>
      <w:r w:rsidR="00EE023D">
        <w:t xml:space="preserve"> </w:t>
      </w:r>
      <w:r w:rsidR="00EE023D">
        <w:fldChar w:fldCharType="begin"/>
      </w:r>
      <w:r w:rsidR="002702D2">
        <w:instrText xml:space="preserve"> ADDIN ZOTERO_ITEM CSL_CITATION {"citationID":"vusJu2vd","properties":{"formattedCitation":"[49]","plainCitation":"[49]","noteIndex":0},"citationItems":[{"id":218,"uris":["http://zotero.org/users/8430992/items/WBMUKQWR"],"itemData":{"id":218,"type":"chapter","container-title":"Avian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L."}],"accessed":{"date-parts":[["2022",1,5]]},"issued":{"date-parts":[["2001"]]}}}],"schema":"https://github.com/citation-style-language/schema/raw/master/csl-citation.json"} </w:instrText>
      </w:r>
      <w:r w:rsidR="00EE023D">
        <w:fldChar w:fldCharType="separate"/>
      </w:r>
      <w:r w:rsidR="002702D2" w:rsidRPr="002702D2">
        <w:t>[49]</w:t>
      </w:r>
      <w:r w:rsidR="00EE023D">
        <w:fldChar w:fldCharType="end"/>
      </w:r>
      <w:r>
        <w:t>. B</w:t>
      </w:r>
      <w:r w:rsidR="00DB679E" w:rsidRPr="00DB679E">
        <w:t>ehavioral adaptations have allowed them to</w:t>
      </w:r>
      <w:r>
        <w:t xml:space="preserve"> use</w:t>
      </w:r>
      <w:r w:rsidR="00DB679E" w:rsidRPr="00DB679E">
        <w:t xml:space="preserve"> anthropogenic resources and </w:t>
      </w:r>
      <w:r>
        <w:t>deal with</w:t>
      </w:r>
      <w:r w:rsidR="00DB679E" w:rsidRPr="00DB679E">
        <w:t xml:space="preserve"> the challenges of </w:t>
      </w:r>
      <w:r>
        <w:t>urban living</w:t>
      </w:r>
      <w:r w:rsidR="00EE023D">
        <w:t xml:space="preserve"> </w:t>
      </w:r>
      <w:r w:rsidR="00EE023D">
        <w:fldChar w:fldCharType="begin"/>
      </w:r>
      <w:r w:rsidR="002702D2">
        <w:instrText xml:space="preserve"> ADDIN ZOTERO_ITEM CSL_CITATION {"citationID":"r5GnZKga","properties":{"formattedCitation":"[43,47]","plainCitation":"[43,47]","noteIndex":0},"citationItems":[{"id":268,"uris":["http://zotero.org/users/8430992/items/U83EWWCW"],"itemData":{"id":268,"type":"chapter","abstract":"Urban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Thomas"}],"accessed":{"date-parts":[["2022",1,10]]},"issued":{"date-parts":[["2018"]]}}},{"id":16,"uris":["http://zotero.org/users/8430992/items/WS7GWY5C"],"itemData":{"id":16,"type":"article-journal","abstract":"Increased urbanization represents a formidable challenge for wildlife. Nevertheless, a few species appear to thrive in the evolutionarily novel environment created by cities, demonstrating the remarkable adaptability of some animals. We argue that individuals that can adjust their behaviours to the new selection pressures presented by cities should have greater success in urban habitats. Accordingly, urban wildlife often exhibit behaviours that differ from those of their rural counterparts, from changes to food and den preferences to adjustments in the structure of their signals. Research suggests that behavioural flexibility (or phenotypic plasticity) may be an important characteristic for succeeding in urban environments. Moreover, some individuals or species might possess behavioural traits (a particular temperament) that are inherently well suited to occupying urban habitats, such as a high level of disturbance tolerance. This suggests that members of species that are less ‘plastic’ or naturally timid in temperament are likely to be disadvantaged in high‐disturbance environments and consequently may be precluded from colonizing cities and towns.","container-title":"Biological reviews of the Cambridge Philosophical Society","DOI":"10.1111/brv.12012","ISSN":"1464-7931","issue":"3","language":"eng","note":"publisher-place: Oxford, UK\npublisher: Blackwell Publishing Ltd","page":"537–549","source":"ocul-bu.primo.exlibrisgroup.com","title":"Behavioural responses of wildlife to urban environments","volume":"88","author":[{"family":"Lowry","given":"Hélène"},{"family":"Lill","given":"Alan"},{"family":"Wong","given":"Bob B. M."}],"issued":{"date-parts":[["2013"]]}}}],"schema":"https://github.com/citation-style-language/schema/raw/master/csl-citation.json"} </w:instrText>
      </w:r>
      <w:r w:rsidR="00EE023D">
        <w:fldChar w:fldCharType="separate"/>
      </w:r>
      <w:r w:rsidR="002702D2" w:rsidRPr="002702D2">
        <w:t>[43,47]</w:t>
      </w:r>
      <w:r w:rsidR="00EE023D">
        <w:fldChar w:fldCharType="end"/>
      </w:r>
      <w:r>
        <w:t xml:space="preserve">. Adapted social foraging behaviours could further help mitigate the drawbacks of foraging in urban areas, and potentially increase their foraging efficiency. </w:t>
      </w:r>
      <w:r w:rsidRPr="00DB679E">
        <w:t>Th</w:t>
      </w:r>
      <w:r>
        <w:t>ese</w:t>
      </w:r>
      <w:r w:rsidRPr="00DB679E">
        <w:t xml:space="preserve"> adaptations</w:t>
      </w:r>
      <w:r>
        <w:t xml:space="preserve"> are beneficial to the success of crows, but could have</w:t>
      </w:r>
      <w:r w:rsidR="00DB679E" w:rsidRPr="00DB679E">
        <w:t xml:space="preserve"> broader ecological implications, </w:t>
      </w:r>
      <w:r>
        <w:t xml:space="preserve">namely contributing to the decrease in </w:t>
      </w:r>
      <w:r w:rsidR="001938A7">
        <w:t>North American avifauna</w:t>
      </w:r>
      <w:r w:rsidR="00EE023D">
        <w:t xml:space="preserve"> </w:t>
      </w:r>
      <w:r w:rsidR="00E05426">
        <w:t xml:space="preserve">through increased competition or predation </w:t>
      </w:r>
      <w:r w:rsidR="00EE023D">
        <w:fldChar w:fldCharType="begin"/>
      </w:r>
      <w:r w:rsidR="002702D2">
        <w:instrText xml:space="preserve"> ADDIN ZOTERO_ITEM CSL_CITATION {"citationID":"xR7TUsIt","properties":{"formattedCitation":"[64,65]","plainCitation":"[64,65]","noteIndex":0},"citationItems":[{"id":1761,"uris":["http://zotero.org/users/8430992/items/E8NQER9P"],"itemData":{"id":1761,"type":"article-journal","abstract":"Ground-nesting Common Nighthawks (Chordeiles minor), adapted to living and reproducing in North American cities, nest on flat-topped gravel roofs. But populations of Common Nighthawks have declined in recent years throughout their range. One hypothesis to explain these declines is that American Crows (Corvus brachyrhynchos), which have increased dramatically in numbers in urban areas in recent years, may be depredating nighthawk nests. If urban crows are a factor in nighthawk declines, we predicted there would be higher rates of predation on nests in urban areas than in rural areas. We tested this hypothesis by placing and monitoring artificial nests containing Coturnix quail eggs in both urban and rural settings. Depredation of experimental clutches was significantly lower in rural, natural habitats than in the urban environment. The type of substrate on urban roofs may also be important in influencing rates of depredation, as egg-loss was more common at experimental nests on roofs with a small pea gravel substrate than on roofs covered in larger river stone. In all cases, identified predators were American Crows. While experimental predation rates may not represent actual levels of predation on natural nests, these relative differences in rates of predation suggest that urban crows may be an important contributor to declining populations of Common Nighthawks.","container-title":"The Wilson Journal of Ornithology","DOI":"10.1676/14-181.1","ISSN":"1559-4491, 1938-5447","issue":"3","journalAbbreviation":"wils","note":"publisher: The Wilson Ornithological Society","page":"528-533","source":"bioone.org","title":"Do urban american crows (&lt;i&gt;Corvus brachyrhynchos&lt;/i&gt;) contribute to population declines of the common nighthawk (&lt;i&gt;Chordeiles minor&lt;/i&gt;)?","volume":"127","author":[{"family":"Latta","given":"Steven C."},{"family":"Latta","given":"Krista N."}],"issued":{"date-parts":[["2015",9]]}},"label":"page"},{"id":1797,"uris":["http://zotero.org/users/8430992/items/Y939TZK5"],"itemData":{"id":1797,"type":"article-journal","abstract":"Staggering decline of bird populations\n            \n              Because birds are conspicuous and easy to identify and count, reliable records of their occurrence have been gathered over many decades in many parts of the world. Drawing on such data for North America, Rosenberg\n              et al.\n              report wide-spread population declines of birds over the past half-century, resulting in the cumulative loss of billions of breeding individuals across a wide range of species and habitats. They show that declines are not restricted to rare and threatened species—those once considered common and wide-spread are also diminished. These results have major implications for ecosystem integrity, the conservation of wildlife more broadly, and policies associated with the protection of birds and native ecosystems on which they depend.\n            \n            \n              Science\n              , this issue p.\n              120\n            \n          , \n            The cumulative loss of nearly 3 billion birds since 1970 across North American biomes signals a continuing avifaunal crisis.\n          , \n            Species extinctions have defined the global biodiversity crisis, but extinction begins with loss in abundance of individuals that can result in compositional and functional changes of ecosystems. Using multiple and independent monitoring networks, we report population losses across much of the North American avifauna over 48 years, including once-common species and from most biomes. Integration of range-wide population trajectories and size estimates indicates a net loss approaching 3 billion birds, or 29% of 1970 abundance. A continent-wide weather radar network also reveals a similarly steep decline in biomass passage of migrating birds over a recent 10-year period. This loss of bird abundance signals an urgent need to address threats to avert future avifaunal collapse and associated loss of ecosystem integrity, function, and services.","container-title":"Science","DOI":"10.1126/science.aaw1313","ISSN":"0036-8075, 1095-9203","issue":"6461","journalAbbreviation":"Science","language":"en","page":"120-124","source":"Semantic Scholar","title":"Decline of the North American avifauna","volume":"366","author":[{"family":"Rosenberg","given":"Kenneth V."},{"family":"Dokter","given":"Adriaan M."},{"family":"Blancher","given":"Peter J."},{"family":"Sauer","given":"John R."},{"family":"Smith","given":"Adam C."},{"family":"Smith","given":"Paul A."},{"family":"Stanton","given":"Jessica C."},{"family":"Panjabi","given":"Arvind"},{"family":"Helft","given":"Laura"},{"family":"Parr","given":"Michael"},{"family":"Marra","given":"Peter P."}],"issued":{"date-parts":[["2019",10,4]]}}}],"schema":"https://github.com/citation-style-language/schema/raw/master/csl-citation.json"} </w:instrText>
      </w:r>
      <w:r w:rsidR="00EE023D">
        <w:fldChar w:fldCharType="separate"/>
      </w:r>
      <w:r w:rsidR="002702D2" w:rsidRPr="002702D2">
        <w:t>[64,65]</w:t>
      </w:r>
      <w:r w:rsidR="00EE023D">
        <w:fldChar w:fldCharType="end"/>
      </w:r>
      <w:r>
        <w:t xml:space="preserve">. </w:t>
      </w:r>
    </w:p>
    <w:p w14:paraId="1BF478EA" w14:textId="20B28BB4" w:rsidR="00EE561E" w:rsidRDefault="00EE561E" w:rsidP="00A24D3D">
      <w:pPr>
        <w:pStyle w:val="SectionText"/>
        <w:spacing w:line="480" w:lineRule="auto"/>
      </w:pPr>
      <w:r>
        <w:t>Studying the behaviour of American crows in urban environments is therefore crucial for several reasons</w:t>
      </w:r>
      <w:r w:rsidR="00E05426">
        <w:t xml:space="preserve">. </w:t>
      </w:r>
      <w:r>
        <w:t xml:space="preserve">Understanding how crows </w:t>
      </w:r>
      <w:r w:rsidR="00E05426">
        <w:t>can alter</w:t>
      </w:r>
      <w:r>
        <w:t xml:space="preserve"> their individual and social behaviors to </w:t>
      </w:r>
      <w:r w:rsidR="00E05426">
        <w:t xml:space="preserve">better </w:t>
      </w:r>
      <w:r>
        <w:t>forage in urban landscapes can help our understanding of urban adaptation. By examining how crows respond to urban challenges such as increased</w:t>
      </w:r>
      <w:r w:rsidR="001938A7">
        <w:t xml:space="preserve"> ambient</w:t>
      </w:r>
      <w:r>
        <w:t xml:space="preserve"> noise, impermeable surfaces, and increased frequency of disturbances, we can gain a better understanding of how animals perceive their environment. Lastly, by studying changes in their social behaviours, we can better understand their contribution to the success of urbanized social species.</w:t>
      </w:r>
    </w:p>
    <w:p w14:paraId="3C0A1E47" w14:textId="23A09897" w:rsidR="00AF5346" w:rsidRPr="00777071" w:rsidRDefault="00AF5346" w:rsidP="008242B8">
      <w:pPr>
        <w:pStyle w:val="SectionSubtitle"/>
      </w:pPr>
      <w:bookmarkStart w:id="46" w:name="_Toc162204953"/>
      <w:bookmarkStart w:id="47" w:name="_Toc162208140"/>
      <w:r w:rsidRPr="00777071">
        <w:t>Sentinel Behaviour</w:t>
      </w:r>
      <w:bookmarkEnd w:id="46"/>
      <w:bookmarkEnd w:id="47"/>
    </w:p>
    <w:p w14:paraId="64DA4FD6" w14:textId="46AA7BE8" w:rsidR="00724F53" w:rsidRDefault="00F433DE" w:rsidP="00A24D3D">
      <w:pPr>
        <w:pStyle w:val="SectionText"/>
        <w:spacing w:line="480" w:lineRule="auto"/>
      </w:pPr>
      <w:r>
        <w:t>American crows are capable of a variety of social behaviours</w:t>
      </w:r>
      <w:r w:rsidR="001938A7">
        <w:t xml:space="preserve"> </w:t>
      </w:r>
      <w:r w:rsidR="001938A7">
        <w:fldChar w:fldCharType="begin"/>
      </w:r>
      <w:r w:rsidR="002702D2">
        <w:instrText xml:space="preserve"> ADDIN ZOTERO_ITEM CSL_CITATION {"citationID":"tnUsxgOw","properties":{"formattedCitation":"[58,64,66]","plainCitation":"[58,64,66]","noteIndex":0},"citationItems":[{"id":250,"uris":["http://zotero.org/users/8430992/items/YW3AMMQD"],"itemData":{"id":250,"type":"article-journal","container-title":"Bird Behavior","DOI":"10.3727/015613887791918105","ISSN":"01561383","issue":"2","language":"en","page":"93-95","source":"DOI.org (Crossref)","title":"Sentinel behaviour in American crows","volume":"7","author":[{"family":"Maccarone","given":"Alan D."}],"issued":{"date-parts":[["1987",12,1]]}}},{"id":1761,"uris":["http://zotero.org/users/8430992/items/E8NQER9P"],"itemData":{"id":1761,"type":"article-journal","abstract":"Ground-nesting Common Nighthawks (Chordeiles minor), adapted to living and reproducing in North American cities, nest on flat-topped gravel roofs. But populations of Common Nighthawks have declined in recent years throughout their range. One hypothesis to explain these declines is that American Crows (Corvus brachyrhynchos), which have increased dramatically in numbers in urban areas in recent years, may be depredating nighthawk nests. If urban crows are a factor in nighthawk declines, we predicted there would be higher rates of predation on nests in urban areas than in rural areas. We tested this hypothesis by placing and monitoring artificial nests containing Coturnix quail eggs in both urban and rural settings. Depredation of experimental clutches was significantly lower in rural, natural habitats than in the urban environment. The type of substrate on urban roofs may also be important in influencing rates of depredation, as egg-loss was more common at experimental nests on roofs with a small pea gravel substrate than on roofs covered in larger river stone. In all cases, identified predators were American Crows. While experimental predation rates may not represent actual levels of predation on natural nests, these relative differences in rates of predation suggest that urban crows may be an important contributor to declining populations of Common Nighthawks.","container-title":"The Wilson Journal of Ornithology","DOI":"10.1676/14-181.1","ISSN":"1559-4491, 1938-5447","issue":"3","journalAbbreviation":"wils","note":"publisher: The Wilson Ornithological Society","page":"528-533","source":"bioone.org","title":"Do urban american crows (&lt;i&gt;Corvus brachyrhynchos&lt;/i&gt;) contribute to population declines of the common nighthawk (&lt;i&gt;Chordeiles minor&lt;/i&gt;)?","volume":"127","author":[{"family":"Latta","given":"Steven C."},{"family":"Latta","given":"Krista N."}],"issued":{"date-parts":[["2015",9]]}}},{"id":57,"uris":["http://zotero.org/users/8430992/items/RM9GJ65L"],"itemData":{"id":57,"type":"article-journal","container-title":"The Handbook: Prevention and Control of Wildlife Damage","title":"AMERICAN CROWS","URL":"https://digitalcommons.unl.edu/icwdmhandbook/60","author":[{"family":"Johnson","given":"Ron"}],"issued":{"date-parts":[["1994",1,1]]}}}],"schema":"https://github.com/citation-style-language/schema/raw/master/csl-citation.json"} </w:instrText>
      </w:r>
      <w:r w:rsidR="001938A7">
        <w:fldChar w:fldCharType="separate"/>
      </w:r>
      <w:r w:rsidR="002702D2" w:rsidRPr="002702D2">
        <w:t>[58,64,66]</w:t>
      </w:r>
      <w:r w:rsidR="001938A7">
        <w:fldChar w:fldCharType="end"/>
      </w:r>
      <w:r>
        <w:t xml:space="preserve">. </w:t>
      </w:r>
      <w:r w:rsidR="00DB679E" w:rsidRPr="00DB679E">
        <w:t xml:space="preserve">Of particular interest is sentinel behavior, a coordinated social </w:t>
      </w:r>
      <w:r>
        <w:t>behaviour</w:t>
      </w:r>
      <w:r w:rsidR="00DB679E" w:rsidRPr="00DB679E">
        <w:t xml:space="preserve"> where </w:t>
      </w:r>
      <w:r>
        <w:t>an</w:t>
      </w:r>
      <w:r w:rsidR="00DB679E" w:rsidRPr="00DB679E">
        <w:t xml:space="preserve"> </w:t>
      </w:r>
      <w:r w:rsidR="00724F53" w:rsidRPr="00DB679E">
        <w:t>individual</w:t>
      </w:r>
      <w:r w:rsidR="00DB679E" w:rsidRPr="00DB679E">
        <w:t xml:space="preserve"> </w:t>
      </w:r>
      <w:r>
        <w:t xml:space="preserve">is constantly vigilant </w:t>
      </w:r>
      <w:r w:rsidR="00DB679E" w:rsidRPr="00DB679E">
        <w:t>to monitor threats while others forage</w:t>
      </w:r>
      <w:r w:rsidR="001938A7">
        <w:t xml:space="preserve"> </w:t>
      </w:r>
      <w:r w:rsidR="001938A7">
        <w:fldChar w:fldCharType="begin"/>
      </w:r>
      <w:r w:rsidR="001938A7">
        <w:instrText xml:space="preserve"> ADDIN ZOTERO_ITEM CSL_CITATION {"citationID":"trswNukK","properties":{"formattedCitation":"[1]","plainCitation":"[1]","noteIndex":0},"citationItems":[{"id":239,"uris":["http://zotero.org/users/8430992/items/S3J3SQSD"],"itemData":{"id":239,"type":"chapter","container-title":"Advances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A."}],"accessed":{"date-parts":[["2022",1,9]]},"issued":{"date-parts":[["2015"]]}}}],"schema":"https://github.com/citation-style-language/schema/raw/master/csl-citation.json"} </w:instrText>
      </w:r>
      <w:r w:rsidR="001938A7">
        <w:fldChar w:fldCharType="separate"/>
      </w:r>
      <w:r w:rsidR="001938A7" w:rsidRPr="001938A7">
        <w:t>[1]</w:t>
      </w:r>
      <w:r w:rsidR="001938A7">
        <w:fldChar w:fldCharType="end"/>
      </w:r>
      <w:r w:rsidR="00DB679E" w:rsidRPr="00DB679E">
        <w:t xml:space="preserve">. </w:t>
      </w:r>
      <w:r w:rsidR="00724F53">
        <w:t xml:space="preserve">Sentinels often adopt prominent, exposed positions to </w:t>
      </w:r>
      <w:r w:rsidR="00724F53">
        <w:lastRenderedPageBreak/>
        <w:t xml:space="preserve">maximize their field of view, making them more likely to detect approaching predators. </w:t>
      </w:r>
      <w:r>
        <w:t>This behavior</w:t>
      </w:r>
      <w:r w:rsidR="001938A7">
        <w:t xml:space="preserve"> can be </w:t>
      </w:r>
      <w:r>
        <w:t>observed in a variety of social animals, including birds, mammals, and fish</w:t>
      </w:r>
      <w:r w:rsidR="001938A7">
        <w:t xml:space="preserve"> </w:t>
      </w:r>
      <w:r w:rsidR="001938A7">
        <w:fldChar w:fldCharType="begin"/>
      </w:r>
      <w:r w:rsidR="001938A7">
        <w:instrText xml:space="preserve"> ADDIN ZOTERO_ITEM CSL_CITATION {"citationID":"A6XNRApq","properties":{"formattedCitation":"[1]","plainCitation":"[1]","noteIndex":0},"citationItems":[{"id":239,"uris":["http://zotero.org/users/8430992/items/S3J3SQSD"],"itemData":{"id":239,"type":"chapter","container-title":"Advances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A."}],"accessed":{"date-parts":[["2022",1,9]]},"issued":{"date-parts":[["2015"]]}}}],"schema":"https://github.com/citation-style-language/schema/raw/master/csl-citation.json"} </w:instrText>
      </w:r>
      <w:r w:rsidR="001938A7">
        <w:fldChar w:fldCharType="separate"/>
      </w:r>
      <w:r w:rsidR="001938A7" w:rsidRPr="001938A7">
        <w:t>[1]</w:t>
      </w:r>
      <w:r w:rsidR="001938A7">
        <w:fldChar w:fldCharType="end"/>
      </w:r>
      <w:r>
        <w:t xml:space="preserve">. </w:t>
      </w:r>
      <w:r w:rsidR="00DB679E" w:rsidRPr="00DB679E">
        <w:t>Initially perceived as an altruistic act benefiting the group</w:t>
      </w:r>
      <w:r w:rsidR="00724F53">
        <w:t xml:space="preserve"> at the expense of the sentinel</w:t>
      </w:r>
      <w:r w:rsidR="00DB679E" w:rsidRPr="00DB679E">
        <w:t>, sentinel behavior is now recognized as a more self</w:t>
      </w:r>
      <w:r>
        <w:t>ish behaviour</w:t>
      </w:r>
      <w:r w:rsidR="00DB679E" w:rsidRPr="00DB679E">
        <w:t>, with the sentinel reaping the primary benefits through increased safety</w:t>
      </w:r>
      <w:r w:rsidR="001938A7">
        <w:t xml:space="preserve"> </w:t>
      </w:r>
      <w:r w:rsidR="009C5366">
        <w:fldChar w:fldCharType="begin"/>
      </w:r>
      <w:r w:rsidR="002702D2">
        <w:instrText xml:space="preserve"> ADDIN ZOTERO_ITEM CSL_CITATION {"citationID":"4vBYdEyd","properties":{"formattedCitation":"[2,28,29,36]","plainCitation":"[2,28,29,36]","noteIndex":0},"citationItems":[{"id":638,"uris":["http://zotero.org/users/8430992/items/GMGBJIAF"],"itemData":{"id":638,"type":"article-journal","abstract":"Research on the African mongoose contradicts the myth that animals undertake the danger of sentinel behavior because this behavior benefits their relatives. The researchers found that nutritional state rather than kinship was a strong influence on sentinel behavior.","container-title":"Science","DOI":"10.1126/science.284.5420.1633","ISSN":"0036-8075, 1095-9203","issue":"5420","journalAbbreviation":"Science","language":"en","page":"1633-1634","source":"DOI.org (Crossref)","title":"Selfish sentinels","volume":"284","author":[{"family":"Blumstein","given":"Daniel T."}],"issued":{"date-parts":[["1999",6,4]]}}},{"id":1728,"uris":["http://zotero.org/users/8430992/items/RK8XJ8GS"],"itemData":{"id":1728,"type":"article-journal","abstract":"Sentinels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A."}],"issued":{"date-parts":[["2001"]]}}},{"id":1726,"uris":["http://zotero.org/users/8430992/items/5Y2MYXKI"],"itemData":{"id":1726,"type":"article-journal","container-title":"The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A."}],"issued":{"date-parts":[["1997",9]]}}},{"id":628,"uris":["http://zotero.org/users/8430992/items/L76TN5JZ"],"itemData":{"id":628,"type":"article-journal","abstract":"Like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S."},{"family":"Manser","given":"M."}],"issued":{"date-parts":[["1999",6,4]]}}}],"schema":"https://github.com/citation-style-language/schema/raw/master/csl-citation.json"} </w:instrText>
      </w:r>
      <w:r w:rsidR="009C5366">
        <w:fldChar w:fldCharType="separate"/>
      </w:r>
      <w:r w:rsidR="002702D2" w:rsidRPr="002702D2">
        <w:t>[2,28,29,36]</w:t>
      </w:r>
      <w:r w:rsidR="009C5366">
        <w:fldChar w:fldCharType="end"/>
      </w:r>
      <w:r w:rsidR="00DB679E" w:rsidRPr="00DB679E">
        <w:t xml:space="preserve">. </w:t>
      </w:r>
      <w:r w:rsidR="00E05426">
        <w:t>The selfish state-dependent model for sentinel decision-making proposes</w:t>
      </w:r>
      <w:r w:rsidR="00724F53">
        <w:t xml:space="preserve"> that an individual with sufficient energetic reserves will choose to be sentinel if the alternative is foraging without a sentinel, a considerably more dangerous option</w:t>
      </w:r>
      <w:r w:rsidR="009C5366">
        <w:t xml:space="preserve"> </w:t>
      </w:r>
      <w:r w:rsidR="006820DE">
        <w:fldChar w:fldCharType="begin"/>
      </w:r>
      <w:r w:rsidR="00B52135">
        <w:instrText xml:space="preserve"> ADDIN ZOTERO_ITEM CSL_CITATION {"citationID":"hF9ywAci","properties":{"formattedCitation":"[28]","plainCitation":"[28]","noteIndex":0},"citationItems":[{"id":1726,"uris":["http://zotero.org/users/8430992/items/5Y2MYXKI"],"itemData":{"id":1726,"type":"article-journal","container-title":"The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A."}],"issued":{"date-parts":[["1997",9]]}}}],"schema":"https://github.com/citation-style-language/schema/raw/master/csl-citation.json"} </w:instrText>
      </w:r>
      <w:r w:rsidR="006820DE">
        <w:fldChar w:fldCharType="separate"/>
      </w:r>
      <w:r w:rsidR="00B52135" w:rsidRPr="00B52135">
        <w:t>[28]</w:t>
      </w:r>
      <w:r w:rsidR="006820DE">
        <w:fldChar w:fldCharType="end"/>
      </w:r>
      <w:r w:rsidR="00724F53">
        <w:t>. Other group members then benefit from the increased protection and early warning provided by the sentinel, leading to higher overall foraging success and potentially greater biomass intake</w:t>
      </w:r>
      <w:r w:rsidR="006820DE">
        <w:t xml:space="preserve"> </w:t>
      </w:r>
      <w:r w:rsidR="006820DE">
        <w:fldChar w:fldCharType="begin"/>
      </w:r>
      <w:r w:rsidR="002702D2">
        <w:instrText xml:space="preserve"> ADDIN ZOTERO_ITEM CSL_CITATION {"citationID":"PTAmB46a","properties":{"formattedCitation":"[39]","plainCitation":"[39]","noteIndex":0},"citationItems":[{"id":240,"uris":["http://zotero.org/users/8430992/items/MPPQIDNU"],"itemData":{"id":240,"type":"article-journal","container-title":"Current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N."}],"issued":{"date-parts":[["2008",4,22]]}}}],"schema":"https://github.com/citation-style-language/schema/raw/master/csl-citation.json"} </w:instrText>
      </w:r>
      <w:r w:rsidR="006820DE">
        <w:fldChar w:fldCharType="separate"/>
      </w:r>
      <w:r w:rsidR="002702D2" w:rsidRPr="002702D2">
        <w:t>[39]</w:t>
      </w:r>
      <w:r w:rsidR="006820DE">
        <w:fldChar w:fldCharType="end"/>
      </w:r>
      <w:r w:rsidR="00724F53">
        <w:t>.</w:t>
      </w:r>
    </w:p>
    <w:p w14:paraId="093A2C2B" w14:textId="284BB851" w:rsidR="00AF5346" w:rsidRPr="00777071" w:rsidRDefault="00AF5346" w:rsidP="008242B8">
      <w:pPr>
        <w:pStyle w:val="SectionSubtitle"/>
      </w:pPr>
      <w:bookmarkStart w:id="48" w:name="_Toc162204954"/>
      <w:bookmarkStart w:id="49" w:name="_Toc162208141"/>
      <w:r w:rsidRPr="00777071">
        <w:t>Urban Environments</w:t>
      </w:r>
      <w:bookmarkEnd w:id="48"/>
      <w:bookmarkEnd w:id="49"/>
    </w:p>
    <w:p w14:paraId="00782265" w14:textId="1AFFB948" w:rsidR="00F736B2" w:rsidRDefault="00DB679E" w:rsidP="00A24D3D">
      <w:pPr>
        <w:pStyle w:val="SectionText"/>
        <w:spacing w:line="480" w:lineRule="auto"/>
      </w:pPr>
      <w:r w:rsidRPr="00DB679E">
        <w:t xml:space="preserve">Urban environments, </w:t>
      </w:r>
      <w:r w:rsidR="00724F53">
        <w:t xml:space="preserve">through factors such as </w:t>
      </w:r>
      <w:r w:rsidRPr="00DB679E">
        <w:t xml:space="preserve">increased human presence and </w:t>
      </w:r>
      <w:r w:rsidR="00724F53">
        <w:t>the availability of anthropogenic</w:t>
      </w:r>
      <w:r w:rsidRPr="00DB679E">
        <w:t xml:space="preserve"> resource</w:t>
      </w:r>
      <w:r w:rsidR="00724F53">
        <w:t>s</w:t>
      </w:r>
      <w:r w:rsidR="00F736B2">
        <w:t>, can lead to adaptations such as r</w:t>
      </w:r>
      <w:r w:rsidRPr="00DB679E">
        <w:t xml:space="preserve">educed neophobia, increased tolerance to disturbances, and altered foraging </w:t>
      </w:r>
      <w:r w:rsidR="0044216B">
        <w:t>behaviour</w:t>
      </w:r>
      <w:r w:rsidRPr="00DB679E">
        <w:t xml:space="preserve"> </w:t>
      </w:r>
      <w:r w:rsidR="0044216B">
        <w:t>in urban-dwelling species</w:t>
      </w:r>
      <w:r w:rsidR="006820DE">
        <w:t xml:space="preserve"> </w:t>
      </w:r>
      <w:r w:rsidR="006820DE">
        <w:fldChar w:fldCharType="begin"/>
      </w:r>
      <w:r w:rsidR="002702D2">
        <w:instrText xml:space="preserve"> ADDIN ZOTERO_ITEM CSL_CITATION {"citationID":"K6tDk6zb","properties":{"formattedCitation":"[43,44,47]","plainCitation":"[43,44,47]","noteIndex":0},"citationItems":[{"id":268,"uris":["http://zotero.org/users/8430992/items/U83EWWCW"],"itemData":{"id":268,"type":"chapter","abstract":"Urban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Thomas"}],"accessed":{"date-parts":[["2022",1,10]]},"issued":{"date-parts":[["2018"]]}}},{"id":6,"uris":["http://zotero.org/users/8430992/items/56QUZNTG"],"itemData":{"id":6,"type":"chapter","abstract":"Human populations are increasing and becoming predominantly urban. Resulting land cover changes reduce, perforate, isolate, and degrade bird habitat on local and global scales. I review: 1) urbanization of the Earth, and 2) published studies of bird responses to human settlement, and then: 3) suggest how and why birds respond to settlement. In a slight majority of studies, bird density increased, but richness and evenness decreased in response to urbanization. The most consistent effects of increasing settlement were increases in non-native species of birds, increases in birds able to nest on buildings (esp. swifts and swallows), increases in nest predation, and decreases in interior- and ground-nesting species. Effects of urbanization on hawks, owls, and cavity nesters were less consistent, in part being dependent on the surrounding habitat. The factors favoring species in urbanizing areas appear simpler than those reducing species. Increased availability of food was primary among factors benefiting species; predator reduction, reduced human persecution, and habitat enhancement were less important. Decreased habitat availability, reduced patch size, increased edge, increased non-native vegetation, decreased vegetative complexity, and increased nest predation were commonly associated with bird declines in response to human settlement. Urban planners and policy makers can profoundly affect how and where cities grow. Avian ecologists can help inform these important decisions by: 1) quantifying how the pattern of settlement affects birds and 2) understanding how bird populations and resulting communities change along entire gradients of urbanization.","container-title":"Avian Ecology and Conservation in an Urbanizing World","event-place":"Boston, MA","ISBN":"978-1-4615-1531-9","language":"en","note":"DOI: 10.1007/978-1-4615-1531-9_2","page":"19-47","publisher":"Springer US","publisher-place":"Boston, MA","source":"Springer Link","title":"Worldwide urbanization and its effects on birds","URL":"https://doi.org/10.1007/978-1-4615-1531-9_2","author":[{"family":"Marzluff","given":"John M."}],"editor":[{"family":"Marzluff","given":"John M."},{"family":"Bowman","given":"Reed"},{"family":"Donnelly","given":"Roarke"}],"accessed":{"date-parts":[["2021",9,22]]},"issued":{"date-parts":[["2001"]]}}},{"id":16,"uris":["http://zotero.org/users/8430992/items/WS7GWY5C"],"itemData":{"id":16,"type":"article-journal","abstract":"Increased urbanization represents a formidable challenge for wildlife. Nevertheless, a few species appear to thrive in the evolutionarily novel environment created by cities, demonstrating the remarkable adaptability of some animals. We argue that individuals that can adjust their behaviours to the new selection pressures presented by cities should have greater success in urban habitats. Accordingly, urban wildlife often exhibit behaviours that differ from those of their rural counterparts, from changes to food and den preferences to adjustments in the structure of their signals. Research suggests that behavioural flexibility (or phenotypic plasticity) may be an important characteristic for succeeding in urban environments. Moreover, some individuals or species might possess behavioural traits (a particular temperament) that are inherently well suited to occupying urban habitats, such as a high level of disturbance tolerance. This suggests that members of species that are less ‘plastic’ or naturally timid in temperament are likely to be disadvantaged in high‐disturbance environments and consequently may be precluded from colonizing cities and towns.","container-title":"Biological reviews of the Cambridge Philosophical Society","DOI":"10.1111/brv.12012","ISSN":"1464-7931","issue":"3","language":"eng","note":"publisher-place: Oxford, UK\npublisher: Blackwell Publishing Ltd","page":"537–549","source":"ocul-bu.primo.exlibrisgroup.com","title":"Behavioural responses of wildlife to urban environments","volume":"88","author":[{"family":"Lowry","given":"Hélène"},{"family":"Lill","given":"Alan"},{"family":"Wong","given":"Bob B. M."}],"issued":{"date-parts":[["2013"]]}}}],"schema":"https://github.com/citation-style-language/schema/raw/master/csl-citation.json"} </w:instrText>
      </w:r>
      <w:r w:rsidR="006820DE">
        <w:fldChar w:fldCharType="separate"/>
      </w:r>
      <w:r w:rsidR="002702D2" w:rsidRPr="002702D2">
        <w:t>[43,44,47]</w:t>
      </w:r>
      <w:r w:rsidR="006820DE">
        <w:fldChar w:fldCharType="end"/>
      </w:r>
      <w:r w:rsidRPr="00DB679E">
        <w:t>.</w:t>
      </w:r>
      <w:r w:rsidR="0044216B">
        <w:t xml:space="preserve"> There have been many studies conducted on individual-level behavioural adaptations, yet comparatively fewer studies have been performed on adapted use of social behaviours in urban environments, and even more so the effects of urbanization on sentinel behaviour. Increased ambient noise levels in cities can interfere with acoustic communication, reducing the effectiveness of sentinel signaling</w:t>
      </w:r>
      <w:r w:rsidR="00985957">
        <w:t xml:space="preserve"> </w:t>
      </w:r>
      <w:r w:rsidR="00985957">
        <w:fldChar w:fldCharType="begin"/>
      </w:r>
      <w:r w:rsidR="002702D2">
        <w:instrText xml:space="preserve"> ADDIN ZOTERO_ITEM CSL_CITATION {"citationID":"69d8HzCy","properties":{"formattedCitation":"[55]","plainCitation":"[55]","noteIndex":0},"citationItems":[{"id":1763,"uris":["http://zotero.org/users/8430992/items/HIRBGBBW"],"itemData":{"id":1763,"type":"article-journal","abstract":"Anthropogenic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 (Barking, Essex: 1987)","DOI":"10.1016/j.envpol.2016.08.049","ISSN":"1873-6424","journalAbbreviation":"Environ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N."}],"issued":{"date-parts":[["2016",11]]}}}],"schema":"https://github.com/citation-style-language/schema/raw/master/csl-citation.json"} </w:instrText>
      </w:r>
      <w:r w:rsidR="00985957">
        <w:fldChar w:fldCharType="separate"/>
      </w:r>
      <w:r w:rsidR="002702D2" w:rsidRPr="002702D2">
        <w:t>[55]</w:t>
      </w:r>
      <w:r w:rsidR="00985957">
        <w:fldChar w:fldCharType="end"/>
      </w:r>
      <w:r w:rsidR="0044216B">
        <w:t xml:space="preserve">. The presence of urban predators such as the red-tailed hawk </w:t>
      </w:r>
      <w:r w:rsidR="00F736B2">
        <w:t>could increase the risk of predation</w:t>
      </w:r>
      <w:r w:rsidR="00985957">
        <w:t xml:space="preserve"> </w:t>
      </w:r>
      <w:r w:rsidR="00985957">
        <w:fldChar w:fldCharType="begin"/>
      </w:r>
      <w:r w:rsidR="002702D2">
        <w:instrText xml:space="preserve"> ADDIN ZOTERO_ITEM CSL_CITATION {"citationID":"C3ttknQ2","properties":{"formattedCitation":"[67]","plainCitation":"[67]","noteIndex":0},"citationItems":[{"id":1786,"uris":["http://zotero.org/users/8430992/items/I7ZMZB27"],"itemData":{"id":1786,"type":"article-journal","abstract":"Raptors increasingly live and nest successfully in urban areas. In the urban landscape of Hartford, CT, red-tailed hawks established home ranges in large green spaces such as parks, golf courses, and cemeteries but also nested successfully in the commercial district of downtown and in densely built urban and suburban neighborhoods. Data collected from 11 radio-tagged breeding adult hawks indicated that year-round home ranges averaged 107.7 ha, much smaller than home ranges reported for hawks inhabiting rural areas. Most hawk home ranges had multiple core areas that were usually associated with favored perches or larger patches of ‘usable’ green space, defined as patches ≥0.25 ha in size, and home range size was positively associated with larger usable green space patches in core areas. Most nests were located in the largest core area and were within a larger patch of green space within the largest core area. Rather than just the amount or size of green space patches, the value of urban green spaces for these hawks likely also varies with the number and proximity of suitable perches such as buildings or tall trees, types and density of prey, and amount of human activity in and adjacent to these spaces. Territoriality and intraspecific competition may also influence home range size and dispersion of red-tailed hawks nesting in Hartford. In this urban area, mortality due to ingestion of rodenticides and collisions with vehicles affected hawk reproductive success.","container-title":"Urban Ecosystems","DOI":"10.1007/s11252-016-0554-0","ISSN":"1083-8155, 1573-1642","issue":"3","journalAbbreviation":"Urban Ecosyst","language":"en","page":"1373-1388","source":"Semantic Scholar","title":"Spatial distribution and the value of green spaces for urban red-tailed hawks","volume":"19","author":[{"family":"Morrison","given":"Joan L."},{"family":"Gottlieb","given":"Isabel G. W."},{"family":"Pias","given":"Kyle E."}],"issued":{"date-parts":[["2016",9]]}}}],"schema":"https://github.com/citation-style-language/schema/raw/master/csl-citation.json"} </w:instrText>
      </w:r>
      <w:r w:rsidR="00985957">
        <w:fldChar w:fldCharType="separate"/>
      </w:r>
      <w:r w:rsidR="002702D2" w:rsidRPr="002702D2">
        <w:t>[67]</w:t>
      </w:r>
      <w:r w:rsidR="00985957">
        <w:fldChar w:fldCharType="end"/>
      </w:r>
      <w:r w:rsidR="00F736B2">
        <w:t>, increasing the need for the added vigilance of a sentinel</w:t>
      </w:r>
      <w:r w:rsidR="00985957">
        <w:t xml:space="preserve"> </w:t>
      </w:r>
      <w:r w:rsidR="00985957">
        <w:fldChar w:fldCharType="begin"/>
      </w:r>
      <w:r w:rsidR="002702D2">
        <w:instrText xml:space="preserve"> ADDIN ZOTERO_ITEM CSL_CITATION {"citationID":"KpI3biMf","properties":{"formattedCitation":"[68]","plainCitation":"[68]","noteIndex":0},"citationItems":[{"id":1723,"uris":["http://zotero.org/users/8430992/items/KTHT7AKH"],"itemData":{"id":1723,"type":"article-journal","abstract":"Sentinels are a conspicuous feature of some cooperative societies and are often assumed to provide benefits in terms of increased predator detection. Similar to other cooperative behaviours, variation in investment in sentinel behaviour should reflect variation in the benefits of such behaviour. However, evidence for this is inconclusive: to date experiments have manipulated the cost of sentinel behaviour, and considerations of changes in the benefits of sentinel activity on investment patterns are lacking. Here, we experimentally manipulated the benefits of sentinel behaviour in the cooperatively breeding pied babbler (Turdoides bicolor) to assess whether this had any impact on sentinel activity. We simulated the presence of an unseen predator using playbacks of heterospecific alarm calls, and the presence of an actual predator using a model snake. In both cases, the increase in perceived predation risk caused an increase in sentinel activity, demonstrating that investment in sentinel activity increases when the benefits are greater.","container-title":"Biology Letters","DOI":"10.1098/rsbl.2010.0023","issue":"4","note":"publisher: Royal Society","page":"445-448","source":"royalsocietypublishing.org (Atypon)","title":"Experimental evidence that sentinel behaviour is affected by risk","volume":"6","author":[{"family":"Ridley","given":"A. R."},{"family":"Raihani","given":"N. J."},{"family":"Bell","given":"M. B. V."}],"issued":{"date-parts":[["2010",2,24]]}}}],"schema":"https://github.com/citation-style-language/schema/raw/master/csl-citation.json"} </w:instrText>
      </w:r>
      <w:r w:rsidR="00985957">
        <w:fldChar w:fldCharType="separate"/>
      </w:r>
      <w:r w:rsidR="002702D2" w:rsidRPr="002702D2">
        <w:t>[68]</w:t>
      </w:r>
      <w:r w:rsidR="00985957">
        <w:fldChar w:fldCharType="end"/>
      </w:r>
      <w:r w:rsidR="00F736B2">
        <w:t xml:space="preserve">. The </w:t>
      </w:r>
      <w:r w:rsidR="00E05426">
        <w:t>increased</w:t>
      </w:r>
      <w:r w:rsidR="00F736B2">
        <w:t xml:space="preserve"> availability and predictability of anthropogenic food sources that are usually concentrated (e.g. trash cans, litter) and highly caloric, can lead to changes in foraging strategy</w:t>
      </w:r>
      <w:r w:rsidR="00985957">
        <w:t xml:space="preserve"> </w:t>
      </w:r>
      <w:r w:rsidR="00985957">
        <w:fldChar w:fldCharType="begin"/>
      </w:r>
      <w:r w:rsidR="002702D2">
        <w:instrText xml:space="preserve"> ADDIN ZOTERO_ITEM CSL_CITATION {"citationID":"ltoMJwYR","properties":{"formattedCitation":"[47]","plainCitation":"[47]","noteIndex":0},"citationItems":[{"id":16,"uris":["http://zotero.org/users/8430992/items/WS7GWY5C"],"itemData":{"id":16,"type":"article-journal","abstract":"Increased urbanization represents a formidable challenge for wildlife. Nevertheless, a few species appear to thrive in the evolutionarily novel environment created by cities, demonstrating the remarkable adaptability of some animals. We argue that individuals that can adjust their behaviours to the new selection pressures presented by cities should have greater success in urban habitats. Accordingly, urban wildlife often exhibit behaviours that differ from those of their rural counterparts, from changes to food and den preferences to adjustments in the structure of their signals. Research suggests that behavioural flexibility (or phenotypic plasticity) may be an important characteristic for succeeding in urban environments. Moreover, some individuals or species might possess behavioural traits (a particular temperament) that are inherently well suited to occupying urban habitats, such as a high level of disturbance tolerance. This suggests that members of species that are less ‘plastic’ or naturally timid in temperament are likely to be disadvantaged in high‐disturbance environments and consequently may be precluded from colonizing cities and towns.","container-title":"Biological reviews of the Cambridge Philosophical Society","DOI":"10.1111/brv.12012","ISSN":"1464-7931","issue":"3","language":"eng","note":"publisher-place: Oxford, UK\npublisher: Blackwell Publishing Ltd","page":"537–549","source":"ocul-bu.primo.exlibrisgroup.com","title":"Behavioural responses of wildlife to urban environments","volume":"88","author":[{"family":"Lowry","given":"Hélène"},{"family":"Lill","given":"Alan"},{"family":"Wong","given":"Bob B. M."}],"issued":{"date-parts":[["2013"]]}}}],"schema":"https://github.com/citation-style-language/schema/raw/master/csl-citation.json"} </w:instrText>
      </w:r>
      <w:r w:rsidR="00985957">
        <w:fldChar w:fldCharType="separate"/>
      </w:r>
      <w:r w:rsidR="002702D2" w:rsidRPr="002702D2">
        <w:t>[47]</w:t>
      </w:r>
      <w:r w:rsidR="00985957">
        <w:fldChar w:fldCharType="end"/>
      </w:r>
      <w:r w:rsidR="00985957">
        <w:t xml:space="preserve">, a reduction in resource competition </w:t>
      </w:r>
      <w:r w:rsidR="00985957">
        <w:fldChar w:fldCharType="begin"/>
      </w:r>
      <w:r w:rsidR="002702D2">
        <w:instrText xml:space="preserve"> ADDIN ZOTERO_ITEM CSL_CITATION {"citationID":"KRdESr5q","properties":{"formattedCitation":"[69]","plainCitation":"[69]","noteIndex":0},"citationItems":[{"id":1802,"uris":["http://zotero.org/users/8430992/items/UBYQ2YKE"],"itemData":{"id":1802,"type":"article-journal","abstract":"Behavioral traits play a major role in successful adaptation of wildlife to urban conditions. However, there are few studies showing how urban conditions affect the social behavior of urban animals during their direct encounters. It is generally believed that the higher density of urban populations translates into increased aggression between individuals. In this paper, using a camera-trap method, we compared the character of direct encounters in urban and non-urban populations of the striped field mouse Apodemus agrarius (Pallas, 1771), a species known as an urban adapter. We confirmed the thesis that urbanization affects the social behavior and urban and rural populations differ from each other. Urban animals are less likely to avoid close contact with each other and are more likely to show tolerant behavior. They also have a lower tendency towards monopolization of food resources. The behavior of urban animals varies depending on the time of day: in the daytime, animals are more vigilant and less tolerant than at night. Our results indicate that, in the case of the species studied, behavioral adaptation to urban life is based on increasing tolerance rather than aggression in social relations. However, the studied urban adapter retains the high plasticity of social behavior revealed even in the circadian cycle. The observation that tolerance rather than aggression may predominate in urban populations is a new finding, while most studies suggest an increase in aggression in urban animals. This opens an avenue for formulating new hypotheses regarding the social behavior of urban adapters.","container-title":"Mammalian Biology","DOI":"10.1007/s42991-020-00075-1","ISSN":"1618-1476","issue":"1","journalAbbreviation":"Mamm Biol","language":"en","page":"1-10","source":"Springer Link","title":"Changes in the social behavior of urban animals: more aggression or tolerance?","title-short":"Changes in the social behavior of urban animals","volume":"101","author":[{"family":"Łopucki","given":"Rafał"},{"family":"Klich","given":"Daniel"},{"family":"Kiersztyn","given":"Adam"}],"issued":{"date-parts":[["2021",2,1]]}}}],"schema":"https://github.com/citation-style-language/schema/raw/master/csl-citation.json"} </w:instrText>
      </w:r>
      <w:r w:rsidR="00985957">
        <w:fldChar w:fldCharType="separate"/>
      </w:r>
      <w:r w:rsidR="002702D2" w:rsidRPr="002702D2">
        <w:t>[69]</w:t>
      </w:r>
      <w:r w:rsidR="00985957">
        <w:fldChar w:fldCharType="end"/>
      </w:r>
      <w:r w:rsidR="00E05426">
        <w:t>, and high energetic levels in urban individuals</w:t>
      </w:r>
      <w:r w:rsidR="00D807A1">
        <w:t xml:space="preserve"> </w:t>
      </w:r>
      <w:r w:rsidR="00D807A1">
        <w:lastRenderedPageBreak/>
        <w:fldChar w:fldCharType="begin"/>
      </w:r>
      <w:r w:rsidR="002702D2">
        <w:instrText xml:space="preserve"> ADDIN ZOTERO_ITEM CSL_CITATION {"citationID":"O18hthWw","properties":{"formattedCitation":"[70]","plainCitation":"[70]","noteIndex":0},"citationItems":[{"id":1807,"uris":["http://zotero.org/users/8430992/items/KJGXSHIL"],"itemData":{"id":1807,"type":"paper-conference","abstract":"Abstract Urban populations of several gull species worldwide are increasing dramatically and this is often assumed to be a result of greater access to anthropogenic food obtained in urbanized environments. This research investigated the potential effects of an anthropogenic diet on the mass and body condition of Silver Gulls (Larus novaehollandiae) by comparing birds at a remote, non-urbanized site (Furneaux Island Group) with those at an urbanized (Hobart) site in Tasmania, Australia. The mass, size and body condition of gulls were independent of whether or not a bird was breeding, and independent of the stage in the breeding cycle. Male gulls from this urban environment were heavier and of greater body condition than the structurally identical, non-urban gulls, but no differences were detected between females.","container-title":"Waterbirds","DOI":"10.1675/1524-4695(2008)31[122:SMDAFC]2.0.CO;2","language":"en","note":"ISSN: 1524-4695, 1938-5390\nissue: 1\njournalAbbreviation: Waterbirds","page":"122-126","source":"Semantic Scholar","title":"Supersize Me: Does Anthropogenic Food Change the Body Condition of Silver Gulls? A Comparison Between Urbanized and Remote, Non-urbanized Areas","title-short":"Supersize Me","URL":"http://www.bioone.org/doi/abs/10.1675/1524-4695%282008%2931%5B122%3ASMDAFC%5D2.0.CO%3B2","volume":"31","author":[{"family":"Auman","given":"Heidi J."},{"family":"Meathrel","given":"Catherine E."},{"family":"Richardson","given":"Alastair"}],"accessed":{"date-parts":[["2024",3,25]]},"issued":{"date-parts":[["2008",3]]}}}],"schema":"https://github.com/citation-style-language/schema/raw/master/csl-citation.json"} </w:instrText>
      </w:r>
      <w:r w:rsidR="00D807A1">
        <w:fldChar w:fldCharType="separate"/>
      </w:r>
      <w:r w:rsidR="002702D2" w:rsidRPr="002702D2">
        <w:t>[70]</w:t>
      </w:r>
      <w:r w:rsidR="00D807A1">
        <w:fldChar w:fldCharType="end"/>
      </w:r>
      <w:r w:rsidR="00F736B2">
        <w:t xml:space="preserve">. Factors such as these can </w:t>
      </w:r>
      <w:r w:rsidR="00985957">
        <w:t>alter the propensity of an individual to perform</w:t>
      </w:r>
      <w:r w:rsidR="00F736B2">
        <w:t xml:space="preserve"> social behaviours.</w:t>
      </w:r>
      <w:r w:rsidR="00F736B2" w:rsidRPr="00F736B2">
        <w:t xml:space="preserve"> </w:t>
      </w:r>
      <w:r w:rsidR="00F736B2">
        <w:t>For example, research on striped field mice</w:t>
      </w:r>
      <w:r w:rsidR="00FE5DF9">
        <w:t xml:space="preserve"> (</w:t>
      </w:r>
      <w:proofErr w:type="spellStart"/>
      <w:r w:rsidR="00FE5DF9" w:rsidRPr="00FE5DF9">
        <w:rPr>
          <w:i/>
          <w:iCs w:val="0"/>
        </w:rPr>
        <w:t>Apodemus</w:t>
      </w:r>
      <w:proofErr w:type="spellEnd"/>
      <w:r w:rsidR="00FE5DF9" w:rsidRPr="00FE5DF9">
        <w:rPr>
          <w:i/>
          <w:iCs w:val="0"/>
        </w:rPr>
        <w:t xml:space="preserve"> </w:t>
      </w:r>
      <w:proofErr w:type="spellStart"/>
      <w:r w:rsidR="00FE5DF9" w:rsidRPr="00FE5DF9">
        <w:rPr>
          <w:i/>
          <w:iCs w:val="0"/>
        </w:rPr>
        <w:t>agrarius</w:t>
      </w:r>
      <w:proofErr w:type="spellEnd"/>
      <w:r w:rsidR="00FE5DF9">
        <w:t>)</w:t>
      </w:r>
      <w:r w:rsidR="00F736B2">
        <w:t xml:space="preserve"> has shown that </w:t>
      </w:r>
      <w:r w:rsidR="00FE5DF9">
        <w:t xml:space="preserve">urban </w:t>
      </w:r>
      <w:r w:rsidR="00F736B2">
        <w:t xml:space="preserve">individuals are less likely to avoid contact, more tolerant of conspecifics, and exhibit a lower tendency to monopolize resources compared to </w:t>
      </w:r>
      <w:r w:rsidR="00FE5DF9">
        <w:t>rural individuals</w:t>
      </w:r>
      <w:r w:rsidR="00985957">
        <w:t xml:space="preserve"> </w:t>
      </w:r>
      <w:r w:rsidR="00E55E98">
        <w:fldChar w:fldCharType="begin"/>
      </w:r>
      <w:r w:rsidR="002702D2">
        <w:instrText xml:space="preserve"> ADDIN ZOTERO_ITEM CSL_CITATION {"citationID":"QHcdqOqX","properties":{"formattedCitation":"[69]","plainCitation":"[69]","noteIndex":0},"citationItems":[{"id":1802,"uris":["http://zotero.org/users/8430992/items/UBYQ2YKE"],"itemData":{"id":1802,"type":"article-journal","abstract":"Behavioral traits play a major role in successful adaptation of wildlife to urban conditions. However, there are few studies showing how urban conditions affect the social behavior of urban animals during their direct encounters. It is generally believed that the higher density of urban populations translates into increased aggression between individuals. In this paper, using a camera-trap method, we compared the character of direct encounters in urban and non-urban populations of the striped field mouse Apodemus agrarius (Pallas, 1771), a species known as an urban adapter. We confirmed the thesis that urbanization affects the social behavior and urban and rural populations differ from each other. Urban animals are less likely to avoid close contact with each other and are more likely to show tolerant behavior. They also have a lower tendency towards monopolization of food resources. The behavior of urban animals varies depending on the time of day: in the daytime, animals are more vigilant and less tolerant than at night. Our results indicate that, in the case of the species studied, behavioral adaptation to urban life is based on increasing tolerance rather than aggression in social relations. However, the studied urban adapter retains the high plasticity of social behavior revealed even in the circadian cycle. The observation that tolerance rather than aggression may predominate in urban populations is a new finding, while most studies suggest an increase in aggression in urban animals. This opens an avenue for formulating new hypotheses regarding the social behavior of urban adapters.","container-title":"Mammalian Biology","DOI":"10.1007/s42991-020-00075-1","ISSN":"1618-1476","issue":"1","journalAbbreviation":"Mamm Biol","language":"en","page":"1-10","source":"Springer Link","title":"Changes in the social behavior of urban animals: more aggression or tolerance?","title-short":"Changes in the social behavior of urban animals","volume":"101","author":[{"family":"Łopucki","given":"Rafał"},{"family":"Klich","given":"Daniel"},{"family":"Kiersztyn","given":"Adam"}],"issued":{"date-parts":[["2021",2,1]]}}}],"schema":"https://github.com/citation-style-language/schema/raw/master/csl-citation.json"} </w:instrText>
      </w:r>
      <w:r w:rsidR="00E55E98">
        <w:fldChar w:fldCharType="separate"/>
      </w:r>
      <w:r w:rsidR="002702D2" w:rsidRPr="002702D2">
        <w:t>[69]</w:t>
      </w:r>
      <w:r w:rsidR="00E55E98">
        <w:fldChar w:fldCharType="end"/>
      </w:r>
      <w:r w:rsidR="00F736B2">
        <w:t>. These behavioral changes suggest a shift towards more social behaviors</w:t>
      </w:r>
      <w:r w:rsidR="00D807A1">
        <w:t xml:space="preserve"> in </w:t>
      </w:r>
      <w:r w:rsidR="00F736B2">
        <w:t xml:space="preserve">response to </w:t>
      </w:r>
      <w:r w:rsidR="00D807A1">
        <w:t>the increased abundance of food in urban environments</w:t>
      </w:r>
      <w:r w:rsidR="00F736B2">
        <w:t>. The effects of urbanization can also be more subtle. A study on black-capped chickadees have found no direct effect of urbanization on their social behaviors</w:t>
      </w:r>
      <w:r w:rsidR="00E55E98">
        <w:t xml:space="preserve"> </w:t>
      </w:r>
      <w:r w:rsidR="00E55E98">
        <w:fldChar w:fldCharType="begin"/>
      </w:r>
      <w:r w:rsidR="002702D2">
        <w:instrText xml:space="preserve"> ADDIN ZOTERO_ITEM CSL_CITATION {"citationID":"2fi0AP5b","properties":{"formattedCitation":"[71]","plainCitation":"[71]","noteIndex":0},"citationItems":[{"id":128,"uris":["http://zotero.org/users/8430992/items/5QEQ9XGB"],"itemData":{"id":128,"type":"article-journal","abstract":"Urbanization causes dramatic and rapid changes to natural environments, which can lead the animals inhabiting these habitats to adjust their behavioral responses. For social animals, urbanized environments may alter group social dynamics through modification of the external environment (e.g., resource distribution). This might lead to changes in how individuals associate or engage in group behaviors, which could alter the stability and characteristics of social groups. However, the potential impacts of urban habitat use, and of habitat characteristics in general, on the nature and stability of social associations remain poorly understood. Here, we quantify social networks and dynamics of group foraging behaviors of black-capped chickadees (N = 82, Poecile atricapillus), at four urban and four rural sites weekly throughout the nonbreeding season using feeders with radio frequency identification of individual birds. Because anthropogenic food sources in urban habitats (e.g., bird feeders) provide abundant and reliable resources, we predicted that social foraging associations may be of less value in urban groups, and thus would be less consistent than in rural groups. Additionally, decreased variability of food resources in urban habitats could lead to more predictable foraging patterns (group size, foraging duration, and the distribution of foraging events) in contrast to rural habitats. Networks were found to be highly consistent through time in both urban and rural habitats. No significant difference was found in the temporal clumping of foraging events between habitats. However, as predicted, the repeatability of the clumping of foraging events in time was significantly higher in urban than rural habitats. Our results suggest that individuals living in urban areas have more consistent foraging behaviors throughout the nonbreeding season, whereas rural individuals adjust their tactics due to less predictable foraging conditions. This first examination of habitat-related differences in the characteristics and consistency of social networks along an urbanization gradient suggests that anthropic habitat use results in subtle modifications in social foraging patterns. Future studies should examine potential implications of these differences for variation in predation risk, energy intake, and information flow.","container-title":"Ecology and Evolution","DOI":"10.1002/ece3.5060","ISSN":"2045-7758","issue":"8","language":"en","note":"_eprint: https://onlinelibrary.wiley.com/doi/pdf/10.1002/ece3.5060","page":"4589-4602","source":"Wiley Online Library","title":"Urbanization and the temporal patterns of social networks and group foraging behaviors","volume":"9","author":[{"family":"Jones","given":"Teri B."},{"family":"Evans","given":"Julian C."},{"family":"Morand-Ferron","given":"Julie"}],"issued":{"date-parts":[["2019"]]}}}],"schema":"https://github.com/citation-style-language/schema/raw/master/csl-citation.json"} </w:instrText>
      </w:r>
      <w:r w:rsidR="00E55E98">
        <w:fldChar w:fldCharType="separate"/>
      </w:r>
      <w:r w:rsidR="002702D2" w:rsidRPr="002702D2">
        <w:t>[71]</w:t>
      </w:r>
      <w:r w:rsidR="00E55E98">
        <w:fldChar w:fldCharType="end"/>
      </w:r>
      <w:r w:rsidR="00F736B2">
        <w:t xml:space="preserve">. However, urban populations of chickadees have been observed to exhibit decreased effects of seasonality, remaining more consistent in their group foraging behavior throughout the year. This suggests that urban environments </w:t>
      </w:r>
      <w:r w:rsidR="00D05011">
        <w:t>could</w:t>
      </w:r>
      <w:r w:rsidR="00F736B2">
        <w:t xml:space="preserve"> </w:t>
      </w:r>
      <w:r w:rsidR="00D05011">
        <w:t>have</w:t>
      </w:r>
      <w:r w:rsidR="00F736B2">
        <w:t xml:space="preserve"> more stable food resources, leading to less behavioral plasticity in response to seasonal changes</w:t>
      </w:r>
      <w:r w:rsidR="00E55E98">
        <w:t xml:space="preserve"> </w:t>
      </w:r>
      <w:r w:rsidR="00E55E98">
        <w:fldChar w:fldCharType="begin"/>
      </w:r>
      <w:r w:rsidR="002702D2">
        <w:instrText xml:space="preserve"> ADDIN ZOTERO_ITEM CSL_CITATION {"citationID":"vV47yItl","properties":{"formattedCitation":"[71]","plainCitation":"[71]","noteIndex":0},"citationItems":[{"id":128,"uris":["http://zotero.org/users/8430992/items/5QEQ9XGB"],"itemData":{"id":128,"type":"article-journal","abstract":"Urbanization causes dramatic and rapid changes to natural environments, which can lead the animals inhabiting these habitats to adjust their behavioral responses. For social animals, urbanized environments may alter group social dynamics through modification of the external environment (e.g., resource distribution). This might lead to changes in how individuals associate or engage in group behaviors, which could alter the stability and characteristics of social groups. However, the potential impacts of urban habitat use, and of habitat characteristics in general, on the nature and stability of social associations remain poorly understood. Here, we quantify social networks and dynamics of group foraging behaviors of black-capped chickadees (N = 82, Poecile atricapillus), at four urban and four rural sites weekly throughout the nonbreeding season using feeders with radio frequency identification of individual birds. Because anthropogenic food sources in urban habitats (e.g., bird feeders) provide abundant and reliable resources, we predicted that social foraging associations may be of less value in urban groups, and thus would be less consistent than in rural groups. Additionally, decreased variability of food resources in urban habitats could lead to more predictable foraging patterns (group size, foraging duration, and the distribution of foraging events) in contrast to rural habitats. Networks were found to be highly consistent through time in both urban and rural habitats. No significant difference was found in the temporal clumping of foraging events between habitats. However, as predicted, the repeatability of the clumping of foraging events in time was significantly higher in urban than rural habitats. Our results suggest that individuals living in urban areas have more consistent foraging behaviors throughout the nonbreeding season, whereas rural individuals adjust their tactics due to less predictable foraging conditions. This first examination of habitat-related differences in the characteristics and consistency of social networks along an urbanization gradient suggests that anthropic habitat use results in subtle modifications in social foraging patterns. Future studies should examine potential implications of these differences for variation in predation risk, energy intake, and information flow.","container-title":"Ecology and Evolution","DOI":"10.1002/ece3.5060","ISSN":"2045-7758","issue":"8","language":"en","note":"_eprint: https://onlinelibrary.wiley.com/doi/pdf/10.1002/ece3.5060","page":"4589-4602","source":"Wiley Online Library","title":"Urbanization and the temporal patterns of social networks and group foraging behaviors","volume":"9","author":[{"family":"Jones","given":"Teri B."},{"family":"Evans","given":"Julian C."},{"family":"Morand-Ferron","given":"Julie"}],"issued":{"date-parts":[["2019"]]}}}],"schema":"https://github.com/citation-style-language/schema/raw/master/csl-citation.json"} </w:instrText>
      </w:r>
      <w:r w:rsidR="00E55E98">
        <w:fldChar w:fldCharType="separate"/>
      </w:r>
      <w:r w:rsidR="002702D2" w:rsidRPr="002702D2">
        <w:t>[71]</w:t>
      </w:r>
      <w:r w:rsidR="00E55E98">
        <w:fldChar w:fldCharType="end"/>
      </w:r>
      <w:r w:rsidR="00F736B2">
        <w:t>.</w:t>
      </w:r>
    </w:p>
    <w:p w14:paraId="7FD0D32B" w14:textId="3125482C" w:rsidR="009A254A" w:rsidRDefault="00F736B2" w:rsidP="00A24D3D">
      <w:pPr>
        <w:pStyle w:val="SectionText"/>
        <w:spacing w:line="480" w:lineRule="auto"/>
      </w:pPr>
      <w:r>
        <w:t>The multitude of ways urbanization can affect social behaviours reinforces the need for further research on urbanized social species</w:t>
      </w:r>
      <w:r w:rsidR="009A254A">
        <w:t>.</w:t>
      </w:r>
      <w:r w:rsidR="009A254A" w:rsidRPr="009A254A">
        <w:t xml:space="preserve"> </w:t>
      </w:r>
      <w:r w:rsidR="009A254A" w:rsidRPr="00E94C23">
        <w:t xml:space="preserve">Despite the growing interest in urban wildlife ecology, there remains a lack of </w:t>
      </w:r>
      <w:r w:rsidR="009A254A">
        <w:t>studies</w:t>
      </w:r>
      <w:r w:rsidR="009A254A" w:rsidRPr="00E94C23">
        <w:t xml:space="preserve"> on </w:t>
      </w:r>
      <w:r w:rsidR="00E55E98">
        <w:t>the adaptation of social behaviours to urban living</w:t>
      </w:r>
      <w:r w:rsidR="009A254A" w:rsidRPr="00E94C23">
        <w:t>.</w:t>
      </w:r>
      <w:r w:rsidR="009A254A">
        <w:t xml:space="preserve"> Further research could help fill the </w:t>
      </w:r>
      <w:r w:rsidR="00DB679E" w:rsidRPr="00DB679E">
        <w:t xml:space="preserve">gap </w:t>
      </w:r>
      <w:r w:rsidR="009A254A">
        <w:t xml:space="preserve">the </w:t>
      </w:r>
      <w:r w:rsidR="00DB679E" w:rsidRPr="00DB679E">
        <w:t>in understanding the role of social behaviors</w:t>
      </w:r>
      <w:r w:rsidR="00FE5DF9">
        <w:t xml:space="preserve"> in</w:t>
      </w:r>
      <w:r w:rsidR="009A254A">
        <w:t xml:space="preserve"> the success</w:t>
      </w:r>
      <w:r w:rsidR="00E55E98">
        <w:t xml:space="preserve"> of urbanized species</w:t>
      </w:r>
      <w:r w:rsidR="00DB679E" w:rsidRPr="00DB679E">
        <w:t>.</w:t>
      </w:r>
      <w:r w:rsidR="009A254A">
        <w:t xml:space="preserve"> Understanding </w:t>
      </w:r>
      <w:r w:rsidR="009A254A" w:rsidRPr="00E94C23">
        <w:t>how sentinel behavior</w:t>
      </w:r>
      <w:r w:rsidR="009A254A">
        <w:t xml:space="preserve"> and their environment</w:t>
      </w:r>
      <w:r w:rsidR="009A254A" w:rsidRPr="00E94C23">
        <w:t xml:space="preserve"> influences their foraging </w:t>
      </w:r>
      <w:r w:rsidR="009A254A">
        <w:t>behaviour</w:t>
      </w:r>
      <w:r w:rsidR="009A254A" w:rsidRPr="00E94C23">
        <w:t xml:space="preserve"> </w:t>
      </w:r>
      <w:r w:rsidR="009A254A">
        <w:t>could shed light on how these species perceive and adapt to their environment.</w:t>
      </w:r>
    </w:p>
    <w:p w14:paraId="062781F9" w14:textId="3DD4E1BC" w:rsidR="00AF5346" w:rsidRPr="00777071" w:rsidRDefault="00AF5346" w:rsidP="00BD6F06">
      <w:pPr>
        <w:pStyle w:val="SectionSubtitle"/>
        <w:spacing w:line="480" w:lineRule="auto"/>
      </w:pPr>
      <w:bookmarkStart w:id="50" w:name="_Toc162204955"/>
      <w:bookmarkStart w:id="51" w:name="_Toc162208142"/>
      <w:r w:rsidRPr="00777071">
        <w:t>Study Objectives</w:t>
      </w:r>
      <w:bookmarkEnd w:id="50"/>
      <w:bookmarkEnd w:id="51"/>
    </w:p>
    <w:p w14:paraId="59F8BD2A" w14:textId="48899CE7" w:rsidR="00377D53" w:rsidRDefault="009A254A" w:rsidP="00A24D3D">
      <w:pPr>
        <w:pStyle w:val="SectionText"/>
        <w:spacing w:line="480" w:lineRule="auto"/>
      </w:pPr>
      <w:r>
        <w:t>We seek in this</w:t>
      </w:r>
      <w:r w:rsidR="00DB679E" w:rsidRPr="00DB679E">
        <w:t xml:space="preserve"> study to determine the effects of sentinel presence and the generalized environment on the foraging behavior of </w:t>
      </w:r>
      <w:r>
        <w:t xml:space="preserve">urban </w:t>
      </w:r>
      <w:r w:rsidR="00DB679E" w:rsidRPr="00DB679E">
        <w:t>American crows.</w:t>
      </w:r>
      <w:r w:rsidR="005D6B1B">
        <w:t xml:space="preserve"> We hypothesized that sentinel behaviour and the generalized environment would affect the alert and foraging behaviour of </w:t>
      </w:r>
      <w:r w:rsidR="005D6B1B">
        <w:lastRenderedPageBreak/>
        <w:t xml:space="preserve">crows. We predicted that crows in urban green spaces will show decreased individual vigilance and increased reliance on </w:t>
      </w:r>
      <w:r w:rsidR="00FE5DF9">
        <w:t xml:space="preserve">the </w:t>
      </w:r>
      <w:r w:rsidR="005D6B1B">
        <w:t>sentinel</w:t>
      </w:r>
      <w:r w:rsidR="00FE5DF9">
        <w:t>’s</w:t>
      </w:r>
      <w:r w:rsidR="005D6B1B">
        <w:t xml:space="preserve"> </w:t>
      </w:r>
      <w:r w:rsidR="00FE5DF9">
        <w:t>vigilance</w:t>
      </w:r>
      <w:r w:rsidR="005D6B1B">
        <w:t xml:space="preserve">, leading to more efficient foraging compared to crows in commercial areas with more disturbances. The longer lines of sight and decreased ambient noise would increase the </w:t>
      </w:r>
      <w:r w:rsidR="00FE5DF9">
        <w:t xml:space="preserve">sentinel’s </w:t>
      </w:r>
      <w:r w:rsidR="005D6B1B">
        <w:t>effectiveness. In contrast, we predicted that crows foraging in highly variable and frequently disturbed commercial areas would have increased reliance on individual vigilance, with longer bouts of alert behaviour, and shorter bouts of foraging behaviour, resulting in decreased foraging efficiency.</w:t>
      </w:r>
    </w:p>
    <w:p w14:paraId="7D7E6180" w14:textId="5CC43A3F" w:rsidR="00E94C23" w:rsidRDefault="00AF5346" w:rsidP="00A24D3D">
      <w:pPr>
        <w:pStyle w:val="SectionText"/>
        <w:spacing w:line="480" w:lineRule="auto"/>
      </w:pPr>
      <w:r>
        <w:t>During summer 2022</w:t>
      </w:r>
      <w:r w:rsidR="00A21710">
        <w:t xml:space="preserve">, we recorded foraging American crows in St. Catharines, Ontario, Canada and studied the effects of the presence of a sentinel and the generalized environment (green area vs. commercial area) on their foraging behaviour. </w:t>
      </w:r>
      <w:r>
        <w:t>We recorded the duration of bouts, the proportion of time spent performing each behavior, peck rate, and the number of transitions between behaviors. These metrics were used to evaluate the foraging efficiency and vigilance levels of crows in different environments and used a combination of generalized and robust linear mixed models to find differences in foraging behaviour.</w:t>
      </w:r>
    </w:p>
    <w:p w14:paraId="05FAF351" w14:textId="4F5E1460" w:rsidR="00E94C23" w:rsidRDefault="00E94C23" w:rsidP="00A24D3D">
      <w:pPr>
        <w:pStyle w:val="SectionText"/>
        <w:spacing w:line="480" w:lineRule="auto"/>
      </w:pPr>
      <w:r>
        <w:t xml:space="preserve">Sentinel behavior is a complex social adaptation that can have far-reaching effects on group dynamics and foraging efficiency. </w:t>
      </w:r>
      <w:r w:rsidR="00864C67">
        <w:t>By examining the effects of sentinel presence and generalized environment, we seek to gain</w:t>
      </w:r>
      <w:r>
        <w:t xml:space="preserve"> insights into </w:t>
      </w:r>
      <w:r w:rsidR="00864C67">
        <w:t>how adapted social behaviours drive contribute to su</w:t>
      </w:r>
      <w:r>
        <w:t>ccess of this species in urban environments.</w:t>
      </w:r>
      <w:r w:rsidR="00864C67">
        <w:t xml:space="preserve"> With these findings, we could be able to </w:t>
      </w:r>
      <w:r w:rsidR="00777071">
        <w:t xml:space="preserve">determine how other social species capable of sentinel behaviour could respond to urbanization. </w:t>
      </w:r>
      <w:r>
        <w:t xml:space="preserve">This knowledge could inform the development of more effective conservation strategies for a wide range </w:t>
      </w:r>
      <w:r w:rsidR="00777071">
        <w:t>of</w:t>
      </w:r>
      <w:r>
        <w:t xml:space="preserve"> species</w:t>
      </w:r>
      <w:r w:rsidR="00777071">
        <w:t xml:space="preserve"> facing the ever-increasing global urbanization</w:t>
      </w:r>
      <w:r>
        <w:t>.</w:t>
      </w:r>
    </w:p>
    <w:p w14:paraId="7B278B03" w14:textId="74EFFE6C" w:rsidR="00E36B05" w:rsidRPr="00377D53" w:rsidRDefault="00E36B05" w:rsidP="00A24D3D">
      <w:pPr>
        <w:pStyle w:val="SectionText"/>
        <w:spacing w:line="480" w:lineRule="auto"/>
        <w:sectPr w:rsidR="00E36B05" w:rsidRPr="00377D53" w:rsidSect="00F71CFB">
          <w:headerReference w:type="default" r:id="rId30"/>
          <w:pgSz w:w="12240" w:h="15840"/>
          <w:pgMar w:top="1440" w:right="1440" w:bottom="1440" w:left="1440" w:header="720" w:footer="720" w:gutter="0"/>
          <w:cols w:space="720"/>
        </w:sectPr>
      </w:pPr>
    </w:p>
    <w:p w14:paraId="06666B89" w14:textId="33F28425" w:rsidR="00981E30" w:rsidRPr="006843E1" w:rsidRDefault="004F7F19" w:rsidP="00A24D3D">
      <w:pPr>
        <w:pStyle w:val="SectionTitle"/>
        <w:spacing w:before="0" w:after="0" w:line="480" w:lineRule="auto"/>
        <w:rPr>
          <w:noProof w:val="0"/>
        </w:rPr>
      </w:pPr>
      <w:bookmarkStart w:id="52" w:name="_Toc162204957"/>
      <w:bookmarkStart w:id="53" w:name="_Toc162208144"/>
      <w:r w:rsidRPr="006843E1">
        <w:rPr>
          <w:noProof w:val="0"/>
        </w:rPr>
        <w:lastRenderedPageBreak/>
        <w:t>Methods</w:t>
      </w:r>
      <w:bookmarkEnd w:id="52"/>
      <w:bookmarkEnd w:id="53"/>
    </w:p>
    <w:p w14:paraId="00000001" w14:textId="77777777" w:rsidR="001F6E05" w:rsidRPr="006843E1" w:rsidRDefault="004E6AC5" w:rsidP="00A24D3D">
      <w:pPr>
        <w:pStyle w:val="SectionSubtitle"/>
        <w:spacing w:line="480" w:lineRule="auto"/>
      </w:pPr>
      <w:bookmarkStart w:id="54" w:name="_Toc162204958"/>
      <w:bookmarkStart w:id="55" w:name="_Toc162208145"/>
      <w:r w:rsidRPr="006843E1">
        <w:t>Site Selection</w:t>
      </w:r>
      <w:bookmarkEnd w:id="54"/>
      <w:bookmarkEnd w:id="55"/>
    </w:p>
    <w:p w14:paraId="00000003" w14:textId="262E7280" w:rsidR="001F6E05" w:rsidRPr="006843E1" w:rsidRDefault="00B976DD" w:rsidP="00A24D3D">
      <w:pPr>
        <w:pStyle w:val="SectionText"/>
        <w:spacing w:line="480" w:lineRule="auto"/>
      </w:pPr>
      <w:r w:rsidRPr="006843E1">
        <w:t>To</w:t>
      </w:r>
      <w:r w:rsidR="0062699E" w:rsidRPr="006843E1">
        <w:t xml:space="preserve"> quickly find areas where crows aggregate in</w:t>
      </w:r>
      <w:r w:rsidRPr="006843E1">
        <w:t>, w</w:t>
      </w:r>
      <w:r w:rsidR="7F07B53D" w:rsidRPr="006843E1">
        <w:t xml:space="preserve">e launched a community science initiative in the greater St. Catharines and Niagara region called </w:t>
      </w:r>
      <w:proofErr w:type="spellStart"/>
      <w:r w:rsidR="7F07B53D" w:rsidRPr="006843E1">
        <w:t>Crowkemon</w:t>
      </w:r>
      <w:proofErr w:type="spellEnd"/>
      <w:r w:rsidR="7F07B53D" w:rsidRPr="006843E1">
        <w:t xml:space="preserve"> Go (</w:t>
      </w:r>
      <w:r w:rsidR="00DF2723" w:rsidRPr="006843E1">
        <w:t>www.crowkemon.weebly.com</w:t>
      </w:r>
      <w:r w:rsidR="7F07B53D" w:rsidRPr="006843E1">
        <w:t>)</w:t>
      </w:r>
      <w:r w:rsidR="00F752EA" w:rsidRPr="006843E1">
        <w:t xml:space="preserve"> in spring 2022</w:t>
      </w:r>
      <w:r w:rsidR="7F07B53D" w:rsidRPr="006843E1">
        <w:t xml:space="preserve">. </w:t>
      </w:r>
      <w:r w:rsidR="00F25972" w:rsidRPr="006843E1">
        <w:t>Community members were invited to report the location of crow</w:t>
      </w:r>
      <w:r w:rsidRPr="006843E1">
        <w:t xml:space="preserve"> </w:t>
      </w:r>
      <w:r w:rsidR="00F25972" w:rsidRPr="006843E1">
        <w:t>s</w:t>
      </w:r>
      <w:r w:rsidRPr="006843E1">
        <w:t>ightings</w:t>
      </w:r>
      <w:r w:rsidR="00F25972" w:rsidRPr="006843E1">
        <w:t xml:space="preserve"> </w:t>
      </w:r>
      <w:r w:rsidR="008024E5" w:rsidRPr="006843E1">
        <w:t>to</w:t>
      </w:r>
      <w:r w:rsidRPr="006843E1">
        <w:t xml:space="preserve"> identify</w:t>
      </w:r>
      <w:r w:rsidR="00F25972" w:rsidRPr="006843E1">
        <w:t xml:space="preserve"> areas </w:t>
      </w:r>
      <w:r w:rsidR="00F752EA" w:rsidRPr="006843E1">
        <w:t>with a high</w:t>
      </w:r>
      <w:r w:rsidR="00F25972" w:rsidRPr="006843E1">
        <w:t xml:space="preserve"> likelihood of crow</w:t>
      </w:r>
      <w:r w:rsidRPr="006843E1">
        <w:t xml:space="preserve"> occurrences</w:t>
      </w:r>
      <w:r w:rsidR="00F25972" w:rsidRPr="006843E1">
        <w:t xml:space="preserve">. </w:t>
      </w:r>
      <w:r w:rsidR="7F07B53D" w:rsidRPr="006843E1">
        <w:t xml:space="preserve">In total, the community recorded </w:t>
      </w:r>
      <w:r w:rsidR="00561151" w:rsidRPr="006843E1">
        <w:t xml:space="preserve">221 </w:t>
      </w:r>
      <w:r w:rsidR="7F07B53D" w:rsidRPr="006843E1">
        <w:t>crow si</w:t>
      </w:r>
      <w:r w:rsidR="03169F9E" w:rsidRPr="006843E1">
        <w:t>gh</w:t>
      </w:r>
      <w:r w:rsidR="7F07B53D" w:rsidRPr="006843E1">
        <w:t>tings</w:t>
      </w:r>
      <w:r w:rsidR="00F25972" w:rsidRPr="006843E1">
        <w:t xml:space="preserve"> using </w:t>
      </w:r>
      <w:proofErr w:type="spellStart"/>
      <w:r w:rsidR="00F25972" w:rsidRPr="006843E1">
        <w:t>Crowkemon</w:t>
      </w:r>
      <w:proofErr w:type="spellEnd"/>
      <w:r w:rsidR="00F25972" w:rsidRPr="006843E1">
        <w:t xml:space="preserve"> Go</w:t>
      </w:r>
      <w:r w:rsidR="00F752EA" w:rsidRPr="006843E1">
        <w:t xml:space="preserve"> between </w:t>
      </w:r>
      <w:r w:rsidR="00561151" w:rsidRPr="006843E1">
        <w:t xml:space="preserve">January </w:t>
      </w:r>
      <w:r w:rsidR="00F752EA" w:rsidRPr="006843E1">
        <w:t xml:space="preserve">and </w:t>
      </w:r>
      <w:r w:rsidR="00561151" w:rsidRPr="006843E1">
        <w:t>May 2022</w:t>
      </w:r>
      <w:r w:rsidR="7F07B53D" w:rsidRPr="006843E1">
        <w:t xml:space="preserve">. </w:t>
      </w:r>
      <w:r w:rsidR="00F752EA" w:rsidRPr="006843E1">
        <w:t xml:space="preserve">From </w:t>
      </w:r>
      <w:r w:rsidR="7F07B53D" w:rsidRPr="006843E1">
        <w:t xml:space="preserve">April-May 2022, we visited potential </w:t>
      </w:r>
      <w:r w:rsidR="00F752EA" w:rsidRPr="006843E1">
        <w:t xml:space="preserve">observation </w:t>
      </w:r>
      <w:r w:rsidR="7F07B53D" w:rsidRPr="006843E1">
        <w:t xml:space="preserve">sites and baited </w:t>
      </w:r>
      <w:r w:rsidR="00F752EA" w:rsidRPr="006843E1">
        <w:t xml:space="preserve">them </w:t>
      </w:r>
      <w:r w:rsidR="7F07B53D" w:rsidRPr="006843E1">
        <w:t xml:space="preserve">with whole peanuts to attract crows and reinforce </w:t>
      </w:r>
      <w:r w:rsidR="00F752EA" w:rsidRPr="006843E1">
        <w:t xml:space="preserve">an </w:t>
      </w:r>
      <w:r w:rsidR="7F07B53D" w:rsidRPr="006843E1">
        <w:t xml:space="preserve">association </w:t>
      </w:r>
      <w:r w:rsidR="007D03AB" w:rsidRPr="006843E1">
        <w:t xml:space="preserve">with </w:t>
      </w:r>
      <w:r w:rsidR="00F752EA" w:rsidRPr="006843E1">
        <w:t xml:space="preserve">food </w:t>
      </w:r>
      <w:r w:rsidR="007D03AB" w:rsidRPr="006843E1">
        <w:t xml:space="preserve">at </w:t>
      </w:r>
      <w:r w:rsidR="7F07B53D" w:rsidRPr="006843E1">
        <w:t xml:space="preserve">these locations. </w:t>
      </w:r>
      <w:r w:rsidR="009812E5" w:rsidRPr="006843E1">
        <w:t>W</w:t>
      </w:r>
      <w:r w:rsidR="7F07B53D" w:rsidRPr="006843E1">
        <w:t xml:space="preserve">e </w:t>
      </w:r>
      <w:r w:rsidR="00E8348C" w:rsidRPr="006843E1">
        <w:t>limited data collection to the summer months (</w:t>
      </w:r>
      <w:r w:rsidR="7F07B53D" w:rsidRPr="006843E1">
        <w:t>June</w:t>
      </w:r>
      <w:r w:rsidR="00E8348C" w:rsidRPr="006843E1">
        <w:t>-</w:t>
      </w:r>
      <w:r w:rsidR="00B72CE4" w:rsidRPr="006843E1">
        <w:t>September</w:t>
      </w:r>
      <w:r w:rsidR="7F07B53D" w:rsidRPr="006843E1">
        <w:t xml:space="preserve"> 2022</w:t>
      </w:r>
      <w:r w:rsidR="00E8348C" w:rsidRPr="006843E1">
        <w:t>)</w:t>
      </w:r>
      <w:r w:rsidR="00E73038" w:rsidRPr="006843E1">
        <w:t xml:space="preserve"> </w:t>
      </w:r>
      <w:r w:rsidR="00F752EA" w:rsidRPr="006843E1">
        <w:t xml:space="preserve">when nestlings </w:t>
      </w:r>
      <w:r w:rsidR="00561151" w:rsidRPr="006843E1">
        <w:t xml:space="preserve">are </w:t>
      </w:r>
      <w:r w:rsidR="00A71721" w:rsidRPr="006843E1">
        <w:t>fledging,</w:t>
      </w:r>
      <w:r w:rsidR="00F752EA" w:rsidRPr="006843E1">
        <w:t xml:space="preserve"> and </w:t>
      </w:r>
      <w:r w:rsidR="00561151" w:rsidRPr="006843E1">
        <w:t>groups are less tightly bound by the territory immediately surrounding the nest</w:t>
      </w:r>
      <w:r w:rsidR="00F61F8A" w:rsidRPr="006843E1">
        <w:t xml:space="preserve"> </w:t>
      </w:r>
      <w:r w:rsidR="00AA414E" w:rsidRPr="006843E1">
        <w:fldChar w:fldCharType="begin"/>
      </w:r>
      <w:r w:rsidR="002702D2">
        <w:instrText xml:space="preserve"> ADDIN ZOTERO_ITEM CSL_CITATION {"citationID":"s2Q5ws7q","properties":{"formattedCitation":"[72]","plainCitation":"[72]","noteIndex":0},"citationItems":[{"id":1784,"uris":["http://zotero.org/users/8430992/items/BSLQ7PMA"],"itemData":{"id":1784,"type":"article-journal","abstract":"Changes in the territory size of birds in the course of their nesting cycle were examined, using data from field studies of the swallow, Hirundo rustica, and the yellowhammer, Emberiza citrinella, and from the literature for 37 other species. Swallows and yellowhammers had their largest territories in the fertile period of the female (nest-building and egg-laying periods) during both first and second clutches. Other species also mostly had their largest territories in the fertile period of the female with only a few species having a peak during pair formation or during the nestling period. Territory size peaked in the fertile period of the female irrespective of territory type (nest site, nest site with some food resources, or nest site with all food resources). Seven of these species had their largest territories in the fertile period of both the first and the second clutch. This pattern supports the hypothesis that prevention of extra-pair copulations is a major selective pressure causing males to maximize territory size and hence minimize the risk of intrusions and copulations by other males at the time when their female can be fertilized. Maintenance of a large territory is thus viewed as a mate-guarding behaviour.","container-title":"Animal Behaviour","DOI":"10.1016/S0003-3472(05)80173-3","ISSN":"0003-3472","issue":"6","journalAbbreviation":"Animal Behaviour","page":"1070-1079","source":"ScienceDirect","title":"Changes in the size of avian breeding territories in relation to the nesting cycle","volume":"40","author":[{"family":"Møller","given":"Anders Pape"}],"issued":{"date-parts":[["1990",12,1]]}}}],"schema":"https://github.com/citation-style-language/schema/raw/master/csl-citation.json"} </w:instrText>
      </w:r>
      <w:r w:rsidR="00AA414E" w:rsidRPr="006843E1">
        <w:fldChar w:fldCharType="separate"/>
      </w:r>
      <w:r w:rsidR="002702D2" w:rsidRPr="002702D2">
        <w:t>[72]</w:t>
      </w:r>
      <w:r w:rsidR="00AA414E" w:rsidRPr="006843E1">
        <w:fldChar w:fldCharType="end"/>
      </w:r>
      <w:r w:rsidR="7F07B53D" w:rsidRPr="006843E1">
        <w:t xml:space="preserve">. One site was </w:t>
      </w:r>
      <w:r w:rsidR="0062699E" w:rsidRPr="006843E1">
        <w:t>sampled repeatedly (</w:t>
      </w:r>
      <w:r w:rsidR="00E8348C" w:rsidRPr="006843E1">
        <w:t>Fairview Park</w:t>
      </w:r>
      <w:r w:rsidR="00F25972" w:rsidRPr="006843E1">
        <w:t>, 43°10'57.4"N 79°14'44.9"W</w:t>
      </w:r>
      <w:r w:rsidR="00A31764" w:rsidRPr="006843E1">
        <w:t xml:space="preserve">; </w:t>
      </w:r>
      <w:r w:rsidR="00F72689" w:rsidRPr="00F72689">
        <w:rPr>
          <w:b/>
          <w:bCs/>
        </w:rPr>
        <w:fldChar w:fldCharType="begin"/>
      </w:r>
      <w:r w:rsidR="00F72689" w:rsidRPr="00F72689">
        <w:rPr>
          <w:b/>
          <w:bCs/>
        </w:rPr>
        <w:instrText xml:space="preserve"> REF _Ref151135363 \h </w:instrText>
      </w:r>
      <w:r w:rsidR="00F72689">
        <w:rPr>
          <w:b/>
          <w:bCs/>
        </w:rPr>
        <w:instrText xml:space="preserve"> \* MERGEFORMAT </w:instrText>
      </w:r>
      <w:r w:rsidR="00F72689" w:rsidRPr="00F72689">
        <w:rPr>
          <w:b/>
          <w:bCs/>
        </w:rPr>
      </w:r>
      <w:r w:rsidR="00F72689" w:rsidRPr="00F72689">
        <w:rPr>
          <w:b/>
          <w:bCs/>
        </w:rPr>
        <w:fldChar w:fldCharType="separate"/>
      </w:r>
      <w:r w:rsidR="00F72689" w:rsidRPr="00F72689">
        <w:rPr>
          <w:rStyle w:val="CaptionBChar"/>
          <w:rFonts w:eastAsia="Arial"/>
          <w:b w:val="0"/>
          <w:bCs w:val="0"/>
        </w:rPr>
        <w:t xml:space="preserve">Figure </w:t>
      </w:r>
      <w:r w:rsidR="00F72689" w:rsidRPr="00F72689">
        <w:rPr>
          <w:rStyle w:val="CaptionBChar"/>
          <w:rFonts w:eastAsia="Arial"/>
          <w:b w:val="0"/>
          <w:bCs w:val="0"/>
          <w:noProof/>
        </w:rPr>
        <w:t>2</w:t>
      </w:r>
      <w:r w:rsidR="00F72689" w:rsidRPr="00F72689">
        <w:rPr>
          <w:b/>
          <w:bCs/>
        </w:rPr>
        <w:fldChar w:fldCharType="end"/>
      </w:r>
      <w:r w:rsidR="00F25972" w:rsidRPr="006843E1">
        <w:t>). We also visited areas with many crow sightings for opportunistic sampling, as the presence of crows was not guaranteed at other potential recurrent sampling locations</w:t>
      </w:r>
      <w:r w:rsidR="005468E4" w:rsidRPr="006843E1">
        <w:t xml:space="preserve"> (</w:t>
      </w:r>
      <w:r w:rsidR="7F07B53D" w:rsidRPr="006843E1">
        <w:fldChar w:fldCharType="begin"/>
      </w:r>
      <w:r w:rsidR="7F07B53D" w:rsidRPr="006843E1">
        <w:instrText xml:space="preserve"> REF _Ref151135363 </w:instrText>
      </w:r>
      <w:r w:rsidR="00A447E4">
        <w:instrText xml:space="preserve"> \* MERGEFORMAT </w:instrText>
      </w:r>
      <w:r w:rsidR="7F07B53D" w:rsidRPr="006843E1">
        <w:fldChar w:fldCharType="separate"/>
      </w:r>
      <w:r w:rsidR="00A32303" w:rsidRPr="00A32303">
        <w:t>Figure 2</w:t>
      </w:r>
      <w:r w:rsidR="7F07B53D" w:rsidRPr="006843E1">
        <w:fldChar w:fldCharType="end"/>
      </w:r>
      <w:r w:rsidR="005468E4" w:rsidRPr="006843E1">
        <w:t>)</w:t>
      </w:r>
      <w:r w:rsidR="00F25972" w:rsidRPr="006843E1">
        <w:t>.</w:t>
      </w:r>
      <w:r w:rsidR="7F07B53D" w:rsidRPr="006843E1">
        <w:t xml:space="preserve"> </w:t>
      </w:r>
    </w:p>
    <w:p w14:paraId="00000004" w14:textId="55650DD2" w:rsidR="001F6E05" w:rsidRPr="006843E1" w:rsidRDefault="00F25972" w:rsidP="00A24D3D">
      <w:pPr>
        <w:pStyle w:val="SectionSubtitle"/>
        <w:spacing w:line="480" w:lineRule="auto"/>
      </w:pPr>
      <w:bookmarkStart w:id="56" w:name="_Toc162204959"/>
      <w:bookmarkStart w:id="57" w:name="_Toc162208146"/>
      <w:r w:rsidRPr="006843E1">
        <w:t>Field observation</w:t>
      </w:r>
      <w:bookmarkEnd w:id="56"/>
      <w:bookmarkEnd w:id="57"/>
    </w:p>
    <w:p w14:paraId="50C88E29" w14:textId="0D8C3004" w:rsidR="0077305A" w:rsidRPr="006843E1" w:rsidRDefault="00B72CE4" w:rsidP="00A24D3D">
      <w:pPr>
        <w:pStyle w:val="SectionText"/>
        <w:spacing w:line="480" w:lineRule="auto"/>
        <w:sectPr w:rsidR="0077305A" w:rsidRPr="006843E1" w:rsidSect="00F71CFB">
          <w:headerReference w:type="default" r:id="rId31"/>
          <w:pgSz w:w="12240" w:h="15840"/>
          <w:pgMar w:top="1440" w:right="1440" w:bottom="1440" w:left="1440" w:header="720" w:footer="720" w:gutter="0"/>
          <w:cols w:space="720"/>
        </w:sectPr>
      </w:pPr>
      <w:r w:rsidRPr="006843E1">
        <w:t>Data collection</w:t>
      </w:r>
      <w:r w:rsidR="7F07B53D" w:rsidRPr="006843E1">
        <w:t xml:space="preserve"> was </w:t>
      </w:r>
      <w:r w:rsidRPr="006843E1">
        <w:t xml:space="preserve">performed during the </w:t>
      </w:r>
      <w:r w:rsidR="7F07B53D" w:rsidRPr="006843E1">
        <w:t xml:space="preserve">2-3 hours following </w:t>
      </w:r>
      <w:r w:rsidRPr="006843E1">
        <w:t>sunrise</w:t>
      </w:r>
      <w:r w:rsidR="00F25972" w:rsidRPr="006843E1">
        <w:t xml:space="preserve"> (</w:t>
      </w:r>
      <w:r w:rsidR="00541CE2" w:rsidRPr="006843E1">
        <w:t xml:space="preserve">approx. </w:t>
      </w:r>
      <w:r w:rsidR="00F25972" w:rsidRPr="006843E1">
        <w:t>6</w:t>
      </w:r>
      <w:r w:rsidR="00541CE2" w:rsidRPr="006843E1">
        <w:t>-9AM)</w:t>
      </w:r>
      <w:r w:rsidRPr="006843E1">
        <w:t>.</w:t>
      </w:r>
      <w:r w:rsidR="7F07B53D" w:rsidRPr="006843E1">
        <w:t xml:space="preserve"> No sampling was performed when it was raining</w:t>
      </w:r>
      <w:r w:rsidR="00E8348C" w:rsidRPr="006843E1">
        <w:t xml:space="preserve"> or during adverse weather</w:t>
      </w:r>
      <w:r w:rsidR="00541CE2" w:rsidRPr="006843E1">
        <w:t xml:space="preserve"> (</w:t>
      </w:r>
      <w:r w:rsidR="00A71721" w:rsidRPr="006843E1">
        <w:t>e.g.,</w:t>
      </w:r>
      <w:r w:rsidR="00541CE2" w:rsidRPr="006843E1">
        <w:t xml:space="preserve"> thunderstorm</w:t>
      </w:r>
      <w:r w:rsidR="00F752EA" w:rsidRPr="006843E1">
        <w:t xml:space="preserve"> or</w:t>
      </w:r>
      <w:r w:rsidR="00541CE2" w:rsidRPr="006843E1">
        <w:t xml:space="preserve"> heatwave)</w:t>
      </w:r>
      <w:r w:rsidR="7F07B53D" w:rsidRPr="006843E1">
        <w:t>.</w:t>
      </w:r>
      <w:r w:rsidR="00236CCF" w:rsidRPr="006843E1">
        <w:t xml:space="preserve"> </w:t>
      </w:r>
      <w:r w:rsidR="008D4D75" w:rsidRPr="006843E1">
        <w:t xml:space="preserve">Upon arriving at the recurrent sampling location, a Nikon D5300 camera with a 70-300mm Nikkor lens was set up on a tripod </w:t>
      </w:r>
      <w:r w:rsidR="007D03AB" w:rsidRPr="006843E1">
        <w:t xml:space="preserve">at </w:t>
      </w:r>
      <w:r w:rsidR="008D4D75" w:rsidRPr="006843E1">
        <w:t xml:space="preserve">a minimum </w:t>
      </w:r>
      <w:r w:rsidR="00F752EA" w:rsidRPr="006843E1">
        <w:t xml:space="preserve">of </w:t>
      </w:r>
      <w:r w:rsidR="008D4D75" w:rsidRPr="006843E1">
        <w:t>15m away from a concrete pad</w:t>
      </w:r>
      <w:r w:rsidR="0072580B" w:rsidRPr="006843E1">
        <w:t xml:space="preserve"> (predetermined bait location)</w:t>
      </w:r>
      <w:r w:rsidR="008D4D75" w:rsidRPr="006843E1">
        <w:t xml:space="preserve">. </w:t>
      </w:r>
      <w:r w:rsidR="005D4087" w:rsidRPr="006843E1">
        <w:t>If crows were already foraging in the area, we would begin recording immediately and not bait the site</w:t>
      </w:r>
      <w:r w:rsidR="00490B2D" w:rsidRPr="006843E1">
        <w:t xml:space="preserve"> </w:t>
      </w:r>
      <w:r w:rsidR="0062699E" w:rsidRPr="006843E1">
        <w:t>since approaching them would likely cause them to abandon the site</w:t>
      </w:r>
      <w:r w:rsidR="005D4087" w:rsidRPr="006843E1">
        <w:t xml:space="preserve">. If </w:t>
      </w:r>
      <w:r w:rsidR="00490B2D" w:rsidRPr="006843E1">
        <w:t>the crows were not foraging (e.g. perched nearby)</w:t>
      </w:r>
      <w:r w:rsidR="00B976DD" w:rsidRPr="006843E1">
        <w:t xml:space="preserve">, </w:t>
      </w:r>
      <w:r w:rsidR="005D4087" w:rsidRPr="006843E1">
        <w:t>an</w:t>
      </w:r>
      <w:r w:rsidR="008D4D75" w:rsidRPr="006843E1">
        <w:t xml:space="preserve"> observer approached </w:t>
      </w:r>
    </w:p>
    <w:p w14:paraId="60B6E198" w14:textId="47A0F597" w:rsidR="00672C4A" w:rsidRPr="006843E1" w:rsidRDefault="00940F6D" w:rsidP="00B8527A">
      <w:pPr>
        <w:pStyle w:val="SectionText"/>
      </w:pPr>
      <w:r w:rsidRPr="006843E1">
        <w:rPr>
          <w:noProof/>
        </w:rPr>
        <w:lastRenderedPageBreak/>
        <w:drawing>
          <wp:inline distT="0" distB="0" distL="0" distR="0" wp14:anchorId="04FA7614" wp14:editId="44114290">
            <wp:extent cx="6907121" cy="4934607"/>
            <wp:effectExtent l="0" t="0" r="8255" b="0"/>
            <wp:docPr id="1425759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59971" name=""/>
                    <pic:cNvPicPr/>
                  </pic:nvPicPr>
                  <pic:blipFill>
                    <a:blip r:embed="rId32"/>
                    <a:stretch>
                      <a:fillRect/>
                    </a:stretch>
                  </pic:blipFill>
                  <pic:spPr>
                    <a:xfrm>
                      <a:off x="0" y="0"/>
                      <a:ext cx="6975253" cy="4983282"/>
                    </a:xfrm>
                    <a:prstGeom prst="rect">
                      <a:avLst/>
                    </a:prstGeom>
                  </pic:spPr>
                </pic:pic>
              </a:graphicData>
            </a:graphic>
          </wp:inline>
        </w:drawing>
      </w:r>
    </w:p>
    <w:p w14:paraId="65712D97" w14:textId="77777777" w:rsidR="00215D50" w:rsidRDefault="00672C4A" w:rsidP="00215D50">
      <w:pPr>
        <w:pStyle w:val="SectionText0"/>
        <w:spacing w:after="0"/>
      </w:pPr>
      <w:bookmarkStart w:id="58" w:name="_Ref151135363"/>
      <w:bookmarkStart w:id="59" w:name="_Toc162210494"/>
      <w:r w:rsidRPr="00B8527A">
        <w:rPr>
          <w:rStyle w:val="CaptionBChar"/>
          <w:rFonts w:eastAsia="Arial"/>
        </w:rPr>
        <w:t xml:space="preserve">Figure </w:t>
      </w:r>
      <w:r w:rsidRPr="00B8527A">
        <w:rPr>
          <w:rStyle w:val="CaptionBChar"/>
        </w:rPr>
        <w:fldChar w:fldCharType="begin"/>
      </w:r>
      <w:r w:rsidRPr="00B8527A">
        <w:rPr>
          <w:rStyle w:val="CaptionBChar"/>
          <w:rFonts w:eastAsia="Arial"/>
        </w:rPr>
        <w:instrText xml:space="preserve"> SEQ Figure \* ARABIC </w:instrText>
      </w:r>
      <w:r w:rsidRPr="00B8527A">
        <w:rPr>
          <w:rStyle w:val="CaptionBChar"/>
        </w:rPr>
        <w:fldChar w:fldCharType="separate"/>
      </w:r>
      <w:r w:rsidR="00A32303">
        <w:rPr>
          <w:rStyle w:val="CaptionBChar"/>
          <w:rFonts w:eastAsia="Arial"/>
          <w:noProof/>
        </w:rPr>
        <w:t>2</w:t>
      </w:r>
      <w:r w:rsidRPr="00B8527A">
        <w:rPr>
          <w:rStyle w:val="CaptionBChar"/>
          <w:rFonts w:eastAsia="Arial"/>
        </w:rPr>
        <w:fldChar w:fldCharType="end"/>
      </w:r>
      <w:bookmarkEnd w:id="58"/>
      <w:r w:rsidRPr="00B8527A">
        <w:rPr>
          <w:rStyle w:val="CaptionBChar"/>
          <w:rFonts w:eastAsia="Arial"/>
        </w:rPr>
        <w:t>:</w:t>
      </w:r>
      <w:r w:rsidRPr="006843E1">
        <w:t xml:space="preserve"> Map of observations from </w:t>
      </w:r>
      <w:proofErr w:type="spellStart"/>
      <w:r w:rsidRPr="006843E1">
        <w:t>Crowkemon</w:t>
      </w:r>
      <w:proofErr w:type="spellEnd"/>
      <w:r w:rsidRPr="006843E1">
        <w:t xml:space="preserve"> Go and sampling locations</w:t>
      </w:r>
      <w:r w:rsidR="007D03AB" w:rsidRPr="006843E1">
        <w:t>.</w:t>
      </w:r>
    </w:p>
    <w:p w14:paraId="58248644" w14:textId="13029740" w:rsidR="00E33B5A" w:rsidRPr="006843E1" w:rsidRDefault="007D03AB" w:rsidP="00215D50">
      <w:pPr>
        <w:pStyle w:val="SectionText0"/>
        <w:spacing w:after="0"/>
        <w:rPr>
          <w:b/>
          <w:bCs/>
        </w:rPr>
      </w:pPr>
      <w:r w:rsidRPr="006843E1">
        <w:t xml:space="preserve"> </w:t>
      </w:r>
      <w:r w:rsidR="00672C4A" w:rsidRPr="006843E1">
        <w:t xml:space="preserve">The black dots represent observations collected from </w:t>
      </w:r>
      <w:proofErr w:type="spellStart"/>
      <w:r w:rsidR="00672C4A" w:rsidRPr="006843E1">
        <w:t>Crowkemon</w:t>
      </w:r>
      <w:proofErr w:type="spellEnd"/>
      <w:r w:rsidR="00672C4A" w:rsidRPr="006843E1">
        <w:t xml:space="preserve"> Go, and the circular icons are sampling locations. The single recurrent site used is in green</w:t>
      </w:r>
      <w:r w:rsidR="008024E5" w:rsidRPr="006843E1">
        <w:t>.</w:t>
      </w:r>
      <w:r w:rsidR="00672C4A" w:rsidRPr="006843E1">
        <w:t xml:space="preserve"> Opportunistic sampling sites are in yellow. Focal area was limited to the St. Catharines</w:t>
      </w:r>
      <w:r w:rsidR="00626A87" w:rsidRPr="006843E1">
        <w:t xml:space="preserve"> &amp; Niagara</w:t>
      </w:r>
      <w:r w:rsidR="00672C4A" w:rsidRPr="006843E1">
        <w:t xml:space="preserve"> region.</w:t>
      </w:r>
      <w:bookmarkEnd w:id="59"/>
    </w:p>
    <w:p w14:paraId="162007DA" w14:textId="3AE69D20" w:rsidR="00672C4A" w:rsidRPr="006843E1" w:rsidRDefault="00672C4A" w:rsidP="00B8527A">
      <w:pPr>
        <w:pStyle w:val="CaptionB"/>
        <w:sectPr w:rsidR="00672C4A" w:rsidRPr="006843E1" w:rsidSect="00F71CFB">
          <w:headerReference w:type="default" r:id="rId33"/>
          <w:pgSz w:w="15840" w:h="12240" w:orient="landscape"/>
          <w:pgMar w:top="1440" w:right="1440" w:bottom="1440" w:left="1440" w:header="720" w:footer="720" w:gutter="0"/>
          <w:cols w:space="720"/>
          <w:docGrid w:linePitch="299"/>
        </w:sectPr>
      </w:pPr>
    </w:p>
    <w:p w14:paraId="47823E8D" w14:textId="77777777" w:rsidR="001B5A7F" w:rsidRPr="006843E1" w:rsidRDefault="001B5A7F" w:rsidP="00A24D3D">
      <w:pPr>
        <w:pStyle w:val="SectionText"/>
        <w:spacing w:line="480" w:lineRule="auto"/>
      </w:pPr>
      <w:r w:rsidRPr="006843E1">
        <w:lastRenderedPageBreak/>
        <w:t xml:space="preserve">and visibly dropped 30g of Cheez-Its, then returned to the camera. If crows were on-site, recording would start immediately, whereas if the crows were absent, a crow-caller would be used for 20 minutes (5s. call per min, 5 mins on, 5 mins off for 20 minutes or until crows appear) to attract them. We began recording when crows arrived and recorded up to a maximum of 20 minutes. The recording was stopped if the crows vacated the area for longer than 5 minutes and we remained in the area for 10 minutes post-departure in case the crows returned. If the crows returned within 5 minutes, we would continue the trial. For opportunistic sampling, we looked for crows using </w:t>
      </w:r>
      <w:proofErr w:type="spellStart"/>
      <w:r w:rsidRPr="006843E1">
        <w:t>Crowkemon</w:t>
      </w:r>
      <w:proofErr w:type="spellEnd"/>
      <w:r w:rsidRPr="006843E1">
        <w:t xml:space="preserve"> Go as a guide. If we found crows that were already foraging, we would set up in the same manner as for recurrent sampling and did not bait the site. Conversely, if the crows were not already foraging, we would bait the site as we did for recurrent sampling.</w:t>
      </w:r>
    </w:p>
    <w:p w14:paraId="6AA69404" w14:textId="6B2E308D" w:rsidR="001B5A7F" w:rsidRPr="006843E1" w:rsidRDefault="001B5A7F" w:rsidP="00A24D3D">
      <w:pPr>
        <w:pStyle w:val="SectionText"/>
        <w:spacing w:line="480" w:lineRule="auto"/>
        <w:sectPr w:rsidR="001B5A7F" w:rsidRPr="006843E1" w:rsidSect="00F71CFB">
          <w:headerReference w:type="default" r:id="rId34"/>
          <w:pgSz w:w="12240" w:h="15840"/>
          <w:pgMar w:top="1440" w:right="1440" w:bottom="1440" w:left="1440" w:header="720" w:footer="720" w:gutter="0"/>
          <w:cols w:space="720"/>
        </w:sectPr>
      </w:pPr>
      <w:r w:rsidRPr="006843E1">
        <w:t>The presence of a sentinel, whether heard or seen, was announced verbally by the observer during the recording. For each location, we classified the type of environment using St. Catharines municipal zoning maps, later generalized as either “commercial” or “green”</w:t>
      </w:r>
      <w:r>
        <w:t xml:space="preserve"> </w:t>
      </w:r>
      <w:r w:rsidR="00F72689">
        <w:t>(</w:t>
      </w:r>
      <w:r w:rsidR="00F72689" w:rsidRPr="00F72689">
        <w:rPr>
          <w:b/>
          <w:bCs/>
        </w:rPr>
        <w:fldChar w:fldCharType="begin"/>
      </w:r>
      <w:r w:rsidR="00F72689" w:rsidRPr="00F72689">
        <w:rPr>
          <w:b/>
          <w:bCs/>
        </w:rPr>
        <w:instrText xml:space="preserve"> REF _Ref162209953 \h </w:instrText>
      </w:r>
      <w:r w:rsidR="00F72689">
        <w:rPr>
          <w:b/>
          <w:bCs/>
        </w:rPr>
        <w:instrText xml:space="preserve"> \* MERGEFORMAT </w:instrText>
      </w:r>
      <w:r w:rsidR="00F72689" w:rsidRPr="00F72689">
        <w:rPr>
          <w:b/>
          <w:bCs/>
        </w:rPr>
      </w:r>
      <w:r w:rsidR="00F72689" w:rsidRPr="00F72689">
        <w:rPr>
          <w:b/>
          <w:bCs/>
        </w:rPr>
        <w:fldChar w:fldCharType="separate"/>
      </w:r>
      <w:r w:rsidR="00F72689" w:rsidRPr="00F72689">
        <w:rPr>
          <w:rStyle w:val="CaptionBChar"/>
          <w:rFonts w:eastAsia="Arial"/>
          <w:b w:val="0"/>
          <w:bCs w:val="0"/>
        </w:rPr>
        <w:t>Table S</w:t>
      </w:r>
      <w:r w:rsidR="00F72689" w:rsidRPr="00F72689">
        <w:rPr>
          <w:rStyle w:val="CaptionBChar"/>
          <w:rFonts w:eastAsia="Arial"/>
          <w:b w:val="0"/>
          <w:bCs w:val="0"/>
          <w:noProof/>
        </w:rPr>
        <w:t>1</w:t>
      </w:r>
      <w:r w:rsidR="00F72689" w:rsidRPr="00F72689">
        <w:rPr>
          <w:b/>
          <w:bCs/>
        </w:rPr>
        <w:fldChar w:fldCharType="end"/>
      </w:r>
      <w:r w:rsidRPr="00F72689">
        <w:rPr>
          <w:b/>
          <w:bCs/>
        </w:rPr>
        <w:t>)</w:t>
      </w:r>
      <w:r w:rsidRPr="006843E1">
        <w:t>. Disturbance frequency was calculated by dividing the number of disturbances by the duration of the recording. We identified disturbances as anything passing within 5m of the crows’ foraging area, including vehicles, pedestrians, domestic and wild animals. Group size was binned into two categories: small (</w:t>
      </w:r>
      <m:oMath>
        <m:r>
          <w:rPr>
            <w:rFonts w:ascii="Cambria Math" w:hAnsi="Cambria Math"/>
          </w:rPr>
          <m:t>≤</m:t>
        </m:r>
      </m:oMath>
      <w:r w:rsidRPr="006843E1">
        <w:t>4) and large (</w:t>
      </w:r>
      <m:oMath>
        <m:r>
          <w:rPr>
            <w:rFonts w:ascii="Cambria Math" w:hAnsi="Cambria Math"/>
          </w:rPr>
          <m:t>&gt;</m:t>
        </m:r>
      </m:oMath>
      <w:r w:rsidRPr="006843E1">
        <w:t>4).</w:t>
      </w:r>
    </w:p>
    <w:p w14:paraId="0000000D" w14:textId="401FEB35" w:rsidR="001F6E05" w:rsidRPr="006843E1" w:rsidRDefault="00E8348C" w:rsidP="00A24D3D">
      <w:pPr>
        <w:pStyle w:val="SectionSubtitle"/>
        <w:spacing w:line="480" w:lineRule="auto"/>
      </w:pPr>
      <w:bookmarkStart w:id="61" w:name="_Toc162204960"/>
      <w:bookmarkStart w:id="62" w:name="_Toc162208147"/>
      <w:r w:rsidRPr="006843E1">
        <w:lastRenderedPageBreak/>
        <w:t xml:space="preserve">Video </w:t>
      </w:r>
      <w:r w:rsidR="004E6AC5" w:rsidRPr="006843E1">
        <w:t>Analysis</w:t>
      </w:r>
      <w:bookmarkEnd w:id="61"/>
      <w:bookmarkEnd w:id="62"/>
    </w:p>
    <w:p w14:paraId="6B0E8154" w14:textId="3A68479A" w:rsidR="00827E4B" w:rsidRPr="006843E1" w:rsidRDefault="00967FF7" w:rsidP="00A24D3D">
      <w:pPr>
        <w:pStyle w:val="SectionText"/>
        <w:spacing w:line="480" w:lineRule="auto"/>
      </w:pPr>
      <w:r w:rsidRPr="006843E1">
        <w:t xml:space="preserve">For video analyses, we used the Behavioral Observation Research Interactive Software (BORIS v.8.9.4) </w:t>
      </w:r>
      <w:r w:rsidRPr="006843E1">
        <w:fldChar w:fldCharType="begin"/>
      </w:r>
      <w:r w:rsidR="002702D2">
        <w:instrText xml:space="preserve"> ADDIN ZOTERO_ITEM CSL_CITATION {"citationID":"n2iakx8T","properties":{"formattedCitation":"[73]","plainCitation":"[73]","noteIndex":0},"citationItems":[{"id":776,"uris":["http://zotero.org/users/8430992/items/357P2497"],"itemData":{"id":776,"type":"article-journal","abstract":"Quantitative aspects of the study of animal and human behaviour are increasingly relevant to test hypotheses and find empirical support for them. At the same time, photo and video cameras can store a large number of video recordings and are often used to monitor the subjects remotely. Researchers frequently face the need to code considerable quantities of video recordings with relatively flexible software, often constrained by species-specific options or exact settings. BORIS is a free, open-source and multiplatform standalone program that allows a user-specific coding environment to be set for a computer-based review of previously recorded videos or live observations. Being open to user-specific settings, the program allows a project-based ethogram to be defined that can then be shared with collaborators, or can be imported or modified. Projects created in BORIS can include a list of observations, and each observation may include one or two videos (e.g. simultaneous screening of visual stimuli and the subject being tested; recordings from different sides of an aquarium). Once the user has set an ethogram, including state or point events or both, coding can be performed using previously assigned keys on the computer keyboard. BORIS allows definition of an unlimited number of events (states/point events) and subjects. Once the coding process is completed, the program can extract a time-budget or single or grouped observations automatically and present an at-a-glance summary of the main behavioural features. The observation data and time-budget analysis can be exported in many common formats (TSV, CSV, ODF, XLS, SQL and JSON). The observed events can be plotted and exported in various graphic formats (SVG, PNG, JPG, TIFF, EPS and PDF).","container-title":"Methods in Ecology and Evolution","DOI":"10.1111/2041-210X.12584","ISSN":"2041-210X","issue":"11","language":"en","note":"_eprint: https://onlinelibrary.wiley.com/doi/pdf/10.1111/2041-210X.12584","page":"1325-1330","source":"Wiley Online Library","title":"BORIS: a free, versatile open-source event-logging software for video/audio coding and live observations","title-short":"Boris","volume":"7","author":[{"family":"Friard","given":"Olivier"},{"family":"Gamba","given":"Marco"}],"issued":{"date-parts":[["2016"]]}}}],"schema":"https://github.com/citation-style-language/schema/raw/master/csl-citation.json"} </w:instrText>
      </w:r>
      <w:r w:rsidRPr="006843E1">
        <w:fldChar w:fldCharType="separate"/>
      </w:r>
      <w:r w:rsidR="002702D2" w:rsidRPr="002702D2">
        <w:t>[73]</w:t>
      </w:r>
      <w:r w:rsidRPr="006843E1">
        <w:fldChar w:fldCharType="end"/>
      </w:r>
      <w:r w:rsidRPr="006843E1">
        <w:t xml:space="preserve">. </w:t>
      </w:r>
      <w:r w:rsidR="004E6AC5" w:rsidRPr="006843E1">
        <w:t>We classified behavio</w:t>
      </w:r>
      <w:r w:rsidR="007D03AB" w:rsidRPr="006843E1">
        <w:t>u</w:t>
      </w:r>
      <w:r w:rsidR="004E6AC5" w:rsidRPr="006843E1">
        <w:t>rs as either “foraging” or “alert”</w:t>
      </w:r>
      <w:r w:rsidR="00325226" w:rsidRPr="006843E1">
        <w:t>.</w:t>
      </w:r>
      <w:r w:rsidR="004E6AC5" w:rsidRPr="006843E1">
        <w:t xml:space="preserve"> </w:t>
      </w:r>
      <w:r w:rsidR="00833A1F" w:rsidRPr="006843E1">
        <w:t>“</w:t>
      </w:r>
      <w:r w:rsidR="00325226" w:rsidRPr="006843E1">
        <w:t>A</w:t>
      </w:r>
      <w:r w:rsidR="00833A1F" w:rsidRPr="006843E1">
        <w:t xml:space="preserve">lert” </w:t>
      </w:r>
      <w:r w:rsidR="00325226" w:rsidRPr="006843E1">
        <w:t xml:space="preserve">behaviour was defined as an upright posture where the individual is scanning its surroundings, and </w:t>
      </w:r>
      <w:r w:rsidR="00833A1F" w:rsidRPr="006843E1">
        <w:t>“foraging”</w:t>
      </w:r>
      <w:r w:rsidR="00325226" w:rsidRPr="006843E1">
        <w:t xml:space="preserve"> was when</w:t>
      </w:r>
      <w:r w:rsidR="00833A1F" w:rsidRPr="006843E1">
        <w:t xml:space="preserve"> the </w:t>
      </w:r>
      <w:r w:rsidR="00325226" w:rsidRPr="006843E1">
        <w:t xml:space="preserve">individual was looking downward and unable to </w:t>
      </w:r>
      <w:r w:rsidR="003F0018" w:rsidRPr="006843E1">
        <w:t>effectively scan their surroundings while pecking at or looking for food on the ground</w:t>
      </w:r>
      <w:r w:rsidR="004E6AC5" w:rsidRPr="006843E1">
        <w:t xml:space="preserve"> </w:t>
      </w:r>
      <w:r w:rsidR="3ABA6B7F" w:rsidRPr="006843E1">
        <w:t>(</w:t>
      </w:r>
      <w:r w:rsidR="00F72689" w:rsidRPr="00F72689">
        <w:rPr>
          <w:b/>
          <w:bCs/>
        </w:rPr>
        <w:fldChar w:fldCharType="begin"/>
      </w:r>
      <w:r w:rsidR="00F72689" w:rsidRPr="00F72689">
        <w:rPr>
          <w:b/>
          <w:bCs/>
        </w:rPr>
        <w:instrText xml:space="preserve"> REF _Ref151136928 \h </w:instrText>
      </w:r>
      <w:r w:rsidR="00F72689">
        <w:rPr>
          <w:b/>
          <w:bCs/>
        </w:rPr>
        <w:instrText xml:space="preserve"> \* MERGEFORMAT </w:instrText>
      </w:r>
      <w:r w:rsidR="00F72689" w:rsidRPr="00F72689">
        <w:rPr>
          <w:b/>
          <w:bCs/>
        </w:rPr>
      </w:r>
      <w:r w:rsidR="00F72689" w:rsidRPr="00F72689">
        <w:rPr>
          <w:b/>
          <w:bCs/>
        </w:rPr>
        <w:fldChar w:fldCharType="separate"/>
      </w:r>
      <w:r w:rsidR="00F72689" w:rsidRPr="00F72689">
        <w:rPr>
          <w:rStyle w:val="CaptionBChar"/>
          <w:rFonts w:eastAsia="Arial"/>
          <w:b w:val="0"/>
          <w:bCs w:val="0"/>
        </w:rPr>
        <w:t>Table S</w:t>
      </w:r>
      <w:r w:rsidR="00F72689" w:rsidRPr="00F72689">
        <w:rPr>
          <w:rStyle w:val="CaptionBChar"/>
          <w:rFonts w:eastAsia="Arial"/>
          <w:b w:val="0"/>
          <w:bCs w:val="0"/>
          <w:noProof/>
        </w:rPr>
        <w:t>2</w:t>
      </w:r>
      <w:r w:rsidR="00F72689" w:rsidRPr="00F72689">
        <w:rPr>
          <w:b/>
          <w:bCs/>
        </w:rPr>
        <w:fldChar w:fldCharType="end"/>
      </w:r>
      <w:r w:rsidR="235EC911" w:rsidRPr="006843E1">
        <w:t>)</w:t>
      </w:r>
      <w:r w:rsidR="004E6AC5" w:rsidRPr="006843E1">
        <w:t>.</w:t>
      </w:r>
      <w:r w:rsidR="00833A1F" w:rsidRPr="006843E1">
        <w:t xml:space="preserve"> </w:t>
      </w:r>
      <w:r w:rsidR="00A9672D" w:rsidRPr="006843E1">
        <w:t>We recorded the duration of bouts</w:t>
      </w:r>
      <w:r w:rsidR="00325226" w:rsidRPr="006843E1">
        <w:t xml:space="preserve"> of each behaviour longer than 0.01s.</w:t>
      </w:r>
      <w:r w:rsidR="00827E4B" w:rsidRPr="006843E1">
        <w:t xml:space="preserve"> </w:t>
      </w:r>
      <w:r w:rsidR="00A31764" w:rsidRPr="006843E1">
        <w:t>Movement behaviour was recorded, but s</w:t>
      </w:r>
      <w:r w:rsidR="00827E4B" w:rsidRPr="006843E1">
        <w:t xml:space="preserve">ince </w:t>
      </w:r>
      <w:r w:rsidR="0083379E" w:rsidRPr="006843E1">
        <w:t>not all bouts of movement were recorded in their entirety, “moving” behavio</w:t>
      </w:r>
      <w:r w:rsidR="007D03AB" w:rsidRPr="006843E1">
        <w:t>u</w:t>
      </w:r>
      <w:r w:rsidR="0083379E" w:rsidRPr="006843E1">
        <w:t>r was excluded from</w:t>
      </w:r>
      <w:r w:rsidR="00EA5778" w:rsidRPr="006843E1">
        <w:t xml:space="preserve"> these</w:t>
      </w:r>
      <w:r w:rsidR="0083379E" w:rsidRPr="006843E1">
        <w:t xml:space="preserve"> analyses. We </w:t>
      </w:r>
      <w:r w:rsidRPr="006843E1">
        <w:t xml:space="preserve">then </w:t>
      </w:r>
      <w:r w:rsidR="0083379E" w:rsidRPr="006843E1">
        <w:t>calculated the proportion of time spent performing each behavio</w:t>
      </w:r>
      <w:r w:rsidR="007D03AB" w:rsidRPr="006843E1">
        <w:t>u</w:t>
      </w:r>
      <w:r w:rsidR="0083379E" w:rsidRPr="006843E1">
        <w:t xml:space="preserve">r. </w:t>
      </w:r>
      <w:r w:rsidR="004C71A7" w:rsidRPr="006843E1">
        <w:t>An individual could have two observations if</w:t>
      </w:r>
      <w:r w:rsidR="001418CA" w:rsidRPr="006843E1">
        <w:t xml:space="preserve"> sentinel</w:t>
      </w:r>
      <w:r w:rsidR="004C71A7" w:rsidRPr="006843E1">
        <w:t xml:space="preserve"> presence changed, as bouts were </w:t>
      </w:r>
      <w:r w:rsidRPr="006843E1">
        <w:t>recorded separately for if a sentinel was present or not.</w:t>
      </w:r>
    </w:p>
    <w:p w14:paraId="0000000F" w14:textId="5EE31594" w:rsidR="001F6E05" w:rsidRPr="006843E1" w:rsidRDefault="001418CA" w:rsidP="00A24D3D">
      <w:pPr>
        <w:pStyle w:val="SectionText"/>
        <w:spacing w:line="480" w:lineRule="auto"/>
      </w:pPr>
      <w:r w:rsidRPr="006843E1">
        <w:t>We</w:t>
      </w:r>
      <w:r w:rsidR="00827E4B" w:rsidRPr="006843E1">
        <w:t xml:space="preserve"> also recorded the number of pecks (handling food with their beaks for the purpose of eating it) to quantify foraging effort. The peck rate (per min) was calculated for every individual by dividing the total number of pecks at food performed by the total duration of “foraging” behavio</w:t>
      </w:r>
      <w:r w:rsidR="003B628D" w:rsidRPr="006843E1">
        <w:t>u</w:t>
      </w:r>
      <w:r w:rsidR="00827E4B" w:rsidRPr="006843E1">
        <w:t xml:space="preserve">r. </w:t>
      </w:r>
      <w:r w:rsidR="00EF2BB4" w:rsidRPr="006843E1">
        <w:t>The peck rate of individuals that spent no time foraging could not be calculated and were therefore excluded from peck rate analysis.</w:t>
      </w:r>
    </w:p>
    <w:p w14:paraId="54542A5C" w14:textId="1C9D0B8A" w:rsidR="00E8348C" w:rsidRPr="006843E1" w:rsidRDefault="00E8348C" w:rsidP="00A24D3D">
      <w:pPr>
        <w:pStyle w:val="SectionSubtitle"/>
        <w:spacing w:line="480" w:lineRule="auto"/>
      </w:pPr>
      <w:bookmarkStart w:id="63" w:name="_Toc162204961"/>
      <w:bookmarkStart w:id="64" w:name="_Toc162208148"/>
      <w:r w:rsidRPr="006843E1">
        <w:t>Statistical Analysis</w:t>
      </w:r>
      <w:bookmarkEnd w:id="63"/>
      <w:bookmarkEnd w:id="64"/>
    </w:p>
    <w:p w14:paraId="458D3718" w14:textId="752B064E" w:rsidR="00D92C53" w:rsidRPr="006843E1" w:rsidRDefault="006E3052" w:rsidP="00A24D3D">
      <w:pPr>
        <w:pStyle w:val="SectionText"/>
        <w:spacing w:line="480" w:lineRule="auto"/>
      </w:pPr>
      <w:r w:rsidRPr="006843E1">
        <w:t>All statistical analys</w:t>
      </w:r>
      <w:r w:rsidR="00083606" w:rsidRPr="006843E1">
        <w:t>e</w:t>
      </w:r>
      <w:r w:rsidRPr="006843E1">
        <w:t>s w</w:t>
      </w:r>
      <w:r w:rsidR="00083606" w:rsidRPr="006843E1">
        <w:t>ere</w:t>
      </w:r>
      <w:r w:rsidRPr="006843E1">
        <w:t xml:space="preserve"> performed in the R environment (v.4.2.2; R Core Team 2022) </w:t>
      </w:r>
      <w:r w:rsidRPr="006843E1">
        <w:fldChar w:fldCharType="begin"/>
      </w:r>
      <w:r w:rsidR="002702D2">
        <w:instrText xml:space="preserve"> ADDIN ZOTERO_ITEM CSL_CITATION {"citationID":"SkUCfrPr","properties":{"formattedCitation":"[74]","plainCitation":"[74]","noteIndex":0},"citationItems":[{"id":772,"uris":["http://zotero.org/users/8430992/items/RLHZHFTZ"],"itemData":{"id":772,"type":"software","event-place":"Vienna, Austria","publisher":"R Foundation for Statistical Computing","publisher-place":"Vienna, Austria","title":"R: the R project for statistical computing","URL":"https://www.r-project.org/","version":"4.3.0","author":[{"family":"R Core Team","given":""}],"issued":{"date-parts":[["2022"]]}}}],"schema":"https://github.com/citation-style-language/schema/raw/master/csl-citation.json"} </w:instrText>
      </w:r>
      <w:r w:rsidRPr="006843E1">
        <w:fldChar w:fldCharType="separate"/>
      </w:r>
      <w:r w:rsidR="002702D2" w:rsidRPr="002702D2">
        <w:t>[74]</w:t>
      </w:r>
      <w:r w:rsidRPr="006843E1">
        <w:fldChar w:fldCharType="end"/>
      </w:r>
      <w:r w:rsidRPr="006843E1">
        <w:t>.</w:t>
      </w:r>
      <w:r w:rsidR="00D92C53" w:rsidRPr="006843E1">
        <w:t xml:space="preserve"> </w:t>
      </w:r>
      <w:r w:rsidR="0072580B" w:rsidRPr="006843E1">
        <w:t xml:space="preserve">We first ran </w:t>
      </w:r>
      <w:r w:rsidR="000072E2" w:rsidRPr="006843E1">
        <w:t xml:space="preserve">separate </w:t>
      </w:r>
      <w:r w:rsidR="0072580B" w:rsidRPr="006843E1">
        <w:t>chi-squared test</w:t>
      </w:r>
      <w:r w:rsidR="00626A87" w:rsidRPr="006843E1">
        <w:t>s</w:t>
      </w:r>
      <w:r w:rsidR="0072580B" w:rsidRPr="006843E1">
        <w:t xml:space="preserve"> to determine if the generalized environment, the group size, or the disturbance frequency affected the likelihood of </w:t>
      </w:r>
      <w:r w:rsidR="00B615AA" w:rsidRPr="006843E1">
        <w:t>sent</w:t>
      </w:r>
      <w:r w:rsidR="001418CA" w:rsidRPr="006843E1">
        <w:t>ine</w:t>
      </w:r>
      <w:r w:rsidR="00B615AA" w:rsidRPr="006843E1">
        <w:t xml:space="preserve">l </w:t>
      </w:r>
      <w:r w:rsidR="001418CA" w:rsidRPr="006843E1">
        <w:t>presence. To</w:t>
      </w:r>
      <w:r w:rsidR="002E5F6A" w:rsidRPr="006843E1">
        <w:t xml:space="preserve"> determine the effects of generalized environment and sentinel presence on </w:t>
      </w:r>
      <w:r w:rsidR="00D92C53" w:rsidRPr="006843E1">
        <w:t xml:space="preserve">the proportion of time allocated to </w:t>
      </w:r>
      <w:r w:rsidR="00D92C53" w:rsidRPr="006843E1">
        <w:lastRenderedPageBreak/>
        <w:t>each behavio</w:t>
      </w:r>
      <w:r w:rsidR="007347A5" w:rsidRPr="006843E1">
        <w:t>u</w:t>
      </w:r>
      <w:r w:rsidR="00D92C53" w:rsidRPr="006843E1">
        <w:t>r</w:t>
      </w:r>
      <w:r w:rsidR="00A31764" w:rsidRPr="006843E1">
        <w:t xml:space="preserve"> (alert or foraging)</w:t>
      </w:r>
      <w:r w:rsidR="002E5F6A" w:rsidRPr="006843E1">
        <w:t>, w</w:t>
      </w:r>
      <w:r w:rsidR="006304EE" w:rsidRPr="006843E1">
        <w:t xml:space="preserve">e </w:t>
      </w:r>
      <w:r w:rsidR="00F752BC" w:rsidRPr="006843E1">
        <w:t>used the “</w:t>
      </w:r>
      <w:proofErr w:type="spellStart"/>
      <w:r w:rsidR="00F752BC" w:rsidRPr="006843E1">
        <w:t>lm</w:t>
      </w:r>
      <w:proofErr w:type="spellEnd"/>
      <w:r w:rsidR="00F752BC" w:rsidRPr="006843E1">
        <w:t xml:space="preserve">” function in the R Stats package </w:t>
      </w:r>
      <w:r w:rsidR="00F752BC" w:rsidRPr="006843E1">
        <w:fldChar w:fldCharType="begin"/>
      </w:r>
      <w:r w:rsidR="002702D2">
        <w:instrText xml:space="preserve"> ADDIN ZOTERO_ITEM CSL_CITATION {"citationID":"OMoDUIQZ","properties":{"formattedCitation":"[74]","plainCitation":"[74]","noteIndex":0},"citationItems":[{"id":772,"uris":["http://zotero.org/users/8430992/items/RLHZHFTZ"],"itemData":{"id":772,"type":"software","event-place":"Vienna, Austria","publisher":"R Foundation for Statistical Computing","publisher-place":"Vienna, Austria","title":"R: the R project for statistical computing","URL":"https://www.r-project.org/","version":"4.3.0","author":[{"family":"R Core Team","given":""}],"issued":{"date-parts":[["2022"]]}}}],"schema":"https://github.com/citation-style-language/schema/raw/master/csl-citation.json"} </w:instrText>
      </w:r>
      <w:r w:rsidR="00F752BC" w:rsidRPr="006843E1">
        <w:fldChar w:fldCharType="separate"/>
      </w:r>
      <w:r w:rsidR="002702D2" w:rsidRPr="002702D2">
        <w:t>[74]</w:t>
      </w:r>
      <w:r w:rsidR="00F752BC" w:rsidRPr="006843E1">
        <w:fldChar w:fldCharType="end"/>
      </w:r>
      <w:r w:rsidR="00F752BC" w:rsidRPr="006843E1">
        <w:t xml:space="preserve"> to </w:t>
      </w:r>
      <w:r w:rsidR="006304EE" w:rsidRPr="006843E1">
        <w:t xml:space="preserve">fit a linear model using </w:t>
      </w:r>
      <w:r w:rsidR="00964C1D" w:rsidRPr="006843E1">
        <w:t>behavio</w:t>
      </w:r>
      <w:r w:rsidR="003B628D" w:rsidRPr="006843E1">
        <w:t>u</w:t>
      </w:r>
      <w:r w:rsidR="00964C1D" w:rsidRPr="006843E1">
        <w:t>r type, sentinel presence</w:t>
      </w:r>
      <w:r w:rsidR="00083606" w:rsidRPr="006843E1">
        <w:t>,</w:t>
      </w:r>
      <w:r w:rsidR="00964C1D" w:rsidRPr="006843E1">
        <w:t xml:space="preserve"> and generalized environment as </w:t>
      </w:r>
      <w:r w:rsidR="00EF2BB4" w:rsidRPr="006843E1">
        <w:t>predictors.</w:t>
      </w:r>
    </w:p>
    <w:p w14:paraId="7FFA3F97" w14:textId="1764A7E9" w:rsidR="00EF30A9" w:rsidRPr="006843E1" w:rsidRDefault="00DE18C5" w:rsidP="00A24D3D">
      <w:pPr>
        <w:pStyle w:val="SectionText"/>
        <w:spacing w:line="480" w:lineRule="auto"/>
      </w:pPr>
      <w:r w:rsidRPr="006843E1">
        <w:t xml:space="preserve">To determine </w:t>
      </w:r>
      <w:r w:rsidR="000C3A28" w:rsidRPr="006843E1">
        <w:t>the effects of generalized environment and the presence of a sentinel on the duration of bouts</w:t>
      </w:r>
      <w:r w:rsidR="00D433F5" w:rsidRPr="006843E1">
        <w:t xml:space="preserve"> of all behavio</w:t>
      </w:r>
      <w:r w:rsidR="003B628D" w:rsidRPr="006843E1">
        <w:t>u</w:t>
      </w:r>
      <w:r w:rsidR="00D433F5" w:rsidRPr="006843E1">
        <w:t>rs</w:t>
      </w:r>
      <w:r w:rsidR="000C3A28" w:rsidRPr="006843E1">
        <w:t xml:space="preserve">, </w:t>
      </w:r>
      <w:r w:rsidR="00877177" w:rsidRPr="006843E1">
        <w:t>we used the function “</w:t>
      </w:r>
      <w:proofErr w:type="spellStart"/>
      <w:r w:rsidR="00877177" w:rsidRPr="006843E1">
        <w:t>rlmer</w:t>
      </w:r>
      <w:proofErr w:type="spellEnd"/>
      <w:r w:rsidR="00877177" w:rsidRPr="006843E1">
        <w:t>” from the “</w:t>
      </w:r>
      <w:proofErr w:type="spellStart"/>
      <w:r w:rsidR="00877177" w:rsidRPr="006843E1">
        <w:t>robustlmm</w:t>
      </w:r>
      <w:proofErr w:type="spellEnd"/>
      <w:r w:rsidR="00877177" w:rsidRPr="006843E1">
        <w:t xml:space="preserve">” package </w:t>
      </w:r>
      <w:r w:rsidR="00877177" w:rsidRPr="006843E1">
        <w:fldChar w:fldCharType="begin"/>
      </w:r>
      <w:r w:rsidR="002702D2">
        <w:instrText xml:space="preserve"> ADDIN ZOTERO_ITEM CSL_CITATION {"citationID":"OYFFeQQU","properties":{"formattedCitation":"[75]","plainCitation":"[75]","noteIndex":0},"citationItems":[{"id":775,"uris":["http://zotero.org/users/8430992/items/YJD3X9EP"],"itemData":{"id":775,"type":"article-journal","abstract":"As any real-life data, data modeled by linear mixed-effects models often contain outliers or other contamination. Even little contamination can drive the classic estimates far away from what they would be without the contamination. At the same time, datasets that require mixed-effects modeling are often complex and large. This makes it difficult to spot contamination. Robust estimation methods aim to solve both problems: to provide estimates where contamination has only little influence and to detect and flag contamination. We introduce an R package, robustlmm, to robustly fit linear mixed-effects models. The package's functions and methods are designed to closely equal those offered by lme4, the R package that implements classic linear mixed-effects model estimation in R. The robust estimation method in robustlmm is based on the random effects contamination model and the central contamination model. Contamination can be detected at all levels of the data. The estimation method does not make any assumption on the data's grouping structure except that the model parameters are estimable. robustlmm supports hierarchical and non-hierarchical (e.g., crossed) grouping structures. The robustness of the estimates and their asymptotic efficiency is fully controlled through the function interface. Individual parts (e.g., fixed effects and variance components) can be tuned independently. In this tutorial, we show how to fit robust linear mixed-effects models using robustlmm, how to assess the model fit, how to detect outliers, and how to compare different fits.","container-title":"Journal of Statistical Software","DOI":"10.18637/jss.v075.i06","ISSN":"1548-7660","issue":"6","language":"en","license":"Copyright (c) 2016 Manuel Koller","page":"1-24","source":"www.jstatsoft.org","title":"Robustlmm: an R package for robust estimation of linear mixed-effects models","title-short":"Robustlmm","volume":"75","author":[{"family":"Koller","given":"Manuel"}],"issued":{"date-parts":[["2016",12,6]]}}}],"schema":"https://github.com/citation-style-language/schema/raw/master/csl-citation.json"} </w:instrText>
      </w:r>
      <w:r w:rsidR="00877177" w:rsidRPr="006843E1">
        <w:fldChar w:fldCharType="separate"/>
      </w:r>
      <w:r w:rsidR="002702D2" w:rsidRPr="002702D2">
        <w:t>[75]</w:t>
      </w:r>
      <w:r w:rsidR="00877177" w:rsidRPr="006843E1">
        <w:fldChar w:fldCharType="end"/>
      </w:r>
      <w:r w:rsidR="00877177" w:rsidRPr="006843E1">
        <w:t xml:space="preserve"> to fit </w:t>
      </w:r>
      <w:r w:rsidRPr="006843E1">
        <w:t xml:space="preserve">a robust linear mixed model </w:t>
      </w:r>
      <w:r w:rsidR="00EA6CF0" w:rsidRPr="006843E1">
        <w:t>to</w:t>
      </w:r>
      <w:r w:rsidRPr="006843E1">
        <w:t xml:space="preserve"> the log-transformed duration of bouts </w:t>
      </w:r>
      <w:r w:rsidR="00877177" w:rsidRPr="006843E1">
        <w:t>with</w:t>
      </w:r>
      <w:r w:rsidRPr="006843E1">
        <w:t xml:space="preserve"> behavio</w:t>
      </w:r>
      <w:r w:rsidR="003B628D" w:rsidRPr="006843E1">
        <w:t>u</w:t>
      </w:r>
      <w:r w:rsidRPr="006843E1">
        <w:t>r</w:t>
      </w:r>
      <w:r w:rsidR="00D433F5" w:rsidRPr="006843E1">
        <w:t xml:space="preserve"> type</w:t>
      </w:r>
      <w:r w:rsidRPr="006843E1">
        <w:t xml:space="preserve">, </w:t>
      </w:r>
      <w:r w:rsidR="00AB2961" w:rsidRPr="006843E1">
        <w:t>sentinel presence</w:t>
      </w:r>
      <w:r w:rsidRPr="006843E1">
        <w:t xml:space="preserve">, generalized environment, group size, </w:t>
      </w:r>
      <w:r w:rsidR="00AB2961" w:rsidRPr="006843E1">
        <w:t xml:space="preserve">and </w:t>
      </w:r>
      <w:r w:rsidRPr="006843E1">
        <w:t>bait presence</w:t>
      </w:r>
      <w:r w:rsidR="00A64649" w:rsidRPr="006843E1">
        <w:t xml:space="preserve"> as fixed factors, the</w:t>
      </w:r>
      <w:r w:rsidRPr="006843E1">
        <w:t xml:space="preserve"> disturbance frequency</w:t>
      </w:r>
      <w:r w:rsidR="00A64649" w:rsidRPr="006843E1">
        <w:t xml:space="preserve"> (</w:t>
      </w:r>
      <w:r w:rsidR="00EF2BB4" w:rsidRPr="006843E1">
        <w:t xml:space="preserve">number of disturbances </w:t>
      </w:r>
      <w:r w:rsidR="00A64649" w:rsidRPr="006843E1">
        <w:t>per min</w:t>
      </w:r>
      <w:r w:rsidR="00083606" w:rsidRPr="006843E1">
        <w:t>.</w:t>
      </w:r>
      <w:r w:rsidR="00A64649" w:rsidRPr="006843E1">
        <w:t>)</w:t>
      </w:r>
      <w:r w:rsidRPr="006843E1">
        <w:t xml:space="preserve"> as </w:t>
      </w:r>
      <w:r w:rsidR="00AB2961" w:rsidRPr="006843E1">
        <w:t xml:space="preserve">a </w:t>
      </w:r>
      <w:r w:rsidRPr="006843E1">
        <w:t xml:space="preserve">fixed effect and the individual ID as a random effect. </w:t>
      </w:r>
      <w:r w:rsidR="00D433F5" w:rsidRPr="006843E1">
        <w:t>We</w:t>
      </w:r>
      <w:r w:rsidR="000C3A28" w:rsidRPr="006843E1">
        <w:t xml:space="preserve"> </w:t>
      </w:r>
      <w:r w:rsidR="00877177" w:rsidRPr="006843E1">
        <w:t xml:space="preserve">then </w:t>
      </w:r>
      <w:r w:rsidR="00F32ADB" w:rsidRPr="006843E1">
        <w:t xml:space="preserve">fitted </w:t>
      </w:r>
      <w:r w:rsidR="000072E2" w:rsidRPr="006843E1">
        <w:t xml:space="preserve">post-hoc </w:t>
      </w:r>
      <w:r w:rsidR="00F32ADB" w:rsidRPr="006843E1">
        <w:t>robust</w:t>
      </w:r>
      <w:r w:rsidR="000C3A28" w:rsidRPr="006843E1">
        <w:t xml:space="preserve"> linear mixed models on each behavio</w:t>
      </w:r>
      <w:r w:rsidR="003B628D" w:rsidRPr="006843E1">
        <w:t>u</w:t>
      </w:r>
      <w:r w:rsidR="000C3A28" w:rsidRPr="006843E1">
        <w:t xml:space="preserve">r </w:t>
      </w:r>
      <w:r w:rsidR="00827E4B" w:rsidRPr="006843E1">
        <w:t xml:space="preserve">to </w:t>
      </w:r>
      <w:r w:rsidR="00B75B9B" w:rsidRPr="006843E1">
        <w:t xml:space="preserve">determine </w:t>
      </w:r>
      <w:r w:rsidR="002432DC" w:rsidRPr="006843E1">
        <w:t>the effects of sentinel presence and generalized environment on each behavio</w:t>
      </w:r>
      <w:r w:rsidR="007347A5" w:rsidRPr="006843E1">
        <w:t>u</w:t>
      </w:r>
      <w:r w:rsidR="002432DC" w:rsidRPr="006843E1">
        <w:t>r</w:t>
      </w:r>
      <w:r w:rsidR="00877177" w:rsidRPr="006843E1">
        <w:t>.</w:t>
      </w:r>
      <w:r w:rsidR="00AB2961" w:rsidRPr="006843E1">
        <w:t xml:space="preserve"> The duration of </w:t>
      </w:r>
      <w:r w:rsidR="000072E2" w:rsidRPr="006843E1">
        <w:t xml:space="preserve">behavioural </w:t>
      </w:r>
      <w:r w:rsidR="00AB2961" w:rsidRPr="006843E1">
        <w:t>bouts was log-transformed to normalize the distribution.</w:t>
      </w:r>
    </w:p>
    <w:p w14:paraId="6C55BDCD" w14:textId="5B0E3E93" w:rsidR="000F42DC" w:rsidRPr="006843E1" w:rsidRDefault="00EF30A9" w:rsidP="00A24D3D">
      <w:pPr>
        <w:pStyle w:val="SectionText"/>
        <w:spacing w:line="480" w:lineRule="auto"/>
      </w:pPr>
      <w:r w:rsidRPr="006843E1">
        <w:t xml:space="preserve">To determine the effects of sentinel presence and generalized environment on </w:t>
      </w:r>
      <w:r w:rsidR="001418CA" w:rsidRPr="006843E1">
        <w:t>peck</w:t>
      </w:r>
      <w:r w:rsidR="0072580B" w:rsidRPr="006843E1">
        <w:t xml:space="preserve"> </w:t>
      </w:r>
      <w:r w:rsidR="00722128" w:rsidRPr="006843E1">
        <w:t>rate</w:t>
      </w:r>
      <w:r w:rsidR="0072580B" w:rsidRPr="006843E1">
        <w:t xml:space="preserve">, </w:t>
      </w:r>
      <w:r w:rsidR="00AB2961" w:rsidRPr="006843E1">
        <w:t>we used the function “</w:t>
      </w:r>
      <w:proofErr w:type="spellStart"/>
      <w:r w:rsidR="00AB2961" w:rsidRPr="006843E1">
        <w:t>rlmer</w:t>
      </w:r>
      <w:proofErr w:type="spellEnd"/>
      <w:r w:rsidR="00AB2961" w:rsidRPr="006843E1">
        <w:t>” from the “</w:t>
      </w:r>
      <w:proofErr w:type="spellStart"/>
      <w:r w:rsidR="00AB2961" w:rsidRPr="006843E1">
        <w:t>robustlmm</w:t>
      </w:r>
      <w:proofErr w:type="spellEnd"/>
      <w:r w:rsidR="00AB2961" w:rsidRPr="006843E1">
        <w:t xml:space="preserve">” package </w:t>
      </w:r>
      <w:r w:rsidR="00AB2961" w:rsidRPr="006843E1">
        <w:fldChar w:fldCharType="begin"/>
      </w:r>
      <w:r w:rsidR="002702D2">
        <w:instrText xml:space="preserve"> ADDIN ZOTERO_ITEM CSL_CITATION {"citationID":"YoEbI6m4","properties":{"formattedCitation":"[75]","plainCitation":"[75]","noteIndex":0},"citationItems":[{"id":775,"uris":["http://zotero.org/users/8430992/items/YJD3X9EP"],"itemData":{"id":775,"type":"article-journal","abstract":"As any real-life data, data modeled by linear mixed-effects models often contain outliers or other contamination. Even little contamination can drive the classic estimates far away from what they would be without the contamination. At the same time, datasets that require mixed-effects modeling are often complex and large. This makes it difficult to spot contamination. Robust estimation methods aim to solve both problems: to provide estimates where contamination has only little influence and to detect and flag contamination. We introduce an R package, robustlmm, to robustly fit linear mixed-effects models. The package's functions and methods are designed to closely equal those offered by lme4, the R package that implements classic linear mixed-effects model estimation in R. The robust estimation method in robustlmm is based on the random effects contamination model and the central contamination model. Contamination can be detected at all levels of the data. The estimation method does not make any assumption on the data's grouping structure except that the model parameters are estimable. robustlmm supports hierarchical and non-hierarchical (e.g., crossed) grouping structures. The robustness of the estimates and their asymptotic efficiency is fully controlled through the function interface. Individual parts (e.g., fixed effects and variance components) can be tuned independently. In this tutorial, we show how to fit robust linear mixed-effects models using robustlmm, how to assess the model fit, how to detect outliers, and how to compare different fits.","container-title":"Journal of Statistical Software","DOI":"10.18637/jss.v075.i06","ISSN":"1548-7660","issue":"6","language":"en","license":"Copyright (c) 2016 Manuel Koller","page":"1-24","source":"www.jstatsoft.org","title":"Robustlmm: an R package for robust estimation of linear mixed-effects models","title-short":"Robustlmm","volume":"75","author":[{"family":"Koller","given":"Manuel"}],"issued":{"date-parts":[["2016",12,6]]}}}],"schema":"https://github.com/citation-style-language/schema/raw/master/csl-citation.json"} </w:instrText>
      </w:r>
      <w:r w:rsidR="00AB2961" w:rsidRPr="006843E1">
        <w:fldChar w:fldCharType="separate"/>
      </w:r>
      <w:r w:rsidR="002702D2" w:rsidRPr="002702D2">
        <w:t>[75]</w:t>
      </w:r>
      <w:r w:rsidR="00AB2961" w:rsidRPr="006843E1">
        <w:fldChar w:fldCharType="end"/>
      </w:r>
      <w:r w:rsidR="00AB2961" w:rsidRPr="006843E1">
        <w:t xml:space="preserve"> to fit a robust linear mixed model </w:t>
      </w:r>
      <w:r w:rsidR="00EA6CF0" w:rsidRPr="006843E1">
        <w:t>to</w:t>
      </w:r>
      <w:r w:rsidR="0072580B" w:rsidRPr="006843E1">
        <w:t xml:space="preserve"> the peck rate</w:t>
      </w:r>
      <w:r w:rsidR="00EA6CF0" w:rsidRPr="006843E1">
        <w:t xml:space="preserve"> of foragers</w:t>
      </w:r>
      <w:r w:rsidR="0072580B" w:rsidRPr="006843E1">
        <w:t xml:space="preserve"> </w:t>
      </w:r>
      <w:r w:rsidRPr="006843E1">
        <w:t>using sentinel</w:t>
      </w:r>
      <w:r w:rsidR="00AB2961" w:rsidRPr="006843E1">
        <w:t xml:space="preserve"> presence</w:t>
      </w:r>
      <w:r w:rsidRPr="006843E1">
        <w:t xml:space="preserve">, generalized environment, group size, </w:t>
      </w:r>
      <w:r w:rsidR="00E229F1" w:rsidRPr="006843E1">
        <w:t xml:space="preserve">and </w:t>
      </w:r>
      <w:r w:rsidRPr="006843E1">
        <w:t xml:space="preserve">bait presence as fixed </w:t>
      </w:r>
      <w:r w:rsidR="00B218DB" w:rsidRPr="006843E1">
        <w:t>factors</w:t>
      </w:r>
      <w:r w:rsidR="00E229F1" w:rsidRPr="006843E1">
        <w:t>, the disturbance frequency</w:t>
      </w:r>
      <w:r w:rsidR="00AB2961" w:rsidRPr="006843E1">
        <w:t xml:space="preserve"> (per min)</w:t>
      </w:r>
      <w:r w:rsidR="00E229F1" w:rsidRPr="006843E1">
        <w:t xml:space="preserve"> as a </w:t>
      </w:r>
      <w:r w:rsidR="00B218DB" w:rsidRPr="006843E1">
        <w:t>fixed effect</w:t>
      </w:r>
      <w:r w:rsidR="00E229F1" w:rsidRPr="006843E1">
        <w:t>,</w:t>
      </w:r>
      <w:r w:rsidRPr="006843E1">
        <w:t xml:space="preserve"> and the individual ID as a random effect.</w:t>
      </w:r>
    </w:p>
    <w:p w14:paraId="45BE6854" w14:textId="5B1ABC14" w:rsidR="00EF30A9" w:rsidRPr="006843E1" w:rsidRDefault="00045C40" w:rsidP="00A24D3D">
      <w:pPr>
        <w:pStyle w:val="SectionText"/>
        <w:spacing w:line="480" w:lineRule="auto"/>
      </w:pPr>
      <w:r w:rsidRPr="006843E1">
        <w:t>Finally, we counted the number of transitions from each behavio</w:t>
      </w:r>
      <w:r w:rsidR="003B628D" w:rsidRPr="006843E1">
        <w:t>u</w:t>
      </w:r>
      <w:r w:rsidRPr="006843E1">
        <w:t xml:space="preserve">r to determine the effects of sentinel presence and generalized environment on the frequency of each transition type. </w:t>
      </w:r>
      <w:r w:rsidR="00AB2961" w:rsidRPr="006843E1">
        <w:t>Using the “</w:t>
      </w:r>
      <w:proofErr w:type="spellStart"/>
      <w:r w:rsidR="00AB2961" w:rsidRPr="006843E1">
        <w:t>glmer</w:t>
      </w:r>
      <w:proofErr w:type="spellEnd"/>
      <w:r w:rsidR="00AB2961" w:rsidRPr="006843E1">
        <w:t xml:space="preserve">” function from the “lme4” package </w:t>
      </w:r>
      <w:r w:rsidR="00AB2961" w:rsidRPr="006843E1">
        <w:fldChar w:fldCharType="begin"/>
      </w:r>
      <w:r w:rsidR="002702D2">
        <w:instrText xml:space="preserve"> ADDIN ZOTERO_ITEM CSL_CITATION {"citationID":"oyxeSSXE","properties":{"formattedCitation":"[76]","plainCitation":"[76]","noteIndex":0},"citationItems":[{"id":1703,"uris":["http://zotero.org/users/8430992/items/VRQ4MT69"],"itemData":{"id":1703,"type":"article-journal","abstract":"Maximum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lmer.","container-title":"Journal of Statistical Software","DOI":"10.18637/jss.v067.i01","ISSN":"1548-7660","issue":"1","language":"en","license":"Copyright (c) 2015 Douglas Bates, Martin Mächler, Ben Bolker, Steve Walker","page":"1-48","source":"www.jstatsoft.org","title":"Fitting linear mixed-effects models using lme4","volume":"67","author":[{"family":"Bates","given":"Douglas"},{"family":"Mächler","given":"Martin"},{"family":"Bolker","given":"Ben"},{"family":"Walker","given":"Steve"}],"issued":{"date-parts":[["2015",10,7]]}}}],"schema":"https://github.com/citation-style-language/schema/raw/master/csl-citation.json"} </w:instrText>
      </w:r>
      <w:r w:rsidR="00AB2961" w:rsidRPr="006843E1">
        <w:fldChar w:fldCharType="separate"/>
      </w:r>
      <w:r w:rsidR="002702D2" w:rsidRPr="002702D2">
        <w:t>[76]</w:t>
      </w:r>
      <w:r w:rsidR="00AB2961" w:rsidRPr="006843E1">
        <w:fldChar w:fldCharType="end"/>
      </w:r>
      <w:r w:rsidR="00AB2961" w:rsidRPr="006843E1">
        <w:t>, w</w:t>
      </w:r>
      <w:r w:rsidR="0094780A" w:rsidRPr="006843E1">
        <w:t>e fit</w:t>
      </w:r>
      <w:r w:rsidR="00A64649" w:rsidRPr="006843E1">
        <w:t>ted</w:t>
      </w:r>
      <w:r w:rsidR="0094780A" w:rsidRPr="006843E1">
        <w:t xml:space="preserve"> a generalized linear mixed model using a Poisson distribution</w:t>
      </w:r>
      <w:r w:rsidR="00A64649" w:rsidRPr="006843E1">
        <w:t xml:space="preserve"> </w:t>
      </w:r>
      <w:r w:rsidR="00EA6CF0" w:rsidRPr="006843E1">
        <w:t>to</w:t>
      </w:r>
      <w:r w:rsidR="00A64649" w:rsidRPr="006843E1">
        <w:t xml:space="preserve"> the number of occurrences of each transition</w:t>
      </w:r>
      <w:r w:rsidR="0094780A" w:rsidRPr="006843E1">
        <w:t xml:space="preserve">. </w:t>
      </w:r>
      <w:r w:rsidRPr="006843E1">
        <w:t xml:space="preserve">Sentinel presence, generalized environment, and bait presence were fixed </w:t>
      </w:r>
      <w:r w:rsidR="00A64649" w:rsidRPr="006843E1">
        <w:t>factors</w:t>
      </w:r>
      <w:r w:rsidR="00616775" w:rsidRPr="006843E1">
        <w:t>,</w:t>
      </w:r>
      <w:r w:rsidR="00A64649" w:rsidRPr="006843E1">
        <w:t xml:space="preserve"> the disturbance frequency (per min) was used as a fixed effect,</w:t>
      </w:r>
      <w:r w:rsidRPr="006843E1">
        <w:t xml:space="preserve"> and the total number of transitions </w:t>
      </w:r>
      <w:r w:rsidR="00AB2961" w:rsidRPr="006843E1">
        <w:t xml:space="preserve">performed by the individual </w:t>
      </w:r>
      <w:r w:rsidRPr="006843E1">
        <w:t>was used as a random effect in the model.</w:t>
      </w:r>
      <w:r w:rsidR="00616775" w:rsidRPr="006843E1">
        <w:t xml:space="preserve"> </w:t>
      </w:r>
    </w:p>
    <w:p w14:paraId="6A7E1BBF" w14:textId="0A739CE2" w:rsidR="00A447E4" w:rsidRDefault="00E50596" w:rsidP="00A24D3D">
      <w:pPr>
        <w:pStyle w:val="SectionText"/>
        <w:spacing w:line="480" w:lineRule="auto"/>
      </w:pPr>
      <w:r w:rsidRPr="006843E1">
        <w:lastRenderedPageBreak/>
        <w:t xml:space="preserve">Post hoc estimated marginal means tests were performed </w:t>
      </w:r>
      <w:r w:rsidR="00590CB6" w:rsidRPr="006843E1">
        <w:t>as appropriate</w:t>
      </w:r>
      <w:r w:rsidRPr="006843E1">
        <w:t xml:space="preserve"> using the “</w:t>
      </w:r>
      <w:proofErr w:type="spellStart"/>
      <w:r w:rsidRPr="006843E1">
        <w:t>emmeans</w:t>
      </w:r>
      <w:proofErr w:type="spellEnd"/>
      <w:r w:rsidRPr="006843E1">
        <w:t>” function from the “</w:t>
      </w:r>
      <w:proofErr w:type="spellStart"/>
      <w:r w:rsidRPr="006843E1">
        <w:t>emmeans</w:t>
      </w:r>
      <w:proofErr w:type="spellEnd"/>
      <w:r w:rsidRPr="006843E1">
        <w:t xml:space="preserve">” package </w:t>
      </w:r>
      <w:r w:rsidRPr="006843E1">
        <w:fldChar w:fldCharType="begin"/>
      </w:r>
      <w:r w:rsidR="002702D2">
        <w:instrText xml:space="preserve"> ADDIN ZOTERO_ITEM CSL_CITATION {"citationID":"YgBNOkKp","properties":{"formattedCitation":"[77]","plainCitation":"[77]","noteIndex":0},"citationItems":[{"id":1705,"uris":["http://zotero.org/users/8430992/items/SF2IW2JJ"],"itemData":{"id":1705,"type":"software","title":"Emmeans: estimated marginal means, aka least-squares means","URL":"https://CRAN.R-project.org/package=emmeans","version":"1.8.6","author":[{"family":"Lenth","given":"Russell W."}],"issued":{"date-parts":[["2023"]]}}}],"schema":"https://github.com/citation-style-language/schema/raw/master/csl-citation.json"} </w:instrText>
      </w:r>
      <w:r w:rsidRPr="006843E1">
        <w:fldChar w:fldCharType="separate"/>
      </w:r>
      <w:r w:rsidR="002702D2" w:rsidRPr="002702D2">
        <w:t>[77]</w:t>
      </w:r>
      <w:r w:rsidRPr="006843E1">
        <w:fldChar w:fldCharType="end"/>
      </w:r>
      <w:r w:rsidRPr="006843E1">
        <w:t>.</w:t>
      </w:r>
      <w:r w:rsidR="00590CB6" w:rsidRPr="006843E1">
        <w:t xml:space="preserve"> P-values were corrected using the “</w:t>
      </w:r>
      <w:proofErr w:type="spellStart"/>
      <w:r w:rsidR="00590CB6" w:rsidRPr="006843E1">
        <w:t>fdr</w:t>
      </w:r>
      <w:proofErr w:type="spellEnd"/>
      <w:r w:rsidR="00590CB6" w:rsidRPr="006843E1">
        <w:t>” method, and the results were averaged over the unused categorical factors.</w:t>
      </w:r>
    </w:p>
    <w:p w14:paraId="6F9F6993" w14:textId="75FC48B4" w:rsidR="00964C1D" w:rsidRPr="006843E1" w:rsidRDefault="00964C1D" w:rsidP="00A24D3D">
      <w:pPr>
        <w:pStyle w:val="SectionTitle"/>
        <w:spacing w:line="480" w:lineRule="auto"/>
      </w:pPr>
      <w:bookmarkStart w:id="65" w:name="_Toc162204962"/>
      <w:bookmarkStart w:id="66" w:name="_Toc162208149"/>
      <w:r w:rsidRPr="006843E1">
        <w:t>R</w:t>
      </w:r>
      <w:r w:rsidR="004F7F19" w:rsidRPr="006843E1">
        <w:t>esults</w:t>
      </w:r>
      <w:bookmarkEnd w:id="65"/>
      <w:bookmarkEnd w:id="66"/>
    </w:p>
    <w:p w14:paraId="5C11BF96" w14:textId="0B05A9A3" w:rsidR="0091432B" w:rsidRPr="006843E1" w:rsidRDefault="0091432B" w:rsidP="00A24D3D">
      <w:pPr>
        <w:pStyle w:val="SectionSubtitle"/>
        <w:spacing w:line="480" w:lineRule="auto"/>
      </w:pPr>
      <w:bookmarkStart w:id="67" w:name="_Toc162204963"/>
      <w:bookmarkStart w:id="68" w:name="_Toc162208150"/>
      <w:r w:rsidRPr="006843E1">
        <w:t xml:space="preserve">Sentinel </w:t>
      </w:r>
      <w:proofErr w:type="gramStart"/>
      <w:r w:rsidRPr="006843E1">
        <w:t>presence</w:t>
      </w:r>
      <w:bookmarkEnd w:id="67"/>
      <w:bookmarkEnd w:id="68"/>
      <w:proofErr w:type="gramEnd"/>
    </w:p>
    <w:p w14:paraId="04AB5FC9" w14:textId="62961A34" w:rsidR="0091432B" w:rsidRPr="00F72689" w:rsidRDefault="00A31764" w:rsidP="00A24D3D">
      <w:pPr>
        <w:pStyle w:val="SectionText"/>
        <w:spacing w:line="480" w:lineRule="auto"/>
      </w:pPr>
      <w:r w:rsidRPr="006843E1">
        <w:t xml:space="preserve">In </w:t>
      </w:r>
      <w:r w:rsidR="007A775A" w:rsidRPr="006843E1">
        <w:t>summer 2022, we recorded 2</w:t>
      </w:r>
      <w:r w:rsidR="001418CA" w:rsidRPr="006843E1">
        <w:t>3</w:t>
      </w:r>
      <w:r w:rsidR="007A775A" w:rsidRPr="006843E1">
        <w:t xml:space="preserve"> videos of crows </w:t>
      </w:r>
      <w:r w:rsidR="007A775A" w:rsidRPr="00F72689">
        <w:t>foraging</w:t>
      </w:r>
      <w:r w:rsidR="00971FAB" w:rsidRPr="00F72689">
        <w:t xml:space="preserve"> and made</w:t>
      </w:r>
      <w:r w:rsidR="004C71A7" w:rsidRPr="00F72689">
        <w:t xml:space="preserve"> 13</w:t>
      </w:r>
      <w:r w:rsidR="007A775A" w:rsidRPr="00F72689">
        <w:t xml:space="preserve"> </w:t>
      </w:r>
      <w:r w:rsidR="00971FAB" w:rsidRPr="00F72689">
        <w:t xml:space="preserve">observations </w:t>
      </w:r>
      <w:r w:rsidR="007A775A" w:rsidRPr="00F72689">
        <w:t xml:space="preserve">in commercial and </w:t>
      </w:r>
      <w:r w:rsidR="004C71A7" w:rsidRPr="00F72689">
        <w:t xml:space="preserve">20 </w:t>
      </w:r>
      <w:r w:rsidR="00971FAB" w:rsidRPr="00F72689">
        <w:t xml:space="preserve">observations </w:t>
      </w:r>
      <w:r w:rsidR="004C71A7" w:rsidRPr="00F72689">
        <w:t xml:space="preserve">in </w:t>
      </w:r>
      <w:r w:rsidR="007A775A" w:rsidRPr="00F72689">
        <w:t>green area</w:t>
      </w:r>
      <w:r w:rsidRPr="00F72689">
        <w:t>s</w:t>
      </w:r>
      <w:r w:rsidR="007A775A" w:rsidRPr="00F72689">
        <w:t xml:space="preserve">. </w:t>
      </w:r>
      <w:r w:rsidR="00971FAB" w:rsidRPr="00F72689">
        <w:t xml:space="preserve">Since </w:t>
      </w:r>
      <w:r w:rsidR="001418CA" w:rsidRPr="00F72689">
        <w:t xml:space="preserve">sentinel presence </w:t>
      </w:r>
      <w:r w:rsidR="00971FAB" w:rsidRPr="00F72689">
        <w:t>changed in 8 videos, we made 19 observations with a sentinel present and 14 observations without a sentinel for a total of 33 observations.</w:t>
      </w:r>
      <w:r w:rsidR="004C71A7" w:rsidRPr="00F72689">
        <w:t xml:space="preserve"> </w:t>
      </w:r>
      <w:r w:rsidR="000072E2" w:rsidRPr="00F72689">
        <w:t>The</w:t>
      </w:r>
      <w:r w:rsidR="0091432B" w:rsidRPr="00F72689">
        <w:t xml:space="preserve"> generalized environment (χ</w:t>
      </w:r>
      <w:r w:rsidR="0091432B" w:rsidRPr="00F72689">
        <w:rPr>
          <w:vertAlign w:val="superscript"/>
        </w:rPr>
        <w:t>2</w:t>
      </w:r>
      <w:r w:rsidR="0091432B" w:rsidRPr="00F72689">
        <w:t xml:space="preserve"> = 0.122, </w:t>
      </w:r>
      <w:proofErr w:type="spellStart"/>
      <w:r w:rsidR="0091432B" w:rsidRPr="00F72689">
        <w:t>df</w:t>
      </w:r>
      <w:proofErr w:type="spellEnd"/>
      <w:r w:rsidR="0091432B" w:rsidRPr="00F72689">
        <w:t xml:space="preserve"> = 1, p = 0.727</w:t>
      </w:r>
      <w:r w:rsidR="00A664AC" w:rsidRPr="00F72689">
        <w:t xml:space="preserve">; </w:t>
      </w:r>
      <w:r w:rsidR="00F72689" w:rsidRPr="00F72689">
        <w:rPr>
          <w:b/>
          <w:bCs/>
        </w:rPr>
        <w:fldChar w:fldCharType="begin"/>
      </w:r>
      <w:r w:rsidR="00F72689" w:rsidRPr="00F72689">
        <w:rPr>
          <w:b/>
          <w:bCs/>
        </w:rPr>
        <w:instrText xml:space="preserve"> REF _Ref162210085 \h  \* MERGEFORMAT </w:instrText>
      </w:r>
      <w:r w:rsidR="00F72689" w:rsidRPr="00F72689">
        <w:rPr>
          <w:b/>
          <w:bCs/>
        </w:rPr>
      </w:r>
      <w:r w:rsidR="00F72689" w:rsidRPr="00F72689">
        <w:rPr>
          <w:b/>
          <w:bCs/>
        </w:rPr>
        <w:fldChar w:fldCharType="separate"/>
      </w:r>
      <w:r w:rsidR="00F72689" w:rsidRPr="00F72689">
        <w:rPr>
          <w:rStyle w:val="CaptionBChar"/>
          <w:rFonts w:eastAsia="Arial"/>
          <w:b w:val="0"/>
          <w:bCs w:val="0"/>
        </w:rPr>
        <w:t>Figure S2</w:t>
      </w:r>
      <w:r w:rsidR="00F72689" w:rsidRPr="00F72689">
        <w:rPr>
          <w:b/>
          <w:bCs/>
        </w:rPr>
        <w:fldChar w:fldCharType="end"/>
      </w:r>
      <w:r w:rsidR="0091432B" w:rsidRPr="00F72689">
        <w:t>), group size (χ</w:t>
      </w:r>
      <w:r w:rsidR="0091432B" w:rsidRPr="00F72689">
        <w:rPr>
          <w:vertAlign w:val="superscript"/>
        </w:rPr>
        <w:t>2</w:t>
      </w:r>
      <w:r w:rsidR="0091432B" w:rsidRPr="00F72689">
        <w:t xml:space="preserve"> = 0.248, </w:t>
      </w:r>
      <w:proofErr w:type="spellStart"/>
      <w:r w:rsidR="0091432B" w:rsidRPr="00F72689">
        <w:t>df</w:t>
      </w:r>
      <w:proofErr w:type="spellEnd"/>
      <w:r w:rsidR="0091432B" w:rsidRPr="00F72689">
        <w:t xml:space="preserve"> = 1, p = 0.618</w:t>
      </w:r>
      <w:r w:rsidR="00DB0423" w:rsidRPr="00F72689">
        <w:t xml:space="preserve">; </w:t>
      </w:r>
      <w:r w:rsidR="00F72689" w:rsidRPr="00F72689">
        <w:rPr>
          <w:b/>
          <w:bCs/>
        </w:rPr>
        <w:fldChar w:fldCharType="begin"/>
      </w:r>
      <w:r w:rsidR="00F72689" w:rsidRPr="00F72689">
        <w:rPr>
          <w:b/>
          <w:bCs/>
        </w:rPr>
        <w:instrText xml:space="preserve"> REF _Ref151137328 \h  \* MERGEFORMAT </w:instrText>
      </w:r>
      <w:r w:rsidR="00F72689" w:rsidRPr="00F72689">
        <w:rPr>
          <w:b/>
          <w:bCs/>
        </w:rPr>
      </w:r>
      <w:r w:rsidR="00F72689" w:rsidRPr="00F72689">
        <w:rPr>
          <w:b/>
          <w:bCs/>
        </w:rPr>
        <w:fldChar w:fldCharType="separate"/>
      </w:r>
      <w:r w:rsidR="00F72689" w:rsidRPr="00F72689">
        <w:rPr>
          <w:rStyle w:val="CaptionBChar"/>
          <w:rFonts w:eastAsia="Arial"/>
          <w:b w:val="0"/>
          <w:bCs w:val="0"/>
        </w:rPr>
        <w:t>Figure S3</w:t>
      </w:r>
      <w:r w:rsidR="00F72689" w:rsidRPr="00F72689">
        <w:rPr>
          <w:b/>
          <w:bCs/>
        </w:rPr>
        <w:fldChar w:fldCharType="end"/>
      </w:r>
      <w:r w:rsidR="0091432B" w:rsidRPr="00F72689">
        <w:t xml:space="preserve">), </w:t>
      </w:r>
      <w:r w:rsidR="000072E2" w:rsidRPr="00F72689">
        <w:t>and</w:t>
      </w:r>
      <w:r w:rsidR="0091432B" w:rsidRPr="00F72689">
        <w:t xml:space="preserve"> the disturbance frequency (χ</w:t>
      </w:r>
      <w:r w:rsidR="0091432B" w:rsidRPr="00F72689">
        <w:rPr>
          <w:vertAlign w:val="superscript"/>
        </w:rPr>
        <w:t>2</w:t>
      </w:r>
      <w:r w:rsidR="0091432B" w:rsidRPr="00F72689">
        <w:t xml:space="preserve"> = 2.03</w:t>
      </w:r>
      <w:r w:rsidR="00626A87" w:rsidRPr="00F72689">
        <w:t>3</w:t>
      </w:r>
      <w:r w:rsidR="0091432B" w:rsidRPr="00F72689">
        <w:t xml:space="preserve">, </w:t>
      </w:r>
      <w:proofErr w:type="spellStart"/>
      <w:r w:rsidR="0091432B" w:rsidRPr="00F72689">
        <w:t>df</w:t>
      </w:r>
      <w:proofErr w:type="spellEnd"/>
      <w:r w:rsidR="0091432B" w:rsidRPr="00F72689">
        <w:t xml:space="preserve"> = 2, p = 0.362</w:t>
      </w:r>
      <w:r w:rsidR="00A664AC" w:rsidRPr="00F72689">
        <w:t xml:space="preserve">; </w:t>
      </w:r>
      <w:r w:rsidR="00F72689" w:rsidRPr="00F72689">
        <w:rPr>
          <w:b/>
          <w:bCs/>
        </w:rPr>
        <w:fldChar w:fldCharType="begin"/>
      </w:r>
      <w:r w:rsidR="00F72689" w:rsidRPr="00F72689">
        <w:rPr>
          <w:b/>
          <w:bCs/>
        </w:rPr>
        <w:instrText xml:space="preserve"> REF _Ref151137328 \h  \* MERGEFORMAT </w:instrText>
      </w:r>
      <w:r w:rsidR="00F72689" w:rsidRPr="00F72689">
        <w:rPr>
          <w:b/>
          <w:bCs/>
        </w:rPr>
      </w:r>
      <w:r w:rsidR="00F72689" w:rsidRPr="00F72689">
        <w:rPr>
          <w:b/>
          <w:bCs/>
        </w:rPr>
        <w:fldChar w:fldCharType="separate"/>
      </w:r>
      <w:r w:rsidR="00F72689" w:rsidRPr="00F72689">
        <w:rPr>
          <w:rStyle w:val="CaptionBChar"/>
          <w:rFonts w:eastAsia="Arial"/>
          <w:b w:val="0"/>
          <w:bCs w:val="0"/>
        </w:rPr>
        <w:t>Figure S3</w:t>
      </w:r>
      <w:r w:rsidR="00F72689" w:rsidRPr="00F72689">
        <w:rPr>
          <w:b/>
          <w:bCs/>
        </w:rPr>
        <w:fldChar w:fldCharType="end"/>
      </w:r>
      <w:r w:rsidR="0091432B" w:rsidRPr="00F72689">
        <w:t xml:space="preserve">) </w:t>
      </w:r>
      <w:r w:rsidR="000072E2" w:rsidRPr="00F72689">
        <w:t xml:space="preserve">did not </w:t>
      </w:r>
      <w:r w:rsidR="0091432B" w:rsidRPr="00F72689">
        <w:t>significantly affect</w:t>
      </w:r>
      <w:r w:rsidRPr="00F72689">
        <w:t xml:space="preserve"> if</w:t>
      </w:r>
      <w:r w:rsidR="0091432B" w:rsidRPr="00F72689">
        <w:t xml:space="preserve"> </w:t>
      </w:r>
      <w:r w:rsidRPr="00F72689">
        <w:t xml:space="preserve">a </w:t>
      </w:r>
      <w:r w:rsidR="000072E2" w:rsidRPr="00F72689">
        <w:t xml:space="preserve">sentinel </w:t>
      </w:r>
      <w:r w:rsidRPr="00F72689">
        <w:t>was present or not</w:t>
      </w:r>
      <w:r w:rsidR="000072E2" w:rsidRPr="00F72689">
        <w:t xml:space="preserve"> in our observations.</w:t>
      </w:r>
    </w:p>
    <w:p w14:paraId="6B12A3F7" w14:textId="2117E653" w:rsidR="00E50596" w:rsidRPr="006843E1" w:rsidRDefault="00F770C9" w:rsidP="00A24D3D">
      <w:pPr>
        <w:pStyle w:val="SectionSubtitle"/>
        <w:spacing w:line="480" w:lineRule="auto"/>
      </w:pPr>
      <w:bookmarkStart w:id="69" w:name="_Toc162204964"/>
      <w:bookmarkStart w:id="70" w:name="_Toc162208151"/>
      <w:r w:rsidRPr="006843E1">
        <w:t xml:space="preserve">Proportion of time allocated to each </w:t>
      </w:r>
      <w:proofErr w:type="gramStart"/>
      <w:r w:rsidRPr="006843E1">
        <w:t>behaviour</w:t>
      </w:r>
      <w:bookmarkEnd w:id="69"/>
      <w:bookmarkEnd w:id="70"/>
      <w:proofErr w:type="gramEnd"/>
    </w:p>
    <w:p w14:paraId="34185C7E" w14:textId="5DD7450A" w:rsidR="000C3A28" w:rsidRPr="006843E1" w:rsidRDefault="00B06502" w:rsidP="00A24D3D">
      <w:pPr>
        <w:pStyle w:val="SectionText"/>
        <w:spacing w:line="480" w:lineRule="auto"/>
      </w:pPr>
      <w:r w:rsidRPr="006843E1">
        <w:t xml:space="preserve">We </w:t>
      </w:r>
      <w:r w:rsidR="00971FAB" w:rsidRPr="006843E1">
        <w:t>recorded</w:t>
      </w:r>
      <w:r w:rsidRPr="006843E1">
        <w:t xml:space="preserve"> 64 </w:t>
      </w:r>
      <w:r w:rsidR="00971FAB" w:rsidRPr="006843E1">
        <w:t>individuals</w:t>
      </w:r>
      <w:r w:rsidRPr="006843E1">
        <w:t xml:space="preserve"> across 2</w:t>
      </w:r>
      <w:r w:rsidR="00261274" w:rsidRPr="006843E1">
        <w:t>3</w:t>
      </w:r>
      <w:r w:rsidRPr="006843E1">
        <w:t xml:space="preserve"> videos. </w:t>
      </w:r>
      <w:r w:rsidR="00971FAB" w:rsidRPr="006843E1">
        <w:t>Since 17 individuals were recorded in both the presence and absence of a sentinel,</w:t>
      </w:r>
      <w:r w:rsidR="00F770C9" w:rsidRPr="006843E1">
        <w:t xml:space="preserve"> we calculated the proportion of time allocated to each behaviour for</w:t>
      </w:r>
      <w:r w:rsidR="00971FAB" w:rsidRPr="006843E1">
        <w:t xml:space="preserve"> </w:t>
      </w:r>
      <w:r w:rsidR="006E3052" w:rsidRPr="006843E1">
        <w:t>81 observations</w:t>
      </w:r>
      <w:r w:rsidR="00F770C9" w:rsidRPr="006843E1">
        <w:t>.</w:t>
      </w:r>
      <w:r w:rsidR="006E3052" w:rsidRPr="006843E1">
        <w:t xml:space="preserve"> </w:t>
      </w:r>
      <w:r w:rsidR="00964C1D" w:rsidRPr="006843E1">
        <w:t>Crows allocate</w:t>
      </w:r>
      <w:r w:rsidR="00F35BBA" w:rsidRPr="006843E1">
        <w:t>d</w:t>
      </w:r>
      <w:r w:rsidR="00964C1D" w:rsidRPr="006843E1">
        <w:t xml:space="preserve"> similar</w:t>
      </w:r>
      <w:r w:rsidR="00F35BBA" w:rsidRPr="006843E1">
        <w:t xml:space="preserve"> proportions of</w:t>
      </w:r>
      <w:r w:rsidR="00964C1D" w:rsidRPr="006843E1">
        <w:t xml:space="preserve"> time to foraging and vigilance (</w:t>
      </w:r>
      <m:oMath>
        <m:acc>
          <m:accPr>
            <m:ctrlPr>
              <w:rPr>
                <w:rFonts w:ascii="Cambria Math" w:hAnsi="Cambria Math"/>
                <w:i/>
              </w:rPr>
            </m:ctrlPr>
          </m:accPr>
          <m:e>
            <m:r>
              <w:rPr>
                <w:rFonts w:ascii="Cambria Math" w:hAnsi="Cambria Math"/>
              </w:rPr>
              <m:t>β</m:t>
            </m:r>
          </m:e>
        </m:acc>
      </m:oMath>
      <w:r w:rsidR="00021256" w:rsidRPr="006843E1">
        <w:t xml:space="preserve"> </w:t>
      </w:r>
      <w:r w:rsidR="00964C1D" w:rsidRPr="006843E1">
        <w:t>= 0.026, SE = 0.02</w:t>
      </w:r>
      <w:r w:rsidR="00DA098F" w:rsidRPr="006843E1">
        <w:t>3</w:t>
      </w:r>
      <w:r w:rsidR="00964C1D" w:rsidRPr="006843E1">
        <w:t xml:space="preserve">, </w:t>
      </w:r>
      <w:r w:rsidR="008E1015" w:rsidRPr="006843E1">
        <w:t>t</w:t>
      </w:r>
      <w:r w:rsidR="00964C1D" w:rsidRPr="006843E1">
        <w:t xml:space="preserve"> =</w:t>
      </w:r>
      <w:r w:rsidR="00021256" w:rsidRPr="006843E1">
        <w:t xml:space="preserve"> </w:t>
      </w:r>
      <w:r w:rsidR="00964C1D" w:rsidRPr="006843E1">
        <w:t>1.16</w:t>
      </w:r>
      <w:r w:rsidR="00626A87" w:rsidRPr="006843E1">
        <w:t>0</w:t>
      </w:r>
      <w:r w:rsidR="00964C1D" w:rsidRPr="006843E1">
        <w:t>, p = 0.248</w:t>
      </w:r>
      <w:r w:rsidR="00A664AC" w:rsidRPr="006843E1">
        <w:t>;</w:t>
      </w:r>
      <w:r w:rsidR="00E12428" w:rsidRPr="006843E1">
        <w:t xml:space="preserve"> </w:t>
      </w:r>
      <w:r w:rsidR="00F72689">
        <w:fldChar w:fldCharType="begin"/>
      </w:r>
      <w:r w:rsidR="00F72689">
        <w:instrText xml:space="preserve"> REF _Ref151137384 \h </w:instrText>
      </w:r>
      <w:r w:rsidR="00F72689">
        <w:fldChar w:fldCharType="separate"/>
      </w:r>
      <w:r w:rsidR="00F72689" w:rsidRPr="006843E1">
        <w:t xml:space="preserve">Figure </w:t>
      </w:r>
      <w:r w:rsidR="00F72689">
        <w:rPr>
          <w:noProof/>
        </w:rPr>
        <w:t>3</w:t>
      </w:r>
      <w:r w:rsidR="00F72689">
        <w:fldChar w:fldCharType="end"/>
      </w:r>
      <w:r w:rsidR="00E33B5A" w:rsidRPr="006843E1">
        <w:t xml:space="preserve">, </w:t>
      </w:r>
      <w:r w:rsidR="00F72689">
        <w:fldChar w:fldCharType="begin"/>
      </w:r>
      <w:r w:rsidR="00F72689">
        <w:instrText xml:space="preserve"> REF _Ref162210184 \h </w:instrText>
      </w:r>
      <w:r w:rsidR="00F72689">
        <w:fldChar w:fldCharType="separate"/>
      </w:r>
      <w:r w:rsidR="00F72689" w:rsidRPr="006843E1">
        <w:t xml:space="preserve">Table </w:t>
      </w:r>
      <w:r w:rsidR="00F72689">
        <w:rPr>
          <w:noProof/>
        </w:rPr>
        <w:t>4</w:t>
      </w:r>
      <w:r w:rsidR="00F72689">
        <w:fldChar w:fldCharType="end"/>
      </w:r>
      <w:r w:rsidR="00964C1D" w:rsidRPr="006843E1">
        <w:t>), and neither the</w:t>
      </w:r>
      <w:r w:rsidR="00021256" w:rsidRPr="006843E1">
        <w:t xml:space="preserve"> </w:t>
      </w:r>
      <w:r w:rsidR="00964C1D" w:rsidRPr="006843E1">
        <w:t>presence of a sentinel (</w:t>
      </w:r>
      <m:oMath>
        <m:acc>
          <m:accPr>
            <m:ctrlPr>
              <w:rPr>
                <w:rFonts w:ascii="Cambria Math" w:hAnsi="Cambria Math"/>
                <w:i/>
              </w:rPr>
            </m:ctrlPr>
          </m:accPr>
          <m:e>
            <m:r>
              <w:rPr>
                <w:rFonts w:ascii="Cambria Math" w:hAnsi="Cambria Math"/>
              </w:rPr>
              <m:t>β</m:t>
            </m:r>
          </m:e>
        </m:acc>
      </m:oMath>
      <w:r w:rsidR="00964C1D" w:rsidRPr="006843E1">
        <w:t xml:space="preserve"> = -0.03</w:t>
      </w:r>
      <w:r w:rsidR="00626A87" w:rsidRPr="006843E1">
        <w:t>4</w:t>
      </w:r>
      <w:r w:rsidR="00964C1D" w:rsidRPr="006843E1">
        <w:t xml:space="preserve">, SE = 0.023, </w:t>
      </w:r>
      <w:r w:rsidR="008E1015" w:rsidRPr="006843E1">
        <w:t>t</w:t>
      </w:r>
      <w:r w:rsidR="00964C1D" w:rsidRPr="006843E1">
        <w:t xml:space="preserve"> =</w:t>
      </w:r>
      <w:r w:rsidR="00021256" w:rsidRPr="006843E1">
        <w:t xml:space="preserve"> </w:t>
      </w:r>
      <w:r w:rsidR="00964C1D" w:rsidRPr="006843E1">
        <w:t>-1.431, p = 0.154</w:t>
      </w:r>
      <w:r w:rsidR="00A664AC" w:rsidRPr="006843E1">
        <w:t>;</w:t>
      </w:r>
      <w:r w:rsidR="00E12428" w:rsidRPr="006843E1">
        <w:t xml:space="preserve"> </w:t>
      </w:r>
      <w:r w:rsidR="00F72689">
        <w:fldChar w:fldCharType="begin"/>
      </w:r>
      <w:r w:rsidR="00F72689">
        <w:instrText xml:space="preserve"> REF _Ref151137384 \h </w:instrText>
      </w:r>
      <w:r w:rsidR="00F72689">
        <w:fldChar w:fldCharType="separate"/>
      </w:r>
      <w:r w:rsidR="00F72689" w:rsidRPr="006843E1">
        <w:t xml:space="preserve">Figure </w:t>
      </w:r>
      <w:r w:rsidR="00F72689">
        <w:rPr>
          <w:noProof/>
        </w:rPr>
        <w:t>3</w:t>
      </w:r>
      <w:r w:rsidR="00F72689">
        <w:fldChar w:fldCharType="end"/>
      </w:r>
      <w:r w:rsidR="00E33B5A" w:rsidRPr="006843E1">
        <w:t xml:space="preserve">, </w:t>
      </w:r>
      <w:r w:rsidR="00F72689">
        <w:fldChar w:fldCharType="begin"/>
      </w:r>
      <w:r w:rsidR="00F72689">
        <w:instrText xml:space="preserve"> REF _Ref162210184 \h </w:instrText>
      </w:r>
      <w:r w:rsidR="00F72689">
        <w:fldChar w:fldCharType="separate"/>
      </w:r>
      <w:r w:rsidR="00F72689" w:rsidRPr="006843E1">
        <w:t xml:space="preserve">Table </w:t>
      </w:r>
      <w:r w:rsidR="00F72689">
        <w:rPr>
          <w:noProof/>
        </w:rPr>
        <w:t>4</w:t>
      </w:r>
      <w:r w:rsidR="00F72689">
        <w:fldChar w:fldCharType="end"/>
      </w:r>
      <w:r w:rsidR="00964C1D" w:rsidRPr="006843E1">
        <w:t>) or the generalized environment (</w:t>
      </w:r>
      <m:oMath>
        <m:acc>
          <m:accPr>
            <m:ctrlPr>
              <w:rPr>
                <w:rFonts w:ascii="Cambria Math" w:hAnsi="Cambria Math"/>
                <w:i/>
              </w:rPr>
            </m:ctrlPr>
          </m:accPr>
          <m:e>
            <m:r>
              <w:rPr>
                <w:rFonts w:ascii="Cambria Math" w:hAnsi="Cambria Math"/>
              </w:rPr>
              <m:t>β</m:t>
            </m:r>
          </m:e>
        </m:acc>
      </m:oMath>
      <w:r w:rsidR="00964C1D" w:rsidRPr="006843E1">
        <w:t xml:space="preserve"> = 0.03</w:t>
      </w:r>
      <w:r w:rsidR="00626A87" w:rsidRPr="006843E1">
        <w:t>4</w:t>
      </w:r>
      <w:r w:rsidR="00964C1D" w:rsidRPr="006843E1">
        <w:t>,</w:t>
      </w:r>
      <w:r w:rsidR="00021256" w:rsidRPr="006843E1">
        <w:t xml:space="preserve"> </w:t>
      </w:r>
      <w:r w:rsidR="00964C1D" w:rsidRPr="006843E1">
        <w:t xml:space="preserve">SE = 0.023, </w:t>
      </w:r>
      <w:r w:rsidR="008E1015" w:rsidRPr="006843E1">
        <w:t>t</w:t>
      </w:r>
      <w:r w:rsidR="00964C1D" w:rsidRPr="006843E1">
        <w:t xml:space="preserve"> =</w:t>
      </w:r>
      <w:r w:rsidR="00021256" w:rsidRPr="006843E1">
        <w:t xml:space="preserve"> </w:t>
      </w:r>
      <w:r w:rsidR="00964C1D" w:rsidRPr="006843E1">
        <w:t>1.46</w:t>
      </w:r>
      <w:r w:rsidR="00626A87" w:rsidRPr="006843E1">
        <w:t>3</w:t>
      </w:r>
      <w:r w:rsidR="00964C1D" w:rsidRPr="006843E1">
        <w:t>, p = 0.146</w:t>
      </w:r>
      <w:r w:rsidR="00A664AC" w:rsidRPr="006843E1">
        <w:t>;</w:t>
      </w:r>
      <w:r w:rsidR="00E12428" w:rsidRPr="006843E1">
        <w:t xml:space="preserve"> </w:t>
      </w:r>
      <w:r w:rsidR="00F72689">
        <w:fldChar w:fldCharType="begin"/>
      </w:r>
      <w:r w:rsidR="00F72689">
        <w:instrText xml:space="preserve"> REF _Ref151137384 \h </w:instrText>
      </w:r>
      <w:r w:rsidR="00F72689">
        <w:fldChar w:fldCharType="separate"/>
      </w:r>
      <w:r w:rsidR="00F72689" w:rsidRPr="006843E1">
        <w:t xml:space="preserve">Figure </w:t>
      </w:r>
      <w:r w:rsidR="00F72689">
        <w:rPr>
          <w:noProof/>
        </w:rPr>
        <w:t>3</w:t>
      </w:r>
      <w:r w:rsidR="00F72689">
        <w:fldChar w:fldCharType="end"/>
      </w:r>
      <w:r w:rsidR="00E33B5A" w:rsidRPr="006843E1">
        <w:t xml:space="preserve">, </w:t>
      </w:r>
      <w:r w:rsidR="00F72689">
        <w:fldChar w:fldCharType="begin"/>
      </w:r>
      <w:r w:rsidR="00F72689">
        <w:instrText xml:space="preserve"> REF _Ref162210184 \h </w:instrText>
      </w:r>
      <w:r w:rsidR="00F72689">
        <w:fldChar w:fldCharType="separate"/>
      </w:r>
      <w:r w:rsidR="00F72689" w:rsidRPr="006843E1">
        <w:t xml:space="preserve">Table </w:t>
      </w:r>
      <w:r w:rsidR="00F72689">
        <w:rPr>
          <w:noProof/>
        </w:rPr>
        <w:t>4</w:t>
      </w:r>
      <w:r w:rsidR="00F72689">
        <w:fldChar w:fldCharType="end"/>
      </w:r>
      <w:r w:rsidR="00F35BBA" w:rsidRPr="006843E1">
        <w:t>)</w:t>
      </w:r>
      <w:r w:rsidR="00964C1D" w:rsidRPr="006843E1">
        <w:t xml:space="preserve"> ha</w:t>
      </w:r>
      <w:r w:rsidR="00F35BBA" w:rsidRPr="006843E1">
        <w:t>d</w:t>
      </w:r>
      <w:r w:rsidR="00964C1D" w:rsidRPr="006843E1">
        <w:t xml:space="preserve"> an effect on the</w:t>
      </w:r>
      <w:r w:rsidR="00021256" w:rsidRPr="006843E1">
        <w:t xml:space="preserve"> </w:t>
      </w:r>
      <w:r w:rsidR="00964C1D" w:rsidRPr="006843E1">
        <w:t>proportion of time allocated to either alert or foraging behavio</w:t>
      </w:r>
      <w:r w:rsidR="003B628D" w:rsidRPr="006843E1">
        <w:t>u</w:t>
      </w:r>
      <w:r w:rsidR="00964C1D" w:rsidRPr="006843E1">
        <w:t>r</w:t>
      </w:r>
      <w:r w:rsidR="00DB0423" w:rsidRPr="006843E1">
        <w:t>.</w:t>
      </w:r>
    </w:p>
    <w:p w14:paraId="7C3CE4AC" w14:textId="68DFE819" w:rsidR="008024E5" w:rsidRPr="006843E1" w:rsidRDefault="000072E2" w:rsidP="00B8527A">
      <w:pPr>
        <w:pStyle w:val="SectionText"/>
        <w:rPr>
          <w:ins w:id="71" w:author="Author"/>
        </w:rPr>
        <w:sectPr w:rsidR="008024E5" w:rsidRPr="006843E1" w:rsidSect="00F71CFB">
          <w:headerReference w:type="default" r:id="rId35"/>
          <w:pgSz w:w="12240" w:h="15840"/>
          <w:pgMar w:top="1440" w:right="1440" w:bottom="1440" w:left="1440" w:header="720" w:footer="720" w:gutter="0"/>
          <w:cols w:space="720"/>
          <w:docGrid w:linePitch="299"/>
        </w:sectPr>
      </w:pPr>
      <w:r w:rsidRPr="006843E1">
        <w:t>.</w:t>
      </w:r>
    </w:p>
    <w:p w14:paraId="5A31B13B" w14:textId="77777777" w:rsidR="00E12428" w:rsidRPr="006843E1" w:rsidRDefault="00E12428" w:rsidP="00B8527A">
      <w:pPr>
        <w:pStyle w:val="SectionText"/>
      </w:pPr>
      <w:bookmarkStart w:id="72" w:name="_Ref151134482"/>
      <w:r w:rsidRPr="006843E1">
        <w:rPr>
          <w:noProof/>
        </w:rPr>
        <w:lastRenderedPageBreak/>
        <w:drawing>
          <wp:inline distT="0" distB="0" distL="0" distR="0" wp14:anchorId="3DBB2964" wp14:editId="52AC6AAC">
            <wp:extent cx="8831202" cy="6308002"/>
            <wp:effectExtent l="0" t="0" r="8255" b="0"/>
            <wp:docPr id="1142115835" name="Picture 6" descr="A graph of a graph showing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115835" name="Picture 6" descr="A graph of a graph showing different colored squares&#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857073" cy="6326482"/>
                    </a:xfrm>
                    <a:prstGeom prst="rect">
                      <a:avLst/>
                    </a:prstGeom>
                    <a:noFill/>
                    <a:ln>
                      <a:noFill/>
                    </a:ln>
                  </pic:spPr>
                </pic:pic>
              </a:graphicData>
            </a:graphic>
          </wp:inline>
        </w:drawing>
      </w:r>
    </w:p>
    <w:p w14:paraId="3F691799" w14:textId="4902DC17" w:rsidR="00E12428" w:rsidRPr="006843E1" w:rsidRDefault="00E12428" w:rsidP="00BD6F06">
      <w:pPr>
        <w:pStyle w:val="SectionText0"/>
        <w:rPr>
          <w:b/>
          <w:bCs/>
        </w:rPr>
        <w:sectPr w:rsidR="00E12428" w:rsidRPr="006843E1" w:rsidSect="00F71CFB">
          <w:headerReference w:type="default" r:id="rId37"/>
          <w:pgSz w:w="15840" w:h="12240" w:orient="landscape"/>
          <w:pgMar w:top="720" w:right="720" w:bottom="720" w:left="720" w:header="720" w:footer="720" w:gutter="0"/>
          <w:cols w:space="720"/>
          <w:docGrid w:linePitch="299"/>
        </w:sectPr>
      </w:pPr>
      <w:bookmarkStart w:id="73" w:name="_Ref151137384"/>
      <w:bookmarkStart w:id="74" w:name="_Ref151137379"/>
      <w:bookmarkStart w:id="75" w:name="_Ref162210126"/>
      <w:bookmarkStart w:id="76" w:name="_Toc162210495"/>
      <w:r w:rsidRPr="00BD6F06">
        <w:rPr>
          <w:rStyle w:val="CaptionBChar"/>
          <w:rFonts w:eastAsia="Arial"/>
        </w:rPr>
        <w:t xml:space="preserve">Figure </w:t>
      </w:r>
      <w:r w:rsidRPr="00BD6F06">
        <w:rPr>
          <w:rStyle w:val="CaptionBChar"/>
          <w:rFonts w:eastAsia="Arial"/>
        </w:rPr>
        <w:fldChar w:fldCharType="begin"/>
      </w:r>
      <w:r w:rsidRPr="00BD6F06">
        <w:rPr>
          <w:rStyle w:val="CaptionBChar"/>
          <w:rFonts w:eastAsia="Arial"/>
        </w:rPr>
        <w:instrText xml:space="preserve"> SEQ Figure \* ARABIC </w:instrText>
      </w:r>
      <w:r w:rsidRPr="00BD6F06">
        <w:rPr>
          <w:rStyle w:val="CaptionBChar"/>
          <w:rFonts w:eastAsia="Arial"/>
        </w:rPr>
        <w:fldChar w:fldCharType="separate"/>
      </w:r>
      <w:r w:rsidR="00A32303" w:rsidRPr="00BD6F06">
        <w:rPr>
          <w:rStyle w:val="CaptionBChar"/>
          <w:rFonts w:eastAsia="Arial"/>
        </w:rPr>
        <w:t>3</w:t>
      </w:r>
      <w:r w:rsidRPr="00BD6F06">
        <w:rPr>
          <w:rStyle w:val="CaptionBChar"/>
          <w:rFonts w:eastAsia="Arial"/>
        </w:rPr>
        <w:fldChar w:fldCharType="end"/>
      </w:r>
      <w:bookmarkEnd w:id="73"/>
      <w:r w:rsidRPr="00BD6F06">
        <w:rPr>
          <w:rStyle w:val="CaptionBChar"/>
          <w:rFonts w:eastAsia="Arial"/>
        </w:rPr>
        <w:t>:</w:t>
      </w:r>
      <w:r w:rsidRPr="006843E1">
        <w:t xml:space="preserve"> Proportion of time allocated to each behavio</w:t>
      </w:r>
      <w:r w:rsidR="007347A5" w:rsidRPr="006843E1">
        <w:t>u</w:t>
      </w:r>
      <w:r w:rsidRPr="006843E1">
        <w:t>r</w:t>
      </w:r>
      <w:bookmarkEnd w:id="74"/>
      <w:r w:rsidR="00EA6CF0" w:rsidRPr="006843E1">
        <w:t xml:space="preserve"> by foragers in commercial and green areas</w:t>
      </w:r>
      <w:bookmarkEnd w:id="75"/>
      <w:bookmarkEnd w:id="76"/>
    </w:p>
    <w:p w14:paraId="1A78C5B7" w14:textId="294B0278" w:rsidR="006C1CE7" w:rsidRPr="006843E1" w:rsidRDefault="006C1CE7" w:rsidP="00BD6F06">
      <w:pPr>
        <w:pStyle w:val="SectionText0"/>
      </w:pPr>
      <w:bookmarkStart w:id="77" w:name="_Ref162210184"/>
      <w:bookmarkStart w:id="78" w:name="_Toc162210470"/>
      <w:r w:rsidRPr="00BD6F06">
        <w:rPr>
          <w:rStyle w:val="CaptionBChar"/>
          <w:rFonts w:eastAsia="Arial"/>
        </w:rPr>
        <w:lastRenderedPageBreak/>
        <w:t xml:space="preserve">Table </w:t>
      </w:r>
      <w:r w:rsidRPr="00BD6F06">
        <w:rPr>
          <w:rStyle w:val="CaptionBChar"/>
          <w:rFonts w:eastAsia="Arial"/>
        </w:rPr>
        <w:fldChar w:fldCharType="begin"/>
      </w:r>
      <w:r w:rsidRPr="00BD6F06">
        <w:rPr>
          <w:rStyle w:val="CaptionBChar"/>
          <w:rFonts w:eastAsia="Arial"/>
        </w:rPr>
        <w:instrText xml:space="preserve"> SEQ Table \* ARABIC </w:instrText>
      </w:r>
      <w:r w:rsidRPr="00BD6F06">
        <w:rPr>
          <w:rStyle w:val="CaptionBChar"/>
          <w:rFonts w:eastAsia="Arial"/>
        </w:rPr>
        <w:fldChar w:fldCharType="separate"/>
      </w:r>
      <w:r w:rsidR="00A32303" w:rsidRPr="00BD6F06">
        <w:rPr>
          <w:rStyle w:val="CaptionBChar"/>
          <w:rFonts w:eastAsia="Arial"/>
        </w:rPr>
        <w:t>4</w:t>
      </w:r>
      <w:r w:rsidRPr="00BD6F06">
        <w:rPr>
          <w:rStyle w:val="CaptionBChar"/>
          <w:rFonts w:eastAsia="Arial"/>
        </w:rPr>
        <w:fldChar w:fldCharType="end"/>
      </w:r>
      <w:bookmarkEnd w:id="72"/>
      <w:bookmarkEnd w:id="77"/>
      <w:r w:rsidRPr="00BD6F06">
        <w:rPr>
          <w:rStyle w:val="CaptionBChar"/>
          <w:rFonts w:eastAsia="Arial"/>
        </w:rPr>
        <w:t>:</w:t>
      </w:r>
      <w:r w:rsidRPr="006843E1">
        <w:t xml:space="preserve"> Effects of sentinel presence and generalized environment on the </w:t>
      </w:r>
      <w:r w:rsidR="008024E5" w:rsidRPr="006843E1">
        <w:t xml:space="preserve">proportion of time allocated to </w:t>
      </w:r>
      <w:r w:rsidRPr="006843E1">
        <w:t xml:space="preserve">each </w:t>
      </w:r>
      <w:proofErr w:type="gramStart"/>
      <w:r w:rsidRPr="006843E1">
        <w:t>behavio</w:t>
      </w:r>
      <w:r w:rsidR="007347A5" w:rsidRPr="006843E1">
        <w:t>u</w:t>
      </w:r>
      <w:r w:rsidRPr="006843E1">
        <w:t>r</w:t>
      </w:r>
      <w:bookmarkEnd w:id="78"/>
      <w:proofErr w:type="gramEnd"/>
    </w:p>
    <w:p w14:paraId="60C68F29" w14:textId="77777777" w:rsidR="00E36202" w:rsidRPr="006843E1" w:rsidRDefault="006C1CE7" w:rsidP="00B8527A">
      <w:pPr>
        <w:pStyle w:val="SectionText"/>
        <w:sectPr w:rsidR="00E36202" w:rsidRPr="006843E1" w:rsidSect="00F71CFB">
          <w:headerReference w:type="default" r:id="rId38"/>
          <w:pgSz w:w="15840" w:h="12240" w:orient="landscape"/>
          <w:pgMar w:top="720" w:right="720" w:bottom="720" w:left="720" w:header="720" w:footer="720" w:gutter="0"/>
          <w:cols w:space="720"/>
          <w:docGrid w:linePitch="299"/>
        </w:sectPr>
      </w:pPr>
      <w:r w:rsidRPr="006843E1">
        <w:rPr>
          <w:noProof/>
        </w:rPr>
        <w:drawing>
          <wp:inline distT="0" distB="0" distL="0" distR="0" wp14:anchorId="61C403C6" wp14:editId="71795788">
            <wp:extent cx="9113112" cy="3822826"/>
            <wp:effectExtent l="0" t="0" r="0" b="0"/>
            <wp:docPr id="17625634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9">
                      <a:extLst>
                        <a:ext uri="{28A0092B-C50C-407E-A947-70E740481C1C}">
                          <a14:useLocalDpi xmlns:a14="http://schemas.microsoft.com/office/drawing/2010/main" val="0"/>
                        </a:ext>
                      </a:extLst>
                    </a:blip>
                    <a:srcRect r="43821" b="68577"/>
                    <a:stretch/>
                  </pic:blipFill>
                  <pic:spPr bwMode="auto">
                    <a:xfrm>
                      <a:off x="0" y="0"/>
                      <a:ext cx="9144206" cy="3835869"/>
                    </a:xfrm>
                    <a:prstGeom prst="rect">
                      <a:avLst/>
                    </a:prstGeom>
                    <a:noFill/>
                    <a:ln>
                      <a:noFill/>
                    </a:ln>
                    <a:extLst>
                      <a:ext uri="{53640926-AAD7-44D8-BBD7-CCE9431645EC}">
                        <a14:shadowObscured xmlns:a14="http://schemas.microsoft.com/office/drawing/2010/main"/>
                      </a:ext>
                    </a:extLst>
                  </pic:spPr>
                </pic:pic>
              </a:graphicData>
            </a:graphic>
          </wp:inline>
        </w:drawing>
      </w:r>
    </w:p>
    <w:p w14:paraId="70D8082E" w14:textId="77777777" w:rsidR="001B5A7F" w:rsidRPr="006843E1" w:rsidRDefault="001B5A7F" w:rsidP="00A24D3D">
      <w:pPr>
        <w:pStyle w:val="SectionSubtitle"/>
        <w:spacing w:line="480" w:lineRule="auto"/>
      </w:pPr>
      <w:bookmarkStart w:id="79" w:name="_Toc162204965"/>
      <w:bookmarkStart w:id="80" w:name="_Toc162208152"/>
      <w:r w:rsidRPr="006843E1">
        <w:lastRenderedPageBreak/>
        <w:t>Duration of bouts of all behaviours</w:t>
      </w:r>
      <w:bookmarkEnd w:id="79"/>
      <w:bookmarkEnd w:id="80"/>
    </w:p>
    <w:p w14:paraId="5E5E78C5" w14:textId="5A65967C" w:rsidR="001B5A7F" w:rsidRDefault="001B5A7F" w:rsidP="00A24D3D">
      <w:pPr>
        <w:pStyle w:val="SectionText"/>
        <w:spacing w:line="480" w:lineRule="auto"/>
      </w:pPr>
      <w:r w:rsidRPr="006843E1">
        <w:t>In total, 3897 bouts were recorded, of which 2110 bouts were of “alert” behaviour, 1787 bouts were of “foraging” behaviour. The average duration of bouts was of 1.75 seconds. Bouts of alertness and foraging significantly differed (</w:t>
      </w:r>
      <m:oMath>
        <m:acc>
          <m:accPr>
            <m:ctrlPr>
              <w:rPr>
                <w:rFonts w:ascii="Cambria Math" w:hAnsi="Cambria Math"/>
                <w:i/>
              </w:rPr>
            </m:ctrlPr>
          </m:accPr>
          <m:e>
            <m:r>
              <w:rPr>
                <w:rFonts w:ascii="Cambria Math" w:hAnsi="Cambria Math"/>
              </w:rPr>
              <m:t>β</m:t>
            </m:r>
          </m:e>
        </m:acc>
      </m:oMath>
      <w:r w:rsidRPr="006843E1">
        <w:t xml:space="preserve"> = -0.256, SE = 0.051, t = -5.002, p = &lt;0.001; </w:t>
      </w:r>
      <w:r w:rsidRPr="006843E1">
        <w:fldChar w:fldCharType="begin"/>
      </w:r>
      <w:r w:rsidRPr="006843E1">
        <w:instrText xml:space="preserve"> REF _Ref151137725 </w:instrText>
      </w:r>
      <w:r>
        <w:instrText xml:space="preserve"> \* MERGEFORMAT </w:instrText>
      </w:r>
      <w:r w:rsidRPr="006843E1">
        <w:fldChar w:fldCharType="separate"/>
      </w:r>
      <w:r w:rsidR="00A32303" w:rsidRPr="006843E1">
        <w:t xml:space="preserve">Figure </w:t>
      </w:r>
      <w:r w:rsidR="00A32303">
        <w:t>4</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00A32303" w:rsidRPr="006843E1">
        <w:t xml:space="preserve">Table </w:t>
      </w:r>
      <w:r w:rsidR="00A32303">
        <w:t>5</w:t>
      </w:r>
      <w:r w:rsidRPr="006843E1">
        <w:fldChar w:fldCharType="end"/>
      </w:r>
      <w:r w:rsidRPr="006843E1">
        <w:t>), with bouts of alertness significantly (1.64 seconds) shorter than bouts of foraging (1.88 seconds). Sentinel presence significantly increased the duration of bouts of all behaviours(</w:t>
      </w:r>
      <m:oMath>
        <m:acc>
          <m:accPr>
            <m:ctrlPr>
              <w:rPr>
                <w:rFonts w:ascii="Cambria Math" w:hAnsi="Cambria Math"/>
                <w:i/>
              </w:rPr>
            </m:ctrlPr>
          </m:accPr>
          <m:e>
            <m:r>
              <w:rPr>
                <w:rFonts w:ascii="Cambria Math" w:hAnsi="Cambria Math"/>
              </w:rPr>
              <m:t>β</m:t>
            </m:r>
          </m:e>
        </m:acc>
      </m:oMath>
      <w:r w:rsidRPr="006843E1">
        <w:t xml:space="preserve"> = 0.197, SE = 0.072, t = 2.741, p = 0.006; </w:t>
      </w:r>
      <w:r w:rsidRPr="006843E1">
        <w:fldChar w:fldCharType="begin"/>
      </w:r>
      <w:r w:rsidRPr="006843E1">
        <w:instrText xml:space="preserve"> REF _Ref151137725 </w:instrText>
      </w:r>
      <w:r>
        <w:instrText xml:space="preserve"> \* MERGEFORMAT </w:instrText>
      </w:r>
      <w:r w:rsidRPr="006843E1">
        <w:fldChar w:fldCharType="separate"/>
      </w:r>
      <w:r w:rsidR="00A32303" w:rsidRPr="006843E1">
        <w:t xml:space="preserve">Figure </w:t>
      </w:r>
      <w:r w:rsidR="00A32303">
        <w:t>4</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00A32303" w:rsidRPr="006843E1">
        <w:t xml:space="preserve">Table </w:t>
      </w:r>
      <w:r w:rsidR="00A32303">
        <w:t>5</w:t>
      </w:r>
      <w:r w:rsidRPr="006843E1">
        <w:fldChar w:fldCharType="end"/>
      </w:r>
      <w:r w:rsidRPr="006843E1">
        <w:t>). Green areas saw significantly longer bouts of all behaviours than commercial areas (</w:t>
      </w:r>
      <m:oMath>
        <m:acc>
          <m:accPr>
            <m:ctrlPr>
              <w:rPr>
                <w:rFonts w:ascii="Cambria Math" w:hAnsi="Cambria Math"/>
                <w:i/>
              </w:rPr>
            </m:ctrlPr>
          </m:accPr>
          <m:e>
            <m:r>
              <w:rPr>
                <w:rFonts w:ascii="Cambria Math" w:hAnsi="Cambria Math"/>
              </w:rPr>
              <m:t>β</m:t>
            </m:r>
          </m:e>
        </m:acc>
      </m:oMath>
      <w:r w:rsidRPr="006843E1">
        <w:t xml:space="preserve"> = 0.353, SE = 0.087, t = 4.048, p = &lt;0.001; </w:t>
      </w:r>
      <w:r w:rsidRPr="006843E1">
        <w:fldChar w:fldCharType="begin"/>
      </w:r>
      <w:r w:rsidRPr="006843E1">
        <w:instrText xml:space="preserve"> REF _Ref151137725 </w:instrText>
      </w:r>
      <w:r>
        <w:instrText xml:space="preserve"> \* MERGEFORMAT </w:instrText>
      </w:r>
      <w:r w:rsidRPr="006843E1">
        <w:fldChar w:fldCharType="separate"/>
      </w:r>
      <w:r w:rsidR="00A32303" w:rsidRPr="006843E1">
        <w:t xml:space="preserve">Figure </w:t>
      </w:r>
      <w:r w:rsidR="00A32303">
        <w:t>4</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00A32303" w:rsidRPr="006843E1">
        <w:t xml:space="preserve">Table </w:t>
      </w:r>
      <w:r w:rsidR="00A32303">
        <w:t>5</w:t>
      </w:r>
      <w:r w:rsidRPr="006843E1">
        <w:fldChar w:fldCharType="end"/>
      </w:r>
      <w:r w:rsidRPr="006843E1">
        <w:t>). Disturbance frequency had a significant effect on the duration of all bouts (</w:t>
      </w:r>
      <m:oMath>
        <m:acc>
          <m:accPr>
            <m:ctrlPr>
              <w:rPr>
                <w:rFonts w:ascii="Cambria Math" w:hAnsi="Cambria Math"/>
                <w:i/>
              </w:rPr>
            </m:ctrlPr>
          </m:accPr>
          <m:e>
            <m:r>
              <w:rPr>
                <w:rFonts w:ascii="Cambria Math" w:hAnsi="Cambria Math"/>
              </w:rPr>
              <m:t>β</m:t>
            </m:r>
          </m:e>
        </m:acc>
      </m:oMath>
      <w:r w:rsidRPr="006843E1">
        <w:t xml:space="preserve"> = -0.088, SE = 0.030, t = -2.975, p = 0.003; </w:t>
      </w:r>
      <w:r w:rsidRPr="006843E1">
        <w:fldChar w:fldCharType="begin"/>
      </w:r>
      <w:r w:rsidRPr="006843E1">
        <w:instrText xml:space="preserve"> REF _Ref151138241 </w:instrText>
      </w:r>
      <w:r>
        <w:instrText xml:space="preserve"> \* MERGEFORMAT </w:instrText>
      </w:r>
      <w:r w:rsidRPr="006843E1">
        <w:fldChar w:fldCharType="separate"/>
      </w:r>
      <w:r w:rsidR="00A32303" w:rsidRPr="00A32303">
        <w:t>Figure S4</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00A32303" w:rsidRPr="006843E1">
        <w:t xml:space="preserve">Table </w:t>
      </w:r>
      <w:r w:rsidR="00A32303">
        <w:t>5</w:t>
      </w:r>
      <w:r w:rsidRPr="006843E1">
        <w:fldChar w:fldCharType="end"/>
      </w:r>
      <w:r w:rsidRPr="006843E1">
        <w:t>), with bout duration decreasing as disturbance frequency increased. We found a significant interaction between generalized environment and sentinel presence (</w:t>
      </w:r>
      <m:oMath>
        <m:acc>
          <m:accPr>
            <m:ctrlPr>
              <w:rPr>
                <w:rFonts w:ascii="Cambria Math" w:hAnsi="Cambria Math"/>
                <w:i/>
              </w:rPr>
            </m:ctrlPr>
          </m:accPr>
          <m:e>
            <m:r>
              <w:rPr>
                <w:rFonts w:ascii="Cambria Math" w:hAnsi="Cambria Math"/>
              </w:rPr>
              <m:t>β</m:t>
            </m:r>
          </m:e>
        </m:acc>
      </m:oMath>
      <w:r w:rsidRPr="006843E1">
        <w:t xml:space="preserve"> = -0.252, SE = 0.088, t = -2.863, p = 0.004; </w:t>
      </w:r>
      <w:r w:rsidRPr="006843E1">
        <w:fldChar w:fldCharType="begin"/>
      </w:r>
      <w:r w:rsidRPr="006843E1">
        <w:instrText xml:space="preserve"> REF _Ref151137725 </w:instrText>
      </w:r>
      <w:r>
        <w:instrText xml:space="preserve"> \* MERGEFORMAT </w:instrText>
      </w:r>
      <w:r w:rsidRPr="006843E1">
        <w:fldChar w:fldCharType="separate"/>
      </w:r>
      <w:r w:rsidR="00A32303" w:rsidRPr="006843E1">
        <w:t xml:space="preserve">Figure </w:t>
      </w:r>
      <w:r w:rsidR="00A32303">
        <w:t>4</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00A32303" w:rsidRPr="006843E1">
        <w:t xml:space="preserve">Table </w:t>
      </w:r>
      <w:r w:rsidR="00A32303">
        <w:t>5</w:t>
      </w:r>
      <w:r w:rsidRPr="006843E1">
        <w:fldChar w:fldCharType="end"/>
      </w:r>
      <w:r w:rsidRPr="006843E1">
        <w:t>), and between behaviour type and generalized environment (</w:t>
      </w:r>
      <m:oMath>
        <m:acc>
          <m:accPr>
            <m:ctrlPr>
              <w:rPr>
                <w:rFonts w:ascii="Cambria Math" w:hAnsi="Cambria Math"/>
                <w:i/>
              </w:rPr>
            </m:ctrlPr>
          </m:accPr>
          <m:e>
            <m:r>
              <w:rPr>
                <w:rFonts w:ascii="Cambria Math" w:hAnsi="Cambria Math"/>
              </w:rPr>
              <m:t>β</m:t>
            </m:r>
          </m:e>
        </m:acc>
      </m:oMath>
      <w:r w:rsidRPr="006843E1">
        <w:t xml:space="preserve"> = -0.202, SE = 0.054, t = -3.769, p = &lt;0.001; </w:t>
      </w:r>
      <w:r w:rsidRPr="006843E1">
        <w:fldChar w:fldCharType="begin"/>
      </w:r>
      <w:r w:rsidRPr="006843E1">
        <w:instrText xml:space="preserve"> REF _Ref151137725 </w:instrText>
      </w:r>
      <w:r>
        <w:instrText xml:space="preserve"> \* MERGEFORMAT </w:instrText>
      </w:r>
      <w:r w:rsidRPr="006843E1">
        <w:fldChar w:fldCharType="separate"/>
      </w:r>
      <w:r w:rsidR="00A32303" w:rsidRPr="006843E1">
        <w:t xml:space="preserve">Figure </w:t>
      </w:r>
      <w:r w:rsidR="00A32303">
        <w:t>4</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00A32303" w:rsidRPr="006843E1">
        <w:t xml:space="preserve">Table </w:t>
      </w:r>
      <w:r w:rsidR="00A32303">
        <w:t>5</w:t>
      </w:r>
      <w:r w:rsidRPr="006843E1">
        <w:fldChar w:fldCharType="end"/>
      </w:r>
      <w:r w:rsidRPr="006843E1">
        <w:t>)</w:t>
      </w:r>
      <w:r>
        <w:t>.</w:t>
      </w:r>
    </w:p>
    <w:p w14:paraId="6D31AA63" w14:textId="77777777" w:rsidR="001B5A7F" w:rsidRPr="006843E1" w:rsidRDefault="001B5A7F" w:rsidP="00A24D3D">
      <w:pPr>
        <w:pStyle w:val="SectionSubtitle"/>
        <w:spacing w:line="480" w:lineRule="auto"/>
      </w:pPr>
      <w:bookmarkStart w:id="81" w:name="_Toc162204966"/>
      <w:bookmarkStart w:id="82" w:name="_Toc162208153"/>
      <w:r w:rsidRPr="006843E1">
        <w:t>Duration of bouts of “foraging” behaviour</w:t>
      </w:r>
      <w:bookmarkEnd w:id="81"/>
      <w:bookmarkEnd w:id="82"/>
    </w:p>
    <w:p w14:paraId="24F6D69E" w14:textId="313858EF" w:rsidR="001B5A7F" w:rsidRDefault="001B5A7F" w:rsidP="00A24D3D">
      <w:pPr>
        <w:pStyle w:val="SectionText"/>
        <w:spacing w:line="480" w:lineRule="auto"/>
        <w:sectPr w:rsidR="001B5A7F" w:rsidSect="00F71CFB">
          <w:headerReference w:type="default" r:id="rId40"/>
          <w:pgSz w:w="12240" w:h="15840"/>
          <w:pgMar w:top="1440" w:right="1440" w:bottom="1440" w:left="1440" w:header="720" w:footer="720" w:gutter="0"/>
          <w:cols w:space="720"/>
          <w:docGrid w:linePitch="299"/>
        </w:sectPr>
      </w:pPr>
      <w:r w:rsidRPr="006843E1">
        <w:t>To determine if the generalized environment and sentinel presence affected the duration of bouts of foraging and alert behaviour differently, we fit separate linear mixed models for each type of behaviour bout. Sentinel presence had no significant effect on the duration of bouts of foraging behaviour (</w:t>
      </w:r>
      <m:oMath>
        <m:acc>
          <m:accPr>
            <m:ctrlPr>
              <w:rPr>
                <w:rFonts w:ascii="Cambria Math" w:hAnsi="Cambria Math"/>
                <w:i/>
              </w:rPr>
            </m:ctrlPr>
          </m:accPr>
          <m:e>
            <m:r>
              <w:rPr>
                <w:rFonts w:ascii="Cambria Math" w:hAnsi="Cambria Math"/>
              </w:rPr>
              <m:t>β</m:t>
            </m:r>
          </m:e>
        </m:acc>
      </m:oMath>
      <w:r w:rsidRPr="006843E1">
        <w:t xml:space="preserve"> = 0.092, SE = 0.072, t = 1.280, p = 0.201; </w:t>
      </w:r>
      <w:r w:rsidRPr="006843E1">
        <w:fldChar w:fldCharType="begin"/>
      </w:r>
      <w:r w:rsidRPr="006843E1">
        <w:instrText xml:space="preserve"> REF _Ref151137725 </w:instrText>
      </w:r>
      <w:r>
        <w:instrText xml:space="preserve"> \* MERGEFORMAT </w:instrText>
      </w:r>
      <w:r w:rsidRPr="006843E1">
        <w:fldChar w:fldCharType="separate"/>
      </w:r>
      <w:r w:rsidR="00A32303" w:rsidRPr="006843E1">
        <w:t xml:space="preserve">Figure </w:t>
      </w:r>
      <w:r w:rsidR="00A32303">
        <w:t>4</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00A32303" w:rsidRPr="006843E1">
        <w:t xml:space="preserve">Table </w:t>
      </w:r>
      <w:r w:rsidR="00A32303">
        <w:t>5</w:t>
      </w:r>
      <w:r w:rsidRPr="006843E1">
        <w:fldChar w:fldCharType="end"/>
      </w:r>
      <w:r w:rsidRPr="006843E1">
        <w:t>). Generalized environment had a significant effect on the duration of bouts of foraging behaviour, with longer bouts in green areas (</w:t>
      </w:r>
      <m:oMath>
        <m:acc>
          <m:accPr>
            <m:ctrlPr>
              <w:rPr>
                <w:rFonts w:ascii="Cambria Math" w:hAnsi="Cambria Math"/>
                <w:i/>
              </w:rPr>
            </m:ctrlPr>
          </m:accPr>
          <m:e>
            <m:r>
              <w:rPr>
                <w:rFonts w:ascii="Cambria Math" w:hAnsi="Cambria Math"/>
              </w:rPr>
              <m:t>β</m:t>
            </m:r>
          </m:e>
        </m:acc>
      </m:oMath>
      <w:r w:rsidRPr="006843E1">
        <w:t xml:space="preserve"> = 0.383, SE = 0.078, t = 4.919, p = &lt;0.001; </w:t>
      </w:r>
      <w:r w:rsidRPr="006843E1">
        <w:fldChar w:fldCharType="begin"/>
      </w:r>
      <w:r w:rsidRPr="006843E1">
        <w:instrText xml:space="preserve"> REF _Ref151137725 </w:instrText>
      </w:r>
      <w:r>
        <w:instrText xml:space="preserve"> \* MERGEFORMAT </w:instrText>
      </w:r>
      <w:r w:rsidRPr="006843E1">
        <w:fldChar w:fldCharType="separate"/>
      </w:r>
      <w:r w:rsidR="00A32303" w:rsidRPr="006843E1">
        <w:t xml:space="preserve">Figure </w:t>
      </w:r>
      <w:r w:rsidR="00A32303">
        <w:t>4</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00A32303" w:rsidRPr="006843E1">
        <w:t xml:space="preserve">Table </w:t>
      </w:r>
      <w:r w:rsidR="00A32303">
        <w:t>5</w:t>
      </w:r>
      <w:r w:rsidRPr="006843E1">
        <w:fldChar w:fldCharType="end"/>
      </w:r>
      <w:r w:rsidRPr="006843E1">
        <w:t>). Larger groups had significantly longer bouts of foraging behaviour (</w:t>
      </w:r>
      <m:oMath>
        <m:acc>
          <m:accPr>
            <m:ctrlPr>
              <w:rPr>
                <w:rFonts w:ascii="Cambria Math" w:hAnsi="Cambria Math"/>
                <w:i/>
              </w:rPr>
            </m:ctrlPr>
          </m:accPr>
          <m:e>
            <m:r>
              <w:rPr>
                <w:rFonts w:ascii="Cambria Math" w:hAnsi="Cambria Math"/>
              </w:rPr>
              <m:t>β</m:t>
            </m:r>
          </m:e>
        </m:acc>
      </m:oMath>
      <w:r w:rsidRPr="006843E1">
        <w:t xml:space="preserve"> = -0.152, SE = 0.068, t = -2.221, </w:t>
      </w:r>
    </w:p>
    <w:p w14:paraId="6884BC48" w14:textId="620113B9" w:rsidR="00E36202" w:rsidRPr="006843E1" w:rsidRDefault="009D44B1" w:rsidP="00B8527A">
      <w:pPr>
        <w:pStyle w:val="SectionText"/>
      </w:pPr>
      <w:r w:rsidRPr="006843E1">
        <w:rPr>
          <w:noProof/>
        </w:rPr>
        <w:lastRenderedPageBreak/>
        <w:drawing>
          <wp:inline distT="0" distB="0" distL="0" distR="0" wp14:anchorId="51C96BEA" wp14:editId="6F86318B">
            <wp:extent cx="8579457" cy="6128184"/>
            <wp:effectExtent l="0" t="0" r="0" b="6350"/>
            <wp:docPr id="15449465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600068" cy="6142906"/>
                    </a:xfrm>
                    <a:prstGeom prst="rect">
                      <a:avLst/>
                    </a:prstGeom>
                    <a:noFill/>
                    <a:ln>
                      <a:noFill/>
                    </a:ln>
                  </pic:spPr>
                </pic:pic>
              </a:graphicData>
            </a:graphic>
          </wp:inline>
        </w:drawing>
      </w:r>
    </w:p>
    <w:p w14:paraId="613B9A61" w14:textId="65B1B303" w:rsidR="00BD4363" w:rsidRPr="006843E1" w:rsidRDefault="00E36202" w:rsidP="00BD6F06">
      <w:pPr>
        <w:pStyle w:val="SectionText0"/>
        <w:rPr>
          <w:b/>
          <w:bCs/>
        </w:rPr>
        <w:sectPr w:rsidR="00BD4363" w:rsidRPr="006843E1" w:rsidSect="00F71CFB">
          <w:headerReference w:type="default" r:id="rId42"/>
          <w:pgSz w:w="15840" w:h="12240" w:orient="landscape"/>
          <w:pgMar w:top="720" w:right="720" w:bottom="720" w:left="720" w:header="720" w:footer="720" w:gutter="0"/>
          <w:cols w:space="720"/>
          <w:docGrid w:linePitch="299"/>
        </w:sectPr>
      </w:pPr>
      <w:bookmarkStart w:id="83" w:name="_Ref151137725"/>
      <w:bookmarkStart w:id="84" w:name="_Toc162210496"/>
      <w:r w:rsidRPr="00BD6F06">
        <w:rPr>
          <w:rStyle w:val="CaptionBChar"/>
          <w:rFonts w:eastAsia="Arial"/>
        </w:rPr>
        <w:t xml:space="preserve">Figure </w:t>
      </w:r>
      <w:r w:rsidRPr="00BD6F06">
        <w:rPr>
          <w:rStyle w:val="CaptionBChar"/>
        </w:rPr>
        <w:fldChar w:fldCharType="begin"/>
      </w:r>
      <w:r w:rsidRPr="00BD6F06">
        <w:rPr>
          <w:rStyle w:val="CaptionBChar"/>
          <w:rFonts w:eastAsia="Arial"/>
        </w:rPr>
        <w:instrText xml:space="preserve"> SEQ Figure \* ARABIC </w:instrText>
      </w:r>
      <w:r w:rsidRPr="00BD6F06">
        <w:rPr>
          <w:rStyle w:val="CaptionBChar"/>
        </w:rPr>
        <w:fldChar w:fldCharType="separate"/>
      </w:r>
      <w:r w:rsidR="00A32303" w:rsidRPr="00BD6F06">
        <w:rPr>
          <w:rStyle w:val="CaptionBChar"/>
          <w:rFonts w:eastAsia="Arial"/>
        </w:rPr>
        <w:t>4</w:t>
      </w:r>
      <w:r w:rsidRPr="00BD6F06">
        <w:rPr>
          <w:rStyle w:val="CaptionBChar"/>
          <w:rFonts w:eastAsia="Arial"/>
        </w:rPr>
        <w:fldChar w:fldCharType="end"/>
      </w:r>
      <w:bookmarkEnd w:id="83"/>
      <w:r w:rsidRPr="00BD6F06">
        <w:rPr>
          <w:rStyle w:val="CaptionBChar"/>
          <w:rFonts w:eastAsia="Arial"/>
        </w:rPr>
        <w:t>:</w:t>
      </w:r>
      <w:r w:rsidRPr="006843E1">
        <w:t xml:space="preserve"> Mean bout duration</w:t>
      </w:r>
      <w:r w:rsidR="00EA6CF0" w:rsidRPr="006843E1">
        <w:t xml:space="preserve"> of foragers</w:t>
      </w:r>
      <w:r w:rsidRPr="006843E1">
        <w:t xml:space="preserve"> in commercial and green areas</w:t>
      </w:r>
      <w:r w:rsidR="00334BDE" w:rsidRPr="006843E1">
        <w:t xml:space="preserve">. </w:t>
      </w:r>
      <w:r w:rsidR="00083606" w:rsidRPr="006843E1">
        <w:t>T</w:t>
      </w:r>
      <w:r w:rsidR="00BD4363" w:rsidRPr="006843E1">
        <w:t>he error bars represent the standard error.</w:t>
      </w:r>
      <w:bookmarkEnd w:id="84"/>
    </w:p>
    <w:p w14:paraId="436B6DC6" w14:textId="1B34CC52" w:rsidR="00E36202" w:rsidRPr="006843E1" w:rsidRDefault="00E36202" w:rsidP="00BD6F06">
      <w:pPr>
        <w:pStyle w:val="SectionText0"/>
      </w:pPr>
      <w:bookmarkStart w:id="85" w:name="_Ref151137897"/>
      <w:bookmarkStart w:id="86" w:name="_Ref151143600"/>
      <w:bookmarkStart w:id="87" w:name="_Toc162210471"/>
      <w:r w:rsidRPr="00BD6F06">
        <w:rPr>
          <w:rStyle w:val="CaptionBChar"/>
          <w:rFonts w:eastAsia="Arial"/>
        </w:rPr>
        <w:lastRenderedPageBreak/>
        <w:t xml:space="preserve">Table </w:t>
      </w:r>
      <w:r w:rsidRPr="00BD6F06">
        <w:rPr>
          <w:rStyle w:val="CaptionBChar"/>
          <w:rFonts w:eastAsia="Arial"/>
        </w:rPr>
        <w:fldChar w:fldCharType="begin"/>
      </w:r>
      <w:r w:rsidRPr="00BD6F06">
        <w:rPr>
          <w:rStyle w:val="CaptionBChar"/>
          <w:rFonts w:eastAsia="Arial"/>
        </w:rPr>
        <w:instrText xml:space="preserve"> SEQ Table \* ARABIC </w:instrText>
      </w:r>
      <w:r w:rsidRPr="00BD6F06">
        <w:rPr>
          <w:rStyle w:val="CaptionBChar"/>
          <w:rFonts w:eastAsia="Arial"/>
        </w:rPr>
        <w:fldChar w:fldCharType="separate"/>
      </w:r>
      <w:r w:rsidR="00A32303" w:rsidRPr="00BD6F06">
        <w:rPr>
          <w:rStyle w:val="CaptionBChar"/>
          <w:rFonts w:eastAsia="Arial"/>
        </w:rPr>
        <w:t>5</w:t>
      </w:r>
      <w:r w:rsidRPr="00BD6F06">
        <w:rPr>
          <w:rStyle w:val="CaptionBChar"/>
          <w:rFonts w:eastAsia="Arial"/>
        </w:rPr>
        <w:fldChar w:fldCharType="end"/>
      </w:r>
      <w:bookmarkEnd w:id="85"/>
      <w:r w:rsidRPr="00BD6F06">
        <w:rPr>
          <w:rStyle w:val="CaptionBChar"/>
          <w:rFonts w:eastAsia="Arial"/>
        </w:rPr>
        <w:t>:</w:t>
      </w:r>
      <w:r w:rsidRPr="006843E1">
        <w:t xml:space="preserve"> Results of the linear mixed models fit to the mean bout </w:t>
      </w:r>
      <w:proofErr w:type="gramStart"/>
      <w:r w:rsidRPr="006843E1">
        <w:t>duration</w:t>
      </w:r>
      <w:bookmarkEnd w:id="86"/>
      <w:bookmarkEnd w:id="87"/>
      <w:proofErr w:type="gramEnd"/>
    </w:p>
    <w:p w14:paraId="0FFAE0B8" w14:textId="46A7EFB9" w:rsidR="00963394" w:rsidRPr="006843E1" w:rsidRDefault="006B6414" w:rsidP="00B8527A">
      <w:pPr>
        <w:pStyle w:val="CaptionB"/>
        <w:sectPr w:rsidR="00963394" w:rsidRPr="006843E1" w:rsidSect="00F71CFB">
          <w:headerReference w:type="default" r:id="rId43"/>
          <w:pgSz w:w="12240" w:h="15840"/>
          <w:pgMar w:top="720" w:right="720" w:bottom="720" w:left="720" w:header="720" w:footer="720" w:gutter="0"/>
          <w:cols w:space="720"/>
          <w:docGrid w:linePitch="299"/>
        </w:sectPr>
      </w:pPr>
      <w:r w:rsidRPr="006843E1">
        <w:rPr>
          <w:noProof/>
        </w:rPr>
        <w:drawing>
          <wp:inline distT="0" distB="0" distL="0" distR="0" wp14:anchorId="77E1A2BE" wp14:editId="5F652777">
            <wp:extent cx="6806565" cy="6098540"/>
            <wp:effectExtent l="0" t="0" r="0" b="0"/>
            <wp:docPr id="8990118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06565" cy="6098540"/>
                    </a:xfrm>
                    <a:prstGeom prst="rect">
                      <a:avLst/>
                    </a:prstGeom>
                    <a:noFill/>
                    <a:ln>
                      <a:noFill/>
                    </a:ln>
                  </pic:spPr>
                </pic:pic>
              </a:graphicData>
            </a:graphic>
          </wp:inline>
        </w:drawing>
      </w:r>
    </w:p>
    <w:p w14:paraId="032377FF" w14:textId="13ED27A3" w:rsidR="001B5A7F" w:rsidRDefault="001B5A7F" w:rsidP="00A24D3D">
      <w:pPr>
        <w:pStyle w:val="SectionText"/>
        <w:spacing w:line="480" w:lineRule="auto"/>
      </w:pPr>
      <w:r w:rsidRPr="006843E1">
        <w:lastRenderedPageBreak/>
        <w:t xml:space="preserve">p = 0.026; </w:t>
      </w:r>
      <w:r w:rsidRPr="006843E1">
        <w:fldChar w:fldCharType="begin"/>
      </w:r>
      <w:r w:rsidRPr="006843E1">
        <w:instrText xml:space="preserve"> REF _Ref151142101 </w:instrText>
      </w:r>
      <w:r>
        <w:instrText xml:space="preserve"> \* MERGEFORMAT </w:instrText>
      </w:r>
      <w:r w:rsidRPr="006843E1">
        <w:fldChar w:fldCharType="separate"/>
      </w:r>
      <w:r w:rsidR="00A32303" w:rsidRPr="006843E1">
        <w:t xml:space="preserve">Figure </w:t>
      </w:r>
      <w:r w:rsidR="00A32303">
        <w:t>5</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00A32303" w:rsidRPr="006843E1">
        <w:t xml:space="preserve">Table </w:t>
      </w:r>
      <w:r w:rsidR="00A32303">
        <w:t>5</w:t>
      </w:r>
      <w:r w:rsidRPr="006843E1">
        <w:fldChar w:fldCharType="end"/>
      </w:r>
      <w:r w:rsidRPr="006843E1">
        <w:t>). The presence of bait significantly decreased the duration of foraging bouts (</w:t>
      </w:r>
      <m:oMath>
        <m:acc>
          <m:accPr>
            <m:ctrlPr>
              <w:rPr>
                <w:rFonts w:ascii="Cambria Math" w:hAnsi="Cambria Math"/>
                <w:i/>
              </w:rPr>
            </m:ctrlPr>
          </m:accPr>
          <m:e>
            <m:r>
              <w:rPr>
                <w:rFonts w:ascii="Cambria Math" w:hAnsi="Cambria Math"/>
              </w:rPr>
              <m:t>β</m:t>
            </m:r>
          </m:e>
        </m:acc>
      </m:oMath>
      <w:r w:rsidRPr="006843E1">
        <w:t xml:space="preserve"> = -0.139, SE = 0.070, t = -1.989, p = 0.047; </w:t>
      </w:r>
      <w:r w:rsidRPr="006843E1">
        <w:fldChar w:fldCharType="begin"/>
      </w:r>
      <w:r w:rsidRPr="006843E1">
        <w:instrText xml:space="preserve"> REF _Ref151142482 </w:instrText>
      </w:r>
      <w:r>
        <w:instrText xml:space="preserve"> \* MERGEFORMAT </w:instrText>
      </w:r>
      <w:r w:rsidRPr="006843E1">
        <w:fldChar w:fldCharType="separate"/>
      </w:r>
      <w:r w:rsidR="00A32303" w:rsidRPr="00A32303">
        <w:t>Figure S5</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00A32303" w:rsidRPr="006843E1">
        <w:t xml:space="preserve">Table </w:t>
      </w:r>
      <w:r w:rsidR="00A32303">
        <w:t>5</w:t>
      </w:r>
      <w:r w:rsidRPr="006843E1">
        <w:fldChar w:fldCharType="end"/>
      </w:r>
      <w:r w:rsidRPr="006843E1">
        <w:t>). Increasing disturbance frequency significantly decreased the duration of foraging bouts (</w:t>
      </w:r>
      <m:oMath>
        <m:acc>
          <m:accPr>
            <m:ctrlPr>
              <w:rPr>
                <w:rFonts w:ascii="Cambria Math" w:hAnsi="Cambria Math"/>
                <w:i/>
              </w:rPr>
            </m:ctrlPr>
          </m:accPr>
          <m:e>
            <m:r>
              <w:rPr>
                <w:rFonts w:ascii="Cambria Math" w:hAnsi="Cambria Math"/>
              </w:rPr>
              <m:t>β</m:t>
            </m:r>
          </m:e>
        </m:acc>
      </m:oMath>
      <w:r w:rsidRPr="006843E1">
        <w:t xml:space="preserve"> = -0.108, SE = 0.030, t = -3.566, p = &lt;0.001; </w:t>
      </w:r>
      <w:r w:rsidRPr="006843E1">
        <w:fldChar w:fldCharType="begin"/>
      </w:r>
      <w:r w:rsidRPr="006843E1">
        <w:instrText xml:space="preserve"> REF _Ref151142715 </w:instrText>
      </w:r>
      <w:r>
        <w:instrText xml:space="preserve"> \* MERGEFORMAT </w:instrText>
      </w:r>
      <w:r w:rsidRPr="006843E1">
        <w:fldChar w:fldCharType="separate"/>
      </w:r>
      <w:r w:rsidR="00A32303" w:rsidRPr="006843E1">
        <w:t xml:space="preserve">Figure </w:t>
      </w:r>
      <w:r w:rsidR="00A32303">
        <w:t>6</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00A32303" w:rsidRPr="006843E1">
        <w:t xml:space="preserve">Table </w:t>
      </w:r>
      <w:r w:rsidR="00A32303">
        <w:t>5</w:t>
      </w:r>
      <w:r w:rsidRPr="006843E1">
        <w:fldChar w:fldCharType="end"/>
      </w:r>
      <w:r w:rsidRPr="006843E1">
        <w:t>). We found a significant interaction between generalized environment and sentinel presence (</w:t>
      </w:r>
      <m:oMath>
        <m:acc>
          <m:accPr>
            <m:ctrlPr>
              <w:rPr>
                <w:rFonts w:ascii="Cambria Math" w:hAnsi="Cambria Math"/>
                <w:i/>
              </w:rPr>
            </m:ctrlPr>
          </m:accPr>
          <m:e>
            <m:r>
              <w:rPr>
                <w:rFonts w:ascii="Cambria Math" w:hAnsi="Cambria Math"/>
              </w:rPr>
              <m:t>β</m:t>
            </m:r>
          </m:e>
        </m:acc>
      </m:oMath>
      <w:r w:rsidRPr="006843E1">
        <w:t xml:space="preserve"> = -0.227, SE = 0.091, t = -2.485, p = 0.013; </w:t>
      </w:r>
      <w:r w:rsidRPr="006843E1">
        <w:fldChar w:fldCharType="begin"/>
      </w:r>
      <w:r w:rsidRPr="006843E1">
        <w:instrText xml:space="preserve"> REF _Ref151137725 </w:instrText>
      </w:r>
      <w:r>
        <w:instrText xml:space="preserve"> \* MERGEFORMAT </w:instrText>
      </w:r>
      <w:r w:rsidRPr="006843E1">
        <w:fldChar w:fldCharType="separate"/>
      </w:r>
      <w:r w:rsidR="00A32303" w:rsidRPr="006843E1">
        <w:t xml:space="preserve">Figure </w:t>
      </w:r>
      <w:r w:rsidR="00A32303">
        <w:t>4</w:t>
      </w:r>
      <w:r w:rsidRPr="006843E1">
        <w:fldChar w:fldCharType="end"/>
      </w:r>
      <w:r w:rsidRPr="006843E1">
        <w:t xml:space="preserve">, </w:t>
      </w:r>
      <w:r w:rsidRPr="006843E1">
        <w:fldChar w:fldCharType="begin"/>
      </w:r>
      <w:r w:rsidRPr="006843E1">
        <w:instrText xml:space="preserve"> REF _Ref151137897 </w:instrText>
      </w:r>
      <w:r>
        <w:instrText xml:space="preserve"> \* MERGEFORMAT </w:instrText>
      </w:r>
      <w:r w:rsidRPr="006843E1">
        <w:fldChar w:fldCharType="separate"/>
      </w:r>
      <w:r w:rsidR="00A32303" w:rsidRPr="006843E1">
        <w:t xml:space="preserve">Table </w:t>
      </w:r>
      <w:r w:rsidR="00A32303">
        <w:t>5</w:t>
      </w:r>
      <w:r w:rsidRPr="006843E1">
        <w:fldChar w:fldCharType="end"/>
      </w:r>
      <w:r w:rsidRPr="006843E1">
        <w:t>). Post hoc tests revealed significant differences in the duration of bouts of foraging behaviour. In the absence of a sentinel, foragers in green areas had significantly longer bouts of foraging behaviour than in commercial areas (</w:t>
      </w:r>
      <m:oMath>
        <m:acc>
          <m:accPr>
            <m:ctrlPr>
              <w:rPr>
                <w:rFonts w:ascii="Cambria Math" w:hAnsi="Cambria Math"/>
                <w:i/>
              </w:rPr>
            </m:ctrlPr>
          </m:accPr>
          <m:e>
            <m:r>
              <w:rPr>
                <w:rFonts w:ascii="Cambria Math" w:hAnsi="Cambria Math"/>
              </w:rPr>
              <m:t>β</m:t>
            </m:r>
          </m:e>
        </m:acc>
      </m:oMath>
      <w:r w:rsidRPr="006843E1">
        <w:t xml:space="preserve"> = -0.383, SE = 0.078, z-ratio = -4.919, p &lt; 0.001; </w:t>
      </w:r>
      <w:r w:rsidRPr="006843E1">
        <w:fldChar w:fldCharType="begin"/>
      </w:r>
      <w:r w:rsidRPr="006843E1">
        <w:instrText xml:space="preserve"> REF _Ref151138601 </w:instrText>
      </w:r>
      <w:r>
        <w:instrText xml:space="preserve"> \* MERGEFORMAT </w:instrText>
      </w:r>
      <w:r w:rsidRPr="006843E1">
        <w:fldChar w:fldCharType="separate"/>
      </w:r>
      <w:r w:rsidR="00A32303" w:rsidRPr="00A32303">
        <w:t>Table S3</w:t>
      </w:r>
      <w:r w:rsidRPr="006843E1">
        <w:fldChar w:fldCharType="end"/>
      </w:r>
      <w:r w:rsidRPr="006843E1">
        <w:t>). In the presence of a sentinel, foragers in green areas also had significantly longer bouts of foraging behaviour than in commercial areas (</w:t>
      </w:r>
      <m:oMath>
        <m:acc>
          <m:accPr>
            <m:ctrlPr>
              <w:rPr>
                <w:rFonts w:ascii="Cambria Math" w:hAnsi="Cambria Math"/>
                <w:i/>
              </w:rPr>
            </m:ctrlPr>
          </m:accPr>
          <m:e>
            <m:r>
              <w:rPr>
                <w:rFonts w:ascii="Cambria Math" w:hAnsi="Cambria Math"/>
              </w:rPr>
              <m:t>β</m:t>
            </m:r>
          </m:e>
        </m:acc>
      </m:oMath>
      <w:r w:rsidRPr="006843E1">
        <w:t xml:space="preserve"> = -0.156, SE = 0.067, z-ratio = -2.337, p = 0.029; </w:t>
      </w:r>
      <w:r w:rsidRPr="006843E1">
        <w:fldChar w:fldCharType="begin"/>
      </w:r>
      <w:r w:rsidRPr="006843E1">
        <w:instrText xml:space="preserve"> REF _Ref151138601 </w:instrText>
      </w:r>
      <w:r>
        <w:instrText xml:space="preserve"> \* MERGEFORMAT </w:instrText>
      </w:r>
      <w:r w:rsidRPr="006843E1">
        <w:fldChar w:fldCharType="separate"/>
      </w:r>
      <w:r w:rsidR="00A32303" w:rsidRPr="00A32303">
        <w:t>Table S3</w:t>
      </w:r>
      <w:r w:rsidRPr="006843E1">
        <w:fldChar w:fldCharType="end"/>
      </w:r>
      <w:r w:rsidRPr="006843E1">
        <w:t>). In green areas, foragers in the presence of a sentinel had marginally shorter bouts of foraging behaviour than in the absence of a sentinel (</w:t>
      </w:r>
      <m:oMath>
        <m:acc>
          <m:accPr>
            <m:ctrlPr>
              <w:rPr>
                <w:rFonts w:ascii="Cambria Math" w:hAnsi="Cambria Math"/>
                <w:i/>
              </w:rPr>
            </m:ctrlPr>
          </m:accPr>
          <m:e>
            <m:r>
              <w:rPr>
                <w:rFonts w:ascii="Cambria Math" w:hAnsi="Cambria Math"/>
              </w:rPr>
              <m:t>β</m:t>
            </m:r>
          </m:e>
        </m:acc>
      </m:oMath>
      <w:r w:rsidRPr="006843E1">
        <w:t xml:space="preserve"> = 0.135, SE = 0.068, z-ratio = 1.977, p = 0.058; </w:t>
      </w:r>
      <w:r w:rsidRPr="006843E1">
        <w:fldChar w:fldCharType="begin"/>
      </w:r>
      <w:r w:rsidRPr="006843E1">
        <w:instrText xml:space="preserve"> REF _Ref151138601 </w:instrText>
      </w:r>
      <w:r>
        <w:instrText xml:space="preserve"> \* MERGEFORMAT </w:instrText>
      </w:r>
      <w:r w:rsidRPr="006843E1">
        <w:fldChar w:fldCharType="separate"/>
      </w:r>
      <w:r w:rsidR="00A32303" w:rsidRPr="00A32303">
        <w:t>Table S3</w:t>
      </w:r>
      <w:r w:rsidRPr="006843E1">
        <w:fldChar w:fldCharType="end"/>
      </w:r>
      <w:r w:rsidRPr="006843E1">
        <w:t>).</w:t>
      </w:r>
    </w:p>
    <w:p w14:paraId="6117FC3B" w14:textId="127DE76A" w:rsidR="00590CB6" w:rsidRPr="006843E1" w:rsidRDefault="00590CB6" w:rsidP="00A24D3D">
      <w:pPr>
        <w:pStyle w:val="SectionSubtitle"/>
        <w:spacing w:line="480" w:lineRule="auto"/>
      </w:pPr>
      <w:bookmarkStart w:id="88" w:name="_Toc162204967"/>
      <w:bookmarkStart w:id="89" w:name="_Toc162208154"/>
      <w:r w:rsidRPr="006843E1">
        <w:t>Duration of bouts of “alert” behavio</w:t>
      </w:r>
      <w:r w:rsidR="00334BDE" w:rsidRPr="006843E1">
        <w:t>u</w:t>
      </w:r>
      <w:r w:rsidRPr="006843E1">
        <w:t>r</w:t>
      </w:r>
      <w:bookmarkEnd w:id="88"/>
      <w:bookmarkEnd w:id="89"/>
    </w:p>
    <w:p w14:paraId="46B05857" w14:textId="287FBAFF" w:rsidR="0088419E" w:rsidRPr="006843E1" w:rsidRDefault="00CC2401" w:rsidP="00A24D3D">
      <w:pPr>
        <w:pStyle w:val="SectionText"/>
        <w:spacing w:line="480" w:lineRule="auto"/>
      </w:pPr>
      <w:r w:rsidRPr="006843E1">
        <w:t>S</w:t>
      </w:r>
      <w:r w:rsidR="00E229F1" w:rsidRPr="006843E1">
        <w:t>entinel behavio</w:t>
      </w:r>
      <w:r w:rsidR="00334BDE" w:rsidRPr="006843E1">
        <w:t>u</w:t>
      </w:r>
      <w:r w:rsidR="00E229F1" w:rsidRPr="006843E1">
        <w:t xml:space="preserve">r, </w:t>
      </w:r>
      <w:r w:rsidR="000C3A28" w:rsidRPr="006843E1">
        <w:t>generalized environment, group size, bait presence and disturbance frequency had no significant effect on the duration of bouts of alert behavio</w:t>
      </w:r>
      <w:r w:rsidR="007347A5" w:rsidRPr="006843E1">
        <w:t>u</w:t>
      </w:r>
      <w:r w:rsidR="000C3A28" w:rsidRPr="006843E1">
        <w:t>r (p</w:t>
      </w:r>
      <w:r w:rsidR="002432DC" w:rsidRPr="006843E1">
        <w:t xml:space="preserve"> </w:t>
      </w:r>
      <w:r w:rsidR="000C3A28" w:rsidRPr="006843E1">
        <w:t>&lt; 0.141</w:t>
      </w:r>
      <w:r w:rsidR="00883605" w:rsidRPr="006843E1">
        <w:t xml:space="preserve">; </w:t>
      </w:r>
      <w:r w:rsidR="005A226D" w:rsidRPr="006843E1">
        <w:fldChar w:fldCharType="begin"/>
      </w:r>
      <w:r w:rsidR="005A226D" w:rsidRPr="006843E1">
        <w:instrText xml:space="preserve"> REF _Ref151137897 </w:instrText>
      </w:r>
      <w:r w:rsidR="00A447E4">
        <w:instrText xml:space="preserve"> \* MERGEFORMAT </w:instrText>
      </w:r>
      <w:r w:rsidR="005A226D" w:rsidRPr="006843E1">
        <w:fldChar w:fldCharType="separate"/>
      </w:r>
      <w:r w:rsidR="00A32303" w:rsidRPr="006843E1">
        <w:t xml:space="preserve">Table </w:t>
      </w:r>
      <w:r w:rsidR="00A32303">
        <w:t>5</w:t>
      </w:r>
      <w:r w:rsidR="005A226D" w:rsidRPr="006843E1">
        <w:fldChar w:fldCharType="end"/>
      </w:r>
      <w:r w:rsidR="000C3A28" w:rsidRPr="006843E1">
        <w:t>).</w:t>
      </w:r>
      <w:r w:rsidR="005A226D" w:rsidRPr="006843E1">
        <w:t xml:space="preserve"> </w:t>
      </w:r>
      <w:r w:rsidR="0066492F" w:rsidRPr="006843E1">
        <w:t>We found a significant interaction between</w:t>
      </w:r>
      <w:r w:rsidR="000C3A28" w:rsidRPr="006843E1">
        <w:t xml:space="preserve"> sentinel behavio</w:t>
      </w:r>
      <w:r w:rsidR="00334BDE" w:rsidRPr="006843E1">
        <w:t>u</w:t>
      </w:r>
      <w:r w:rsidR="000C3A28" w:rsidRPr="006843E1">
        <w:t>r and generalized environment</w:t>
      </w:r>
      <w:r w:rsidR="0066492F" w:rsidRPr="006843E1">
        <w:t xml:space="preserve"> </w:t>
      </w:r>
      <w:r w:rsidR="000C3A28" w:rsidRPr="006843E1">
        <w:t>(</w:t>
      </w:r>
      <m:oMath>
        <m:acc>
          <m:accPr>
            <m:ctrlPr>
              <w:rPr>
                <w:rFonts w:ascii="Cambria Math" w:hAnsi="Cambria Math"/>
                <w:i/>
              </w:rPr>
            </m:ctrlPr>
          </m:accPr>
          <m:e>
            <m:r>
              <w:rPr>
                <w:rFonts w:ascii="Cambria Math" w:hAnsi="Cambria Math"/>
              </w:rPr>
              <m:t>β</m:t>
            </m:r>
          </m:e>
        </m:acc>
      </m:oMath>
      <w:r w:rsidR="000C3A28" w:rsidRPr="006843E1">
        <w:t xml:space="preserve"> = -0.27</w:t>
      </w:r>
      <w:r w:rsidRPr="006843E1">
        <w:t>4</w:t>
      </w:r>
      <w:r w:rsidR="000C3A28" w:rsidRPr="006843E1">
        <w:t xml:space="preserve">, SE = 0.135, </w:t>
      </w:r>
      <w:r w:rsidR="008E1015" w:rsidRPr="006843E1">
        <w:t>t</w:t>
      </w:r>
      <w:r w:rsidR="000C3A28" w:rsidRPr="006843E1">
        <w:t xml:space="preserve"> = -2.024, p = 0.043</w:t>
      </w:r>
      <w:r w:rsidR="00883605" w:rsidRPr="006843E1">
        <w:t xml:space="preserve">; </w:t>
      </w:r>
      <w:r w:rsidR="005A226D" w:rsidRPr="006843E1">
        <w:fldChar w:fldCharType="begin"/>
      </w:r>
      <w:r w:rsidR="005A226D" w:rsidRPr="006843E1">
        <w:instrText xml:space="preserve"> REF _Ref151137725 </w:instrText>
      </w:r>
      <w:r w:rsidR="00A447E4">
        <w:instrText xml:space="preserve"> \* MERGEFORMAT </w:instrText>
      </w:r>
      <w:r w:rsidR="005A226D" w:rsidRPr="006843E1">
        <w:fldChar w:fldCharType="separate"/>
      </w:r>
      <w:r w:rsidR="00A32303" w:rsidRPr="006843E1">
        <w:t xml:space="preserve">Figure </w:t>
      </w:r>
      <w:r w:rsidR="00A32303">
        <w:t>4</w:t>
      </w:r>
      <w:r w:rsidR="005A226D" w:rsidRPr="006843E1">
        <w:fldChar w:fldCharType="end"/>
      </w:r>
      <w:r w:rsidR="005A226D" w:rsidRPr="006843E1">
        <w:t xml:space="preserve">, </w:t>
      </w:r>
      <w:r w:rsidR="005A226D" w:rsidRPr="006843E1">
        <w:fldChar w:fldCharType="begin"/>
      </w:r>
      <w:r w:rsidR="005A226D" w:rsidRPr="006843E1">
        <w:instrText xml:space="preserve"> REF _Ref151137897 </w:instrText>
      </w:r>
      <w:r w:rsidR="00A447E4">
        <w:instrText xml:space="preserve"> \* MERGEFORMAT </w:instrText>
      </w:r>
      <w:r w:rsidR="005A226D" w:rsidRPr="006843E1">
        <w:fldChar w:fldCharType="separate"/>
      </w:r>
      <w:r w:rsidR="00A32303" w:rsidRPr="006843E1">
        <w:t xml:space="preserve">Table </w:t>
      </w:r>
      <w:r w:rsidR="00A32303">
        <w:t>5</w:t>
      </w:r>
      <w:r w:rsidR="005A226D" w:rsidRPr="006843E1">
        <w:fldChar w:fldCharType="end"/>
      </w:r>
      <w:r w:rsidR="000C3A28" w:rsidRPr="006843E1">
        <w:t>).</w:t>
      </w:r>
      <w:r w:rsidR="00E12033" w:rsidRPr="006843E1">
        <w:t xml:space="preserve"> </w:t>
      </w:r>
      <w:r w:rsidR="00EF30A9" w:rsidRPr="006843E1">
        <w:t>Post hoc pairwise t-tests revealed no significant differences in the duration of bouts of alert behavio</w:t>
      </w:r>
      <w:r w:rsidR="00334BDE" w:rsidRPr="006843E1">
        <w:t>u</w:t>
      </w:r>
      <w:r w:rsidR="00EF30A9" w:rsidRPr="006843E1">
        <w:t>r.</w:t>
      </w:r>
    </w:p>
    <w:p w14:paraId="6F8B342B" w14:textId="74FF8306" w:rsidR="0077305A" w:rsidRPr="006843E1" w:rsidRDefault="0077305A" w:rsidP="00B8527A">
      <w:pPr>
        <w:pStyle w:val="SectionText"/>
        <w:sectPr w:rsidR="0077305A" w:rsidRPr="006843E1" w:rsidSect="00F71CFB">
          <w:headerReference w:type="default" r:id="rId45"/>
          <w:pgSz w:w="12240" w:h="15840"/>
          <w:pgMar w:top="1440" w:right="1440" w:bottom="1440" w:left="1440" w:header="720" w:footer="720" w:gutter="0"/>
          <w:cols w:space="720"/>
        </w:sectPr>
      </w:pPr>
    </w:p>
    <w:p w14:paraId="59585B48" w14:textId="77777777" w:rsidR="0088419E" w:rsidRPr="006843E1" w:rsidRDefault="0088419E" w:rsidP="00215D50">
      <w:pPr>
        <w:pStyle w:val="SectionText0"/>
      </w:pPr>
      <w:r w:rsidRPr="006843E1">
        <w:rPr>
          <w:noProof/>
        </w:rPr>
        <w:lastRenderedPageBreak/>
        <w:drawing>
          <wp:inline distT="0" distB="0" distL="0" distR="0" wp14:anchorId="36F1D14E" wp14:editId="57EB4EA0">
            <wp:extent cx="8343294" cy="5965102"/>
            <wp:effectExtent l="0" t="0" r="635" b="0"/>
            <wp:docPr id="5729870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368664" cy="5983241"/>
                    </a:xfrm>
                    <a:prstGeom prst="rect">
                      <a:avLst/>
                    </a:prstGeom>
                    <a:noFill/>
                    <a:ln>
                      <a:noFill/>
                    </a:ln>
                  </pic:spPr>
                </pic:pic>
              </a:graphicData>
            </a:graphic>
          </wp:inline>
        </w:drawing>
      </w:r>
    </w:p>
    <w:p w14:paraId="03762AE3" w14:textId="7C36EA04" w:rsidR="00E77B42" w:rsidRPr="006843E1" w:rsidRDefault="0088419E" w:rsidP="00215D50">
      <w:pPr>
        <w:pStyle w:val="SectionText0"/>
        <w:rPr>
          <w:b/>
          <w:bCs/>
        </w:rPr>
        <w:sectPr w:rsidR="00E77B42" w:rsidRPr="006843E1" w:rsidSect="00F71CFB">
          <w:headerReference w:type="default" r:id="rId47"/>
          <w:pgSz w:w="15840" w:h="12240" w:orient="landscape"/>
          <w:pgMar w:top="720" w:right="720" w:bottom="720" w:left="720" w:header="720" w:footer="720" w:gutter="0"/>
          <w:cols w:space="720"/>
          <w:docGrid w:linePitch="299"/>
        </w:sectPr>
      </w:pPr>
      <w:bookmarkStart w:id="90" w:name="_Ref151142101"/>
      <w:bookmarkStart w:id="91" w:name="_Toc162210497"/>
      <w:r w:rsidRPr="00215D50">
        <w:rPr>
          <w:rStyle w:val="CaptionBChar"/>
          <w:rFonts w:eastAsia="Arial"/>
        </w:rPr>
        <w:t xml:space="preserve">Figure </w:t>
      </w:r>
      <w:r w:rsidRPr="00215D50">
        <w:rPr>
          <w:rStyle w:val="CaptionBChar"/>
        </w:rPr>
        <w:fldChar w:fldCharType="begin"/>
      </w:r>
      <w:r w:rsidRPr="00215D50">
        <w:rPr>
          <w:rStyle w:val="CaptionBChar"/>
          <w:rFonts w:eastAsia="Arial"/>
        </w:rPr>
        <w:instrText xml:space="preserve"> SEQ Figure \* ARABIC </w:instrText>
      </w:r>
      <w:r w:rsidRPr="00215D50">
        <w:rPr>
          <w:rStyle w:val="CaptionBChar"/>
        </w:rPr>
        <w:fldChar w:fldCharType="separate"/>
      </w:r>
      <w:r w:rsidR="00A32303" w:rsidRPr="00215D50">
        <w:rPr>
          <w:rStyle w:val="CaptionBChar"/>
          <w:rFonts w:eastAsia="Arial"/>
        </w:rPr>
        <w:t>5</w:t>
      </w:r>
      <w:r w:rsidRPr="00215D50">
        <w:rPr>
          <w:rStyle w:val="CaptionBChar"/>
          <w:rFonts w:eastAsia="Arial"/>
        </w:rPr>
        <w:fldChar w:fldCharType="end"/>
      </w:r>
      <w:bookmarkEnd w:id="90"/>
      <w:r w:rsidRPr="00215D50">
        <w:rPr>
          <w:rStyle w:val="CaptionBChar"/>
          <w:rFonts w:eastAsia="Arial"/>
        </w:rPr>
        <w:t>:</w:t>
      </w:r>
      <w:r w:rsidRPr="006843E1">
        <w:t xml:space="preserve"> Mean foraging bout duration of crows in small and large groups</w:t>
      </w:r>
      <w:r w:rsidR="00334BDE" w:rsidRPr="006843E1">
        <w:t xml:space="preserve">. </w:t>
      </w:r>
      <w:r w:rsidR="00CF7EAA" w:rsidRPr="006843E1">
        <w:t>E</w:t>
      </w:r>
      <w:r w:rsidR="00E77B42" w:rsidRPr="006843E1">
        <w:t>rror bars represent the standard error.</w:t>
      </w:r>
      <w:bookmarkEnd w:id="91"/>
    </w:p>
    <w:p w14:paraId="472B7F54" w14:textId="77777777" w:rsidR="0056164E" w:rsidRPr="006843E1" w:rsidRDefault="0056164E" w:rsidP="00B8527A">
      <w:pPr>
        <w:pStyle w:val="SectionText"/>
      </w:pPr>
      <w:r w:rsidRPr="006843E1">
        <w:rPr>
          <w:noProof/>
        </w:rPr>
        <w:lastRenderedPageBreak/>
        <w:drawing>
          <wp:inline distT="0" distB="0" distL="0" distR="0" wp14:anchorId="5BF35516" wp14:editId="0439F9E0">
            <wp:extent cx="8796573" cy="6283266"/>
            <wp:effectExtent l="0" t="0" r="5080" b="3810"/>
            <wp:docPr id="8101875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802627" cy="6287590"/>
                    </a:xfrm>
                    <a:prstGeom prst="rect">
                      <a:avLst/>
                    </a:prstGeom>
                    <a:noFill/>
                    <a:ln>
                      <a:noFill/>
                    </a:ln>
                  </pic:spPr>
                </pic:pic>
              </a:graphicData>
            </a:graphic>
          </wp:inline>
        </w:drawing>
      </w:r>
    </w:p>
    <w:p w14:paraId="1FCF40C4" w14:textId="5C6345E7" w:rsidR="0088419E" w:rsidRPr="006843E1" w:rsidRDefault="0056164E" w:rsidP="00215D50">
      <w:pPr>
        <w:pStyle w:val="SectionText0"/>
        <w:sectPr w:rsidR="0088419E" w:rsidRPr="006843E1" w:rsidSect="00F71CFB">
          <w:headerReference w:type="default" r:id="rId49"/>
          <w:pgSz w:w="15840" w:h="12240" w:orient="landscape"/>
          <w:pgMar w:top="720" w:right="720" w:bottom="720" w:left="720" w:header="720" w:footer="720" w:gutter="0"/>
          <w:cols w:space="720"/>
          <w:docGrid w:linePitch="299"/>
        </w:sectPr>
      </w:pPr>
      <w:bookmarkStart w:id="92" w:name="_Ref151142715"/>
      <w:bookmarkStart w:id="93" w:name="_Toc162210498"/>
      <w:r w:rsidRPr="00215D50">
        <w:rPr>
          <w:rStyle w:val="CaptionBChar"/>
          <w:rFonts w:eastAsia="Arial"/>
        </w:rPr>
        <w:t xml:space="preserve">Figure </w:t>
      </w:r>
      <w:r w:rsidRPr="00215D50">
        <w:rPr>
          <w:rStyle w:val="CaptionBChar"/>
          <w:rFonts w:eastAsia="Arial"/>
        </w:rPr>
        <w:fldChar w:fldCharType="begin"/>
      </w:r>
      <w:r w:rsidRPr="00215D50">
        <w:rPr>
          <w:rStyle w:val="CaptionBChar"/>
          <w:rFonts w:eastAsia="Arial"/>
        </w:rPr>
        <w:instrText xml:space="preserve"> SEQ Figure \* ARABIC </w:instrText>
      </w:r>
      <w:r w:rsidRPr="00215D50">
        <w:rPr>
          <w:rStyle w:val="CaptionBChar"/>
          <w:rFonts w:eastAsia="Arial"/>
        </w:rPr>
        <w:fldChar w:fldCharType="separate"/>
      </w:r>
      <w:r w:rsidR="00A32303" w:rsidRPr="00215D50">
        <w:rPr>
          <w:rStyle w:val="CaptionBChar"/>
          <w:rFonts w:eastAsia="Arial"/>
        </w:rPr>
        <w:t>6</w:t>
      </w:r>
      <w:r w:rsidRPr="00215D50">
        <w:rPr>
          <w:rStyle w:val="CaptionBChar"/>
          <w:rFonts w:eastAsia="Arial"/>
        </w:rPr>
        <w:fldChar w:fldCharType="end"/>
      </w:r>
      <w:bookmarkEnd w:id="92"/>
      <w:r w:rsidRPr="00215D50">
        <w:rPr>
          <w:rStyle w:val="CaptionBChar"/>
          <w:rFonts w:eastAsia="Arial"/>
        </w:rPr>
        <w:t>:</w:t>
      </w:r>
      <w:r w:rsidRPr="006843E1">
        <w:t xml:space="preserve"> Foraging bout duration decreasing </w:t>
      </w:r>
      <w:r w:rsidR="00EA6CF0" w:rsidRPr="006843E1">
        <w:t>with</w:t>
      </w:r>
      <w:r w:rsidRPr="006843E1">
        <w:t xml:space="preserve"> increasing disturbance frequency</w:t>
      </w:r>
      <w:r w:rsidR="00334BDE" w:rsidRPr="006843E1">
        <w:t>.</w:t>
      </w:r>
      <w:bookmarkEnd w:id="93"/>
      <w:r w:rsidR="00334BDE" w:rsidRPr="006843E1">
        <w:t xml:space="preserve"> </w:t>
      </w:r>
    </w:p>
    <w:p w14:paraId="11E4F5BC" w14:textId="462025F8" w:rsidR="00E50596" w:rsidRPr="006843E1" w:rsidRDefault="00E50596" w:rsidP="00A24D3D">
      <w:pPr>
        <w:pStyle w:val="SectionSubtitle"/>
        <w:spacing w:line="480" w:lineRule="auto"/>
      </w:pPr>
      <w:bookmarkStart w:id="94" w:name="_Toc162204968"/>
      <w:bookmarkStart w:id="95" w:name="_Toc162208155"/>
      <w:r w:rsidRPr="006843E1">
        <w:lastRenderedPageBreak/>
        <w:t xml:space="preserve">Foraging </w:t>
      </w:r>
      <w:r w:rsidR="00883605" w:rsidRPr="006843E1">
        <w:t>rate</w:t>
      </w:r>
      <w:bookmarkEnd w:id="94"/>
      <w:bookmarkEnd w:id="95"/>
    </w:p>
    <w:p w14:paraId="65E31226" w14:textId="5D922D21" w:rsidR="0077305A" w:rsidRPr="006843E1" w:rsidRDefault="00EF30A9" w:rsidP="00A24D3D">
      <w:pPr>
        <w:pStyle w:val="SectionText"/>
        <w:spacing w:line="480" w:lineRule="auto"/>
      </w:pPr>
      <w:r w:rsidRPr="006843E1">
        <w:t>We calculated the peck rate</w:t>
      </w:r>
      <w:r w:rsidR="00D23BAE" w:rsidRPr="006843E1">
        <w:t xml:space="preserve"> (per min</w:t>
      </w:r>
      <w:r w:rsidR="00CF7EAA" w:rsidRPr="006843E1">
        <w:t>.</w:t>
      </w:r>
      <w:r w:rsidR="00D23BAE" w:rsidRPr="006843E1">
        <w:t>)</w:t>
      </w:r>
      <w:r w:rsidRPr="006843E1">
        <w:t xml:space="preserve"> </w:t>
      </w:r>
      <w:r w:rsidR="00D23BAE" w:rsidRPr="006843E1">
        <w:t>for</w:t>
      </w:r>
      <w:r w:rsidRPr="006843E1">
        <w:t xml:space="preserve"> 81 observations. Two observations were removed as the individual</w:t>
      </w:r>
      <w:r w:rsidR="0077305A" w:rsidRPr="006843E1">
        <w:t>s</w:t>
      </w:r>
      <w:r w:rsidRPr="006843E1">
        <w:t xml:space="preserve"> did not perform any foraging behavio</w:t>
      </w:r>
      <w:r w:rsidR="00334BDE" w:rsidRPr="006843E1">
        <w:t>u</w:t>
      </w:r>
      <w:r w:rsidRPr="006843E1">
        <w:t>r.</w:t>
      </w:r>
      <w:r w:rsidR="00E12033" w:rsidRPr="006843E1">
        <w:t xml:space="preserve"> </w:t>
      </w:r>
      <w:r w:rsidR="00045C40" w:rsidRPr="006843E1">
        <w:t>Neither the presence of a sentinel</w:t>
      </w:r>
      <w:r w:rsidR="00CA4254" w:rsidRPr="006843E1">
        <w:t>,</w:t>
      </w:r>
      <w:r w:rsidR="00045C40" w:rsidRPr="006843E1">
        <w:t xml:space="preserve"> the generalized environment</w:t>
      </w:r>
      <w:r w:rsidR="00CA4254" w:rsidRPr="006843E1">
        <w:t>, or group size</w:t>
      </w:r>
      <w:r w:rsidR="00045C40" w:rsidRPr="006843E1">
        <w:t xml:space="preserve"> had a significant effect on the peck rate of foragers (p &gt; 0.</w:t>
      </w:r>
      <w:r w:rsidR="00CA4254" w:rsidRPr="006843E1">
        <w:t>233</w:t>
      </w:r>
      <w:r w:rsidR="0073310A" w:rsidRPr="006843E1">
        <w:t xml:space="preserve">; </w:t>
      </w:r>
      <w:r w:rsidR="005A226D" w:rsidRPr="006843E1">
        <w:fldChar w:fldCharType="begin"/>
      </w:r>
      <w:r w:rsidR="005A226D" w:rsidRPr="006843E1">
        <w:instrText xml:space="preserve"> REF _Ref151143990 </w:instrText>
      </w:r>
      <w:r w:rsidR="00A447E4">
        <w:instrText xml:space="preserve"> \* MERGEFORMAT </w:instrText>
      </w:r>
      <w:r w:rsidR="005A226D" w:rsidRPr="006843E1">
        <w:fldChar w:fldCharType="separate"/>
      </w:r>
      <w:r w:rsidR="00A32303" w:rsidRPr="00A32303">
        <w:t>Figure 7</w:t>
      </w:r>
      <w:r w:rsidR="005A226D" w:rsidRPr="006843E1">
        <w:fldChar w:fldCharType="end"/>
      </w:r>
      <w:r w:rsidR="005A226D" w:rsidRPr="006843E1">
        <w:t xml:space="preserve">, </w:t>
      </w:r>
      <w:r w:rsidR="00980EFF" w:rsidRPr="006843E1">
        <w:fldChar w:fldCharType="begin"/>
      </w:r>
      <w:r w:rsidR="00980EFF" w:rsidRPr="006843E1">
        <w:instrText xml:space="preserve"> REF _Ref151144753 </w:instrText>
      </w:r>
      <w:r w:rsidR="00A447E4">
        <w:instrText xml:space="preserve"> \* MERGEFORMAT </w:instrText>
      </w:r>
      <w:r w:rsidR="00980EFF" w:rsidRPr="006843E1">
        <w:fldChar w:fldCharType="separate"/>
      </w:r>
      <w:r w:rsidR="00A32303" w:rsidRPr="00A32303">
        <w:t>Table 6</w:t>
      </w:r>
      <w:r w:rsidR="00980EFF" w:rsidRPr="006843E1">
        <w:fldChar w:fldCharType="end"/>
      </w:r>
      <w:r w:rsidR="00045C40" w:rsidRPr="006843E1">
        <w:t xml:space="preserve">). </w:t>
      </w:r>
      <w:r w:rsidR="00980EFF" w:rsidRPr="006843E1">
        <w:t>The presence of bait significantly increased the peck rate of foragers (</w:t>
      </w:r>
      <m:oMath>
        <m:acc>
          <m:accPr>
            <m:ctrlPr>
              <w:rPr>
                <w:rFonts w:ascii="Cambria Math" w:hAnsi="Cambria Math"/>
                <w:i/>
              </w:rPr>
            </m:ctrlPr>
          </m:accPr>
          <m:e>
            <m:r>
              <w:rPr>
                <w:rFonts w:ascii="Cambria Math" w:hAnsi="Cambria Math"/>
              </w:rPr>
              <m:t>β</m:t>
            </m:r>
          </m:e>
        </m:acc>
      </m:oMath>
      <w:r w:rsidR="00980EFF" w:rsidRPr="006843E1">
        <w:t xml:space="preserve"> = 13.99</w:t>
      </w:r>
      <w:r w:rsidR="00CC2401" w:rsidRPr="006843E1">
        <w:t>0</w:t>
      </w:r>
      <w:r w:rsidR="00980EFF" w:rsidRPr="006843E1">
        <w:t xml:space="preserve">, </w:t>
      </w:r>
      <w:r w:rsidR="008E1015" w:rsidRPr="006843E1">
        <w:t>t</w:t>
      </w:r>
      <w:r w:rsidR="00980EFF" w:rsidRPr="006843E1">
        <w:t xml:space="preserve"> = 2.231, p = 0.020; </w:t>
      </w:r>
      <w:r w:rsidR="008434EB" w:rsidRPr="006843E1">
        <w:fldChar w:fldCharType="begin"/>
      </w:r>
      <w:r w:rsidR="008434EB" w:rsidRPr="006843E1">
        <w:instrText xml:space="preserve"> REF _Ref151145737 </w:instrText>
      </w:r>
      <w:r w:rsidR="00A447E4">
        <w:instrText xml:space="preserve"> \* MERGEFORMAT </w:instrText>
      </w:r>
      <w:r w:rsidR="008434EB" w:rsidRPr="006843E1">
        <w:fldChar w:fldCharType="separate"/>
      </w:r>
      <w:r w:rsidR="00A32303" w:rsidRPr="00A32303">
        <w:t>Figure S6</w:t>
      </w:r>
      <w:r w:rsidR="008434EB" w:rsidRPr="006843E1">
        <w:fldChar w:fldCharType="end"/>
      </w:r>
      <w:r w:rsidR="00980EFF" w:rsidRPr="006843E1">
        <w:t xml:space="preserve">, </w:t>
      </w:r>
      <w:r w:rsidR="008434EB" w:rsidRPr="006843E1">
        <w:fldChar w:fldCharType="begin"/>
      </w:r>
      <w:r w:rsidR="008434EB" w:rsidRPr="006843E1">
        <w:instrText xml:space="preserve"> REF _Ref151144753 </w:instrText>
      </w:r>
      <w:r w:rsidR="00A447E4">
        <w:instrText xml:space="preserve"> \* MERGEFORMAT </w:instrText>
      </w:r>
      <w:r w:rsidR="008434EB" w:rsidRPr="006843E1">
        <w:fldChar w:fldCharType="separate"/>
      </w:r>
      <w:r w:rsidR="00A32303" w:rsidRPr="00A32303">
        <w:t>Table 6</w:t>
      </w:r>
      <w:r w:rsidR="008434EB" w:rsidRPr="006843E1">
        <w:fldChar w:fldCharType="end"/>
      </w:r>
      <w:r w:rsidR="00980EFF" w:rsidRPr="006843E1">
        <w:t xml:space="preserve">). </w:t>
      </w:r>
      <w:r w:rsidR="00045C40" w:rsidRPr="006843E1">
        <w:t>Peck rate increased significantly with disturbance frequency (</w:t>
      </w:r>
      <m:oMath>
        <m:acc>
          <m:accPr>
            <m:ctrlPr>
              <w:rPr>
                <w:rFonts w:ascii="Cambria Math" w:hAnsi="Cambria Math"/>
                <w:i/>
              </w:rPr>
            </m:ctrlPr>
          </m:accPr>
          <m:e>
            <m:r>
              <w:rPr>
                <w:rFonts w:ascii="Cambria Math" w:hAnsi="Cambria Math"/>
              </w:rPr>
              <m:t>β</m:t>
            </m:r>
          </m:e>
        </m:acc>
      </m:oMath>
      <w:r w:rsidR="00045C40" w:rsidRPr="006843E1">
        <w:t xml:space="preserve"> = 5.29</w:t>
      </w:r>
      <w:r w:rsidR="00CC2401" w:rsidRPr="006843E1">
        <w:t>0</w:t>
      </w:r>
      <w:r w:rsidR="00045C40" w:rsidRPr="006843E1">
        <w:t xml:space="preserve">, </w:t>
      </w:r>
      <w:r w:rsidR="008E1015" w:rsidRPr="006843E1">
        <w:t>t</w:t>
      </w:r>
      <w:r w:rsidR="00045C40" w:rsidRPr="006843E1">
        <w:t xml:space="preserve"> = 2.312, p = 0.021</w:t>
      </w:r>
      <w:r w:rsidR="0073310A" w:rsidRPr="006843E1">
        <w:t xml:space="preserve">; </w:t>
      </w:r>
      <w:r w:rsidR="004C0944" w:rsidRPr="006843E1">
        <w:fldChar w:fldCharType="begin"/>
      </w:r>
      <w:r w:rsidR="004C0944" w:rsidRPr="006843E1">
        <w:instrText xml:space="preserve"> REF _Ref151145969 </w:instrText>
      </w:r>
      <w:r w:rsidR="00A447E4">
        <w:instrText xml:space="preserve"> \* MERGEFORMAT </w:instrText>
      </w:r>
      <w:r w:rsidR="004C0944" w:rsidRPr="006843E1">
        <w:fldChar w:fldCharType="separate"/>
      </w:r>
      <w:r w:rsidR="00A32303" w:rsidRPr="00A32303">
        <w:t>Figure 8</w:t>
      </w:r>
      <w:r w:rsidR="004C0944" w:rsidRPr="006843E1">
        <w:fldChar w:fldCharType="end"/>
      </w:r>
      <w:r w:rsidR="004C0944" w:rsidRPr="006843E1">
        <w:t xml:space="preserve">, </w:t>
      </w:r>
      <w:r w:rsidR="004C0944" w:rsidRPr="006843E1">
        <w:fldChar w:fldCharType="begin"/>
      </w:r>
      <w:r w:rsidR="004C0944" w:rsidRPr="006843E1">
        <w:instrText xml:space="preserve"> REF _Ref151144753 </w:instrText>
      </w:r>
      <w:r w:rsidR="00A447E4">
        <w:instrText xml:space="preserve"> \* MERGEFORMAT </w:instrText>
      </w:r>
      <w:r w:rsidR="004C0944" w:rsidRPr="006843E1">
        <w:fldChar w:fldCharType="separate"/>
      </w:r>
      <w:r w:rsidR="00A32303" w:rsidRPr="00A32303">
        <w:t>Table 6</w:t>
      </w:r>
      <w:r w:rsidR="004C0944" w:rsidRPr="006843E1">
        <w:fldChar w:fldCharType="end"/>
      </w:r>
      <w:r w:rsidR="00045C40" w:rsidRPr="006843E1">
        <w:t xml:space="preserve">). </w:t>
      </w:r>
      <w:r w:rsidR="0066492F" w:rsidRPr="006843E1">
        <w:t>We found a significant interaction</w:t>
      </w:r>
      <w:r w:rsidR="00045C40" w:rsidRPr="006843E1">
        <w:t xml:space="preserve"> between generalized environment and disturbance frequency (</w:t>
      </w:r>
      <m:oMath>
        <m:acc>
          <m:accPr>
            <m:ctrlPr>
              <w:rPr>
                <w:rFonts w:ascii="Cambria Math" w:hAnsi="Cambria Math"/>
                <w:i/>
              </w:rPr>
            </m:ctrlPr>
          </m:accPr>
          <m:e>
            <m:r>
              <w:rPr>
                <w:rFonts w:ascii="Cambria Math" w:hAnsi="Cambria Math"/>
              </w:rPr>
              <m:t>β</m:t>
            </m:r>
          </m:e>
        </m:acc>
      </m:oMath>
      <w:r w:rsidR="00045C40" w:rsidRPr="006843E1">
        <w:t xml:space="preserve"> = 16.15</w:t>
      </w:r>
      <w:r w:rsidR="00CC2401" w:rsidRPr="006843E1">
        <w:t>0</w:t>
      </w:r>
      <w:r w:rsidR="00045C40" w:rsidRPr="006843E1">
        <w:t xml:space="preserve">, </w:t>
      </w:r>
      <w:r w:rsidR="008E1015" w:rsidRPr="006843E1">
        <w:t>t</w:t>
      </w:r>
      <w:r w:rsidR="00045C40" w:rsidRPr="006843E1">
        <w:t xml:space="preserve"> = 3.046, p = 0.002</w:t>
      </w:r>
      <w:r w:rsidR="0073310A" w:rsidRPr="006843E1">
        <w:t xml:space="preserve">; </w:t>
      </w:r>
      <w:r w:rsidR="004C0944" w:rsidRPr="006843E1">
        <w:fldChar w:fldCharType="begin"/>
      </w:r>
      <w:r w:rsidR="004C0944" w:rsidRPr="006843E1">
        <w:instrText xml:space="preserve"> REF _Ref151145969 </w:instrText>
      </w:r>
      <w:r w:rsidR="00A447E4">
        <w:instrText xml:space="preserve"> \* MERGEFORMAT </w:instrText>
      </w:r>
      <w:r w:rsidR="004C0944" w:rsidRPr="006843E1">
        <w:fldChar w:fldCharType="separate"/>
      </w:r>
      <w:r w:rsidR="00A32303" w:rsidRPr="00A32303">
        <w:t>Figure 8</w:t>
      </w:r>
      <w:r w:rsidR="004C0944" w:rsidRPr="006843E1">
        <w:fldChar w:fldCharType="end"/>
      </w:r>
      <w:r w:rsidR="004C0944" w:rsidRPr="006843E1">
        <w:t xml:space="preserve">, </w:t>
      </w:r>
      <w:r w:rsidR="004C0944" w:rsidRPr="006843E1">
        <w:fldChar w:fldCharType="begin"/>
      </w:r>
      <w:r w:rsidR="004C0944" w:rsidRPr="006843E1">
        <w:instrText xml:space="preserve"> REF _Ref151144753 </w:instrText>
      </w:r>
      <w:r w:rsidR="00A447E4">
        <w:instrText xml:space="preserve"> \* MERGEFORMAT </w:instrText>
      </w:r>
      <w:r w:rsidR="004C0944" w:rsidRPr="006843E1">
        <w:fldChar w:fldCharType="separate"/>
      </w:r>
      <w:r w:rsidR="00A32303" w:rsidRPr="00A32303">
        <w:t>Table 6</w:t>
      </w:r>
      <w:r w:rsidR="004C0944" w:rsidRPr="006843E1">
        <w:fldChar w:fldCharType="end"/>
      </w:r>
      <w:r w:rsidR="00045C40" w:rsidRPr="006843E1">
        <w:t>).</w:t>
      </w:r>
    </w:p>
    <w:p w14:paraId="09B18AF8" w14:textId="12E920A2" w:rsidR="0091432B" w:rsidRPr="006843E1" w:rsidRDefault="006E5508" w:rsidP="00A24D3D">
      <w:pPr>
        <w:pStyle w:val="SectionSubtitle"/>
        <w:spacing w:line="480" w:lineRule="auto"/>
      </w:pPr>
      <w:bookmarkStart w:id="96" w:name="_Toc162204969"/>
      <w:bookmarkStart w:id="97" w:name="_Toc162208156"/>
      <w:r w:rsidRPr="006843E1">
        <w:t>Transition</w:t>
      </w:r>
      <w:r w:rsidR="0091432B" w:rsidRPr="006843E1">
        <w:t xml:space="preserve"> </w:t>
      </w:r>
      <w:proofErr w:type="gramStart"/>
      <w:r w:rsidR="0091432B" w:rsidRPr="006843E1">
        <w:t>analysis</w:t>
      </w:r>
      <w:bookmarkEnd w:id="96"/>
      <w:bookmarkEnd w:id="97"/>
      <w:proofErr w:type="gramEnd"/>
    </w:p>
    <w:p w14:paraId="77A74443" w14:textId="3176E311" w:rsidR="00FF2415" w:rsidRDefault="00905902" w:rsidP="00A24D3D">
      <w:pPr>
        <w:pStyle w:val="SectionText"/>
        <w:spacing w:line="480" w:lineRule="auto"/>
        <w:sectPr w:rsidR="00FF2415" w:rsidSect="00F71CFB">
          <w:headerReference w:type="default" r:id="rId50"/>
          <w:pgSz w:w="12240" w:h="15840"/>
          <w:pgMar w:top="1440" w:right="1440" w:bottom="1440" w:left="1440" w:header="720" w:footer="720" w:gutter="0"/>
          <w:cols w:space="720"/>
        </w:sectPr>
      </w:pPr>
      <w:r w:rsidRPr="006843E1">
        <w:t>The number of t</w:t>
      </w:r>
      <w:r w:rsidR="0079402E" w:rsidRPr="006843E1">
        <w:t>ransitions from foraging to alert behavio</w:t>
      </w:r>
      <w:r w:rsidR="007347A5" w:rsidRPr="006843E1">
        <w:t>u</w:t>
      </w:r>
      <w:r w:rsidR="0079402E" w:rsidRPr="006843E1">
        <w:t>r w</w:t>
      </w:r>
      <w:r w:rsidRPr="006843E1">
        <w:t>as</w:t>
      </w:r>
      <w:r w:rsidR="0079402E" w:rsidRPr="006843E1">
        <w:t xml:space="preserve"> significantly </w:t>
      </w:r>
      <w:r w:rsidRPr="006843E1">
        <w:t>higher in green areas</w:t>
      </w:r>
      <w:r w:rsidR="0079402E" w:rsidRPr="006843E1">
        <w:t xml:space="preserve"> (IRR = </w:t>
      </w:r>
      <w:r w:rsidR="00292889" w:rsidRPr="006843E1">
        <w:t>0.421</w:t>
      </w:r>
      <w:r w:rsidR="0079402E" w:rsidRPr="006843E1">
        <w:t>, SE = 0.</w:t>
      </w:r>
      <w:r w:rsidR="00292889" w:rsidRPr="006843E1">
        <w:t>157</w:t>
      </w:r>
      <w:r w:rsidR="0079402E" w:rsidRPr="006843E1">
        <w:t xml:space="preserve">, </w:t>
      </w:r>
      <w:r w:rsidR="008E1015" w:rsidRPr="006843E1">
        <w:t>z</w:t>
      </w:r>
      <w:r w:rsidR="0079402E" w:rsidRPr="006843E1">
        <w:t xml:space="preserve"> = </w:t>
      </w:r>
      <w:r w:rsidR="00292889" w:rsidRPr="006843E1">
        <w:t>-1.355</w:t>
      </w:r>
      <w:r w:rsidR="0079402E" w:rsidRPr="006843E1">
        <w:t>, p = 0.0</w:t>
      </w:r>
      <w:r w:rsidR="00292889" w:rsidRPr="006843E1">
        <w:t>20</w:t>
      </w:r>
      <w:r w:rsidR="00DB0423" w:rsidRPr="006843E1">
        <w:t xml:space="preserve">; </w:t>
      </w:r>
      <w:r w:rsidR="009B72DB" w:rsidRPr="006843E1">
        <w:fldChar w:fldCharType="begin"/>
      </w:r>
      <w:r w:rsidR="009B72DB" w:rsidRPr="006843E1">
        <w:instrText xml:space="preserve"> REF _Ref151148768 </w:instrText>
      </w:r>
      <w:r w:rsidR="00A447E4">
        <w:instrText xml:space="preserve"> \* MERGEFORMAT </w:instrText>
      </w:r>
      <w:r w:rsidR="009B72DB" w:rsidRPr="006843E1">
        <w:fldChar w:fldCharType="separate"/>
      </w:r>
      <w:r w:rsidR="00A32303" w:rsidRPr="00A32303">
        <w:t>Figure 9</w:t>
      </w:r>
      <w:r w:rsidR="009B72DB" w:rsidRPr="006843E1">
        <w:fldChar w:fldCharType="end"/>
      </w:r>
      <w:r w:rsidR="009B72DB" w:rsidRPr="006843E1">
        <w:t xml:space="preserve">, </w:t>
      </w:r>
      <w:r w:rsidR="009B72DB" w:rsidRPr="006843E1">
        <w:fldChar w:fldCharType="begin"/>
      </w:r>
      <w:r w:rsidR="009B72DB" w:rsidRPr="006843E1">
        <w:instrText xml:space="preserve"> REF _Ref151148773 </w:instrText>
      </w:r>
      <w:r w:rsidR="00A447E4">
        <w:instrText xml:space="preserve"> \* MERGEFORMAT </w:instrText>
      </w:r>
      <w:r w:rsidR="009B72DB" w:rsidRPr="006843E1">
        <w:fldChar w:fldCharType="separate"/>
      </w:r>
      <w:r w:rsidR="00A32303" w:rsidRPr="00A32303">
        <w:t>Table 7</w:t>
      </w:r>
      <w:r w:rsidR="009B72DB" w:rsidRPr="006843E1">
        <w:fldChar w:fldCharType="end"/>
      </w:r>
      <w:r w:rsidR="0079402E" w:rsidRPr="006843E1">
        <w:t>)</w:t>
      </w:r>
      <w:r w:rsidRPr="006843E1">
        <w:t>, and in areas with frequent disturbances</w:t>
      </w:r>
      <w:r w:rsidR="0079402E" w:rsidRPr="006843E1">
        <w:t xml:space="preserve"> (IRR = 0.728, SE = 0.10</w:t>
      </w:r>
      <w:r w:rsidR="00CC2401" w:rsidRPr="006843E1">
        <w:t>9</w:t>
      </w:r>
      <w:r w:rsidR="0079402E" w:rsidRPr="006843E1">
        <w:t xml:space="preserve">, </w:t>
      </w:r>
      <w:r w:rsidR="008E1015" w:rsidRPr="006843E1">
        <w:t>z</w:t>
      </w:r>
      <w:r w:rsidR="0079402E" w:rsidRPr="006843E1">
        <w:t xml:space="preserve"> = -2.130, p = 0.033</w:t>
      </w:r>
      <w:r w:rsidR="00DB0423" w:rsidRPr="006843E1">
        <w:t xml:space="preserve">; </w:t>
      </w:r>
      <w:r w:rsidR="00474E26" w:rsidRPr="006843E1">
        <w:fldChar w:fldCharType="begin"/>
      </w:r>
      <w:r w:rsidR="00474E26" w:rsidRPr="006843E1">
        <w:instrText xml:space="preserve"> REF _Ref151150285 </w:instrText>
      </w:r>
      <w:r w:rsidR="00A447E4">
        <w:instrText xml:space="preserve"> \* MERGEFORMAT </w:instrText>
      </w:r>
      <w:r w:rsidR="00474E26" w:rsidRPr="006843E1">
        <w:fldChar w:fldCharType="separate"/>
      </w:r>
      <w:r w:rsidR="00A32303" w:rsidRPr="00A32303">
        <w:t>Figure 10</w:t>
      </w:r>
      <w:r w:rsidR="00474E26" w:rsidRPr="006843E1">
        <w:fldChar w:fldCharType="end"/>
      </w:r>
      <w:r w:rsidR="00474E26" w:rsidRPr="006843E1">
        <w:t xml:space="preserve">, </w:t>
      </w:r>
      <w:r w:rsidR="00474E26" w:rsidRPr="006843E1">
        <w:fldChar w:fldCharType="begin"/>
      </w:r>
      <w:r w:rsidR="00474E26" w:rsidRPr="006843E1">
        <w:instrText xml:space="preserve"> REF _Ref151148773 </w:instrText>
      </w:r>
      <w:r w:rsidR="00A447E4">
        <w:instrText xml:space="preserve"> \* MERGEFORMAT </w:instrText>
      </w:r>
      <w:r w:rsidR="00474E26" w:rsidRPr="006843E1">
        <w:fldChar w:fldCharType="separate"/>
      </w:r>
      <w:r w:rsidR="00A32303" w:rsidRPr="00A32303">
        <w:t>Table 7</w:t>
      </w:r>
      <w:r w:rsidR="00474E26" w:rsidRPr="006843E1">
        <w:fldChar w:fldCharType="end"/>
      </w:r>
      <w:r w:rsidR="0079402E" w:rsidRPr="006843E1">
        <w:t>)</w:t>
      </w:r>
      <w:r w:rsidR="006E5508" w:rsidRPr="006843E1">
        <w:t xml:space="preserve">. We found a significant interaction between </w:t>
      </w:r>
      <w:r w:rsidR="0079402E" w:rsidRPr="006843E1">
        <w:t xml:space="preserve">generalized environment and sentinel presence (IRR = </w:t>
      </w:r>
      <w:r w:rsidR="00292889" w:rsidRPr="006843E1">
        <w:t>5.021</w:t>
      </w:r>
      <w:r w:rsidR="0079402E" w:rsidRPr="006843E1">
        <w:t xml:space="preserve">, SE = </w:t>
      </w:r>
      <w:r w:rsidR="00292889" w:rsidRPr="006843E1">
        <w:t>2.457</w:t>
      </w:r>
      <w:r w:rsidR="0079402E" w:rsidRPr="006843E1">
        <w:t xml:space="preserve">, </w:t>
      </w:r>
      <w:r w:rsidR="008E1015" w:rsidRPr="006843E1">
        <w:t>z</w:t>
      </w:r>
      <w:r w:rsidR="0079402E" w:rsidRPr="006843E1">
        <w:t xml:space="preserve"> = 3.29</w:t>
      </w:r>
      <w:r w:rsidR="00CC2401" w:rsidRPr="006843E1">
        <w:t>8</w:t>
      </w:r>
      <w:r w:rsidR="0079402E" w:rsidRPr="006843E1">
        <w:t>, p = 0.001</w:t>
      </w:r>
      <w:r w:rsidR="00DB0423" w:rsidRPr="006843E1">
        <w:t>;</w:t>
      </w:r>
      <w:r w:rsidR="00775ED0" w:rsidRPr="006843E1">
        <w:t xml:space="preserve"> </w:t>
      </w:r>
      <w:r w:rsidR="00775ED0" w:rsidRPr="006843E1">
        <w:fldChar w:fldCharType="begin"/>
      </w:r>
      <w:r w:rsidR="00775ED0" w:rsidRPr="006843E1">
        <w:instrText xml:space="preserve"> REF _Ref151148768 </w:instrText>
      </w:r>
      <w:r w:rsidR="00A447E4">
        <w:instrText xml:space="preserve"> \* MERGEFORMAT </w:instrText>
      </w:r>
      <w:r w:rsidR="00775ED0" w:rsidRPr="006843E1">
        <w:fldChar w:fldCharType="separate"/>
      </w:r>
      <w:r w:rsidR="00A32303" w:rsidRPr="00A32303">
        <w:t>Figure 9</w:t>
      </w:r>
      <w:r w:rsidR="00775ED0" w:rsidRPr="006843E1">
        <w:fldChar w:fldCharType="end"/>
      </w:r>
      <w:r w:rsidR="00775ED0" w:rsidRPr="006843E1">
        <w:t xml:space="preserve">, </w:t>
      </w:r>
      <w:r w:rsidR="00775ED0" w:rsidRPr="006843E1">
        <w:fldChar w:fldCharType="begin"/>
      </w:r>
      <w:r w:rsidR="00775ED0" w:rsidRPr="006843E1">
        <w:instrText xml:space="preserve"> REF _Ref151148773 </w:instrText>
      </w:r>
      <w:r w:rsidR="00A447E4">
        <w:instrText xml:space="preserve"> \* MERGEFORMAT </w:instrText>
      </w:r>
      <w:r w:rsidR="00775ED0" w:rsidRPr="006843E1">
        <w:fldChar w:fldCharType="separate"/>
      </w:r>
      <w:r w:rsidR="00A32303" w:rsidRPr="00A32303">
        <w:t>Table 7</w:t>
      </w:r>
      <w:r w:rsidR="00775ED0" w:rsidRPr="006843E1">
        <w:fldChar w:fldCharType="end"/>
      </w:r>
      <w:r w:rsidR="0079402E" w:rsidRPr="006843E1">
        <w:t>).</w:t>
      </w:r>
      <w:r w:rsidR="006E5508" w:rsidRPr="006843E1">
        <w:t xml:space="preserve"> T</w:t>
      </w:r>
      <w:r w:rsidRPr="006843E1">
        <w:t xml:space="preserve">he number of transitions from foraging to pecking was significantly higher in the presence of bait </w:t>
      </w:r>
      <w:r w:rsidR="00616775" w:rsidRPr="006843E1">
        <w:t>(IRR = 1.7</w:t>
      </w:r>
      <w:r w:rsidR="00CC2401" w:rsidRPr="006843E1">
        <w:t>10</w:t>
      </w:r>
      <w:r w:rsidR="00616775" w:rsidRPr="006843E1">
        <w:t xml:space="preserve">, SE = 0.384, </w:t>
      </w:r>
      <w:r w:rsidR="008E1015" w:rsidRPr="006843E1">
        <w:t>z</w:t>
      </w:r>
      <w:r w:rsidR="00616775" w:rsidRPr="006843E1">
        <w:t xml:space="preserve"> = 2.38</w:t>
      </w:r>
      <w:r w:rsidR="00CC2401" w:rsidRPr="006843E1">
        <w:t>6</w:t>
      </w:r>
      <w:r w:rsidR="00616775" w:rsidRPr="006843E1">
        <w:t>, p = 0.017</w:t>
      </w:r>
      <w:r w:rsidR="00DC5470" w:rsidRPr="006843E1">
        <w:t xml:space="preserve">; </w:t>
      </w:r>
      <w:r w:rsidR="00170D8E" w:rsidRPr="006843E1">
        <w:fldChar w:fldCharType="begin"/>
      </w:r>
      <w:r w:rsidR="00170D8E" w:rsidRPr="006843E1">
        <w:instrText xml:space="preserve"> REF _Ref151151285 </w:instrText>
      </w:r>
      <w:r w:rsidR="00A447E4">
        <w:instrText xml:space="preserve"> \* MERGEFORMAT </w:instrText>
      </w:r>
      <w:r w:rsidR="00170D8E" w:rsidRPr="006843E1">
        <w:fldChar w:fldCharType="separate"/>
      </w:r>
      <w:r w:rsidR="00A32303" w:rsidRPr="00A32303">
        <w:t>Figure S7</w:t>
      </w:r>
      <w:r w:rsidR="00170D8E" w:rsidRPr="006843E1">
        <w:fldChar w:fldCharType="end"/>
      </w:r>
      <w:r w:rsidR="00170D8E" w:rsidRPr="006843E1">
        <w:t xml:space="preserve">, </w:t>
      </w:r>
      <w:r w:rsidR="00170D8E" w:rsidRPr="006843E1">
        <w:fldChar w:fldCharType="begin"/>
      </w:r>
      <w:r w:rsidR="00170D8E" w:rsidRPr="006843E1">
        <w:instrText xml:space="preserve"> REF _Ref151148773 </w:instrText>
      </w:r>
      <w:r w:rsidR="00A447E4">
        <w:instrText xml:space="preserve"> \* MERGEFORMAT </w:instrText>
      </w:r>
      <w:r w:rsidR="00170D8E" w:rsidRPr="006843E1">
        <w:fldChar w:fldCharType="separate"/>
      </w:r>
      <w:r w:rsidR="00A32303" w:rsidRPr="00A32303">
        <w:t>Table 7</w:t>
      </w:r>
      <w:r w:rsidR="00170D8E" w:rsidRPr="006843E1">
        <w:fldChar w:fldCharType="end"/>
      </w:r>
      <w:r w:rsidR="00616775" w:rsidRPr="006843E1">
        <w:t xml:space="preserve">). </w:t>
      </w:r>
      <w:r w:rsidR="00A549C0" w:rsidRPr="006843E1">
        <w:t xml:space="preserve">Sentinel presence, generalized environment, disturbance frequency, or the interaction between sentinel presence and generalized environment </w:t>
      </w:r>
      <w:r w:rsidR="00616775" w:rsidRPr="006843E1">
        <w:t>did not affect th</w:t>
      </w:r>
      <w:r w:rsidRPr="006843E1">
        <w:t>e number of</w:t>
      </w:r>
      <w:r w:rsidR="00616775" w:rsidRPr="006843E1">
        <w:t xml:space="preserve"> transition</w:t>
      </w:r>
      <w:r w:rsidRPr="006843E1">
        <w:t>s from foraging to pecking</w:t>
      </w:r>
      <w:r w:rsidR="00E229F1" w:rsidRPr="006843E1">
        <w:t xml:space="preserve"> (p-value </w:t>
      </w:r>
      <w:r w:rsidR="0091432B" w:rsidRPr="006843E1">
        <w:t xml:space="preserve">&gt; </w:t>
      </w:r>
      <w:r w:rsidR="00E229F1" w:rsidRPr="006843E1">
        <w:t>0.</w:t>
      </w:r>
      <w:r w:rsidR="00292889" w:rsidRPr="006843E1">
        <w:t>385</w:t>
      </w:r>
      <w:r w:rsidR="00DC5470" w:rsidRPr="006843E1">
        <w:t xml:space="preserve">; </w:t>
      </w:r>
      <w:r w:rsidR="00170D8E" w:rsidRPr="006843E1">
        <w:fldChar w:fldCharType="begin"/>
      </w:r>
      <w:r w:rsidR="00170D8E" w:rsidRPr="006843E1">
        <w:instrText xml:space="preserve"> REF _Ref151148773 </w:instrText>
      </w:r>
      <w:r w:rsidR="00A447E4">
        <w:instrText xml:space="preserve"> \* MERGEFORMAT </w:instrText>
      </w:r>
      <w:r w:rsidR="00170D8E" w:rsidRPr="006843E1">
        <w:fldChar w:fldCharType="separate"/>
      </w:r>
      <w:r w:rsidR="00A32303" w:rsidRPr="00A32303">
        <w:t>Table 7</w:t>
      </w:r>
      <w:r w:rsidR="00170D8E" w:rsidRPr="006843E1">
        <w:fldChar w:fldCharType="end"/>
      </w:r>
      <w:r w:rsidR="00E229F1" w:rsidRPr="006843E1">
        <w:t>)</w:t>
      </w:r>
      <w:r w:rsidR="00616775" w:rsidRPr="006843E1">
        <w:t>.</w:t>
      </w:r>
      <w:r w:rsidR="007F6E9F" w:rsidRPr="006843E1">
        <w:t xml:space="preserve"> </w:t>
      </w:r>
      <w:r w:rsidR="00C55384" w:rsidRPr="006843E1">
        <w:t>T</w:t>
      </w:r>
      <w:r w:rsidRPr="006843E1">
        <w:t xml:space="preserve">he number of transitions from pecking to alert behaviour </w:t>
      </w:r>
      <w:r w:rsidR="00314F66" w:rsidRPr="006843E1">
        <w:t>was also significantly higher in the presence of bait</w:t>
      </w:r>
      <w:r w:rsidR="006E5508" w:rsidRPr="006843E1">
        <w:t xml:space="preserve"> </w:t>
      </w:r>
      <w:r w:rsidR="00616775" w:rsidRPr="006843E1">
        <w:t>(IRR = 2.20</w:t>
      </w:r>
      <w:r w:rsidR="00CC2401" w:rsidRPr="006843E1">
        <w:t>4</w:t>
      </w:r>
      <w:r w:rsidR="00616775" w:rsidRPr="006843E1">
        <w:t>, SE = 0.53</w:t>
      </w:r>
      <w:r w:rsidR="00CC2401" w:rsidRPr="006843E1">
        <w:t>8</w:t>
      </w:r>
      <w:r w:rsidR="00616775" w:rsidRPr="006843E1">
        <w:t xml:space="preserve">, </w:t>
      </w:r>
      <w:r w:rsidR="008E1015" w:rsidRPr="006843E1">
        <w:t>z</w:t>
      </w:r>
      <w:r w:rsidR="00616775" w:rsidRPr="006843E1">
        <w:t xml:space="preserve"> = 3.23</w:t>
      </w:r>
      <w:r w:rsidR="00CC2401" w:rsidRPr="006843E1">
        <w:t>8</w:t>
      </w:r>
      <w:r w:rsidR="00616775" w:rsidRPr="006843E1">
        <w:t>, p = 0.001</w:t>
      </w:r>
      <w:r w:rsidR="00DC5470" w:rsidRPr="006843E1">
        <w:t xml:space="preserve">; </w:t>
      </w:r>
      <w:r w:rsidR="00170D8E" w:rsidRPr="006843E1">
        <w:fldChar w:fldCharType="begin"/>
      </w:r>
      <w:r w:rsidR="00170D8E" w:rsidRPr="006843E1">
        <w:instrText xml:space="preserve"> REF _Ref151151285 </w:instrText>
      </w:r>
      <w:r w:rsidR="00A447E4">
        <w:instrText xml:space="preserve"> \* MERGEFORMAT </w:instrText>
      </w:r>
      <w:r w:rsidR="00170D8E" w:rsidRPr="006843E1">
        <w:fldChar w:fldCharType="separate"/>
      </w:r>
      <w:r w:rsidR="00A32303" w:rsidRPr="00A32303">
        <w:t>Figure S7</w:t>
      </w:r>
      <w:r w:rsidR="00170D8E" w:rsidRPr="006843E1">
        <w:fldChar w:fldCharType="end"/>
      </w:r>
      <w:r w:rsidR="00170D8E" w:rsidRPr="006843E1">
        <w:t xml:space="preserve">, </w:t>
      </w:r>
      <w:r w:rsidR="00170D8E" w:rsidRPr="006843E1">
        <w:fldChar w:fldCharType="begin"/>
      </w:r>
      <w:r w:rsidR="00170D8E" w:rsidRPr="006843E1">
        <w:instrText xml:space="preserve"> REF _Ref151148773 </w:instrText>
      </w:r>
      <w:r w:rsidR="00A447E4">
        <w:instrText xml:space="preserve"> \* MERGEFORMAT </w:instrText>
      </w:r>
      <w:r w:rsidR="00170D8E" w:rsidRPr="006843E1">
        <w:fldChar w:fldCharType="separate"/>
      </w:r>
      <w:r w:rsidR="00A32303" w:rsidRPr="00A32303">
        <w:t>Table 7</w:t>
      </w:r>
      <w:r w:rsidR="00170D8E" w:rsidRPr="006843E1">
        <w:fldChar w:fldCharType="end"/>
      </w:r>
      <w:r w:rsidR="00616775" w:rsidRPr="006843E1">
        <w:t>).</w:t>
      </w:r>
      <w:r w:rsidR="0091432B" w:rsidRPr="006843E1">
        <w:t xml:space="preserve"> </w:t>
      </w:r>
      <w:r w:rsidR="00A549C0" w:rsidRPr="006843E1">
        <w:t xml:space="preserve">Sentinel presence, generalized environment, disturbance frequency, or the interaction between sentinel presence and generalized environment </w:t>
      </w:r>
      <w:r w:rsidR="0091432B" w:rsidRPr="006843E1">
        <w:t>did not affect th</w:t>
      </w:r>
      <w:r w:rsidR="00A549C0" w:rsidRPr="006843E1">
        <w:t>e number of transitions from pecking to alert behaviour</w:t>
      </w:r>
      <w:r w:rsidR="0091432B" w:rsidRPr="006843E1">
        <w:t xml:space="preserve"> </w:t>
      </w:r>
    </w:p>
    <w:p w14:paraId="4AB8DBA8" w14:textId="77777777" w:rsidR="005A226D" w:rsidRPr="006843E1" w:rsidRDefault="005A226D" w:rsidP="00215D50">
      <w:pPr>
        <w:pStyle w:val="SectionText0"/>
      </w:pPr>
      <w:r w:rsidRPr="006843E1">
        <w:rPr>
          <w:noProof/>
        </w:rPr>
        <w:lastRenderedPageBreak/>
        <w:drawing>
          <wp:inline distT="0" distB="0" distL="0" distR="0" wp14:anchorId="6B0731D1" wp14:editId="18E33A69">
            <wp:extent cx="8453673" cy="6038341"/>
            <wp:effectExtent l="0" t="0" r="5080" b="635"/>
            <wp:docPr id="138460919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468735" cy="6049100"/>
                    </a:xfrm>
                    <a:prstGeom prst="rect">
                      <a:avLst/>
                    </a:prstGeom>
                    <a:noFill/>
                    <a:ln>
                      <a:noFill/>
                    </a:ln>
                  </pic:spPr>
                </pic:pic>
              </a:graphicData>
            </a:graphic>
          </wp:inline>
        </w:drawing>
      </w:r>
    </w:p>
    <w:p w14:paraId="223746BE" w14:textId="397B460B" w:rsidR="00E77B42" w:rsidRPr="006843E1" w:rsidRDefault="005A226D" w:rsidP="00864C67">
      <w:pPr>
        <w:pStyle w:val="SectionText0"/>
        <w:rPr>
          <w:b/>
          <w:bCs/>
        </w:rPr>
        <w:sectPr w:rsidR="00E77B42" w:rsidRPr="006843E1" w:rsidSect="00F71CFB">
          <w:headerReference w:type="default" r:id="rId52"/>
          <w:pgSz w:w="15840" w:h="12240" w:orient="landscape"/>
          <w:pgMar w:top="720" w:right="720" w:bottom="720" w:left="720" w:header="720" w:footer="720" w:gutter="0"/>
          <w:cols w:space="720"/>
          <w:docGrid w:linePitch="299"/>
        </w:sectPr>
      </w:pPr>
      <w:bookmarkStart w:id="98" w:name="_Ref151143990"/>
      <w:bookmarkStart w:id="99" w:name="_Ref151143986"/>
      <w:bookmarkStart w:id="100" w:name="_Toc162210499"/>
      <w:r w:rsidRPr="00864C67">
        <w:rPr>
          <w:rStyle w:val="CaptionBChar"/>
          <w:rFonts w:eastAsia="Arial"/>
        </w:rPr>
        <w:t xml:space="preserve">Figure </w:t>
      </w:r>
      <w:r w:rsidRPr="00864C67">
        <w:rPr>
          <w:rStyle w:val="CaptionBChar"/>
        </w:rPr>
        <w:fldChar w:fldCharType="begin"/>
      </w:r>
      <w:r w:rsidRPr="00864C67">
        <w:rPr>
          <w:rStyle w:val="CaptionBChar"/>
          <w:rFonts w:eastAsia="Arial"/>
        </w:rPr>
        <w:instrText xml:space="preserve"> SEQ Figure \* ARABIC </w:instrText>
      </w:r>
      <w:r w:rsidRPr="00864C67">
        <w:rPr>
          <w:rStyle w:val="CaptionBChar"/>
        </w:rPr>
        <w:fldChar w:fldCharType="separate"/>
      </w:r>
      <w:r w:rsidR="00A32303">
        <w:rPr>
          <w:rStyle w:val="CaptionBChar"/>
          <w:rFonts w:eastAsia="Arial"/>
          <w:noProof/>
        </w:rPr>
        <w:t>7</w:t>
      </w:r>
      <w:r w:rsidRPr="00864C67">
        <w:rPr>
          <w:rStyle w:val="CaptionBChar"/>
          <w:rFonts w:eastAsia="Arial"/>
        </w:rPr>
        <w:fldChar w:fldCharType="end"/>
      </w:r>
      <w:bookmarkEnd w:id="98"/>
      <w:r w:rsidRPr="00864C67">
        <w:rPr>
          <w:rStyle w:val="CaptionBChar"/>
          <w:rFonts w:eastAsia="Arial"/>
        </w:rPr>
        <w:t>:</w:t>
      </w:r>
      <w:r w:rsidRPr="006843E1">
        <w:t xml:space="preserve"> Mean peck rate of foragers in commercial and green areas</w:t>
      </w:r>
      <w:bookmarkEnd w:id="99"/>
      <w:r w:rsidR="009D2D07" w:rsidRPr="006843E1">
        <w:t xml:space="preserve">. </w:t>
      </w:r>
      <w:r w:rsidR="006B38EF" w:rsidRPr="006843E1">
        <w:t>E</w:t>
      </w:r>
      <w:r w:rsidR="00E77B42" w:rsidRPr="006843E1">
        <w:t>rror bars represent the standard error.</w:t>
      </w:r>
      <w:bookmarkEnd w:id="100"/>
    </w:p>
    <w:p w14:paraId="03325475" w14:textId="215BFCB6" w:rsidR="00980EFF" w:rsidRPr="006843E1" w:rsidRDefault="00980EFF" w:rsidP="00864C67">
      <w:pPr>
        <w:pStyle w:val="SectionText0"/>
      </w:pPr>
      <w:bookmarkStart w:id="101" w:name="_Ref151144753"/>
      <w:bookmarkStart w:id="102" w:name="_Toc162210472"/>
      <w:r w:rsidRPr="00864C67">
        <w:rPr>
          <w:rStyle w:val="CaptionBChar"/>
          <w:rFonts w:eastAsia="Arial"/>
        </w:rPr>
        <w:lastRenderedPageBreak/>
        <w:t xml:space="preserve">Table </w:t>
      </w:r>
      <w:r w:rsidRPr="00864C67">
        <w:rPr>
          <w:rStyle w:val="CaptionBChar"/>
          <w:rFonts w:eastAsia="Arial"/>
        </w:rPr>
        <w:fldChar w:fldCharType="begin"/>
      </w:r>
      <w:r w:rsidRPr="00864C67">
        <w:rPr>
          <w:rStyle w:val="CaptionBChar"/>
          <w:rFonts w:eastAsia="Arial"/>
        </w:rPr>
        <w:instrText xml:space="preserve"> SEQ Table \* ARABIC </w:instrText>
      </w:r>
      <w:r w:rsidRPr="00864C67">
        <w:rPr>
          <w:rStyle w:val="CaptionBChar"/>
          <w:rFonts w:eastAsia="Arial"/>
        </w:rPr>
        <w:fldChar w:fldCharType="separate"/>
      </w:r>
      <w:r w:rsidR="00A32303">
        <w:rPr>
          <w:rStyle w:val="CaptionBChar"/>
          <w:rFonts w:eastAsia="Arial"/>
          <w:noProof/>
        </w:rPr>
        <w:t>6</w:t>
      </w:r>
      <w:r w:rsidRPr="00864C67">
        <w:rPr>
          <w:rStyle w:val="CaptionBChar"/>
          <w:rFonts w:eastAsia="Arial"/>
        </w:rPr>
        <w:fldChar w:fldCharType="end"/>
      </w:r>
      <w:bookmarkEnd w:id="101"/>
      <w:r w:rsidRPr="00864C67">
        <w:rPr>
          <w:rStyle w:val="CaptionBChar"/>
          <w:rFonts w:eastAsia="Arial"/>
        </w:rPr>
        <w:t>:</w:t>
      </w:r>
      <w:r w:rsidRPr="006843E1">
        <w:t xml:space="preserve"> Result of the linear mixed model fit to peck </w:t>
      </w:r>
      <w:proofErr w:type="gramStart"/>
      <w:r w:rsidRPr="006843E1">
        <w:t>rate</w:t>
      </w:r>
      <w:bookmarkEnd w:id="102"/>
      <w:proofErr w:type="gramEnd"/>
    </w:p>
    <w:p w14:paraId="5D91F10B" w14:textId="2924F948" w:rsidR="006A07D6" w:rsidRPr="006843E1" w:rsidRDefault="00980EFF" w:rsidP="00215D50">
      <w:pPr>
        <w:pStyle w:val="SectionText0"/>
      </w:pPr>
      <w:r w:rsidRPr="006843E1">
        <w:rPr>
          <w:noProof/>
        </w:rPr>
        <w:drawing>
          <wp:inline distT="0" distB="0" distL="0" distR="0" wp14:anchorId="7B56E454" wp14:editId="0034EFC0">
            <wp:extent cx="6853473" cy="6238719"/>
            <wp:effectExtent l="0" t="0" r="5080" b="0"/>
            <wp:docPr id="139876023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53">
                      <a:extLst>
                        <a:ext uri="{28A0092B-C50C-407E-A947-70E740481C1C}">
                          <a14:useLocalDpi xmlns:a14="http://schemas.microsoft.com/office/drawing/2010/main" val="0"/>
                        </a:ext>
                      </a:extLst>
                    </a:blip>
                    <a:srcRect r="39223" b="26231"/>
                    <a:stretch/>
                  </pic:blipFill>
                  <pic:spPr bwMode="auto">
                    <a:xfrm>
                      <a:off x="0" y="0"/>
                      <a:ext cx="6880560" cy="6263376"/>
                    </a:xfrm>
                    <a:prstGeom prst="rect">
                      <a:avLst/>
                    </a:prstGeom>
                    <a:noFill/>
                    <a:ln>
                      <a:noFill/>
                    </a:ln>
                    <a:extLst>
                      <a:ext uri="{53640926-AAD7-44D8-BBD7-CCE9431645EC}">
                        <a14:shadowObscured xmlns:a14="http://schemas.microsoft.com/office/drawing/2010/main"/>
                      </a:ext>
                    </a:extLst>
                  </pic:spPr>
                </pic:pic>
              </a:graphicData>
            </a:graphic>
          </wp:inline>
        </w:drawing>
      </w:r>
      <w:r w:rsidR="00616775" w:rsidRPr="006843E1">
        <w:t xml:space="preserve"> </w:t>
      </w:r>
    </w:p>
    <w:p w14:paraId="702E5247" w14:textId="77777777" w:rsidR="004F7F19" w:rsidRPr="006843E1" w:rsidRDefault="004F7F19" w:rsidP="006A07D6">
      <w:pPr>
        <w:pStyle w:val="Bibliography"/>
        <w:spacing w:before="240"/>
        <w:rPr>
          <w:rFonts w:ascii="Times New Roman" w:eastAsia="Times New Roman" w:hAnsi="Times New Roman" w:cs="Times New Roman"/>
          <w:b/>
          <w:bCs/>
          <w:sz w:val="28"/>
          <w:szCs w:val="28"/>
          <w:u w:val="single"/>
        </w:rPr>
        <w:sectPr w:rsidR="004F7F19" w:rsidRPr="006843E1" w:rsidSect="00F71CFB">
          <w:headerReference w:type="default" r:id="rId54"/>
          <w:pgSz w:w="15840" w:h="12240" w:orient="landscape"/>
          <w:pgMar w:top="720" w:right="720" w:bottom="720" w:left="720" w:header="720" w:footer="720" w:gutter="0"/>
          <w:cols w:space="720"/>
          <w:docGrid w:linePitch="299"/>
        </w:sectPr>
      </w:pPr>
    </w:p>
    <w:p w14:paraId="03D321BA" w14:textId="77777777" w:rsidR="004C0944" w:rsidRPr="006843E1" w:rsidRDefault="008434EB" w:rsidP="00215D50">
      <w:pPr>
        <w:pStyle w:val="SectionText0"/>
      </w:pPr>
      <w:r w:rsidRPr="006843E1">
        <w:rPr>
          <w:noProof/>
        </w:rPr>
        <w:lastRenderedPageBreak/>
        <w:drawing>
          <wp:inline distT="0" distB="0" distL="0" distR="0" wp14:anchorId="0C89D840" wp14:editId="166DA4D2">
            <wp:extent cx="8822902" cy="6308002"/>
            <wp:effectExtent l="0" t="0" r="0" b="0"/>
            <wp:docPr id="150218253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8839486" cy="6319859"/>
                    </a:xfrm>
                    <a:prstGeom prst="rect">
                      <a:avLst/>
                    </a:prstGeom>
                    <a:noFill/>
                    <a:ln>
                      <a:noFill/>
                    </a:ln>
                  </pic:spPr>
                </pic:pic>
              </a:graphicData>
            </a:graphic>
          </wp:inline>
        </w:drawing>
      </w:r>
    </w:p>
    <w:p w14:paraId="0E1A81EB" w14:textId="781C435D" w:rsidR="008434EB" w:rsidRPr="006843E1" w:rsidRDefault="004C0944" w:rsidP="00864C67">
      <w:pPr>
        <w:pStyle w:val="SectionText0"/>
        <w:sectPr w:rsidR="008434EB" w:rsidRPr="006843E1" w:rsidSect="00F71CFB">
          <w:headerReference w:type="default" r:id="rId56"/>
          <w:pgSz w:w="15840" w:h="12240" w:orient="landscape"/>
          <w:pgMar w:top="720" w:right="720" w:bottom="720" w:left="720" w:header="720" w:footer="720" w:gutter="0"/>
          <w:cols w:space="720"/>
          <w:docGrid w:linePitch="299"/>
        </w:sectPr>
      </w:pPr>
      <w:bookmarkStart w:id="103" w:name="_Ref151145969"/>
      <w:bookmarkStart w:id="104" w:name="_Toc162210500"/>
      <w:r w:rsidRPr="00864C67">
        <w:rPr>
          <w:rStyle w:val="CaptionBChar"/>
          <w:rFonts w:eastAsia="Arial"/>
        </w:rPr>
        <w:t xml:space="preserve">Figure </w:t>
      </w:r>
      <w:r w:rsidRPr="00864C67">
        <w:rPr>
          <w:rStyle w:val="CaptionBChar"/>
          <w:rFonts w:eastAsia="Arial"/>
        </w:rPr>
        <w:fldChar w:fldCharType="begin"/>
      </w:r>
      <w:r w:rsidRPr="00864C67">
        <w:rPr>
          <w:rStyle w:val="CaptionBChar"/>
          <w:rFonts w:eastAsia="Arial"/>
        </w:rPr>
        <w:instrText xml:space="preserve"> SEQ Figure \* ARABIC </w:instrText>
      </w:r>
      <w:r w:rsidRPr="00864C67">
        <w:rPr>
          <w:rStyle w:val="CaptionBChar"/>
          <w:rFonts w:eastAsia="Arial"/>
        </w:rPr>
        <w:fldChar w:fldCharType="separate"/>
      </w:r>
      <w:r w:rsidR="00A32303">
        <w:rPr>
          <w:rStyle w:val="CaptionBChar"/>
          <w:rFonts w:eastAsia="Arial"/>
          <w:noProof/>
        </w:rPr>
        <w:t>8</w:t>
      </w:r>
      <w:r w:rsidRPr="00864C67">
        <w:rPr>
          <w:rStyle w:val="CaptionBChar"/>
          <w:rFonts w:eastAsia="Arial"/>
        </w:rPr>
        <w:fldChar w:fldCharType="end"/>
      </w:r>
      <w:bookmarkEnd w:id="103"/>
      <w:r w:rsidRPr="00864C67">
        <w:rPr>
          <w:rStyle w:val="CaptionBChar"/>
          <w:rFonts w:eastAsia="Arial"/>
        </w:rPr>
        <w:t>:</w:t>
      </w:r>
      <w:r w:rsidRPr="006843E1">
        <w:t xml:space="preserve"> Peck rate </w:t>
      </w:r>
      <w:r w:rsidR="00261274" w:rsidRPr="006843E1">
        <w:t>i</w:t>
      </w:r>
      <w:r w:rsidR="007A775A" w:rsidRPr="006843E1">
        <w:t>n relation to disturbance frequency.</w:t>
      </w:r>
      <w:bookmarkEnd w:id="104"/>
      <w:r w:rsidR="009D2D07" w:rsidRPr="006843E1">
        <w:t xml:space="preserve"> </w:t>
      </w:r>
    </w:p>
    <w:p w14:paraId="25B46083" w14:textId="412DAD63" w:rsidR="00FF68DA" w:rsidRPr="006843E1" w:rsidRDefault="00A624C3" w:rsidP="00215D50">
      <w:pPr>
        <w:pStyle w:val="SectionText0"/>
      </w:pPr>
      <w:r w:rsidRPr="006843E1">
        <w:rPr>
          <w:noProof/>
        </w:rPr>
        <w:lastRenderedPageBreak/>
        <w:drawing>
          <wp:inline distT="0" distB="0" distL="0" distR="0" wp14:anchorId="72D19BA4" wp14:editId="3B78E9CD">
            <wp:extent cx="8484041" cy="6060031"/>
            <wp:effectExtent l="0" t="0" r="0" b="0"/>
            <wp:docPr id="1857148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550528" cy="6107522"/>
                    </a:xfrm>
                    <a:prstGeom prst="rect">
                      <a:avLst/>
                    </a:prstGeom>
                    <a:noFill/>
                    <a:ln>
                      <a:noFill/>
                    </a:ln>
                  </pic:spPr>
                </pic:pic>
              </a:graphicData>
            </a:graphic>
          </wp:inline>
        </w:drawing>
      </w:r>
    </w:p>
    <w:p w14:paraId="1AB9F504" w14:textId="053A3C08" w:rsidR="00492CDC" w:rsidRPr="006843E1" w:rsidRDefault="00FF68DA" w:rsidP="00864C67">
      <w:pPr>
        <w:pStyle w:val="SectionText0"/>
        <w:rPr>
          <w:b/>
          <w:bCs/>
        </w:rPr>
      </w:pPr>
      <w:bookmarkStart w:id="105" w:name="_Ref151148768"/>
      <w:bookmarkStart w:id="106" w:name="_Toc162210501"/>
      <w:r w:rsidRPr="00864C67">
        <w:rPr>
          <w:rStyle w:val="CaptionBChar"/>
          <w:rFonts w:eastAsia="Arial"/>
        </w:rPr>
        <w:t xml:space="preserve">Figure </w:t>
      </w:r>
      <w:r w:rsidRPr="00864C67">
        <w:rPr>
          <w:rStyle w:val="CaptionBChar"/>
        </w:rPr>
        <w:fldChar w:fldCharType="begin"/>
      </w:r>
      <w:r w:rsidRPr="00864C67">
        <w:rPr>
          <w:rStyle w:val="CaptionBChar"/>
          <w:rFonts w:eastAsia="Arial"/>
        </w:rPr>
        <w:instrText xml:space="preserve"> SEQ Figure \* ARABIC </w:instrText>
      </w:r>
      <w:r w:rsidRPr="00864C67">
        <w:rPr>
          <w:rStyle w:val="CaptionBChar"/>
        </w:rPr>
        <w:fldChar w:fldCharType="separate"/>
      </w:r>
      <w:r w:rsidR="00A32303">
        <w:rPr>
          <w:rStyle w:val="CaptionBChar"/>
          <w:rFonts w:eastAsia="Arial"/>
          <w:noProof/>
        </w:rPr>
        <w:t>9</w:t>
      </w:r>
      <w:r w:rsidRPr="00864C67">
        <w:rPr>
          <w:rStyle w:val="CaptionBChar"/>
          <w:rFonts w:eastAsia="Arial"/>
        </w:rPr>
        <w:fldChar w:fldCharType="end"/>
      </w:r>
      <w:bookmarkEnd w:id="105"/>
      <w:r w:rsidRPr="00864C67">
        <w:rPr>
          <w:rStyle w:val="CaptionBChar"/>
          <w:rFonts w:eastAsia="Arial"/>
        </w:rPr>
        <w:t>:</w:t>
      </w:r>
      <w:r w:rsidRPr="006843E1">
        <w:t xml:space="preserve"> Number of transitions performed by foragers in commercial and green areas</w:t>
      </w:r>
      <w:r w:rsidR="009D2D07" w:rsidRPr="006843E1">
        <w:t xml:space="preserve">. </w:t>
      </w:r>
      <w:r w:rsidR="006B38EF" w:rsidRPr="006843E1">
        <w:t>E</w:t>
      </w:r>
      <w:r w:rsidR="00492CDC" w:rsidRPr="006843E1">
        <w:t>rror bars represent the standard error.</w:t>
      </w:r>
      <w:r w:rsidR="00706268" w:rsidRPr="006843E1">
        <w:t xml:space="preserve"> Three outliers (Nb.&gt;100) omitted from figure.</w:t>
      </w:r>
      <w:bookmarkEnd w:id="106"/>
    </w:p>
    <w:p w14:paraId="64430393" w14:textId="2E0FAF97" w:rsidR="00492CDC" w:rsidRPr="006843E1" w:rsidRDefault="00492CDC" w:rsidP="00B8527A">
      <w:pPr>
        <w:pStyle w:val="CaptionB"/>
        <w:sectPr w:rsidR="00492CDC" w:rsidRPr="006843E1" w:rsidSect="00F71CFB">
          <w:headerReference w:type="default" r:id="rId58"/>
          <w:pgSz w:w="15840" w:h="12240" w:orient="landscape"/>
          <w:pgMar w:top="720" w:right="720" w:bottom="720" w:left="720" w:header="720" w:footer="720" w:gutter="0"/>
          <w:cols w:space="720"/>
          <w:docGrid w:linePitch="299"/>
        </w:sectPr>
      </w:pPr>
    </w:p>
    <w:p w14:paraId="0838889D" w14:textId="77777777" w:rsidR="00215D50" w:rsidRDefault="009B72DB" w:rsidP="00215D50">
      <w:pPr>
        <w:pStyle w:val="SectionText0"/>
      </w:pPr>
      <w:bookmarkStart w:id="107" w:name="_Ref151148773"/>
      <w:bookmarkStart w:id="108" w:name="_Toc162210473"/>
      <w:r w:rsidRPr="00864C67">
        <w:rPr>
          <w:rStyle w:val="CaptionBChar"/>
          <w:rFonts w:eastAsia="Arial"/>
        </w:rPr>
        <w:lastRenderedPageBreak/>
        <w:t xml:space="preserve">Table </w:t>
      </w:r>
      <w:r w:rsidRPr="00864C67">
        <w:rPr>
          <w:rStyle w:val="CaptionBChar"/>
          <w:rFonts w:eastAsia="Arial"/>
        </w:rPr>
        <w:fldChar w:fldCharType="begin"/>
      </w:r>
      <w:r w:rsidRPr="00864C67">
        <w:rPr>
          <w:rStyle w:val="CaptionBChar"/>
          <w:rFonts w:eastAsia="Arial"/>
        </w:rPr>
        <w:instrText xml:space="preserve"> SEQ Table \* ARABIC </w:instrText>
      </w:r>
      <w:r w:rsidRPr="00864C67">
        <w:rPr>
          <w:rStyle w:val="CaptionBChar"/>
          <w:rFonts w:eastAsia="Arial"/>
        </w:rPr>
        <w:fldChar w:fldCharType="separate"/>
      </w:r>
      <w:r w:rsidR="00A32303">
        <w:rPr>
          <w:rStyle w:val="CaptionBChar"/>
          <w:rFonts w:eastAsia="Arial"/>
          <w:noProof/>
        </w:rPr>
        <w:t>7</w:t>
      </w:r>
      <w:r w:rsidRPr="00864C67">
        <w:rPr>
          <w:rStyle w:val="CaptionBChar"/>
          <w:rFonts w:eastAsia="Arial"/>
        </w:rPr>
        <w:fldChar w:fldCharType="end"/>
      </w:r>
      <w:bookmarkEnd w:id="107"/>
      <w:r w:rsidRPr="00864C67">
        <w:rPr>
          <w:rStyle w:val="CaptionBChar"/>
          <w:rFonts w:eastAsia="Arial"/>
        </w:rPr>
        <w:t>:</w:t>
      </w:r>
      <w:r w:rsidRPr="006843E1">
        <w:t xml:space="preserve"> Results of generalized linear mixed model fit to the number of transitions performed by </w:t>
      </w:r>
      <w:proofErr w:type="gramStart"/>
      <w:r w:rsidRPr="006843E1">
        <w:t>foragers</w:t>
      </w:r>
      <w:bookmarkEnd w:id="108"/>
      <w:proofErr w:type="gramEnd"/>
    </w:p>
    <w:p w14:paraId="51429F33" w14:textId="7F129DB1" w:rsidR="009B72DB" w:rsidRPr="006843E1" w:rsidRDefault="00292889" w:rsidP="00215D50">
      <w:pPr>
        <w:pStyle w:val="SectionText0"/>
      </w:pPr>
      <w:r w:rsidRPr="00215D50">
        <w:rPr>
          <w:noProof/>
        </w:rPr>
        <w:drawing>
          <wp:inline distT="0" distB="0" distL="0" distR="0" wp14:anchorId="1E2FBA9D" wp14:editId="7FF7C7A6">
            <wp:extent cx="8674735" cy="4723130"/>
            <wp:effectExtent l="0" t="0" r="0" b="0"/>
            <wp:docPr id="11896795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8674735" cy="4723130"/>
                    </a:xfrm>
                    <a:prstGeom prst="rect">
                      <a:avLst/>
                    </a:prstGeom>
                    <a:noFill/>
                    <a:ln>
                      <a:noFill/>
                    </a:ln>
                  </pic:spPr>
                </pic:pic>
              </a:graphicData>
            </a:graphic>
          </wp:inline>
        </w:drawing>
      </w:r>
    </w:p>
    <w:p w14:paraId="77D23388" w14:textId="5B468D17" w:rsidR="00FF68DA" w:rsidRPr="006843E1" w:rsidRDefault="00FF68DA" w:rsidP="00B8527A">
      <w:pPr>
        <w:pStyle w:val="SectionText"/>
        <w:sectPr w:rsidR="00FF68DA" w:rsidRPr="006843E1" w:rsidSect="00F71CFB">
          <w:headerReference w:type="default" r:id="rId60"/>
          <w:pgSz w:w="15840" w:h="12240" w:orient="landscape"/>
          <w:pgMar w:top="720" w:right="720" w:bottom="720" w:left="720" w:header="720" w:footer="720" w:gutter="0"/>
          <w:cols w:space="720"/>
          <w:docGrid w:linePitch="299"/>
        </w:sectPr>
      </w:pPr>
    </w:p>
    <w:p w14:paraId="7562B9E7" w14:textId="77777777" w:rsidR="008D58DC" w:rsidRPr="006843E1" w:rsidRDefault="008D58DC" w:rsidP="00215D50">
      <w:pPr>
        <w:pStyle w:val="SectionText0"/>
      </w:pPr>
      <w:r w:rsidRPr="006843E1">
        <w:rPr>
          <w:noProof/>
        </w:rPr>
        <w:lastRenderedPageBreak/>
        <w:drawing>
          <wp:inline distT="0" distB="0" distL="0" distR="0" wp14:anchorId="53805B6F" wp14:editId="108D9F0A">
            <wp:extent cx="8503160" cy="6079402"/>
            <wp:effectExtent l="0" t="0" r="0" b="0"/>
            <wp:docPr id="201705159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8513922" cy="6087097"/>
                    </a:xfrm>
                    <a:prstGeom prst="rect">
                      <a:avLst/>
                    </a:prstGeom>
                    <a:noFill/>
                    <a:ln>
                      <a:noFill/>
                    </a:ln>
                  </pic:spPr>
                </pic:pic>
              </a:graphicData>
            </a:graphic>
          </wp:inline>
        </w:drawing>
      </w:r>
    </w:p>
    <w:p w14:paraId="16499DCA" w14:textId="5FA60979" w:rsidR="00FF2415" w:rsidRPr="006843E1" w:rsidRDefault="008D58DC" w:rsidP="00864C67">
      <w:pPr>
        <w:pStyle w:val="SectionText0"/>
        <w:rPr>
          <w:b/>
          <w:bCs/>
        </w:rPr>
        <w:sectPr w:rsidR="00FF2415" w:rsidRPr="006843E1" w:rsidSect="00F71CFB">
          <w:headerReference w:type="default" r:id="rId62"/>
          <w:pgSz w:w="15840" w:h="12240" w:orient="landscape"/>
          <w:pgMar w:top="720" w:right="720" w:bottom="720" w:left="720" w:header="720" w:footer="720" w:gutter="0"/>
          <w:cols w:space="720"/>
          <w:docGrid w:linePitch="299"/>
        </w:sectPr>
      </w:pPr>
      <w:bookmarkStart w:id="109" w:name="_Ref151150285"/>
      <w:bookmarkStart w:id="110" w:name="_Toc162210502"/>
      <w:r w:rsidRPr="00864C67">
        <w:rPr>
          <w:rStyle w:val="CaptionBChar"/>
          <w:rFonts w:eastAsia="Arial"/>
        </w:rPr>
        <w:t xml:space="preserve">Figure </w:t>
      </w:r>
      <w:r w:rsidRPr="00864C67">
        <w:rPr>
          <w:rStyle w:val="CaptionBChar"/>
          <w:rFonts w:eastAsia="Arial"/>
        </w:rPr>
        <w:fldChar w:fldCharType="begin"/>
      </w:r>
      <w:r w:rsidRPr="00864C67">
        <w:rPr>
          <w:rStyle w:val="CaptionBChar"/>
          <w:rFonts w:eastAsia="Arial"/>
        </w:rPr>
        <w:instrText xml:space="preserve"> SEQ Figure \* ARABIC </w:instrText>
      </w:r>
      <w:r w:rsidRPr="00864C67">
        <w:rPr>
          <w:rStyle w:val="CaptionBChar"/>
          <w:rFonts w:eastAsia="Arial"/>
        </w:rPr>
        <w:fldChar w:fldCharType="separate"/>
      </w:r>
      <w:r w:rsidR="00A32303">
        <w:rPr>
          <w:rStyle w:val="CaptionBChar"/>
          <w:rFonts w:eastAsia="Arial"/>
          <w:noProof/>
        </w:rPr>
        <w:t>10</w:t>
      </w:r>
      <w:r w:rsidRPr="00864C67">
        <w:rPr>
          <w:rStyle w:val="CaptionBChar"/>
          <w:rFonts w:eastAsia="Arial"/>
        </w:rPr>
        <w:fldChar w:fldCharType="end"/>
      </w:r>
      <w:bookmarkEnd w:id="109"/>
      <w:r w:rsidRPr="00864C67">
        <w:rPr>
          <w:rStyle w:val="CaptionBChar"/>
          <w:rFonts w:eastAsia="Arial"/>
        </w:rPr>
        <w:t>:</w:t>
      </w:r>
      <w:r w:rsidR="007A775A" w:rsidRPr="006843E1">
        <w:t xml:space="preserve"> The number of t</w:t>
      </w:r>
      <w:r w:rsidRPr="006843E1">
        <w:t>ransitions from foraging to alert behavio</w:t>
      </w:r>
      <w:r w:rsidR="007347A5" w:rsidRPr="006843E1">
        <w:t>u</w:t>
      </w:r>
      <w:r w:rsidRPr="006843E1">
        <w:t xml:space="preserve">r </w:t>
      </w:r>
      <w:r w:rsidR="007A775A" w:rsidRPr="006843E1">
        <w:t>decreases</w:t>
      </w:r>
      <w:r w:rsidRPr="006843E1">
        <w:t xml:space="preserve"> as disturbance frequency increases</w:t>
      </w:r>
      <w:r w:rsidR="007A775A" w:rsidRPr="006843E1">
        <w:t xml:space="preserve">. </w:t>
      </w:r>
      <w:r w:rsidR="00492CDC" w:rsidRPr="006843E1">
        <w:t>The grey shadow represents the standard error of the curve.</w:t>
      </w:r>
      <w:bookmarkEnd w:id="110"/>
      <w:r w:rsidR="007A775A" w:rsidRPr="006843E1">
        <w:t xml:space="preserve"> </w:t>
      </w:r>
    </w:p>
    <w:p w14:paraId="3320C9C6" w14:textId="723F9D06" w:rsidR="00FF2415" w:rsidRPr="006843E1" w:rsidRDefault="00FF2415" w:rsidP="00A24D3D">
      <w:pPr>
        <w:pStyle w:val="SectionText"/>
        <w:spacing w:line="480" w:lineRule="auto"/>
      </w:pPr>
      <w:r w:rsidRPr="006843E1">
        <w:lastRenderedPageBreak/>
        <w:t xml:space="preserve">(p-value &gt; 0.235; </w:t>
      </w:r>
      <w:r w:rsidRPr="006843E1">
        <w:fldChar w:fldCharType="begin"/>
      </w:r>
      <w:r w:rsidRPr="006843E1">
        <w:instrText xml:space="preserve"> REF _Ref151148773 </w:instrText>
      </w:r>
      <w:r>
        <w:instrText xml:space="preserve"> \* MERGEFORMAT </w:instrText>
      </w:r>
      <w:r w:rsidRPr="006843E1">
        <w:fldChar w:fldCharType="separate"/>
      </w:r>
      <w:r w:rsidR="00A32303" w:rsidRPr="00A32303">
        <w:t>Table 7</w:t>
      </w:r>
      <w:r w:rsidRPr="006843E1">
        <w:fldChar w:fldCharType="end"/>
      </w:r>
      <w:r w:rsidRPr="006843E1">
        <w:t xml:space="preserve">). The number of transitions from alert to foraging behaviour were not significantly affected by any factors, however, bait presence had a marginally insignificant effect (IRR = 1.513, SE = 0.351, z = 1.789, p = 0.074; </w:t>
      </w:r>
      <w:r w:rsidRPr="006843E1">
        <w:fldChar w:fldCharType="begin"/>
      </w:r>
      <w:r w:rsidRPr="006843E1">
        <w:instrText xml:space="preserve"> REF _Ref151151285 </w:instrText>
      </w:r>
      <w:r>
        <w:instrText xml:space="preserve"> \* MERGEFORMAT </w:instrText>
      </w:r>
      <w:r w:rsidRPr="006843E1">
        <w:fldChar w:fldCharType="separate"/>
      </w:r>
      <w:r w:rsidR="00A32303" w:rsidRPr="00A32303">
        <w:t>Figure S7</w:t>
      </w:r>
      <w:r w:rsidRPr="006843E1">
        <w:fldChar w:fldCharType="end"/>
      </w:r>
      <w:r w:rsidRPr="006843E1">
        <w:t xml:space="preserve">, </w:t>
      </w:r>
      <w:r w:rsidRPr="006843E1">
        <w:fldChar w:fldCharType="begin"/>
      </w:r>
      <w:r w:rsidRPr="006843E1">
        <w:instrText xml:space="preserve"> REF _Ref151148773 </w:instrText>
      </w:r>
      <w:r>
        <w:instrText xml:space="preserve"> \* MERGEFORMAT </w:instrText>
      </w:r>
      <w:r w:rsidRPr="006843E1">
        <w:fldChar w:fldCharType="separate"/>
      </w:r>
      <w:r w:rsidR="00A32303" w:rsidRPr="00A32303">
        <w:t>Table 7</w:t>
      </w:r>
      <w:r w:rsidRPr="006843E1">
        <w:fldChar w:fldCharType="end"/>
      </w:r>
      <w:r w:rsidRPr="006843E1">
        <w:t>).</w:t>
      </w:r>
    </w:p>
    <w:p w14:paraId="0BE97904" w14:textId="5FE75ACF" w:rsidR="00FF2415" w:rsidRPr="006843E1" w:rsidRDefault="00FF2415" w:rsidP="00A24D3D">
      <w:pPr>
        <w:pStyle w:val="SectionText"/>
        <w:spacing w:line="480" w:lineRule="auto"/>
        <w:sectPr w:rsidR="00FF2415" w:rsidRPr="006843E1" w:rsidSect="00F71CFB">
          <w:pgSz w:w="12240" w:h="15840"/>
          <w:pgMar w:top="1440" w:right="1440" w:bottom="1440" w:left="1440" w:header="720" w:footer="720" w:gutter="0"/>
          <w:cols w:space="720"/>
        </w:sectPr>
      </w:pPr>
      <w:r w:rsidRPr="006843E1">
        <w:t>Post hoc testing on the number of transitions from foraging to alert behaviour revealed that in green areas, individuals performed more transitions from foraging to alert when in the presence of a sentinel (</w:t>
      </w:r>
      <m:oMath>
        <m:acc>
          <m:accPr>
            <m:ctrlPr>
              <w:rPr>
                <w:rFonts w:ascii="Cambria Math" w:hAnsi="Cambria Math"/>
                <w:i/>
              </w:rPr>
            </m:ctrlPr>
          </m:accPr>
          <m:e>
            <m:r>
              <w:rPr>
                <w:rFonts w:ascii="Cambria Math" w:hAnsi="Cambria Math"/>
              </w:rPr>
              <m:t>β</m:t>
            </m:r>
          </m:e>
        </m:acc>
      </m:oMath>
      <w:r w:rsidRPr="006843E1">
        <w:t xml:space="preserve"> = -1.124, SE = 0.346, z-ratio = -3.250, p = 0.007; </w:t>
      </w:r>
      <w:r w:rsidRPr="006843E1">
        <w:fldChar w:fldCharType="begin"/>
      </w:r>
      <w:r w:rsidRPr="006843E1">
        <w:instrText xml:space="preserve"> REF _Ref151153168 </w:instrText>
      </w:r>
      <w:r>
        <w:instrText xml:space="preserve"> \* MERGEFORMAT </w:instrText>
      </w:r>
      <w:r w:rsidRPr="006843E1">
        <w:fldChar w:fldCharType="separate"/>
      </w:r>
      <w:r w:rsidR="00A32303" w:rsidRPr="00A32303">
        <w:t>Table S4</w:t>
      </w:r>
      <w:r w:rsidRPr="006843E1">
        <w:fldChar w:fldCharType="end"/>
      </w:r>
      <w:r w:rsidRPr="006843E1">
        <w:t>). Foragers in the presence of a sentinel performed marginally more transitions from foraging to alert in green areas than in commercial areas (</w:t>
      </w:r>
      <m:oMath>
        <m:acc>
          <m:accPr>
            <m:ctrlPr>
              <w:rPr>
                <w:rFonts w:ascii="Cambria Math" w:hAnsi="Cambria Math"/>
                <w:i/>
              </w:rPr>
            </m:ctrlPr>
          </m:accPr>
          <m:e>
            <m:r>
              <w:rPr>
                <w:rFonts w:ascii="Cambria Math" w:hAnsi="Cambria Math"/>
              </w:rPr>
              <m:t>β</m:t>
            </m:r>
          </m:e>
        </m:acc>
      </m:oMath>
      <w:r w:rsidRPr="006843E1">
        <w:t xml:space="preserve"> = -0.749, SE = 0.364, z-ratio = -2.062, p = 0.079; </w:t>
      </w:r>
      <w:r w:rsidRPr="006843E1">
        <w:fldChar w:fldCharType="begin"/>
      </w:r>
      <w:r w:rsidRPr="006843E1">
        <w:instrText xml:space="preserve"> REF _Ref151153168 </w:instrText>
      </w:r>
      <w:r>
        <w:instrText xml:space="preserve"> \* MERGEFORMAT </w:instrText>
      </w:r>
      <w:r w:rsidRPr="006843E1">
        <w:fldChar w:fldCharType="separate"/>
      </w:r>
      <w:r w:rsidR="00A32303" w:rsidRPr="00A32303">
        <w:t>Table S4</w:t>
      </w:r>
      <w:r w:rsidRPr="006843E1">
        <w:fldChar w:fldCharType="end"/>
      </w:r>
      <w:r w:rsidRPr="006843E1">
        <w:t>). However, foragers in the absence of a sentinel performed marginally more transitions from foraging to alert behaviour in commercial areas than in green areas (</w:t>
      </w:r>
      <m:oMath>
        <m:acc>
          <m:accPr>
            <m:ctrlPr>
              <w:rPr>
                <w:rFonts w:ascii="Cambria Math" w:hAnsi="Cambria Math"/>
                <w:i/>
              </w:rPr>
            </m:ctrlPr>
          </m:accPr>
          <m:e>
            <m:r>
              <w:rPr>
                <w:rFonts w:ascii="Cambria Math" w:hAnsi="Cambria Math"/>
              </w:rPr>
              <m:t>β</m:t>
            </m:r>
          </m:e>
        </m:acc>
      </m:oMath>
      <w:r w:rsidRPr="006843E1">
        <w:t xml:space="preserve"> = 0.864, SE = 0.372, z-ratio = 2.321, p = 0.061; </w:t>
      </w:r>
      <w:r w:rsidRPr="006843E1">
        <w:fldChar w:fldCharType="begin"/>
      </w:r>
      <w:r w:rsidRPr="006843E1">
        <w:instrText xml:space="preserve"> REF _Ref151153168 </w:instrText>
      </w:r>
      <w:r>
        <w:instrText xml:space="preserve"> \* MERGEFORMAT </w:instrText>
      </w:r>
      <w:r w:rsidRPr="006843E1">
        <w:fldChar w:fldCharType="separate"/>
      </w:r>
      <w:r w:rsidR="00A32303" w:rsidRPr="00A32303">
        <w:t>Table S4</w:t>
      </w:r>
      <w:r w:rsidRPr="006843E1">
        <w:fldChar w:fldCharType="end"/>
      </w:r>
      <w:r w:rsidRPr="006843E1">
        <w:t>).</w:t>
      </w:r>
    </w:p>
    <w:p w14:paraId="5BA48CEE" w14:textId="77777777" w:rsidR="00972DBB" w:rsidRPr="006843E1" w:rsidRDefault="00972DBB" w:rsidP="00A24D3D">
      <w:pPr>
        <w:pStyle w:val="SectionTitle"/>
        <w:spacing w:line="480" w:lineRule="auto"/>
        <w:rPr>
          <w:noProof w:val="0"/>
        </w:rPr>
      </w:pPr>
      <w:bookmarkStart w:id="111" w:name="_Toc162204970"/>
      <w:bookmarkStart w:id="112" w:name="_Toc162208157"/>
      <w:r w:rsidRPr="006843E1">
        <w:rPr>
          <w:noProof w:val="0"/>
        </w:rPr>
        <w:lastRenderedPageBreak/>
        <w:t>Discussion</w:t>
      </w:r>
      <w:bookmarkEnd w:id="111"/>
      <w:bookmarkEnd w:id="112"/>
    </w:p>
    <w:p w14:paraId="52BF8012" w14:textId="376EF2C5" w:rsidR="00972DBB" w:rsidRPr="006843E1" w:rsidRDefault="00972DBB" w:rsidP="00A24D3D">
      <w:pPr>
        <w:pStyle w:val="SectionText"/>
        <w:spacing w:line="480" w:lineRule="auto"/>
      </w:pPr>
      <w:r w:rsidRPr="006843E1">
        <w:t xml:space="preserve">Our study sought to investigate how the presence of a sentinel and the </w:t>
      </w:r>
      <w:r w:rsidR="00A549C0" w:rsidRPr="006843E1">
        <w:t xml:space="preserve">generalized environment </w:t>
      </w:r>
      <w:r w:rsidRPr="006843E1">
        <w:t xml:space="preserve">affected the behavior of foraging American crows. We initially hypothesized that the presence of a sentinel would decrease the individual vigilance of crow foragers, and that green areas would likewise decrease individual vigilance due to reduced ambient noise and longer lines of sight. </w:t>
      </w:r>
      <w:r w:rsidR="00A549C0" w:rsidRPr="006843E1">
        <w:t xml:space="preserve">We also expected the likelihood of a sentinel being present to increase in commercial and </w:t>
      </w:r>
      <w:r w:rsidR="0011611F" w:rsidRPr="006843E1">
        <w:t xml:space="preserve">frequently </w:t>
      </w:r>
      <w:r w:rsidR="00A549C0" w:rsidRPr="006843E1">
        <w:t xml:space="preserve">disturbed areas where the </w:t>
      </w:r>
      <w:r w:rsidR="0011611F" w:rsidRPr="006843E1">
        <w:t xml:space="preserve">benefits of sentinel coverage would be most beneficial to the foragers. </w:t>
      </w:r>
      <w:r w:rsidR="00F7205B">
        <w:t>S</w:t>
      </w:r>
      <w:r w:rsidR="00A549C0" w:rsidRPr="006843E1">
        <w:t xml:space="preserve">entinel presence had </w:t>
      </w:r>
      <w:r w:rsidR="00F7205B">
        <w:t xml:space="preserve">no other significant </w:t>
      </w:r>
      <w:r w:rsidR="00A549C0" w:rsidRPr="006843E1">
        <w:t>effect</w:t>
      </w:r>
      <w:r w:rsidR="00F7205B">
        <w:t>s</w:t>
      </w:r>
      <w:r w:rsidR="00A549C0" w:rsidRPr="006843E1">
        <w:t xml:space="preserve"> on the behaviour of foragers</w:t>
      </w:r>
      <w:r w:rsidR="00F7205B">
        <w:t xml:space="preserve"> a</w:t>
      </w:r>
      <w:r w:rsidR="00F7205B" w:rsidRPr="006843E1">
        <w:t>part from significantly increasing the duration of all behaviours</w:t>
      </w:r>
      <w:r w:rsidRPr="006843E1">
        <w:t>. More</w:t>
      </w:r>
      <w:r w:rsidR="00E13BF9" w:rsidRPr="006843E1">
        <w:t>over</w:t>
      </w:r>
      <w:r w:rsidRPr="006843E1">
        <w:t xml:space="preserve">, neither the generalized environment, disturbance frequency, nor group size significantly affected the </w:t>
      </w:r>
      <w:r w:rsidR="00A549C0" w:rsidRPr="006843E1">
        <w:t>likelihood of a sentinel being present</w:t>
      </w:r>
      <w:r w:rsidRPr="006843E1">
        <w:t xml:space="preserve">. This unexpected result suggests that sentinel crows </w:t>
      </w:r>
      <w:r w:rsidR="00F7205B">
        <w:t xml:space="preserve">could </w:t>
      </w:r>
      <w:r w:rsidRPr="006843E1">
        <w:t xml:space="preserve">decide to perform sentinel behavior based more on </w:t>
      </w:r>
      <w:r w:rsidR="006C0061" w:rsidRPr="006843E1">
        <w:t>selfish needs</w:t>
      </w:r>
      <w:r w:rsidRPr="006843E1">
        <w:t xml:space="preserve"> rather than </w:t>
      </w:r>
      <w:r w:rsidR="0011611F" w:rsidRPr="006843E1">
        <w:t xml:space="preserve">the </w:t>
      </w:r>
      <w:r w:rsidR="006C0061" w:rsidRPr="006843E1">
        <w:t>benefits imparted to the foragers</w:t>
      </w:r>
      <w:r w:rsidRPr="006843E1">
        <w:t xml:space="preserve">. We found that the generalized environment had a significant effect on forager behavior, with green areas leading to longer bouts of foraging behavior and more transitions from the vulnerable to the alert state. This suggests that crows </w:t>
      </w:r>
      <w:r w:rsidR="00F7205B">
        <w:t>could</w:t>
      </w:r>
      <w:r w:rsidRPr="006843E1">
        <w:t xml:space="preserve"> perceive green areas as less safe, possibly because they </w:t>
      </w:r>
      <w:r w:rsidR="00CD35D5" w:rsidRPr="006843E1">
        <w:t xml:space="preserve">need to </w:t>
      </w:r>
      <w:r w:rsidRPr="006843E1">
        <w:t>spend more time being vulnerable. Overall, the study's findings do not fully support the initial hypotheses and suggest that sentinel behavior and forager behavior in crows could be influenced by complex interactions between individual factors and forager’s perception of the safety of their environment.</w:t>
      </w:r>
    </w:p>
    <w:p w14:paraId="04BD274D" w14:textId="648F6557" w:rsidR="00AA24E0" w:rsidRPr="006843E1" w:rsidRDefault="006C0061" w:rsidP="00A24D3D">
      <w:pPr>
        <w:pStyle w:val="SectionSubtitle"/>
        <w:spacing w:line="480" w:lineRule="auto"/>
      </w:pPr>
      <w:bookmarkStart w:id="113" w:name="_Toc162204971"/>
      <w:bookmarkStart w:id="114" w:name="_Toc162208158"/>
      <w:r w:rsidRPr="006843E1">
        <w:t xml:space="preserve">Sentinel </w:t>
      </w:r>
      <w:proofErr w:type="gramStart"/>
      <w:r w:rsidRPr="006843E1">
        <w:t>behaviour</w:t>
      </w:r>
      <w:bookmarkEnd w:id="113"/>
      <w:bookmarkEnd w:id="114"/>
      <w:proofErr w:type="gramEnd"/>
    </w:p>
    <w:p w14:paraId="174263FA" w14:textId="58100AF7" w:rsidR="00972DBB" w:rsidRPr="006843E1" w:rsidRDefault="00AA24E0" w:rsidP="00A24D3D">
      <w:pPr>
        <w:pStyle w:val="SectionText"/>
        <w:spacing w:line="480" w:lineRule="auto"/>
      </w:pPr>
      <w:r w:rsidRPr="006843E1">
        <w:t xml:space="preserve">Our results </w:t>
      </w:r>
      <w:r w:rsidR="00972DBB" w:rsidRPr="006843E1">
        <w:t>contrast with previous studies that found that the presence of a sentinel led to a decrease in alert behavior</w:t>
      </w:r>
      <w:r w:rsidR="002E55A1" w:rsidRPr="006843E1">
        <w:t xml:space="preserve"> </w:t>
      </w:r>
      <w:r w:rsidR="002E55A1" w:rsidRPr="006843E1">
        <w:fldChar w:fldCharType="begin"/>
      </w:r>
      <w:r w:rsidR="002702D2">
        <w:instrText xml:space="preserve"> ADDIN ZOTERO_ITEM CSL_CITATION {"citationID":"yrwlaKz4","properties":{"formattedCitation":"[39,60]","plainCitation":"[39,60]","noteIndex":0},"citationItems":[{"id":240,"uris":["http://zotero.org/users/8430992/items/MPPQIDNU"],"itemData":{"id":240,"type":"article-journal","container-title":"Current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N."}],"issued":{"date-parts":[["2008",4,22]]}},"label":"page"},{"id":600,"uris":["http://zotero.org/users/8430992/items/VJDVFLV9"],"itemData":{"id":600,"type":"article-journal","container-title":"Functional Ecology","DOI":"10.1111/1365-2435.12153","ISSN":"02698463","issue":"1","journalAbbreviation":"Funct Ecol","language":"en","page":"197-205","source":"DOI.org (Crossref)","title":"The ecological benefits of interceptive eavesdropping","volume":"28","author":[{"family":"Ridley","given":"Amanda R."},{"family":"Wiley","given":"Elizabeth M."},{"family":"Thompson","given":"Alex M."}],"editor":[{"family":"Lewis","given":"Sara"}],"issued":{"date-parts":[["2014",2]]}},"label":"page"}],"schema":"https://github.com/citation-style-language/schema/raw/master/csl-citation.json"} </w:instrText>
      </w:r>
      <w:r w:rsidR="002E55A1" w:rsidRPr="006843E1">
        <w:fldChar w:fldCharType="separate"/>
      </w:r>
      <w:r w:rsidR="002702D2" w:rsidRPr="002702D2">
        <w:t>[39,60]</w:t>
      </w:r>
      <w:r w:rsidR="002E55A1" w:rsidRPr="006843E1">
        <w:fldChar w:fldCharType="end"/>
      </w:r>
      <w:r w:rsidR="00972DBB" w:rsidRPr="006843E1">
        <w:t>.</w:t>
      </w:r>
      <w:r w:rsidR="00F7205B">
        <w:t xml:space="preserve"> </w:t>
      </w:r>
      <w:r w:rsidR="005065CC" w:rsidRPr="006843E1">
        <w:t xml:space="preserve">For example, pied babblers, </w:t>
      </w:r>
      <w:proofErr w:type="spellStart"/>
      <w:r w:rsidR="005065CC" w:rsidRPr="006843E1">
        <w:rPr>
          <w:i/>
        </w:rPr>
        <w:t>Turdoides</w:t>
      </w:r>
      <w:proofErr w:type="spellEnd"/>
      <w:r w:rsidR="005065CC" w:rsidRPr="006843E1">
        <w:rPr>
          <w:i/>
        </w:rPr>
        <w:t xml:space="preserve"> bicolor</w:t>
      </w:r>
      <w:r w:rsidR="005065CC" w:rsidRPr="006843E1">
        <w:t xml:space="preserve">, increased the </w:t>
      </w:r>
      <w:r w:rsidR="005065CC" w:rsidRPr="006843E1">
        <w:lastRenderedPageBreak/>
        <w:t>proportion of time spent foraging after the start of a sentinel bout and had increased biomass intake.</w:t>
      </w:r>
      <w:r w:rsidRPr="006843E1">
        <w:t xml:space="preserve"> </w:t>
      </w:r>
      <w:r w:rsidR="00F7205B">
        <w:t>S</w:t>
      </w:r>
      <w:r w:rsidRPr="006843E1">
        <w:t>entinel behavior</w:t>
      </w:r>
      <w:r w:rsidR="00F7205B">
        <w:t xml:space="preserve"> can be</w:t>
      </w:r>
      <w:r w:rsidRPr="006843E1">
        <w:t xml:space="preserve"> more selfish</w:t>
      </w:r>
      <w:r w:rsidR="00F7205B">
        <w:t xml:space="preserve"> in nature</w:t>
      </w:r>
      <w:r w:rsidRPr="006843E1">
        <w:t xml:space="preserve">, primarily benefiting the sentinel itself rather </w:t>
      </w:r>
      <w:r w:rsidR="00F7205B">
        <w:t xml:space="preserve">than </w:t>
      </w:r>
      <w:r w:rsidR="00F632DD" w:rsidRPr="006843E1">
        <w:t>being an altruistic strategy benefiting the group at the expense of the sentinel</w:t>
      </w:r>
      <w:r w:rsidRPr="006843E1">
        <w:t xml:space="preserve">. </w:t>
      </w:r>
      <w:proofErr w:type="spellStart"/>
      <w:r w:rsidR="00972DBB" w:rsidRPr="006843E1">
        <w:t>Bedneckoff's</w:t>
      </w:r>
      <w:proofErr w:type="spellEnd"/>
      <w:r w:rsidR="00972DBB" w:rsidRPr="006843E1">
        <w:t xml:space="preserve"> state-dependent model</w:t>
      </w:r>
      <w:r w:rsidRPr="006843E1">
        <w:t xml:space="preserve"> states that</w:t>
      </w:r>
      <w:r w:rsidR="00972DBB" w:rsidRPr="006843E1">
        <w:t xml:space="preserve"> individuals make decisions based on their own energetic needs and the benefits they receive</w:t>
      </w:r>
      <w:r w:rsidR="002E55A1" w:rsidRPr="006843E1">
        <w:t xml:space="preserve"> </w:t>
      </w:r>
      <w:r w:rsidR="002E55A1" w:rsidRPr="006843E1">
        <w:fldChar w:fldCharType="begin"/>
      </w:r>
      <w:r w:rsidR="00B52135">
        <w:instrText xml:space="preserve"> ADDIN ZOTERO_ITEM CSL_CITATION {"citationID":"AyMXBJ0y","properties":{"formattedCitation":"[28]","plainCitation":"[28]","noteIndex":0},"citationItems":[{"id":1726,"uris":["http://zotero.org/users/8430992/items/5Y2MYXKI"],"itemData":{"id":1726,"type":"article-journal","container-title":"The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A."}],"issued":{"date-parts":[["1997",9]]}}}],"schema":"https://github.com/citation-style-language/schema/raw/master/csl-citation.json"} </w:instrText>
      </w:r>
      <w:r w:rsidR="002E55A1" w:rsidRPr="006843E1">
        <w:fldChar w:fldCharType="separate"/>
      </w:r>
      <w:r w:rsidR="00B52135" w:rsidRPr="00B52135">
        <w:t>[28]</w:t>
      </w:r>
      <w:r w:rsidR="002E55A1" w:rsidRPr="006843E1">
        <w:fldChar w:fldCharType="end"/>
      </w:r>
      <w:r w:rsidR="00972DBB" w:rsidRPr="006843E1">
        <w:t>.</w:t>
      </w:r>
      <w:r w:rsidR="00F7205B">
        <w:t xml:space="preserve"> </w:t>
      </w:r>
      <w:r w:rsidR="005065CC" w:rsidRPr="006843E1">
        <w:t>A</w:t>
      </w:r>
      <w:r w:rsidR="00972DBB" w:rsidRPr="006843E1">
        <w:t xml:space="preserve">n individual with sufficient energetic reserves could decide to perform sentinel </w:t>
      </w:r>
      <w:r w:rsidR="00F879FF">
        <w:t>behaviour</w:t>
      </w:r>
      <w:r w:rsidR="00972DBB" w:rsidRPr="006843E1">
        <w:t xml:space="preserve"> as a safer option</w:t>
      </w:r>
      <w:r w:rsidR="005065CC" w:rsidRPr="006843E1">
        <w:t xml:space="preserve"> if the alternative is foraging without a sentinel</w:t>
      </w:r>
      <w:r w:rsidR="00972DBB" w:rsidRPr="006843E1">
        <w:t>. In urban areas, where high-calorie food patches are bountiful, individuals could be forgoing foraging to act as sentinels for their own safety</w:t>
      </w:r>
      <w:r w:rsidR="005065CC" w:rsidRPr="006843E1">
        <w:t xml:space="preserve"> rather than to provide benefits to the other foraging group-members</w:t>
      </w:r>
      <w:r w:rsidR="00972DBB" w:rsidRPr="006843E1">
        <w:t>. These sentinels only come down when they are below a critical energetic threshold past which performing sentinel behaviour is unfavourable</w:t>
      </w:r>
      <w:r w:rsidR="005065CC" w:rsidRPr="006843E1">
        <w:t xml:space="preserve"> only to be replaced by another individual with sufficient energetic reserves </w:t>
      </w:r>
      <w:r w:rsidR="005065CC" w:rsidRPr="006843E1">
        <w:fldChar w:fldCharType="begin"/>
      </w:r>
      <w:r w:rsidR="00B52135">
        <w:instrText xml:space="preserve"> ADDIN ZOTERO_ITEM CSL_CITATION {"citationID":"V9AgG5Yz","properties":{"formattedCitation":"[28,29]","plainCitation":"[28,29]","noteIndex":0},"citationItems":[{"id":1726,"uris":["http://zotero.org/users/8430992/items/5Y2MYXKI"],"itemData":{"id":1726,"type":"article-journal","container-title":"The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A."}],"issued":{"date-parts":[["1997",9]]}}},{"id":1728,"uris":["http://zotero.org/users/8430992/items/RK8XJ8GS"],"itemData":{"id":1728,"type":"article-journal","abstract":"Sentinels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A."}],"issued":{"date-parts":[["2001"]]}}}],"schema":"https://github.com/citation-style-language/schema/raw/master/csl-citation.json"} </w:instrText>
      </w:r>
      <w:r w:rsidR="005065CC" w:rsidRPr="006843E1">
        <w:fldChar w:fldCharType="separate"/>
      </w:r>
      <w:r w:rsidR="00B52135" w:rsidRPr="00B52135">
        <w:t>[28,29]</w:t>
      </w:r>
      <w:r w:rsidR="005065CC" w:rsidRPr="006843E1">
        <w:fldChar w:fldCharType="end"/>
      </w:r>
      <w:r w:rsidR="00972DBB" w:rsidRPr="006843E1">
        <w:t xml:space="preserve">. </w:t>
      </w:r>
      <w:r w:rsidR="005065CC" w:rsidRPr="006843E1">
        <w:t>T</w:t>
      </w:r>
      <w:r w:rsidR="00972DBB" w:rsidRPr="006843E1">
        <w:t xml:space="preserve">he benefits of sentinel behavior </w:t>
      </w:r>
      <w:r w:rsidR="005065CC" w:rsidRPr="006843E1">
        <w:t>can be</w:t>
      </w:r>
      <w:r w:rsidR="00972DBB" w:rsidRPr="006843E1">
        <w:t xml:space="preserve"> more subtle or indirect, such as providing a greater sense of security that allows foragers to focus more on foraging without actively reducing their vigilance. </w:t>
      </w:r>
      <w:r w:rsidR="0091332F" w:rsidRPr="006843E1">
        <w:t>The proportion of time allocated to alert behaviour could also be used to scan for foraging patches</w:t>
      </w:r>
      <w:r w:rsidR="00CF78FE" w:rsidRPr="006843E1">
        <w:t xml:space="preserve"> and other foragers, explaining the absence of effects of sentinel presence on the proportion of time spent being alert</w:t>
      </w:r>
      <w:r w:rsidR="0091332F" w:rsidRPr="006843E1">
        <w:t xml:space="preserve">. Foragers could also be benefitting from sentinel presence by increasing the </w:t>
      </w:r>
      <w:r w:rsidR="00F879FF">
        <w:t>distance</w:t>
      </w:r>
      <w:r w:rsidR="0091332F" w:rsidRPr="006843E1">
        <w:t xml:space="preserve"> between foragers, permitting the group to forage over a greater surface area </w:t>
      </w:r>
      <w:r w:rsidR="00F632DD" w:rsidRPr="006843E1">
        <w:t xml:space="preserve">while compensating for the </w:t>
      </w:r>
      <w:r w:rsidR="0091332F" w:rsidRPr="006843E1">
        <w:t>increas</w:t>
      </w:r>
      <w:r w:rsidR="00F632DD" w:rsidRPr="006843E1">
        <w:t>ed</w:t>
      </w:r>
      <w:r w:rsidR="0091332F" w:rsidRPr="006843E1">
        <w:t xml:space="preserve"> predation risk </w:t>
      </w:r>
      <w:r w:rsidR="00F632DD" w:rsidRPr="006843E1">
        <w:t xml:space="preserve">from foraging further apart </w:t>
      </w:r>
      <w:r w:rsidR="0091332F" w:rsidRPr="006843E1">
        <w:fldChar w:fldCharType="begin"/>
      </w:r>
      <w:r w:rsidR="002702D2">
        <w:instrText xml:space="preserve"> ADDIN ZOTERO_ITEM CSL_CITATION {"citationID":"Rigcu9n1","properties":{"formattedCitation":"[39]","plainCitation":"[39]","noteIndex":0},"citationItems":[{"id":240,"uris":["http://zotero.org/users/8430992/items/MPPQIDNU"],"itemData":{"id":240,"type":"article-journal","container-title":"Current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N."}],"issued":{"date-parts":[["2008",4,22]]}}}],"schema":"https://github.com/citation-style-language/schema/raw/master/csl-citation.json"} </w:instrText>
      </w:r>
      <w:r w:rsidR="0091332F" w:rsidRPr="006843E1">
        <w:fldChar w:fldCharType="separate"/>
      </w:r>
      <w:r w:rsidR="002702D2" w:rsidRPr="002702D2">
        <w:t>[39]</w:t>
      </w:r>
      <w:r w:rsidR="0091332F" w:rsidRPr="006843E1">
        <w:fldChar w:fldCharType="end"/>
      </w:r>
      <w:r w:rsidR="0091332F" w:rsidRPr="006843E1">
        <w:t>.</w:t>
      </w:r>
      <w:r w:rsidR="00F632DD" w:rsidRPr="006843E1">
        <w:t xml:space="preserve"> Sentinel </w:t>
      </w:r>
      <w:r w:rsidR="00F879FF">
        <w:t>behaviour</w:t>
      </w:r>
      <w:r w:rsidR="00F632DD" w:rsidRPr="006843E1">
        <w:t xml:space="preserve"> could therefore compensate for riskier group-foraging strategies, not only individual changes in behaviour. </w:t>
      </w:r>
      <w:r w:rsidR="00972DBB" w:rsidRPr="006843E1">
        <w:t xml:space="preserve">The relationship between sentinels and foragers </w:t>
      </w:r>
      <w:r w:rsidR="00F632DD" w:rsidRPr="006843E1">
        <w:t>is</w:t>
      </w:r>
      <w:r w:rsidR="00972DBB" w:rsidRPr="006843E1">
        <w:t xml:space="preserve"> more complex than it appears, reinforcing the importance of considering individual differences and motivations when studying </w:t>
      </w:r>
      <w:r w:rsidR="00F632DD" w:rsidRPr="006843E1">
        <w:t>social</w:t>
      </w:r>
      <w:r w:rsidR="00972DBB" w:rsidRPr="006843E1">
        <w:t xml:space="preserve"> behavior</w:t>
      </w:r>
      <w:r w:rsidR="00F632DD" w:rsidRPr="006843E1">
        <w:t>s</w:t>
      </w:r>
      <w:r w:rsidR="00972DBB" w:rsidRPr="006843E1">
        <w:t>.</w:t>
      </w:r>
    </w:p>
    <w:p w14:paraId="336D644E" w14:textId="54A84C56" w:rsidR="00D212DA" w:rsidRPr="006843E1" w:rsidRDefault="00F632DD" w:rsidP="00A24D3D">
      <w:pPr>
        <w:pStyle w:val="SectionSubtitle"/>
        <w:spacing w:line="480" w:lineRule="auto"/>
      </w:pPr>
      <w:bookmarkStart w:id="115" w:name="_Toc162204972"/>
      <w:bookmarkStart w:id="116" w:name="_Toc162208159"/>
      <w:r w:rsidRPr="006843E1">
        <w:lastRenderedPageBreak/>
        <w:t>Generalized Environment</w:t>
      </w:r>
      <w:bookmarkEnd w:id="115"/>
      <w:bookmarkEnd w:id="116"/>
    </w:p>
    <w:p w14:paraId="69021B13" w14:textId="0358A4CC" w:rsidR="00972DBB" w:rsidRPr="006843E1" w:rsidRDefault="00972DBB" w:rsidP="00A24D3D">
      <w:pPr>
        <w:pStyle w:val="SectionText"/>
        <w:spacing w:line="480" w:lineRule="auto"/>
      </w:pPr>
      <w:r w:rsidRPr="006843E1">
        <w:t>We found that the generalized environment had significant effects on forager behavio</w:t>
      </w:r>
      <w:r w:rsidR="006843E1" w:rsidRPr="006843E1">
        <w:t>u</w:t>
      </w:r>
      <w:r w:rsidRPr="006843E1">
        <w:t xml:space="preserve">r, particularly in terms of the duration of bouts of foraging behavior and the number of transitions from the vulnerable to the alert state. In green areas, crows exhibited longer bouts of foraging behavior, </w:t>
      </w:r>
      <w:r w:rsidR="006843E1">
        <w:t>suggesting</w:t>
      </w:r>
      <w:r w:rsidRPr="006843E1">
        <w:t xml:space="preserve"> that they spent more time actively searching for food. Likewise, </w:t>
      </w:r>
      <w:r w:rsidR="00F879FF">
        <w:t xml:space="preserve">an </w:t>
      </w:r>
      <w:r w:rsidRPr="006843E1">
        <w:t xml:space="preserve">increase in the number of transitions from the vulnerable state to the alert state </w:t>
      </w:r>
      <w:r w:rsidR="00F879FF">
        <w:t xml:space="preserve">was observed in </w:t>
      </w:r>
      <w:r w:rsidRPr="006843E1">
        <w:t>green areas</w:t>
      </w:r>
      <w:r w:rsidR="00F879FF">
        <w:t xml:space="preserve">, </w:t>
      </w:r>
      <w:r w:rsidRPr="006843E1">
        <w:t>suggest</w:t>
      </w:r>
      <w:r w:rsidR="00F879FF">
        <w:t>ing</w:t>
      </w:r>
      <w:r w:rsidRPr="006843E1">
        <w:t xml:space="preserve"> that crows were more vigilant and alert to potential threats</w:t>
      </w:r>
      <w:r w:rsidR="00F879FF">
        <w:t>,</w:t>
      </w:r>
      <w:r w:rsidRPr="006843E1">
        <w:t xml:space="preserve"> possibly due to the perceived higher predation risk compared to commercial areas. </w:t>
      </w:r>
    </w:p>
    <w:p w14:paraId="3489BE20" w14:textId="4C84A15B" w:rsidR="009547D0" w:rsidRPr="006843E1" w:rsidRDefault="00972DBB" w:rsidP="00A24D3D">
      <w:pPr>
        <w:pStyle w:val="SectionText"/>
        <w:spacing w:line="480" w:lineRule="auto"/>
      </w:pPr>
      <w:r w:rsidRPr="006843E1">
        <w:t>Green areas</w:t>
      </w:r>
      <w:r w:rsidR="00514A4D" w:rsidRPr="006843E1">
        <w:t>,</w:t>
      </w:r>
      <w:r w:rsidRPr="006843E1">
        <w:t xml:space="preserve"> such as parks</w:t>
      </w:r>
      <w:r w:rsidR="00514A4D" w:rsidRPr="006843E1">
        <w:t>,</w:t>
      </w:r>
      <w:r w:rsidRPr="006843E1">
        <w:t xml:space="preserve"> offer longer lines of sight and less ambient noise</w:t>
      </w:r>
      <w:r w:rsidR="009547D0">
        <w:t xml:space="preserve"> which makes the sentinel more effective </w:t>
      </w:r>
      <w:r w:rsidR="009547D0">
        <w:fldChar w:fldCharType="begin"/>
      </w:r>
      <w:r w:rsidR="002702D2">
        <w:instrText xml:space="preserve"> ADDIN ZOTERO_ITEM CSL_CITATION {"citationID":"Rsk0q6YD","properties":{"formattedCitation":"[78]","plainCitation":"[78]","noteIndex":0},"citationItems":[{"id":1724,"uris":["http://zotero.org/users/8430992/items/9YP83AVX"],"itemData":{"id":1724,"type":"article-journal","container-title":"Animal Behaviour","DOI":"10.1016/j.anbehav.2011.09.028","ISSN":"00033472","issue":"6","journalAbbreviation":"Animal Behaviour","language":"en","page":"1435-1441","source":"DOI.org (Crossref)","title":"Ecological conditions influence sentinel decisions","volume":"82","author":[{"family":"Hollén","given":"L.I."},{"family":"Bell","given":"M.B.V."},{"family":"Wade","given":"H.M."},{"family":"Rose","given":"R."},{"family":"Russell","given":"A."},{"family":"Niven","given":"F."},{"family":"Ridley","given":"A.R."},{"family":"Radford","given":"A.N."}],"issued":{"date-parts":[["2011",12]]}}}],"schema":"https://github.com/citation-style-language/schema/raw/master/csl-citation.json"} </w:instrText>
      </w:r>
      <w:r w:rsidR="009547D0">
        <w:fldChar w:fldCharType="separate"/>
      </w:r>
      <w:r w:rsidR="002702D2" w:rsidRPr="002702D2">
        <w:t>[78]</w:t>
      </w:r>
      <w:r w:rsidR="009547D0">
        <w:fldChar w:fldCharType="end"/>
      </w:r>
      <w:r w:rsidRPr="006843E1">
        <w:t xml:space="preserve"> but </w:t>
      </w:r>
      <w:r w:rsidR="009547D0" w:rsidRPr="006843E1">
        <w:t xml:space="preserve">could also be benefitting urban </w:t>
      </w:r>
      <w:r w:rsidR="009547D0">
        <w:t>raptors</w:t>
      </w:r>
      <w:r w:rsidR="009547D0" w:rsidRPr="006843E1">
        <w:t xml:space="preserve">. </w:t>
      </w:r>
      <w:r w:rsidR="009547D0">
        <w:t xml:space="preserve">Urban red-tailed hawk populations are on the rise and the core of their home ranges were associated with large green areas </w:t>
      </w:r>
      <w:r w:rsidR="009547D0">
        <w:fldChar w:fldCharType="begin"/>
      </w:r>
      <w:r w:rsidR="002702D2">
        <w:instrText xml:space="preserve"> ADDIN ZOTERO_ITEM CSL_CITATION {"citationID":"05OtysYk","properties":{"formattedCitation":"[67]","plainCitation":"[67]","noteIndex":0},"citationItems":[{"id":1786,"uris":["http://zotero.org/users/8430992/items/I7ZMZB27"],"itemData":{"id":1786,"type":"article-journal","abstract":"Raptors increasingly live and nest successfully in urban areas. In the urban landscape of Hartford, CT, red-tailed hawks established home ranges in large green spaces such as parks, golf courses, and cemeteries but also nested successfully in the commercial district of downtown and in densely built urban and suburban neighborhoods. Data collected from 11 radio-tagged breeding adult hawks indicated that year-round home ranges averaged 107.7 ha, much smaller than home ranges reported for hawks inhabiting rural areas. Most hawk home ranges had multiple core areas that were usually associated with favored perches or larger patches of ‘usable’ green space, defined as patches ≥0.25 ha in size, and home range size was positively associated with larger usable green space patches in core areas. Most nests were located in the largest core area and were within a larger patch of green space within the largest core area. Rather than just the amount or size of green space patches, the value of urban green spaces for these hawks likely also varies with the number and proximity of suitable perches such as buildings or tall trees, types and density of prey, and amount of human activity in and adjacent to these spaces. Territoriality and intraspecific competition may also influence home range size and dispersion of red-tailed hawks nesting in Hartford. In this urban area, mortality due to ingestion of rodenticides and collisions with vehicles affected hawk reproductive success.","container-title":"Urban Ecosystems","DOI":"10.1007/s11252-016-0554-0","ISSN":"1083-8155, 1573-1642","issue":"3","journalAbbreviation":"Urban Ecosyst","language":"en","page":"1373-1388","source":"Semantic Scholar","title":"Spatial distribution and the value of green spaces for urban red-tailed hawks","volume":"19","author":[{"family":"Morrison","given":"Joan L."},{"family":"Gottlieb","given":"Isabel G. W."},{"family":"Pias","given":"Kyle E."}],"issued":{"date-parts":[["2016",9]]}}}],"schema":"https://github.com/citation-style-language/schema/raw/master/csl-citation.json"} </w:instrText>
      </w:r>
      <w:r w:rsidR="009547D0">
        <w:fldChar w:fldCharType="separate"/>
      </w:r>
      <w:r w:rsidR="002702D2" w:rsidRPr="002702D2">
        <w:t>[67]</w:t>
      </w:r>
      <w:r w:rsidR="009547D0">
        <w:fldChar w:fldCharType="end"/>
      </w:r>
      <w:r w:rsidR="009547D0">
        <w:t>.</w:t>
      </w:r>
      <w:r w:rsidR="00B256D6">
        <w:t xml:space="preserve"> Foraging in green areas could therefore be riskier than initially hypothesized, explaining the individual need to maintain vigilance. </w:t>
      </w:r>
      <w:r w:rsidR="009547D0" w:rsidRPr="006843E1">
        <w:t>We observed foraging crows abandon sites when disturbed by raptors</w:t>
      </w:r>
      <w:r w:rsidR="00BE5D5F">
        <w:t xml:space="preserve"> but only temporarily flee when disturbed by vehicles. Crows </w:t>
      </w:r>
      <w:r w:rsidR="00F879FF">
        <w:t xml:space="preserve">foraging in the street </w:t>
      </w:r>
      <w:r w:rsidR="00BE5D5F">
        <w:t xml:space="preserve">will change lanes to avoid </w:t>
      </w:r>
      <w:r w:rsidR="00F879FF">
        <w:t xml:space="preserve">oncoming </w:t>
      </w:r>
      <w:r w:rsidR="00BE5D5F">
        <w:t xml:space="preserve">vehicular traffic </w:t>
      </w:r>
      <w:r w:rsidR="00BE5D5F">
        <w:fldChar w:fldCharType="begin"/>
      </w:r>
      <w:r w:rsidR="002702D2">
        <w:instrText xml:space="preserve"> ADDIN ZOTERO_ITEM CSL_CITATION {"citationID":"21KU40aX","properties":{"formattedCitation":"[79]","plainCitation":"[79]","noteIndex":0},"citationItems":[{"id":1788,"uris":["http://zotero.org/users/8430992/items/KUKT9VKG"],"itemData":{"id":1788,"type":"article-journal","abstract":"A carrion feeder attempting to forage on a road benefits greatly from an appropriate response to vehicular traffic. In this observational study, we tested the ability of American Crows (Corvus brachyrhynchos) to judge the behaviour of fast-moving vehicles and avoid collision on a narrow road. Unsurprisingly, American Crows feeding in the same lane as the approaching vehicle always flew off, but interestingly, a significant proportion of American Crows in the opposite lane chose to remain on the road. In addition, 21% of the American Crows in the same lane as the approaching vehicle walked over to the opposite lane to avoid injury, but none of the American Crows in the opposite lane walked over to the lane in which the vehicle was approaching. These are among the first quantitative data indicating that a non-human animal can detect the directionality of oncoming vehicles on a road and, like humans, actively move out of the way or switch lanes to avoid death based on an understanding of the bahaviour of vehicular traffic.","container-title":"The Canadian Field-Naturalist","DOI":"10.22621/cfn.v127i3.1488","ISSN":"0008-3550","issue":"3","journalAbbreviation":"Can Field Nat","page":"229","source":"Semantic Scholar","title":"Behaviour of American Crows (Corvus brachyrhynchos) when encountering an oncoming vehicle","volume":"127","author":[{"family":"Mukherjee","given":"Shomen"},{"family":"Ray-Mukherjee","given":"Jayanti"},{"family":"Sarabia","given":"Robin"}],"issued":{"date-parts":[["2013",12,3]]}}}],"schema":"https://github.com/citation-style-language/schema/raw/master/csl-citation.json"} </w:instrText>
      </w:r>
      <w:r w:rsidR="00BE5D5F">
        <w:fldChar w:fldCharType="separate"/>
      </w:r>
      <w:r w:rsidR="002702D2" w:rsidRPr="002702D2">
        <w:t>[79]</w:t>
      </w:r>
      <w:r w:rsidR="00BE5D5F">
        <w:fldChar w:fldCharType="end"/>
      </w:r>
      <w:r w:rsidR="00F879FF">
        <w:t>,</w:t>
      </w:r>
      <w:r w:rsidR="00BE5D5F">
        <w:t xml:space="preserve"> suggest</w:t>
      </w:r>
      <w:r w:rsidR="00F879FF">
        <w:t>ing</w:t>
      </w:r>
      <w:r w:rsidR="00BE5D5F">
        <w:t xml:space="preserve"> that the type of disturbances in each environment could change how risky an environment is to forage on.</w:t>
      </w:r>
    </w:p>
    <w:p w14:paraId="7D214140" w14:textId="74A1845B" w:rsidR="00972DBB" w:rsidRPr="006843E1" w:rsidRDefault="00972DBB" w:rsidP="00A24D3D">
      <w:pPr>
        <w:pStyle w:val="SectionText"/>
        <w:spacing w:line="480" w:lineRule="auto"/>
      </w:pPr>
      <w:r w:rsidRPr="006843E1">
        <w:t xml:space="preserve">The increased duration of foraging bouts in green areas could suggest that they </w:t>
      </w:r>
      <w:r w:rsidR="002E55A1" w:rsidRPr="006843E1">
        <w:t xml:space="preserve">need to </w:t>
      </w:r>
      <w:r w:rsidRPr="006843E1">
        <w:t>spen</w:t>
      </w:r>
      <w:r w:rsidR="002E55A1" w:rsidRPr="006843E1">
        <w:t>d</w:t>
      </w:r>
      <w:r w:rsidRPr="006843E1">
        <w:t xml:space="preserve"> more time actively searching for and consuming food</w:t>
      </w:r>
      <w:r w:rsidR="00AD0652">
        <w:t>. We</w:t>
      </w:r>
      <w:r w:rsidR="00AD0652" w:rsidRPr="006843E1">
        <w:t xml:space="preserve"> </w:t>
      </w:r>
      <w:r w:rsidR="006A4437">
        <w:t xml:space="preserve">observed </w:t>
      </w:r>
      <w:r w:rsidR="00AD0652" w:rsidRPr="006843E1">
        <w:t xml:space="preserve">shorter bouts of foraging behavior but a higher peck rate </w:t>
      </w:r>
      <w:r w:rsidR="00FB4324">
        <w:t>in commercial areas</w:t>
      </w:r>
      <w:r w:rsidRPr="006A4437">
        <w:t>.</w:t>
      </w:r>
      <w:r w:rsidR="00F879FF" w:rsidRPr="006A4437">
        <w:t xml:space="preserve"> </w:t>
      </w:r>
      <w:r w:rsidR="00AD0652" w:rsidRPr="006A4437">
        <w:t xml:space="preserve">In green areas, </w:t>
      </w:r>
      <w:r w:rsidR="006A4437" w:rsidRPr="006A4437">
        <w:t>food can be</w:t>
      </w:r>
      <w:r w:rsidRPr="006A4437">
        <w:t xml:space="preserve"> more dispersed</w:t>
      </w:r>
      <w:r w:rsidR="006A4437" w:rsidRPr="006A4437">
        <w:t>,</w:t>
      </w:r>
      <w:r w:rsidRPr="006A4437">
        <w:t xml:space="preserve"> require more time to locate</w:t>
      </w:r>
      <w:r w:rsidR="006A4437" w:rsidRPr="006A4437">
        <w:t xml:space="preserve">, and could be obscured by vegetation. Comparatively, </w:t>
      </w:r>
      <w:r w:rsidR="007D2F3F" w:rsidRPr="006A4437">
        <w:t xml:space="preserve">food scraps and litter in commercial areas </w:t>
      </w:r>
      <w:r w:rsidR="00AD0652" w:rsidRPr="006A4437">
        <w:t xml:space="preserve">which </w:t>
      </w:r>
      <w:r w:rsidR="007D2F3F" w:rsidRPr="006A4437">
        <w:t xml:space="preserve">are </w:t>
      </w:r>
      <w:r w:rsidR="00AD0652" w:rsidRPr="006A4437">
        <w:t>considerably easier to forage on</w:t>
      </w:r>
      <w:r w:rsidR="007D2F3F" w:rsidRPr="006A4437">
        <w:t xml:space="preserve"> when on impermeable surfaces</w:t>
      </w:r>
      <w:r w:rsidR="007D2F3F">
        <w:t>.</w:t>
      </w:r>
      <w:r w:rsidRPr="006843E1">
        <w:t xml:space="preserve"> </w:t>
      </w:r>
      <w:r w:rsidR="007D2F3F">
        <w:t xml:space="preserve">Moreover, </w:t>
      </w:r>
      <w:r w:rsidR="00AD0652">
        <w:t xml:space="preserve">anthropogenic </w:t>
      </w:r>
      <w:r w:rsidR="007D2F3F">
        <w:t>foods</w:t>
      </w:r>
      <w:r w:rsidR="007D2F3F" w:rsidRPr="006843E1">
        <w:t xml:space="preserve"> </w:t>
      </w:r>
      <w:r w:rsidR="007D2F3F">
        <w:t>have a greater caloric content</w:t>
      </w:r>
      <w:r w:rsidR="007D2F3F" w:rsidRPr="006843E1">
        <w:t xml:space="preserve"> than</w:t>
      </w:r>
      <w:r w:rsidR="007D2F3F">
        <w:t xml:space="preserve"> non-anthropogenic</w:t>
      </w:r>
      <w:r w:rsidR="007D2F3F" w:rsidRPr="006843E1">
        <w:t xml:space="preserve"> </w:t>
      </w:r>
      <w:r w:rsidR="007D2F3F" w:rsidRPr="006843E1">
        <w:lastRenderedPageBreak/>
        <w:t>foods</w:t>
      </w:r>
      <w:r w:rsidR="007D2F3F">
        <w:t>, making them easier to find and more satiating than other food sources</w:t>
      </w:r>
      <w:r w:rsidR="00FB4324">
        <w:t xml:space="preserve">, likely playing a role in  the </w:t>
      </w:r>
      <w:r w:rsidRPr="006843E1">
        <w:t>shift</w:t>
      </w:r>
      <w:r w:rsidR="00FB4324">
        <w:t xml:space="preserve"> in </w:t>
      </w:r>
      <w:r w:rsidRPr="006843E1">
        <w:t xml:space="preserve"> their foraging preferences for anthropogenic foods</w:t>
      </w:r>
      <w:r w:rsidR="002E55A1" w:rsidRPr="006843E1">
        <w:t xml:space="preserve"> </w:t>
      </w:r>
      <w:r w:rsidR="002E55A1" w:rsidRPr="006843E1">
        <w:fldChar w:fldCharType="begin"/>
      </w:r>
      <w:r w:rsidR="002702D2">
        <w:instrText xml:space="preserve"> ADDIN ZOTERO_ITEM CSL_CITATION {"citationID":"rkTfrvXv","properties":{"formattedCitation":"[49,50]","plainCitation":"[49,50]","noteIndex":0},"citationItems":[{"id":27,"uris":["http://zotero.org/users/8430992/items/AHRLEAVU"],"itemData":{"id":27,"type":"article-journal","abstract":"Human development often favors species adapted to human conditions with subsequent negative effects on sensitive species. This is occurring throughout the urbanizing world as increases by generalist omnivores, like some crows and ravens (corvids) threaten other birds with increased rates of nest predation. The process of corvid responses and their actual effects on other species is only vaguely understood, so we quantified the population response of radio-tagged American crows (\nCorvus brachyrhynchos), common ravens (\nCorvus corax), and Steller’s jays (\nCyanocitta stelleri) to human settlements and campgrounds and examined their influence as nest predators on simulated marbled murrelet (\nBrachyramphus marmoratus) nests on Washington’s Olympic Peninsula from 1995 to 2000. The behavior and demography of crows, ravens, and jays was correlated to varying degrees with proximity to human development. Crows and ravens had smaller home ranges and higher reproduction near human settlements and recreation. Annual survival of crows was positively associated with proximity to human development. Home range and reproduction of Steller’s jays was independent of proximity to human settlements and campgrounds. Local density of crows increased because home ranges of neighboring breeding pairs overlapped extensively (6× more than ravens and 3× more than Steller’s jays) and breeders far from anthropogenic foods traveled 10s of kilometers to access them. Corvids accounted for 32.5% of the predation events (\nn\n=\n837) we documented on artificial murrelet nests. Small corvids (jays) were common nest predators across our study area but their contribution as predators did not vary with proximity to settlements and campgrounds. In contrast, large corvids (crows and ravens) were rare nest predators across our study area but their contribution varied greatly with proximity to settlements and campgrounds. Managers seeking to reduce the risk of nest predation need to consider the varied impacts and variable behavioral and population responses of potential nest predators. In our situation, removing large corvids may do little to reduce overall rates of nest predation because of the diverse predator assemblage, but reducing anthropogenic food in the landscape may be effective.","container-title":"Biological conservation","DOI":"10.1016/j.biocon.2005.12.026","ISSN":"0006-3207","issue":"2","language":"eng","note":"publisher-place: Oxford\npublisher: Elsevier Ltd","page":"301–314","source":"ocul-bu.primo.exlibrisgroup.com","title":"Corvid response to human settlements and campgrounds: Causes, consequences, and challenges for conservation","title-short":"Corvid response to human settlements and campgrounds","volume":"130","author":[{"family":"Marzluff","given":"John M."},{"family":"Neatherlin","given":"Erik"}],"issued":{"date-parts":[["2006"]]}}},{"id":218,"uris":["http://zotero.org/users/8430992/items/WBMUKQWR"],"itemData":{"id":218,"type":"chapter","container-title":"Avian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L."}],"accessed":{"date-parts":[["2022",1,5]]},"issued":{"date-parts":[["2001"]]}}}],"schema":"https://github.com/citation-style-language/schema/raw/master/csl-citation.json"} </w:instrText>
      </w:r>
      <w:r w:rsidR="002E55A1" w:rsidRPr="006843E1">
        <w:fldChar w:fldCharType="separate"/>
      </w:r>
      <w:r w:rsidR="002702D2" w:rsidRPr="002702D2">
        <w:t>[49,50]</w:t>
      </w:r>
      <w:r w:rsidR="002E55A1" w:rsidRPr="006843E1">
        <w:fldChar w:fldCharType="end"/>
      </w:r>
      <w:r w:rsidRPr="006843E1">
        <w:t xml:space="preserve">. </w:t>
      </w:r>
    </w:p>
    <w:p w14:paraId="0B8EDD2E" w14:textId="6DE7BB7D" w:rsidR="00FB30D7" w:rsidRDefault="00AD0652" w:rsidP="00A24D3D">
      <w:pPr>
        <w:pStyle w:val="SectionText"/>
        <w:spacing w:line="480" w:lineRule="auto"/>
      </w:pPr>
      <w:r>
        <w:t>We found a significant</w:t>
      </w:r>
      <w:r w:rsidR="007D2F3F">
        <w:t xml:space="preserve"> interaction between sentinel presence and generalized environment on the behaviour of crow foragers. </w:t>
      </w:r>
      <w:r w:rsidR="00A26548">
        <w:t>T</w:t>
      </w:r>
      <w:r w:rsidR="00972DBB" w:rsidRPr="006843E1">
        <w:t xml:space="preserve">he number of transitions from a vulnerable to alert state </w:t>
      </w:r>
      <w:r w:rsidR="00A26548">
        <w:t>was</w:t>
      </w:r>
      <w:r w:rsidR="00972DBB" w:rsidRPr="006843E1">
        <w:t xml:space="preserve"> highe</w:t>
      </w:r>
      <w:r>
        <w:t>st</w:t>
      </w:r>
      <w:r w:rsidR="00972DBB" w:rsidRPr="006843E1">
        <w:t xml:space="preserve"> </w:t>
      </w:r>
      <w:r w:rsidR="00A26548">
        <w:t>in green</w:t>
      </w:r>
      <w:r>
        <w:t xml:space="preserve"> areas and </w:t>
      </w:r>
      <w:r w:rsidR="00A26548">
        <w:t>in the presence (</w:t>
      </w:r>
      <w:r w:rsidR="00A26548">
        <w:fldChar w:fldCharType="begin"/>
      </w:r>
      <w:r w:rsidR="00A26548">
        <w:instrText xml:space="preserve"> REF _Ref151148768 \h </w:instrText>
      </w:r>
      <w:r w:rsidR="001B5A7F">
        <w:instrText xml:space="preserve"> \* MERGEFORMAT </w:instrText>
      </w:r>
      <w:r w:rsidR="00A26548">
        <w:fldChar w:fldCharType="separate"/>
      </w:r>
      <w:r w:rsidR="00A26548" w:rsidRPr="006843E1">
        <w:t>Figure 8</w:t>
      </w:r>
      <w:r w:rsidR="00A26548">
        <w:fldChar w:fldCharType="end"/>
      </w:r>
      <w:r w:rsidR="00A26548">
        <w:t>)</w:t>
      </w:r>
      <w:r w:rsidR="00972DBB" w:rsidRPr="006843E1">
        <w:t>.</w:t>
      </w:r>
      <w:r w:rsidR="00A26548">
        <w:t xml:space="preserve"> We </w:t>
      </w:r>
      <w:r>
        <w:t>found</w:t>
      </w:r>
      <w:r w:rsidR="00A26548">
        <w:t xml:space="preserve"> a significant interaction between sentinel presence and generalized environment on the duration of bouts of </w:t>
      </w:r>
      <w:r w:rsidR="00FB30D7">
        <w:t>foraging and alert</w:t>
      </w:r>
      <w:r w:rsidR="00A26548">
        <w:t xml:space="preserve"> behaviour</w:t>
      </w:r>
      <w:r w:rsidR="00FB4324">
        <w:t>.</w:t>
      </w:r>
      <w:r w:rsidR="00A26548">
        <w:t xml:space="preserve"> </w:t>
      </w:r>
      <w:r w:rsidR="00FB4324">
        <w:t>B</w:t>
      </w:r>
      <w:r w:rsidR="00A26548">
        <w:t xml:space="preserve">outs were longest in green areas and </w:t>
      </w:r>
      <w:r w:rsidR="00FB4324">
        <w:t xml:space="preserve">in </w:t>
      </w:r>
      <w:r w:rsidR="00A26548">
        <w:t>the absence of a sentinel, and shortest in commercial areas and in the absence of a sentinel (</w:t>
      </w:r>
      <w:r w:rsidR="00A26548">
        <w:fldChar w:fldCharType="begin"/>
      </w:r>
      <w:r w:rsidR="00A26548">
        <w:instrText xml:space="preserve"> REF _Ref151137725 \h </w:instrText>
      </w:r>
      <w:r w:rsidR="001B5A7F">
        <w:instrText xml:space="preserve"> \* MERGEFORMAT </w:instrText>
      </w:r>
      <w:r w:rsidR="00A26548">
        <w:fldChar w:fldCharType="separate"/>
      </w:r>
      <w:r w:rsidR="00A26548" w:rsidRPr="006843E1">
        <w:t>Figure 3</w:t>
      </w:r>
      <w:r w:rsidR="00A26548">
        <w:fldChar w:fldCharType="end"/>
      </w:r>
      <w:r w:rsidR="00A26548">
        <w:t>).</w:t>
      </w:r>
      <w:r w:rsidR="00972DBB" w:rsidRPr="006843E1">
        <w:t xml:space="preserve"> </w:t>
      </w:r>
      <w:r w:rsidR="00FB30D7">
        <w:t>Foragers could be u</w:t>
      </w:r>
      <w:r w:rsidR="00FB4324">
        <w:t>sing</w:t>
      </w:r>
      <w:r w:rsidR="00FB30D7">
        <w:t xml:space="preserve"> the indirect benefits provided by sentinel </w:t>
      </w:r>
      <w:r w:rsidR="00F879FF">
        <w:t>behaviour</w:t>
      </w:r>
      <w:r w:rsidR="00FB30D7">
        <w:t xml:space="preserve"> differently based on their individual and group needs. </w:t>
      </w:r>
      <w:r w:rsidR="00FB30D7" w:rsidRPr="006A4437">
        <w:t>In green areas</w:t>
      </w:r>
      <w:r w:rsidR="006A4437" w:rsidRPr="006A4437">
        <w:t xml:space="preserve"> </w:t>
      </w:r>
      <w:r w:rsidR="00FB4324" w:rsidRPr="006A4437">
        <w:t xml:space="preserve">foragers </w:t>
      </w:r>
      <w:r w:rsidR="00FB30D7" w:rsidRPr="006A4437">
        <w:t>could be relying more on the sentinel</w:t>
      </w:r>
      <w:r w:rsidR="006A4437" w:rsidRPr="006A4437">
        <w:t>,</w:t>
      </w:r>
      <w:r w:rsidR="00FB30D7" w:rsidRPr="006A4437">
        <w:t xml:space="preserve"> foraging further apart</w:t>
      </w:r>
      <w:r w:rsidR="002D696B" w:rsidRPr="006A4437">
        <w:t xml:space="preserve"> and not coordinating vigilance with other group-members</w:t>
      </w:r>
      <w:r w:rsidR="006A4437" w:rsidRPr="006A4437">
        <w:t xml:space="preserve">. We observed this as </w:t>
      </w:r>
      <w:r w:rsidR="002D696B" w:rsidRPr="006A4437">
        <w:t xml:space="preserve">shorter but more numerous bouts of alert behaviour between longer foraging bouts. </w:t>
      </w:r>
      <w:r w:rsidR="003300DB" w:rsidRPr="006A4437">
        <w:t xml:space="preserve">In contrast, foragers in the absence of a sentinel could be relying more heavily on social foraging behaviour between foragers on the ground, with longer bouts of alert behaviour to increase the likelihood of at least one crow being </w:t>
      </w:r>
      <w:r w:rsidR="00FB4324" w:rsidRPr="006A4437">
        <w:t>alert</w:t>
      </w:r>
      <w:r w:rsidR="003300DB" w:rsidRPr="006A4437">
        <w:t>.</w:t>
      </w:r>
      <w:r w:rsidR="003300DB">
        <w:t xml:space="preserve"> Whether crows have ground-level coordination of vigilance is an interesting topic for future research.</w:t>
      </w:r>
      <w:r w:rsidR="005D0445">
        <w:t xml:space="preserve"> </w:t>
      </w:r>
    </w:p>
    <w:p w14:paraId="3BE0E455" w14:textId="3B48D68F" w:rsidR="007D2F3F" w:rsidRPr="006843E1" w:rsidRDefault="005D0445" w:rsidP="00A24D3D">
      <w:pPr>
        <w:pStyle w:val="SectionText"/>
        <w:spacing w:line="480" w:lineRule="auto"/>
      </w:pPr>
      <w:r>
        <w:t xml:space="preserve">In commercial areas, crows in the absence of a sentinel could be foraging in an all-or-nothing manner, devoting as little time as possible to each behaviour resulting in shorter bouts of both foraging and alert behaviour, with a duration </w:t>
      </w:r>
      <w:proofErr w:type="gramStart"/>
      <w:r>
        <w:t>similar to</w:t>
      </w:r>
      <w:proofErr w:type="gramEnd"/>
      <w:r>
        <w:t xml:space="preserve"> the duration of bouts of alert behaviour in green areas and in the presence of a sentinel. In comparison, foragers in the presence of a sentinel and in commercial areas saw approximately equal durations of bouts of foraging and alert behaviour. The increased duration of bouts of alert behaviour could be due to the increased frequency and velocity of disturbances, paired with the increased ambient noise, making the </w:t>
      </w:r>
      <w:r w:rsidR="00FB5FC9">
        <w:lastRenderedPageBreak/>
        <w:t xml:space="preserve">sentinel’s </w:t>
      </w:r>
      <w:r w:rsidR="00F879FF">
        <w:t>behaviour</w:t>
      </w:r>
      <w:r w:rsidR="00FB5FC9">
        <w:t xml:space="preserve"> less effective. The duration of bouts of foraging behaviour was likewise increased but not as much as in green spaces, further supporting the hypothesis that foraging in green spaces requires more handling time than in commercial areas.</w:t>
      </w:r>
      <w:r w:rsidR="006A4437">
        <w:t xml:space="preserve"> By changing</w:t>
      </w:r>
      <w:r w:rsidR="006A4437" w:rsidRPr="006843E1">
        <w:t xml:space="preserve"> the</w:t>
      </w:r>
      <w:r w:rsidR="006A4437">
        <w:t xml:space="preserve"> duration and frequency of bouts to best take advantage of the benefits provided by the sentinel, crows maximize their foraging success and minimize the risk of predation in different foraging environments. </w:t>
      </w:r>
      <w:r w:rsidR="00370FC6">
        <w:t>Am</w:t>
      </w:r>
      <w:r w:rsidR="007D2F3F" w:rsidRPr="006843E1">
        <w:t>erican crows</w:t>
      </w:r>
      <w:r w:rsidR="006A4437">
        <w:t xml:space="preserve"> continue to</w:t>
      </w:r>
      <w:r w:rsidR="007D2F3F" w:rsidRPr="006843E1">
        <w:t xml:space="preserve"> demonstrate a behavioural adaptability that is likely crucial for their success in urban cityscapes</w:t>
      </w:r>
      <w:r w:rsidR="00370FC6">
        <w:t>, and this adaptability must also include the use of social</w:t>
      </w:r>
      <w:r w:rsidR="00364724">
        <w:t xml:space="preserve"> foraging</w:t>
      </w:r>
      <w:r w:rsidR="00370FC6">
        <w:t xml:space="preserve"> behaviours</w:t>
      </w:r>
      <w:r w:rsidR="007D2F3F" w:rsidRPr="006843E1">
        <w:t xml:space="preserve">. </w:t>
      </w:r>
    </w:p>
    <w:p w14:paraId="7D86C91F" w14:textId="24622FEC" w:rsidR="00364724" w:rsidRDefault="0010194D" w:rsidP="00A24D3D">
      <w:pPr>
        <w:pStyle w:val="SectionSubtitle"/>
        <w:spacing w:line="480" w:lineRule="auto"/>
      </w:pPr>
      <w:bookmarkStart w:id="117" w:name="_Toc162204973"/>
      <w:bookmarkStart w:id="118" w:name="_Toc162208160"/>
      <w:r w:rsidRPr="006843E1">
        <w:t>Disturbances</w:t>
      </w:r>
      <w:bookmarkEnd w:id="117"/>
      <w:bookmarkEnd w:id="118"/>
    </w:p>
    <w:p w14:paraId="0B2105B0" w14:textId="67644EE8" w:rsidR="00972DBB" w:rsidRPr="006843E1" w:rsidRDefault="00972DBB" w:rsidP="00A24D3D">
      <w:pPr>
        <w:pStyle w:val="SectionText"/>
        <w:spacing w:line="480" w:lineRule="auto"/>
      </w:pPr>
      <w:r w:rsidRPr="006843E1">
        <w:t xml:space="preserve">Higher disturbance frequency led to a decrease in the duration of bouts of all behaviors, particularly foraging. </w:t>
      </w:r>
      <w:r w:rsidR="00364724">
        <w:t>American c</w:t>
      </w:r>
      <w:r w:rsidRPr="006843E1">
        <w:t xml:space="preserve">rows </w:t>
      </w:r>
      <w:r w:rsidR="00364724">
        <w:t>decreased their time foraging</w:t>
      </w:r>
      <w:r w:rsidRPr="006843E1">
        <w:t xml:space="preserve"> to minimize their exposure to perceived threats. Areas with higher disturbance frequencies typically had a greater frequency of vehicular disturbances, which American crows </w:t>
      </w:r>
      <w:r w:rsidR="00F7205B">
        <w:t>could</w:t>
      </w:r>
      <w:r w:rsidRPr="006843E1">
        <w:t xml:space="preserve"> be more tolerant</w:t>
      </w:r>
      <w:r w:rsidR="00F7205B">
        <w:t xml:space="preserve"> to</w:t>
      </w:r>
      <w:r w:rsidRPr="006843E1">
        <w:t xml:space="preserve">. As a result and </w:t>
      </w:r>
      <w:r w:rsidR="00F824A4" w:rsidRPr="006843E1">
        <w:t>consistent with</w:t>
      </w:r>
      <w:r w:rsidRPr="006843E1">
        <w:t xml:space="preserve"> the risk allocation hypothesis</w:t>
      </w:r>
      <w:r w:rsidR="00364724">
        <w:t xml:space="preserve"> </w:t>
      </w:r>
      <w:r w:rsidR="00364724">
        <w:fldChar w:fldCharType="begin"/>
      </w:r>
      <w:r w:rsidR="002702D2">
        <w:instrText xml:space="preserve"> ADDIN ZOTERO_ITEM CSL_CITATION {"citationID":"yz8IfZ78","properties":{"formattedCitation":"[80]","plainCitation":"[80]","noteIndex":0},"citationItems":[{"id":1795,"uris":["http://zotero.org/users/8430992/items/UPCN8I6X"],"itemData":{"id":1795,"type":"article-journal","abstract":"The rapid response of animals to changes in predation risk has allowed behavioral ecologists to learn much about antipredator decision making. A largely unappreciated aspect of such decision making, however, is that it may be fundamentally driven by the very thing that allows it to be so readily studied: temporal variation in risk. We show theoretically that temporal variability in risk leaves animals with the problem of allocating feeding and antipredator efforts across different risk situations. Our analysis suggests that an animal should exhibit its greatest antipredator behavior in high-risk situations that are brief and infrequent. An animal should also allocate more antipredator effort to high-risk situations and more feeding to low-risk situations, with an increase in the relative degree of risk in high-risk situations. However, the need to feed leaves an animal with little choice but to decrease its allocation of antipredator effort to high-risk situations as they become more frequent or lengthy; here, antipredator effort in low-risk situations may drop to low levels as an animal allocates as much feeding as possible to brief periods of low risk. These conclusions hold under various scenarios of interrupted feeding, state-dependent behavior, and stochastic variation in risk situations. Our analysis also suggests that a common experimental protocol, in which prey animals are maintained under low risk and then exposed to a brief \"pulse\" of high risk, is likely to overestimate the intensity of antipredator behavior expected under field situations or chronic exposure to high risk.","container-title":"The American Naturalist","DOI":"10.1086/303202","ISSN":"1537-5323","issue":"6","journalAbbreviation":"Am Nat","language":"eng","note":"PMID: 29585647","page":"649-659","source":"PubMed","title":"Temporal Variation in Danger Drives Antipredator Behavior: The Predation Risk Allocation Hypothesis","title-short":"Temporal Variation in Danger Drives Antipredator Behavior","volume":"153","author":[{"family":"Lima","given":"Steven L."},{"family":"Bednekoff","given":"Peter A."}],"issued":{"date-parts":[["1999",6]]}}}],"schema":"https://github.com/citation-style-language/schema/raw/master/csl-citation.json"} </w:instrText>
      </w:r>
      <w:r w:rsidR="00364724">
        <w:fldChar w:fldCharType="separate"/>
      </w:r>
      <w:r w:rsidR="002702D2" w:rsidRPr="002702D2">
        <w:t>[80]</w:t>
      </w:r>
      <w:r w:rsidR="00364724">
        <w:fldChar w:fldCharType="end"/>
      </w:r>
      <w:r w:rsidRPr="006843E1">
        <w:t xml:space="preserve">, crows will continue to forage </w:t>
      </w:r>
      <w:r w:rsidR="00355804">
        <w:t xml:space="preserve">between disturbances, but will also increase foraging rate when under high chronic risk of predation. Peck rate did significantly increase with disturbance frequency, and we found a significant interaction between disturbance frequency and generalized environment on peck rate. </w:t>
      </w:r>
      <w:r w:rsidR="00EE7ED3">
        <w:t>In response to increasing disturbance frequency, foragers in green areas increased their peck rate more than foragers in commercial areas</w:t>
      </w:r>
      <w:r w:rsidR="006A4437">
        <w:t>, further</w:t>
      </w:r>
      <w:r w:rsidR="00355804">
        <w:t xml:space="preserve"> support</w:t>
      </w:r>
      <w:r w:rsidR="006A4437">
        <w:t>ing</w:t>
      </w:r>
      <w:r w:rsidR="00355804">
        <w:t xml:space="preserve"> the hypothesis that </w:t>
      </w:r>
      <w:r w:rsidR="004604DB">
        <w:t xml:space="preserve">the type of disturbance as well as the frequency affects the foraging behaviour of urban crows. </w:t>
      </w:r>
      <w:r w:rsidRPr="006843E1">
        <w:t xml:space="preserve">Higher disturbance frequency was also associated with a significant decrease in the number of transitions from foraging to alert behaviour, from which we can infer that crows will attempt to spend as little time as possible under threat while maximizing time spent foraging. Crows could then be </w:t>
      </w:r>
      <w:r w:rsidRPr="006843E1">
        <w:lastRenderedPageBreak/>
        <w:t xml:space="preserve">foraging as quickly as possible </w:t>
      </w:r>
      <w:r w:rsidR="00E300D4">
        <w:t xml:space="preserve">while maintaining minimal vigilance and </w:t>
      </w:r>
      <w:r w:rsidR="00EE7ED3">
        <w:t>flying away</w:t>
      </w:r>
      <w:r w:rsidRPr="006843E1">
        <w:t xml:space="preserve"> as soon as a threat is detected.</w:t>
      </w:r>
    </w:p>
    <w:p w14:paraId="7D2E1580" w14:textId="3DF813FB" w:rsidR="00364724" w:rsidRDefault="0010194D" w:rsidP="00A24D3D">
      <w:pPr>
        <w:pStyle w:val="SectionSubtitle"/>
        <w:spacing w:line="480" w:lineRule="auto"/>
      </w:pPr>
      <w:bookmarkStart w:id="119" w:name="_Toc162204974"/>
      <w:bookmarkStart w:id="120" w:name="_Toc162208161"/>
      <w:r w:rsidRPr="006843E1">
        <w:t>Baited site</w:t>
      </w:r>
      <w:r w:rsidR="00FB4324">
        <w:t>s</w:t>
      </w:r>
      <w:bookmarkEnd w:id="119"/>
      <w:bookmarkEnd w:id="120"/>
    </w:p>
    <w:p w14:paraId="0CE3E5FD" w14:textId="0BFE4D8B" w:rsidR="00972DBB" w:rsidRPr="006843E1" w:rsidRDefault="00972DBB" w:rsidP="00A24D3D">
      <w:pPr>
        <w:pStyle w:val="SectionText"/>
        <w:spacing w:line="480" w:lineRule="auto"/>
      </w:pPr>
      <w:r w:rsidRPr="006843E1">
        <w:t>The presence of bait, which can be considered a proxy for human-generated litter in the environment, increased the peck rate and decreased the duration of foraging bouts. This suggests that foraging on bait or litter is more efficient and safer for crows, requir</w:t>
      </w:r>
      <w:r w:rsidR="00EE7ED3">
        <w:t>ing</w:t>
      </w:r>
      <w:r w:rsidRPr="006843E1">
        <w:t xml:space="preserve"> less time and effort compared to foraging on natural food sources. This observation could explain why a shift in preference for anthropogenic foods is observed in American crows and potentially other urbanized species</w:t>
      </w:r>
      <w:r w:rsidR="00F824A4" w:rsidRPr="006843E1">
        <w:t xml:space="preserve"> </w:t>
      </w:r>
      <w:r w:rsidR="00F824A4" w:rsidRPr="006843E1">
        <w:fldChar w:fldCharType="begin"/>
      </w:r>
      <w:r w:rsidR="002702D2">
        <w:instrText xml:space="preserve"> ADDIN ZOTERO_ITEM CSL_CITATION {"citationID":"h59QH5Zu","properties":{"formattedCitation":"[49,50]","plainCitation":"[49,50]","noteIndex":0},"citationItems":[{"id":27,"uris":["http://zotero.org/users/8430992/items/AHRLEAVU"],"itemData":{"id":27,"type":"article-journal","abstract":"Human development often favors species adapted to human conditions with subsequent negative effects on sensitive species. This is occurring throughout the urbanizing world as increases by generalist omnivores, like some crows and ravens (corvids) threaten other birds with increased rates of nest predation. The process of corvid responses and their actual effects on other species is only vaguely understood, so we quantified the population response of radio-tagged American crows (\nCorvus brachyrhynchos), common ravens (\nCorvus corax), and Steller’s jays (\nCyanocitta stelleri) to human settlements and campgrounds and examined their influence as nest predators on simulated marbled murrelet (\nBrachyramphus marmoratus) nests on Washington’s Olympic Peninsula from 1995 to 2000. The behavior and demography of crows, ravens, and jays was correlated to varying degrees with proximity to human development. Crows and ravens had smaller home ranges and higher reproduction near human settlements and recreation. Annual survival of crows was positively associated with proximity to human development. Home range and reproduction of Steller’s jays was independent of proximity to human settlements and campgrounds. Local density of crows increased because home ranges of neighboring breeding pairs overlapped extensively (6× more than ravens and 3× more than Steller’s jays) and breeders far from anthropogenic foods traveled 10s of kilometers to access them. Corvids accounted for 32.5% of the predation events (\nn\n=\n837) we documented on artificial murrelet nests. Small corvids (jays) were common nest predators across our study area but their contribution as predators did not vary with proximity to settlements and campgrounds. In contrast, large corvids (crows and ravens) were rare nest predators across our study area but their contribution varied greatly with proximity to settlements and campgrounds. Managers seeking to reduce the risk of nest predation need to consider the varied impacts and variable behavioral and population responses of potential nest predators. In our situation, removing large corvids may do little to reduce overall rates of nest predation because of the diverse predator assemblage, but reducing anthropogenic food in the landscape may be effective.","container-title":"Biological conservation","DOI":"10.1016/j.biocon.2005.12.026","ISSN":"0006-3207","issue":"2","language":"eng","note":"publisher-place: Oxford\npublisher: Elsevier Ltd","page":"301–314","source":"ocul-bu.primo.exlibrisgroup.com","title":"Corvid response to human settlements and campgrounds: Causes, consequences, and challenges for conservation","title-short":"Corvid response to human settlements and campgrounds","volume":"130","author":[{"family":"Marzluff","given":"John M."},{"family":"Neatherlin","given":"Erik"}],"issued":{"date-parts":[["2006"]]}}},{"id":218,"uris":["http://zotero.org/users/8430992/items/WBMUKQWR"],"itemData":{"id":218,"type":"chapter","container-title":"Avian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L."}],"accessed":{"date-parts":[["2022",1,5]]},"issued":{"date-parts":[["2001"]]}}}],"schema":"https://github.com/citation-style-language/schema/raw/master/csl-citation.json"} </w:instrText>
      </w:r>
      <w:r w:rsidR="00F824A4" w:rsidRPr="006843E1">
        <w:fldChar w:fldCharType="separate"/>
      </w:r>
      <w:r w:rsidR="002702D2" w:rsidRPr="002702D2">
        <w:t>[49,50]</w:t>
      </w:r>
      <w:r w:rsidR="00F824A4" w:rsidRPr="006843E1">
        <w:fldChar w:fldCharType="end"/>
      </w:r>
      <w:r w:rsidRPr="006843E1">
        <w:t>.</w:t>
      </w:r>
      <w:r w:rsidR="00364724">
        <w:t xml:space="preserve"> American crows are increasingly found in North American cities and th</w:t>
      </w:r>
      <w:r w:rsidR="00EE7ED3">
        <w:t xml:space="preserve">e increasing abundance of crows in </w:t>
      </w:r>
      <w:r w:rsidR="00364724">
        <w:t xml:space="preserve">cities </w:t>
      </w:r>
      <w:r w:rsidR="00EE7ED3">
        <w:t xml:space="preserve">is believed to </w:t>
      </w:r>
      <w:r w:rsidR="00364724">
        <w:t xml:space="preserve">be driven by the increased presence of highly caloric anthropogenic foods </w:t>
      </w:r>
      <w:r w:rsidR="00364724">
        <w:fldChar w:fldCharType="begin"/>
      </w:r>
      <w:r w:rsidR="002702D2">
        <w:instrText xml:space="preserve"> ADDIN ZOTERO_ITEM CSL_CITATION {"citationID":"PWabH5a9","properties":{"formattedCitation":"[49]","plainCitation":"[49]","noteIndex":0},"citationItems":[{"id":218,"uris":["http://zotero.org/users/8430992/items/WBMUKQWR"],"itemData":{"id":218,"type":"chapter","container-title":"Avian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L."}],"accessed":{"date-parts":[["2022",1,5]]},"issued":{"date-parts":[["2001"]]}}}],"schema":"https://github.com/citation-style-language/schema/raw/master/csl-citation.json"} </w:instrText>
      </w:r>
      <w:r w:rsidR="00364724">
        <w:fldChar w:fldCharType="separate"/>
      </w:r>
      <w:r w:rsidR="002702D2" w:rsidRPr="002702D2">
        <w:t>[49]</w:t>
      </w:r>
      <w:r w:rsidR="00364724">
        <w:fldChar w:fldCharType="end"/>
      </w:r>
      <w:r w:rsidR="00364724">
        <w:t xml:space="preserve">. </w:t>
      </w:r>
    </w:p>
    <w:p w14:paraId="282BD771" w14:textId="73F4E832" w:rsidR="00364724" w:rsidRDefault="0010194D" w:rsidP="00A24D3D">
      <w:pPr>
        <w:pStyle w:val="SectionSubtitle"/>
        <w:spacing w:line="480" w:lineRule="auto"/>
      </w:pPr>
      <w:bookmarkStart w:id="121" w:name="_Toc162204975"/>
      <w:bookmarkStart w:id="122" w:name="_Toc162208162"/>
      <w:r w:rsidRPr="006843E1">
        <w:t>Group Size</w:t>
      </w:r>
      <w:bookmarkEnd w:id="121"/>
      <w:bookmarkEnd w:id="122"/>
    </w:p>
    <w:p w14:paraId="1DFAE577" w14:textId="73AB5446" w:rsidR="00972DBB" w:rsidRPr="006843E1" w:rsidRDefault="00972DBB" w:rsidP="00A24D3D">
      <w:pPr>
        <w:pStyle w:val="SectionText"/>
        <w:spacing w:line="480" w:lineRule="auto"/>
      </w:pPr>
      <w:r w:rsidRPr="006843E1">
        <w:t>As group size increased, the duration of bouts of foraging behaviour increased but was not associated with a decrease in duration of bouts of alert behaviour. The proportion of time allocated to either behaviour was also unchanged by the size of the group. This finding is surprising, as previous studies suggest that larger group sizes should decrease individual vigilance while increasing foraging efficiency</w:t>
      </w:r>
      <w:r w:rsidR="00F824A4" w:rsidRPr="006843E1">
        <w:t xml:space="preserve"> </w:t>
      </w:r>
      <w:r w:rsidR="00F824A4" w:rsidRPr="006843E1">
        <w:fldChar w:fldCharType="begin"/>
      </w:r>
      <w:r w:rsidR="002702D2">
        <w:instrText xml:space="preserve"> ADDIN ZOTERO_ITEM CSL_CITATION {"citationID":"gXWiUHEO","properties":{"formattedCitation":"[63,81\\uc0\\u8211{}83]","plainCitation":"[63,81–83]","noteIndex":0},"citationItems":[{"id":300,"uris":["http://zotero.org/users/8430992/items/TNR2EYZJ"],"itemData":{"id":300,"type":"book","abstract":"The classic literature on predation dealt almost exclusively with solitary predators and their prey. Going back to Lotka-Volterra and optimal foraging theory, the theory about predation, including predator-prey population dynamics, was developed for solitary species. Various consequences of sociality for predators have been considered only recently. Similarly, while it was long recognized that prey species can benefit from living in groups, research on the adaptive value of sociality for prey species mostly emerged in the 1970s. The main theme of this book is the various ways that predators and prey may benefit from living in groups. The first part focusses on predators and explores how group membership influences predation success rate, from searching to subduing prey. The second part focusses on how prey in groups can detect and escape predators. The final section explores group size and composition and how individuals respond over evolutionary times to the challenges posed by chasing or being chased by animals in groups. This book will help the reader understand current issues in social predation theory and provide a synthesis of the literature across a broad range of animal taxa.  Includes the whole taxonomical range rather than limiting it to a select few Features in-depth analysis that allows a better understanding of many subtleties surrounding the issues related to social predation Presents both models and empirical results while covering the extensive predator and prey literature Contains extensive illustrations and separate boxes that cover more technical features, i.e., to present models and review results","ISBN":"978-0-12-407654-9","language":"en","note":"Google-Books-ID: BTSjAQAAQBAJ","number-of-pages":"335","publisher":"Elsevier","source":"Google Books","title":"Social predation: how group living benefits predators and prey","title-short":"Social Predation","author":[{"family":"Beauchamp","given":"Guy"}],"issued":{"date-parts":[["2013",12,7]]}}},{"id":251,"uris":["http://zotero.org/users/8430992/items/V9P63RFU"],"itemData":{"id":251,"type":"article-journal","abstract":"Vigilance has been predicted to decrease with group size due to increased predator detection and dilution of predation risk in larger groups. Although earlier literature reviews have provided ample support for this prediction, an increasing number of studies have failed to document a decline in vigilance with group size. In addition, support for this prediction has been based thus far on the P value of the relationship between vigilance and group size rather than on a quantitative assessment of effect magnitude. Here, I use a meta-analysis of empirical relationships between vigilance and group size in birds published in the last 35 years to provide a reassessment of the group-size effect on vigilance. Nearly one-third of all published relationships between vigilance and group size were not significant (n = 172). Results from the meta-analysis indicate weak to moderate negative correlations between group size and time spent vigilant (n = 43), scan frequency (n = 29), or scan duration (n = 20). The magnitude of the relationship was stronger in studies that controlled the amount of food available to birds. A funnel plot of the relationship between correlation coefficients and sample size failed to reveal an obvious publication bias. Although the meta-analysis results generally support the prediction that vigilance should decline with group size, a large amount of variation in vigilance remains unexplained in avian studies.","container-title":"Behavioral Ecology","DOI":"10.1093/beheco/arn096","ISSN":"1045-2249","issue":"6","journalAbbreviation":"Behavioral Ecology","page":"1361-1368","source":"Silverchair","title":"What is the magnitude of the group-size effect on vigilance?","volume":"19","author":[{"family":"Beauchamp","given":"Guy"}],"issued":{"date-parts":[["2008",11,1]]}}},{"id":1750,"uris":["http://zotero.org/users/8430992/items/2LCBYLU5"],"itemData":{"id":1750,"type":"article-journal","abstract":"A negative relationship between group size and levels of individual vigilance is widespread in socially feeding vertebrates. The main explanation of this ‘group-size effect’, the many-eyes hypothesis, is based on the simple premise that as group size increases, there are progressively more eyes scanning the environment for predators. Thus an individual forager can devote less time to vigilance (and more time to feeding) as group size increases without any lessening of the group's ability to detect an attack. Basic to this hypothesis is the assumption of collective detection: that all members of the group are alerted to an attack as long as it is detected by at least one individual. In addition, an important presumption associated with the many-eyes hypothesis is that individuals monitor the vigilance behaviour of their groupmates in determining their own level of vigilance. Neither the idea of collective detection nor behavioural monitoring received strong support in an experimental study of vigilance in mixed flocks of dark-eyed juncos, Junco hyemalis, and American tree sparrows, Spizella arborea. The lack of support for behavioural monitoring was particularly evident; however, some degree of collective detection was apparent. It is possible that anti-predatory rules-of-thumb may explain the group-size effect while keeping intact the basics of the many-eyes hypothesis.","container-title":"Animal Behaviour","DOI":"10.1016/0003-3472(95)80149-9","ISSN":"0003-3472","issue":"1","journalAbbreviation":"Animal Behaviour","page":"11-20","source":"ScienceDirect","title":"Back to the basics of anti-predatory vigilance: the group-size effect","title-short":"Back to the basics of anti-predatory vigilance","volume":"49","author":[{"family":"Lima","given":"Steven L."}],"issued":{"date-parts":[["1995",1,1]]}}},{"id":1792,"uris":["http://zotero.org/users/8430992/items/LLUML8WY"],"itemData":{"id":1792,"type":"article-journal","abstract":"We examined ways in which American Crows (Corvus brachyrhynchos) foraging in an urban environment balance the conflicting demands of finding food and avoiding predators. As individual vigilance (i.e., scanning) decreased, time devoted to foraging increased. Significant predictors of vigilance varied with location and included time of day, temperature, food availability, distance to nearest source of disturbance, cover distance, and size of foraging group. Group size and, secondarily, distance from cover accounted for most of the variability in vigilance. Crows were more vigilant in areas of high human disturbance than in areas of low human disturbance.","container-title":"The Wilson Bulletin","ISSN":"0043-5643","issue":"3","note":"publisher: Wilson Ornithological Society","page":"481-489","source":"JSTOR","title":"Predictors of Vigilance for American Crows Foraging in an Urban Environment","volume":"109","author":[{"family":"Ward","given":"Camille"},{"family":"Low","given":"Bobbi S."}],"issued":{"date-parts":[["1997"]]}}}],"schema":"https://github.com/citation-style-language/schema/raw/master/csl-citation.json"} </w:instrText>
      </w:r>
      <w:r w:rsidR="00F824A4" w:rsidRPr="006843E1">
        <w:fldChar w:fldCharType="separate"/>
      </w:r>
      <w:r w:rsidR="002702D2" w:rsidRPr="002702D2">
        <w:t>[63,81–83]</w:t>
      </w:r>
      <w:r w:rsidR="00F824A4" w:rsidRPr="006843E1">
        <w:fldChar w:fldCharType="end"/>
      </w:r>
      <w:r w:rsidRPr="006843E1">
        <w:t>, yet the effect of group size was only observed in the duration of bouts of foraging behaviour. Bouts of alert behaviour</w:t>
      </w:r>
      <w:r w:rsidR="00F7205B">
        <w:t xml:space="preserve"> could</w:t>
      </w:r>
      <w:r w:rsidR="00F7205B" w:rsidRPr="006843E1">
        <w:t xml:space="preserve"> </w:t>
      </w:r>
      <w:r w:rsidRPr="006843E1">
        <w:t xml:space="preserve">have a minimal duration to effectively monitor the surrounding environment for sources of threat. Alternatively, foraging crows </w:t>
      </w:r>
      <w:r w:rsidR="00F7205B">
        <w:t>could</w:t>
      </w:r>
      <w:r w:rsidRPr="006843E1">
        <w:t xml:space="preserve"> be maintaining vigilance due to increased competition for resources in larger groups. Instead of only looking out for sources of threat, forager could be looking at the behaviour of other group-members in case they found a better patch to forage on.</w:t>
      </w:r>
    </w:p>
    <w:p w14:paraId="559FC065" w14:textId="6633EA8A" w:rsidR="0010194D" w:rsidRPr="006843E1" w:rsidRDefault="001F2974" w:rsidP="00A24D3D">
      <w:pPr>
        <w:pStyle w:val="SectionSubtitle"/>
        <w:spacing w:line="480" w:lineRule="auto"/>
      </w:pPr>
      <w:bookmarkStart w:id="123" w:name="_Toc162204976"/>
      <w:bookmarkStart w:id="124" w:name="_Toc162208163"/>
      <w:r w:rsidRPr="006843E1">
        <w:lastRenderedPageBreak/>
        <w:t>Future directions and improvements</w:t>
      </w:r>
      <w:bookmarkEnd w:id="123"/>
      <w:bookmarkEnd w:id="124"/>
    </w:p>
    <w:p w14:paraId="3D41D5CE" w14:textId="4C21332D" w:rsidR="00972DBB" w:rsidRPr="006843E1" w:rsidRDefault="00972DBB" w:rsidP="00A24D3D">
      <w:pPr>
        <w:pStyle w:val="SectionText"/>
        <w:spacing w:line="480" w:lineRule="auto"/>
      </w:pPr>
      <w:r w:rsidRPr="006843E1">
        <w:t xml:space="preserve">Our study has several limitations that should be acknowledged. Our sample size </w:t>
      </w:r>
      <w:r w:rsidR="00EE7ED3">
        <w:t>could</w:t>
      </w:r>
      <w:r w:rsidRPr="006843E1">
        <w:t xml:space="preserve"> have limited the ability to detect significant effects. As such, caution should be exercised when interpreting the results, and further studies with larger sample sizes are required to make conclusive</w:t>
      </w:r>
      <w:r w:rsidR="00F824A4" w:rsidRPr="006843E1">
        <w:t xml:space="preserve"> statements</w:t>
      </w:r>
      <w:r w:rsidRPr="006843E1">
        <w:t>.</w:t>
      </w:r>
      <w:r w:rsidR="006C0061" w:rsidRPr="006843E1">
        <w:t xml:space="preserve"> Future studies should make use of lo</w:t>
      </w:r>
      <w:r w:rsidR="0011611F" w:rsidRPr="006843E1">
        <w:t>ng-term video recorders in areas where crows forage across a wider breadth of urbanization</w:t>
      </w:r>
      <w:r w:rsidR="006C0061" w:rsidRPr="006843E1">
        <w:t>.</w:t>
      </w:r>
      <w:r w:rsidRPr="006843E1">
        <w:t xml:space="preserve"> Additionally, the study focused on the population of crows in St. Catharines</w:t>
      </w:r>
      <w:r w:rsidR="001F2974" w:rsidRPr="006843E1">
        <w:t xml:space="preserve"> Ontario</w:t>
      </w:r>
      <w:r w:rsidRPr="006843E1">
        <w:t xml:space="preserve">, which </w:t>
      </w:r>
      <w:r w:rsidR="00F7205B">
        <w:t>could</w:t>
      </w:r>
      <w:r w:rsidRPr="006843E1">
        <w:t xml:space="preserve"> limit the generalizability of </w:t>
      </w:r>
      <w:r w:rsidR="00F824A4" w:rsidRPr="006843E1">
        <w:t>our</w:t>
      </w:r>
      <w:r w:rsidRPr="006843E1">
        <w:t xml:space="preserve"> results to other populations or environments. Factors such as local food availability</w:t>
      </w:r>
      <w:r w:rsidR="006C0061" w:rsidRPr="006843E1">
        <w:t>, the number and area of green spaces,</w:t>
      </w:r>
      <w:r w:rsidRPr="006843E1">
        <w:t xml:space="preserve"> and predat</w:t>
      </w:r>
      <w:r w:rsidR="00F824A4" w:rsidRPr="006843E1">
        <w:t>or presence</w:t>
      </w:r>
      <w:r w:rsidRPr="006843E1">
        <w:t xml:space="preserve"> can vary widely between cities</w:t>
      </w:r>
      <w:r w:rsidR="00FB5FC9">
        <w:t xml:space="preserve">, and these factors can affect </w:t>
      </w:r>
      <w:r w:rsidR="00370FC6">
        <w:t>the behaviour of murders of foraging crows</w:t>
      </w:r>
      <w:r w:rsidRPr="006843E1">
        <w:t>. Therefore, the findings of our study could differ from those of a similar study performed in a different city</w:t>
      </w:r>
      <w:r w:rsidR="00370FC6">
        <w:t>, but also within the city</w:t>
      </w:r>
      <w:r w:rsidRPr="006843E1">
        <w:t>.</w:t>
      </w:r>
      <w:r w:rsidR="00370FC6">
        <w:t xml:space="preserve"> </w:t>
      </w:r>
      <w:r w:rsidR="00EE7ED3">
        <w:t xml:space="preserve">Crows can aggregate in many other areas besides green and commercial areas, and </w:t>
      </w:r>
      <w:r w:rsidR="00FB5FC9">
        <w:t>future research could be conducted on the effects of urban microcosms on the social foraging of crows.</w:t>
      </w:r>
      <w:r w:rsidRPr="006843E1">
        <w:t xml:space="preserve"> </w:t>
      </w:r>
    </w:p>
    <w:p w14:paraId="1C820FCD" w14:textId="532BFC57" w:rsidR="001F2974" w:rsidRPr="006843E1" w:rsidRDefault="001F2974" w:rsidP="00A24D3D">
      <w:pPr>
        <w:pStyle w:val="SectionSubtitle"/>
        <w:spacing w:line="480" w:lineRule="auto"/>
      </w:pPr>
      <w:bookmarkStart w:id="125" w:name="_Toc162204977"/>
      <w:bookmarkStart w:id="126" w:name="_Toc162208164"/>
      <w:r w:rsidRPr="006843E1">
        <w:t>Conclusion</w:t>
      </w:r>
      <w:bookmarkEnd w:id="125"/>
      <w:bookmarkEnd w:id="126"/>
    </w:p>
    <w:p w14:paraId="537039D7" w14:textId="4ACB1762" w:rsidR="00972DBB" w:rsidRPr="006843E1" w:rsidRDefault="00972DBB" w:rsidP="00A24D3D">
      <w:pPr>
        <w:pStyle w:val="SectionText"/>
        <w:spacing w:line="480" w:lineRule="auto"/>
      </w:pPr>
      <w:r w:rsidRPr="006843E1">
        <w:t xml:space="preserve">Our study investigated the effects of sentinel behavior and the generalized environment on the behavior of foraging crows in urban environments. Contrary to expectations, sentinel </w:t>
      </w:r>
      <w:r w:rsidR="0011611F" w:rsidRPr="006843E1">
        <w:t xml:space="preserve">presence </w:t>
      </w:r>
      <w:r w:rsidRPr="006843E1">
        <w:t xml:space="preserve">did not have a significant effect on forager behavior. This suggests that sentinel decision-making </w:t>
      </w:r>
      <w:r w:rsidR="00F7205B">
        <w:t>could</w:t>
      </w:r>
      <w:r w:rsidRPr="006843E1">
        <w:t xml:space="preserve"> be more influenced by individual needs rather than group benefits, aligning with </w:t>
      </w:r>
      <w:proofErr w:type="spellStart"/>
      <w:r w:rsidRPr="006843E1">
        <w:t>Bednekoff's</w:t>
      </w:r>
      <w:proofErr w:type="spellEnd"/>
      <w:r w:rsidRPr="006843E1">
        <w:t xml:space="preserve"> state-dependent model. The generalized environment</w:t>
      </w:r>
      <w:r w:rsidR="001F2974" w:rsidRPr="006843E1">
        <w:t>,</w:t>
      </w:r>
      <w:r w:rsidRPr="006843E1">
        <w:t xml:space="preserve"> </w:t>
      </w:r>
      <w:r w:rsidR="001F2974" w:rsidRPr="006843E1">
        <w:t xml:space="preserve">however, </w:t>
      </w:r>
      <w:r w:rsidRPr="006843E1">
        <w:t xml:space="preserve">had a significant impact on forager behavior. Crows in green areas exhibited longer bouts of foraging behavior and more transitions from the vulnerable to the alert state compared to those in commercial areas. This indicates that environmental factors such as resource distribution and predation risk play a crucial role in shaping forager behavior. Disturbance frequency, bait presence, and group </w:t>
      </w:r>
      <w:r w:rsidRPr="006843E1">
        <w:lastRenderedPageBreak/>
        <w:t xml:space="preserve">size also influenced forager behavior. Higher disturbance frequency led to shorter bouts of behavior but increased peck rate, indicating a trade-off between vigilance and foraging efficiency. Bait presence increased peck rate and decreased foraging time, suggesting that foraging on anthropogenic food sources </w:t>
      </w:r>
      <w:r w:rsidR="00F7205B">
        <w:t>could</w:t>
      </w:r>
      <w:r w:rsidRPr="006843E1">
        <w:t xml:space="preserve"> be more effective for crows.</w:t>
      </w:r>
    </w:p>
    <w:p w14:paraId="1367CF7D" w14:textId="4BED0070" w:rsidR="00972DBB" w:rsidRPr="006843E1" w:rsidRDefault="00972DBB" w:rsidP="00A24D3D">
      <w:pPr>
        <w:pStyle w:val="SectionText"/>
        <w:spacing w:line="480" w:lineRule="auto"/>
      </w:pPr>
      <w:r w:rsidRPr="006843E1">
        <w:t xml:space="preserve">These findings have several implications for understanding crow behavior. They suggest that crows </w:t>
      </w:r>
      <w:r w:rsidR="00FF2415" w:rsidRPr="006843E1">
        <w:t>can</w:t>
      </w:r>
      <w:r w:rsidRPr="006843E1">
        <w:t xml:space="preserve"> adapt their behavior based on environmental conditions and individual needs. The lack of significant effects of sentinel behavior points towards the complexity of social behavior in crows and the importance of considering individual variation in decision-making. Overall, the study provides valuable insights into the factors influencing crow behavior in urban environments and highlights the need for further research to fully understand these complex behaviors.</w:t>
      </w:r>
    </w:p>
    <w:p w14:paraId="74D45DEF" w14:textId="77777777" w:rsidR="00972DBB" w:rsidRPr="006843E1" w:rsidRDefault="00972DBB" w:rsidP="00FF68DA">
      <w:pPr>
        <w:pStyle w:val="SectionTitle"/>
        <w:spacing w:before="0"/>
        <w:rPr>
          <w:noProof w:val="0"/>
        </w:rPr>
        <w:sectPr w:rsidR="00972DBB" w:rsidRPr="006843E1" w:rsidSect="00F71CFB">
          <w:headerReference w:type="default" r:id="rId63"/>
          <w:pgSz w:w="12240" w:h="15840"/>
          <w:pgMar w:top="1440" w:right="1440" w:bottom="1440" w:left="1440" w:header="720" w:footer="720" w:gutter="0"/>
          <w:cols w:space="720"/>
        </w:sectPr>
      </w:pPr>
    </w:p>
    <w:p w14:paraId="2336A8D2" w14:textId="77777777" w:rsidR="00F11E62" w:rsidRDefault="00F11E62" w:rsidP="00F11E62">
      <w:pPr>
        <w:pStyle w:val="ChapterTitleB"/>
      </w:pPr>
      <w:bookmarkStart w:id="127" w:name="_Toc162208165"/>
      <w:bookmarkStart w:id="128" w:name="_Toc162204978"/>
      <w:r>
        <w:lastRenderedPageBreak/>
        <w:t>General Discussion</w:t>
      </w:r>
      <w:bookmarkEnd w:id="127"/>
    </w:p>
    <w:p w14:paraId="62DF9CF9" w14:textId="77777777" w:rsidR="00F11E62" w:rsidRDefault="00F11E62" w:rsidP="00F11E62">
      <w:pPr>
        <w:pStyle w:val="ChapterTitle"/>
      </w:pPr>
    </w:p>
    <w:p w14:paraId="46F0E882" w14:textId="47C4F791" w:rsidR="00F11E62" w:rsidRPr="00F11E62" w:rsidRDefault="00F11E62" w:rsidP="008D7BE5">
      <w:pPr>
        <w:pStyle w:val="ChapterTitleB"/>
        <w:sectPr w:rsidR="00F11E62" w:rsidRPr="00F11E62" w:rsidSect="00F71CFB">
          <w:headerReference w:type="default" r:id="rId64"/>
          <w:pgSz w:w="12240" w:h="15840"/>
          <w:pgMar w:top="1440" w:right="1440" w:bottom="1440" w:left="1440" w:header="720" w:footer="720" w:gutter="0"/>
          <w:cols w:space="720"/>
        </w:sectPr>
      </w:pPr>
    </w:p>
    <w:p w14:paraId="0AF37AE9" w14:textId="33B2CBD7" w:rsidR="006A07D6" w:rsidRPr="006843E1" w:rsidRDefault="006A07D6" w:rsidP="008D7BE5">
      <w:pPr>
        <w:pStyle w:val="ChapterTitleB"/>
      </w:pPr>
      <w:bookmarkStart w:id="129" w:name="_Toc162208166"/>
      <w:r w:rsidRPr="006843E1">
        <w:lastRenderedPageBreak/>
        <w:t>References</w:t>
      </w:r>
      <w:bookmarkEnd w:id="128"/>
      <w:bookmarkEnd w:id="129"/>
    </w:p>
    <w:p w14:paraId="6E2D8460" w14:textId="77777777" w:rsidR="002702D2" w:rsidRPr="002702D2" w:rsidRDefault="00A71721"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fldChar w:fldCharType="begin"/>
      </w:r>
      <w:r w:rsidR="002702D2" w:rsidRPr="002702D2">
        <w:rPr>
          <w:rFonts w:ascii="Times New Roman" w:hAnsi="Times New Roman" w:cs="Times New Roman"/>
          <w:sz w:val="24"/>
          <w:szCs w:val="24"/>
        </w:rPr>
        <w:instrText xml:space="preserve"> ADDIN ZOTERO_BIBL {"uncited":[],"omitted":[],"custom":[]} CSL_BIBLIOGRAPHY </w:instrText>
      </w:r>
      <w:r w:rsidRPr="002702D2">
        <w:rPr>
          <w:rFonts w:ascii="Times New Roman" w:hAnsi="Times New Roman" w:cs="Times New Roman"/>
          <w:sz w:val="24"/>
          <w:szCs w:val="24"/>
        </w:rPr>
        <w:fldChar w:fldCharType="separate"/>
      </w:r>
      <w:r w:rsidR="002702D2" w:rsidRPr="002702D2">
        <w:rPr>
          <w:rFonts w:ascii="Times New Roman" w:hAnsi="Times New Roman" w:cs="Times New Roman"/>
          <w:sz w:val="24"/>
          <w:szCs w:val="24"/>
        </w:rPr>
        <w:t>1.</w:t>
      </w:r>
      <w:r w:rsidR="002702D2" w:rsidRPr="002702D2">
        <w:rPr>
          <w:rFonts w:ascii="Times New Roman" w:hAnsi="Times New Roman" w:cs="Times New Roman"/>
          <w:sz w:val="24"/>
          <w:szCs w:val="24"/>
        </w:rPr>
        <w:tab/>
        <w:t xml:space="preserve">Bednekoff PA. 2015 Sentinel behavior: a review and prospectus. In </w:t>
      </w:r>
      <w:r w:rsidR="002702D2" w:rsidRPr="002702D2">
        <w:rPr>
          <w:rFonts w:ascii="Times New Roman" w:hAnsi="Times New Roman" w:cs="Times New Roman"/>
          <w:i/>
          <w:iCs/>
          <w:sz w:val="24"/>
          <w:szCs w:val="24"/>
        </w:rPr>
        <w:t>Advances in the Study of Behavior</w:t>
      </w:r>
      <w:r w:rsidR="002702D2" w:rsidRPr="002702D2">
        <w:rPr>
          <w:rFonts w:ascii="Times New Roman" w:hAnsi="Times New Roman" w:cs="Times New Roman"/>
          <w:sz w:val="24"/>
          <w:szCs w:val="24"/>
        </w:rPr>
        <w:t>, pp. 115–145. Elsevier. (doi:10.1016/bs.asb.2015.02.001)</w:t>
      </w:r>
    </w:p>
    <w:p w14:paraId="633C4A1D" w14:textId="77777777" w:rsidR="002702D2" w:rsidRPr="002702D2" w:rsidRDefault="002702D2" w:rsidP="002702D2">
      <w:pPr>
        <w:pStyle w:val="Bibliography"/>
        <w:spacing w:after="240"/>
        <w:rPr>
          <w:rFonts w:ascii="Times New Roman" w:hAnsi="Times New Roman" w:cs="Times New Roman"/>
          <w:sz w:val="24"/>
          <w:szCs w:val="24"/>
          <w:lang w:val="fr-CA"/>
        </w:rPr>
      </w:pPr>
      <w:r w:rsidRPr="002702D2">
        <w:rPr>
          <w:rFonts w:ascii="Times New Roman" w:hAnsi="Times New Roman" w:cs="Times New Roman"/>
          <w:sz w:val="24"/>
          <w:szCs w:val="24"/>
          <w:lang w:val="fr-CA"/>
        </w:rPr>
        <w:t>2.</w:t>
      </w:r>
      <w:r w:rsidRPr="002702D2">
        <w:rPr>
          <w:rFonts w:ascii="Times New Roman" w:hAnsi="Times New Roman" w:cs="Times New Roman"/>
          <w:sz w:val="24"/>
          <w:szCs w:val="24"/>
          <w:lang w:val="fr-CA"/>
        </w:rPr>
        <w:tab/>
        <w:t xml:space="preserve">Blumstein DT. 1999 Selfish sentinels. </w:t>
      </w:r>
      <w:r w:rsidRPr="002702D2">
        <w:rPr>
          <w:rFonts w:ascii="Times New Roman" w:hAnsi="Times New Roman" w:cs="Times New Roman"/>
          <w:i/>
          <w:iCs/>
          <w:sz w:val="24"/>
          <w:szCs w:val="24"/>
          <w:lang w:val="fr-CA"/>
        </w:rPr>
        <w:t>Science</w:t>
      </w:r>
      <w:r w:rsidRPr="002702D2">
        <w:rPr>
          <w:rFonts w:ascii="Times New Roman" w:hAnsi="Times New Roman" w:cs="Times New Roman"/>
          <w:sz w:val="24"/>
          <w:szCs w:val="24"/>
          <w:lang w:val="fr-CA"/>
        </w:rPr>
        <w:t xml:space="preserve"> </w:t>
      </w:r>
      <w:r w:rsidRPr="002702D2">
        <w:rPr>
          <w:rFonts w:ascii="Times New Roman" w:hAnsi="Times New Roman" w:cs="Times New Roman"/>
          <w:b/>
          <w:bCs/>
          <w:sz w:val="24"/>
          <w:szCs w:val="24"/>
          <w:lang w:val="fr-CA"/>
        </w:rPr>
        <w:t>284</w:t>
      </w:r>
      <w:r w:rsidRPr="002702D2">
        <w:rPr>
          <w:rFonts w:ascii="Times New Roman" w:hAnsi="Times New Roman" w:cs="Times New Roman"/>
          <w:sz w:val="24"/>
          <w:szCs w:val="24"/>
          <w:lang w:val="fr-CA"/>
        </w:rPr>
        <w:t>, 1633–1634. (doi:10.1126/science.284.5420.1633)</w:t>
      </w:r>
    </w:p>
    <w:p w14:paraId="1AF42277"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3.</w:t>
      </w:r>
      <w:r w:rsidRPr="002702D2">
        <w:rPr>
          <w:rFonts w:ascii="Times New Roman" w:hAnsi="Times New Roman" w:cs="Times New Roman"/>
          <w:sz w:val="24"/>
          <w:szCs w:val="24"/>
        </w:rPr>
        <w:tab/>
        <w:t xml:space="preserve">Huels FD, Stoeger AS. 2022 Sentinel behavior in captive meerkats ( </w:t>
      </w:r>
      <w:r w:rsidRPr="002702D2">
        <w:rPr>
          <w:rFonts w:ascii="Times New Roman" w:hAnsi="Times New Roman" w:cs="Times New Roman"/>
          <w:i/>
          <w:iCs/>
          <w:sz w:val="24"/>
          <w:szCs w:val="24"/>
        </w:rPr>
        <w:t>Suricata suricatta</w:t>
      </w:r>
      <w:r w:rsidRPr="002702D2">
        <w:rPr>
          <w:rFonts w:ascii="Times New Roman" w:hAnsi="Times New Roman" w:cs="Times New Roman"/>
          <w:sz w:val="24"/>
          <w:szCs w:val="24"/>
        </w:rPr>
        <w:t xml:space="preserve"> ). </w:t>
      </w:r>
      <w:r w:rsidRPr="002702D2">
        <w:rPr>
          <w:rFonts w:ascii="Times New Roman" w:hAnsi="Times New Roman" w:cs="Times New Roman"/>
          <w:i/>
          <w:iCs/>
          <w:sz w:val="24"/>
          <w:szCs w:val="24"/>
        </w:rPr>
        <w:t>Zoo Biol.</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41</w:t>
      </w:r>
      <w:r w:rsidRPr="002702D2">
        <w:rPr>
          <w:rFonts w:ascii="Times New Roman" w:hAnsi="Times New Roman" w:cs="Times New Roman"/>
          <w:sz w:val="24"/>
          <w:szCs w:val="24"/>
        </w:rPr>
        <w:t>, 10–19. (doi:10.1002/zoo.21644)</w:t>
      </w:r>
    </w:p>
    <w:p w14:paraId="22DAE03C"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4.</w:t>
      </w:r>
      <w:r w:rsidRPr="002702D2">
        <w:rPr>
          <w:rFonts w:ascii="Times New Roman" w:hAnsi="Times New Roman" w:cs="Times New Roman"/>
          <w:sz w:val="24"/>
          <w:szCs w:val="24"/>
        </w:rPr>
        <w:tab/>
        <w:t xml:space="preserve">Rauber R, Manser MB. 2021 Effect of group size and experience on the ontogeny of sentinel calling behaviour in meerkats. </w:t>
      </w:r>
      <w:r w:rsidRPr="002702D2">
        <w:rPr>
          <w:rFonts w:ascii="Times New Roman" w:hAnsi="Times New Roman" w:cs="Times New Roman"/>
          <w:i/>
          <w:iCs/>
          <w:sz w:val="24"/>
          <w:szCs w:val="24"/>
        </w:rPr>
        <w:t>Anim. Behav.</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171</w:t>
      </w:r>
      <w:r w:rsidRPr="002702D2">
        <w:rPr>
          <w:rFonts w:ascii="Times New Roman" w:hAnsi="Times New Roman" w:cs="Times New Roman"/>
          <w:sz w:val="24"/>
          <w:szCs w:val="24"/>
        </w:rPr>
        <w:t>, 129–138. (doi:10.1016/j.anbehav.2020.11.014)</w:t>
      </w:r>
    </w:p>
    <w:p w14:paraId="41D92FB2"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5.</w:t>
      </w:r>
      <w:r w:rsidRPr="002702D2">
        <w:rPr>
          <w:rFonts w:ascii="Times New Roman" w:hAnsi="Times New Roman" w:cs="Times New Roman"/>
          <w:sz w:val="24"/>
          <w:szCs w:val="24"/>
        </w:rPr>
        <w:tab/>
        <w:t xml:space="preserve">Rauber R, Clutton-Brock TH, Manser MB. 2019 Drought decreases cooperative sentinel behavior and affects vocal coordination in meerkats. </w:t>
      </w:r>
      <w:r w:rsidRPr="002702D2">
        <w:rPr>
          <w:rFonts w:ascii="Times New Roman" w:hAnsi="Times New Roman" w:cs="Times New Roman"/>
          <w:i/>
          <w:iCs/>
          <w:sz w:val="24"/>
          <w:szCs w:val="24"/>
        </w:rPr>
        <w:t>Behav. Ecol.</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30</w:t>
      </w:r>
      <w:r w:rsidRPr="002702D2">
        <w:rPr>
          <w:rFonts w:ascii="Times New Roman" w:hAnsi="Times New Roman" w:cs="Times New Roman"/>
          <w:sz w:val="24"/>
          <w:szCs w:val="24"/>
        </w:rPr>
        <w:t>, 1558–1566. (doi:10.1093/beheco/arz112)</w:t>
      </w:r>
    </w:p>
    <w:p w14:paraId="44078798"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6.</w:t>
      </w:r>
      <w:r w:rsidRPr="002702D2">
        <w:rPr>
          <w:rFonts w:ascii="Times New Roman" w:hAnsi="Times New Roman" w:cs="Times New Roman"/>
          <w:sz w:val="24"/>
          <w:szCs w:val="24"/>
        </w:rPr>
        <w:tab/>
        <w:t xml:space="preserve">Santema P, Clutton-Brock T. 2013 Meerkat helpers increase sentinel behaviour and bipedal vigilance in the presence of pups. </w:t>
      </w:r>
      <w:r w:rsidRPr="002702D2">
        <w:rPr>
          <w:rFonts w:ascii="Times New Roman" w:hAnsi="Times New Roman" w:cs="Times New Roman"/>
          <w:i/>
          <w:iCs/>
          <w:sz w:val="24"/>
          <w:szCs w:val="24"/>
        </w:rPr>
        <w:t>Anim. Behav.</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85</w:t>
      </w:r>
      <w:r w:rsidRPr="002702D2">
        <w:rPr>
          <w:rFonts w:ascii="Times New Roman" w:hAnsi="Times New Roman" w:cs="Times New Roman"/>
          <w:sz w:val="24"/>
          <w:szCs w:val="24"/>
        </w:rPr>
        <w:t>, 655–661. (doi:10.1016/j.anbehav.2012.12.029)</w:t>
      </w:r>
    </w:p>
    <w:p w14:paraId="6FE9BA71"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7.</w:t>
      </w:r>
      <w:r w:rsidRPr="002702D2">
        <w:rPr>
          <w:rFonts w:ascii="Times New Roman" w:hAnsi="Times New Roman" w:cs="Times New Roman"/>
          <w:sz w:val="24"/>
          <w:szCs w:val="24"/>
        </w:rPr>
        <w:tab/>
        <w:t xml:space="preserve">Santema P, Teitel Z, Manser M, Bennett N, Clutton-Brock T. 2013 Effects of cortisol administration on cooperative behavior in meerkat helpers. </w:t>
      </w:r>
      <w:r w:rsidRPr="002702D2">
        <w:rPr>
          <w:rFonts w:ascii="Times New Roman" w:hAnsi="Times New Roman" w:cs="Times New Roman"/>
          <w:i/>
          <w:iCs/>
          <w:sz w:val="24"/>
          <w:szCs w:val="24"/>
        </w:rPr>
        <w:t>Behav. Ecol.</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24</w:t>
      </w:r>
      <w:r w:rsidRPr="002702D2">
        <w:rPr>
          <w:rFonts w:ascii="Times New Roman" w:hAnsi="Times New Roman" w:cs="Times New Roman"/>
          <w:sz w:val="24"/>
          <w:szCs w:val="24"/>
        </w:rPr>
        <w:t>, 1122–1127. (doi:10.1093/beheco/art039)</w:t>
      </w:r>
    </w:p>
    <w:p w14:paraId="74A2744A"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8.</w:t>
      </w:r>
      <w:r w:rsidRPr="002702D2">
        <w:rPr>
          <w:rFonts w:ascii="Times New Roman" w:hAnsi="Times New Roman" w:cs="Times New Roman"/>
          <w:sz w:val="24"/>
          <w:szCs w:val="24"/>
        </w:rPr>
        <w:tab/>
        <w:t xml:space="preserve">Manser M. 2018 Meerkats – identifying cognitive mechanisms underlying meerkat coordination and communication: experimental designs in their natural habitat. In </w:t>
      </w:r>
      <w:r w:rsidRPr="002702D2">
        <w:rPr>
          <w:rFonts w:ascii="Times New Roman" w:hAnsi="Times New Roman" w:cs="Times New Roman"/>
          <w:i/>
          <w:iCs/>
          <w:sz w:val="24"/>
          <w:szCs w:val="24"/>
        </w:rPr>
        <w:t>Field and Laboratory Methods in Animal Cognition</w:t>
      </w:r>
      <w:r w:rsidRPr="002702D2">
        <w:rPr>
          <w:rFonts w:ascii="Times New Roman" w:hAnsi="Times New Roman" w:cs="Times New Roman"/>
          <w:sz w:val="24"/>
          <w:szCs w:val="24"/>
        </w:rPr>
        <w:t xml:space="preserve"> (eds N Bueno-Guerra, F Amici), pp. 286–307. Cambridge University Press. (doi:10.1017/9781108333191.015)</w:t>
      </w:r>
    </w:p>
    <w:p w14:paraId="175422D0"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9.</w:t>
      </w:r>
      <w:r w:rsidRPr="002702D2">
        <w:rPr>
          <w:rFonts w:ascii="Times New Roman" w:hAnsi="Times New Roman" w:cs="Times New Roman"/>
          <w:sz w:val="24"/>
          <w:szCs w:val="24"/>
        </w:rPr>
        <w:tab/>
        <w:t xml:space="preserve">Eastcott E, Kern JM, Morris-Drake A, Radford AN. 2020 Intrapopulation variation in the behavioral responses of dwarf mongooses to anthropogenic noise. </w:t>
      </w:r>
      <w:r w:rsidRPr="002702D2">
        <w:rPr>
          <w:rFonts w:ascii="Times New Roman" w:hAnsi="Times New Roman" w:cs="Times New Roman"/>
          <w:i/>
          <w:iCs/>
          <w:sz w:val="24"/>
          <w:szCs w:val="24"/>
        </w:rPr>
        <w:t>Behav. Ecol.</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31</w:t>
      </w:r>
      <w:r w:rsidRPr="002702D2">
        <w:rPr>
          <w:rFonts w:ascii="Times New Roman" w:hAnsi="Times New Roman" w:cs="Times New Roman"/>
          <w:sz w:val="24"/>
          <w:szCs w:val="24"/>
        </w:rPr>
        <w:t>, 680–691. (doi:10.1093/beheco/araa011)</w:t>
      </w:r>
    </w:p>
    <w:p w14:paraId="11C836A5"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10.</w:t>
      </w:r>
      <w:r w:rsidRPr="002702D2">
        <w:rPr>
          <w:rFonts w:ascii="Times New Roman" w:hAnsi="Times New Roman" w:cs="Times New Roman"/>
          <w:sz w:val="24"/>
          <w:szCs w:val="24"/>
        </w:rPr>
        <w:tab/>
        <w:t xml:space="preserve">Kern JM, Radford AN. 2018 Experimental evidence for delayed contingent cooperation among wild dwarf mongooses. </w:t>
      </w:r>
      <w:r w:rsidRPr="002702D2">
        <w:rPr>
          <w:rFonts w:ascii="Times New Roman" w:hAnsi="Times New Roman" w:cs="Times New Roman"/>
          <w:i/>
          <w:iCs/>
          <w:sz w:val="24"/>
          <w:szCs w:val="24"/>
        </w:rPr>
        <w:t>Proc. Natl. Acad. Sci.</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115</w:t>
      </w:r>
      <w:r w:rsidRPr="002702D2">
        <w:rPr>
          <w:rFonts w:ascii="Times New Roman" w:hAnsi="Times New Roman" w:cs="Times New Roman"/>
          <w:sz w:val="24"/>
          <w:szCs w:val="24"/>
        </w:rPr>
        <w:t>, 6255–6260. (doi:10.1073/pnas.1801000115)</w:t>
      </w:r>
    </w:p>
    <w:p w14:paraId="48E50A71"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lastRenderedPageBreak/>
        <w:t>11.</w:t>
      </w:r>
      <w:r w:rsidRPr="002702D2">
        <w:rPr>
          <w:rFonts w:ascii="Times New Roman" w:hAnsi="Times New Roman" w:cs="Times New Roman"/>
          <w:sz w:val="24"/>
          <w:szCs w:val="24"/>
        </w:rPr>
        <w:tab/>
        <w:t xml:space="preserve">Kern JM, Radford AN. 2014 Sentinel dwarf mongooses, </w:t>
      </w:r>
      <w:r w:rsidRPr="002702D2">
        <w:rPr>
          <w:rFonts w:ascii="Times New Roman" w:hAnsi="Times New Roman" w:cs="Times New Roman"/>
          <w:i/>
          <w:iCs/>
          <w:sz w:val="24"/>
          <w:szCs w:val="24"/>
        </w:rPr>
        <w:t>Helogale parvula</w:t>
      </w:r>
      <w:r w:rsidRPr="002702D2">
        <w:rPr>
          <w:rFonts w:ascii="Times New Roman" w:hAnsi="Times New Roman" w:cs="Times New Roman"/>
          <w:sz w:val="24"/>
          <w:szCs w:val="24"/>
        </w:rPr>
        <w:t xml:space="preserve">, exhibit flexible decision making in relation to predation risk. </w:t>
      </w:r>
      <w:r w:rsidRPr="002702D2">
        <w:rPr>
          <w:rFonts w:ascii="Times New Roman" w:hAnsi="Times New Roman" w:cs="Times New Roman"/>
          <w:i/>
          <w:iCs/>
          <w:sz w:val="24"/>
          <w:szCs w:val="24"/>
        </w:rPr>
        <w:t>Anim. Behav.</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98</w:t>
      </w:r>
      <w:r w:rsidRPr="002702D2">
        <w:rPr>
          <w:rFonts w:ascii="Times New Roman" w:hAnsi="Times New Roman" w:cs="Times New Roman"/>
          <w:sz w:val="24"/>
          <w:szCs w:val="24"/>
        </w:rPr>
        <w:t>, 185–192. (doi:10.1016/j.anbehav.2014.10.012)</w:t>
      </w:r>
    </w:p>
    <w:p w14:paraId="15CE7B3A"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12.</w:t>
      </w:r>
      <w:r w:rsidRPr="002702D2">
        <w:rPr>
          <w:rFonts w:ascii="Times New Roman" w:hAnsi="Times New Roman" w:cs="Times New Roman"/>
          <w:sz w:val="24"/>
          <w:szCs w:val="24"/>
        </w:rPr>
        <w:tab/>
        <w:t xml:space="preserve">Kern JM, Radford AN. 2013 Call of duty? Variation in use of the watchman’s song by sentinel dwarf mongooses, </w:t>
      </w:r>
      <w:r w:rsidRPr="002702D2">
        <w:rPr>
          <w:rFonts w:ascii="Times New Roman" w:hAnsi="Times New Roman" w:cs="Times New Roman"/>
          <w:i/>
          <w:iCs/>
          <w:sz w:val="24"/>
          <w:szCs w:val="24"/>
        </w:rPr>
        <w:t>Helogale parvula</w:t>
      </w:r>
      <w:r w:rsidRPr="002702D2">
        <w:rPr>
          <w:rFonts w:ascii="Times New Roman" w:hAnsi="Times New Roman" w:cs="Times New Roman"/>
          <w:sz w:val="24"/>
          <w:szCs w:val="24"/>
        </w:rPr>
        <w:t xml:space="preserve">. </w:t>
      </w:r>
      <w:r w:rsidRPr="002702D2">
        <w:rPr>
          <w:rFonts w:ascii="Times New Roman" w:hAnsi="Times New Roman" w:cs="Times New Roman"/>
          <w:i/>
          <w:iCs/>
          <w:sz w:val="24"/>
          <w:szCs w:val="24"/>
        </w:rPr>
        <w:t>Anim. Behav.</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85</w:t>
      </w:r>
      <w:r w:rsidRPr="002702D2">
        <w:rPr>
          <w:rFonts w:ascii="Times New Roman" w:hAnsi="Times New Roman" w:cs="Times New Roman"/>
          <w:sz w:val="24"/>
          <w:szCs w:val="24"/>
        </w:rPr>
        <w:t>, 967–975. (doi:10.1016/j.anbehav.2013.02.020)</w:t>
      </w:r>
    </w:p>
    <w:p w14:paraId="2D5A224F"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13.</w:t>
      </w:r>
      <w:r w:rsidRPr="002702D2">
        <w:rPr>
          <w:rFonts w:ascii="Times New Roman" w:hAnsi="Times New Roman" w:cs="Times New Roman"/>
          <w:sz w:val="24"/>
          <w:szCs w:val="24"/>
        </w:rPr>
        <w:tab/>
        <w:t xml:space="preserve">Horrocks JA, Hunte W. 1986 Sentinel behaviour in vervet monkeys: who sees whom first? </w:t>
      </w:r>
      <w:r w:rsidRPr="002702D2">
        <w:rPr>
          <w:rFonts w:ascii="Times New Roman" w:hAnsi="Times New Roman" w:cs="Times New Roman"/>
          <w:i/>
          <w:iCs/>
          <w:sz w:val="24"/>
          <w:szCs w:val="24"/>
        </w:rPr>
        <w:t>Anim. Behav.</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34</w:t>
      </w:r>
      <w:r w:rsidRPr="002702D2">
        <w:rPr>
          <w:rFonts w:ascii="Times New Roman" w:hAnsi="Times New Roman" w:cs="Times New Roman"/>
          <w:sz w:val="24"/>
          <w:szCs w:val="24"/>
        </w:rPr>
        <w:t>, 1566–1568. (doi:10.1016/S0003-3472(86)80226-3)</w:t>
      </w:r>
    </w:p>
    <w:p w14:paraId="75E2FA0D"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14.</w:t>
      </w:r>
      <w:r w:rsidRPr="002702D2">
        <w:rPr>
          <w:rFonts w:ascii="Times New Roman" w:hAnsi="Times New Roman" w:cs="Times New Roman"/>
          <w:sz w:val="24"/>
          <w:szCs w:val="24"/>
        </w:rPr>
        <w:tab/>
        <w:t xml:space="preserve">Bolwig N. 1959 A study of the behaviour of the chacma baboon, </w:t>
      </w:r>
      <w:r w:rsidRPr="002702D2">
        <w:rPr>
          <w:rFonts w:ascii="Times New Roman" w:hAnsi="Times New Roman" w:cs="Times New Roman"/>
          <w:i/>
          <w:iCs/>
          <w:sz w:val="24"/>
          <w:szCs w:val="24"/>
        </w:rPr>
        <w:t>Papio ursinus</w:t>
      </w:r>
      <w:r w:rsidRPr="002702D2">
        <w:rPr>
          <w:rFonts w:ascii="Times New Roman" w:hAnsi="Times New Roman" w:cs="Times New Roman"/>
          <w:sz w:val="24"/>
          <w:szCs w:val="24"/>
        </w:rPr>
        <w:t xml:space="preserve">. </w:t>
      </w:r>
      <w:r w:rsidRPr="002702D2">
        <w:rPr>
          <w:rFonts w:ascii="Times New Roman" w:hAnsi="Times New Roman" w:cs="Times New Roman"/>
          <w:i/>
          <w:iCs/>
          <w:sz w:val="24"/>
          <w:szCs w:val="24"/>
        </w:rPr>
        <w:t>Behaviour</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14</w:t>
      </w:r>
      <w:r w:rsidRPr="002702D2">
        <w:rPr>
          <w:rFonts w:ascii="Times New Roman" w:hAnsi="Times New Roman" w:cs="Times New Roman"/>
          <w:sz w:val="24"/>
          <w:szCs w:val="24"/>
        </w:rPr>
        <w:t>, 136–162. (doi:10.1163/156853959X00054)</w:t>
      </w:r>
    </w:p>
    <w:p w14:paraId="1F9FBE42"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15.</w:t>
      </w:r>
      <w:r w:rsidRPr="002702D2">
        <w:rPr>
          <w:rFonts w:ascii="Times New Roman" w:hAnsi="Times New Roman" w:cs="Times New Roman"/>
          <w:sz w:val="24"/>
          <w:szCs w:val="24"/>
        </w:rPr>
        <w:tab/>
        <w:t xml:space="preserve">Bednekoff PA, Woolfenden GE. 2003 Florida scrub-jays ( </w:t>
      </w:r>
      <w:r w:rsidRPr="002702D2">
        <w:rPr>
          <w:rFonts w:ascii="Times New Roman" w:hAnsi="Times New Roman" w:cs="Times New Roman"/>
          <w:i/>
          <w:iCs/>
          <w:sz w:val="24"/>
          <w:szCs w:val="24"/>
        </w:rPr>
        <w:t>Aphelocoma coerulescens</w:t>
      </w:r>
      <w:r w:rsidRPr="002702D2">
        <w:rPr>
          <w:rFonts w:ascii="Times New Roman" w:hAnsi="Times New Roman" w:cs="Times New Roman"/>
          <w:sz w:val="24"/>
          <w:szCs w:val="24"/>
        </w:rPr>
        <w:t xml:space="preserve"> ) are sentinels more when well-fed (even with no kin nearby): sentinel behavior by Florida scrub-jays fed peanuts. </w:t>
      </w:r>
      <w:r w:rsidRPr="002702D2">
        <w:rPr>
          <w:rFonts w:ascii="Times New Roman" w:hAnsi="Times New Roman" w:cs="Times New Roman"/>
          <w:i/>
          <w:iCs/>
          <w:sz w:val="24"/>
          <w:szCs w:val="24"/>
        </w:rPr>
        <w:t>Ethology</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109</w:t>
      </w:r>
      <w:r w:rsidRPr="002702D2">
        <w:rPr>
          <w:rFonts w:ascii="Times New Roman" w:hAnsi="Times New Roman" w:cs="Times New Roman"/>
          <w:sz w:val="24"/>
          <w:szCs w:val="24"/>
        </w:rPr>
        <w:t>, 895–903. (doi:10.1046/j.0179-1613.2003.00926.x)</w:t>
      </w:r>
    </w:p>
    <w:p w14:paraId="4E52B56E"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16.</w:t>
      </w:r>
      <w:r w:rsidRPr="002702D2">
        <w:rPr>
          <w:rFonts w:ascii="Times New Roman" w:hAnsi="Times New Roman" w:cs="Times New Roman"/>
          <w:sz w:val="24"/>
          <w:szCs w:val="24"/>
        </w:rPr>
        <w:tab/>
        <w:t>Hailman JP, McGowan KJ, Woolfenden GE. 2010 Role of helpers in the sentinel behaviour of the Florida scrub jay (</w:t>
      </w:r>
      <w:r w:rsidRPr="002702D2">
        <w:rPr>
          <w:rFonts w:ascii="Times New Roman" w:hAnsi="Times New Roman" w:cs="Times New Roman"/>
          <w:i/>
          <w:iCs/>
          <w:sz w:val="24"/>
          <w:szCs w:val="24"/>
        </w:rPr>
        <w:t>Aphelocoma c. coerulescens</w:t>
      </w:r>
      <w:r w:rsidRPr="002702D2">
        <w:rPr>
          <w:rFonts w:ascii="Times New Roman" w:hAnsi="Times New Roman" w:cs="Times New Roman"/>
          <w:sz w:val="24"/>
          <w:szCs w:val="24"/>
        </w:rPr>
        <w:t xml:space="preserve">). </w:t>
      </w:r>
      <w:r w:rsidRPr="002702D2">
        <w:rPr>
          <w:rFonts w:ascii="Times New Roman" w:hAnsi="Times New Roman" w:cs="Times New Roman"/>
          <w:i/>
          <w:iCs/>
          <w:sz w:val="24"/>
          <w:szCs w:val="24"/>
        </w:rPr>
        <w:t>Ethology</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97</w:t>
      </w:r>
      <w:r w:rsidRPr="002702D2">
        <w:rPr>
          <w:rFonts w:ascii="Times New Roman" w:hAnsi="Times New Roman" w:cs="Times New Roman"/>
          <w:sz w:val="24"/>
          <w:szCs w:val="24"/>
        </w:rPr>
        <w:t>, 119–140. (doi:10.1111/j.1439-0310.1994.tb01034.x)</w:t>
      </w:r>
    </w:p>
    <w:p w14:paraId="5607136D"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17.</w:t>
      </w:r>
      <w:r w:rsidRPr="002702D2">
        <w:rPr>
          <w:rFonts w:ascii="Times New Roman" w:hAnsi="Times New Roman" w:cs="Times New Roman"/>
          <w:sz w:val="24"/>
          <w:szCs w:val="24"/>
        </w:rPr>
        <w:tab/>
        <w:t xml:space="preserve">Bednekoff PA, Woolfenden GE. 2006 Florida scrub-jays compensate for the sentinel behavior of flockmates. </w:t>
      </w:r>
      <w:r w:rsidRPr="002702D2">
        <w:rPr>
          <w:rFonts w:ascii="Times New Roman" w:hAnsi="Times New Roman" w:cs="Times New Roman"/>
          <w:i/>
          <w:iCs/>
          <w:sz w:val="24"/>
          <w:szCs w:val="24"/>
        </w:rPr>
        <w:t>Ethology</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112</w:t>
      </w:r>
      <w:r w:rsidRPr="002702D2">
        <w:rPr>
          <w:rFonts w:ascii="Times New Roman" w:hAnsi="Times New Roman" w:cs="Times New Roman"/>
          <w:sz w:val="24"/>
          <w:szCs w:val="24"/>
        </w:rPr>
        <w:t>, 796–800. (doi:10.1111/j.1439-0310.2006.01227.x)</w:t>
      </w:r>
    </w:p>
    <w:p w14:paraId="68812DF6"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18.</w:t>
      </w:r>
      <w:r w:rsidRPr="002702D2">
        <w:rPr>
          <w:rFonts w:ascii="Times New Roman" w:hAnsi="Times New Roman" w:cs="Times New Roman"/>
          <w:sz w:val="24"/>
          <w:szCs w:val="24"/>
        </w:rPr>
        <w:tab/>
        <w:t xml:space="preserve">Fleischer AL, Bowman R, Woolfenden GE. 2003 Variation in foraging behavior, diet, and time of breeding of Florida scrub-jays in suburban and wildland habitats. </w:t>
      </w:r>
      <w:r w:rsidRPr="002702D2">
        <w:rPr>
          <w:rFonts w:ascii="Times New Roman" w:hAnsi="Times New Roman" w:cs="Times New Roman"/>
          <w:i/>
          <w:iCs/>
          <w:sz w:val="24"/>
          <w:szCs w:val="24"/>
        </w:rPr>
        <w:t>The Condor</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105</w:t>
      </w:r>
      <w:r w:rsidRPr="002702D2">
        <w:rPr>
          <w:rFonts w:ascii="Times New Roman" w:hAnsi="Times New Roman" w:cs="Times New Roman"/>
          <w:sz w:val="24"/>
          <w:szCs w:val="24"/>
        </w:rPr>
        <w:t>, 515–527. (doi:10.1093/condor/105.3.515)</w:t>
      </w:r>
    </w:p>
    <w:p w14:paraId="3ECD2FC0"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19.</w:t>
      </w:r>
      <w:r w:rsidRPr="002702D2">
        <w:rPr>
          <w:rFonts w:ascii="Times New Roman" w:hAnsi="Times New Roman" w:cs="Times New Roman"/>
          <w:sz w:val="24"/>
          <w:szCs w:val="24"/>
        </w:rPr>
        <w:tab/>
        <w:t xml:space="preserve">McGowan KJ, Woolfenden GE. 1989 A sentinel system in the Florida scrub jay. </w:t>
      </w:r>
      <w:r w:rsidRPr="002702D2">
        <w:rPr>
          <w:rFonts w:ascii="Times New Roman" w:hAnsi="Times New Roman" w:cs="Times New Roman"/>
          <w:i/>
          <w:iCs/>
          <w:sz w:val="24"/>
          <w:szCs w:val="24"/>
        </w:rPr>
        <w:t>Anim. Behav.</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37</w:t>
      </w:r>
      <w:r w:rsidRPr="002702D2">
        <w:rPr>
          <w:rFonts w:ascii="Times New Roman" w:hAnsi="Times New Roman" w:cs="Times New Roman"/>
          <w:sz w:val="24"/>
          <w:szCs w:val="24"/>
        </w:rPr>
        <w:t>, 1000–1006. (doi:10.1016/0003-3472(89)90144-9)</w:t>
      </w:r>
    </w:p>
    <w:p w14:paraId="60ADBC7A"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20.</w:t>
      </w:r>
      <w:r w:rsidRPr="002702D2">
        <w:rPr>
          <w:rFonts w:ascii="Times New Roman" w:hAnsi="Times New Roman" w:cs="Times New Roman"/>
          <w:sz w:val="24"/>
          <w:szCs w:val="24"/>
        </w:rPr>
        <w:tab/>
        <w:t xml:space="preserve">Edelaar P, Wright J. 2006 Potential prey make excellent ornithologists: adaptive, flexible responses towards avian predation threat by Arabian babblers </w:t>
      </w:r>
      <w:r w:rsidRPr="002702D2">
        <w:rPr>
          <w:rFonts w:ascii="Times New Roman" w:hAnsi="Times New Roman" w:cs="Times New Roman"/>
          <w:i/>
          <w:iCs/>
          <w:sz w:val="24"/>
          <w:szCs w:val="24"/>
        </w:rPr>
        <w:t>Turdoides squamiceps</w:t>
      </w:r>
      <w:r w:rsidRPr="002702D2">
        <w:rPr>
          <w:rFonts w:ascii="Times New Roman" w:hAnsi="Times New Roman" w:cs="Times New Roman"/>
          <w:sz w:val="24"/>
          <w:szCs w:val="24"/>
        </w:rPr>
        <w:t xml:space="preserve"> living at a migratory hotspot: predation threat flexibility in babblers. </w:t>
      </w:r>
      <w:r w:rsidRPr="002702D2">
        <w:rPr>
          <w:rFonts w:ascii="Times New Roman" w:hAnsi="Times New Roman" w:cs="Times New Roman"/>
          <w:i/>
          <w:iCs/>
          <w:sz w:val="24"/>
          <w:szCs w:val="24"/>
        </w:rPr>
        <w:t>Ibis</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148</w:t>
      </w:r>
      <w:r w:rsidRPr="002702D2">
        <w:rPr>
          <w:rFonts w:ascii="Times New Roman" w:hAnsi="Times New Roman" w:cs="Times New Roman"/>
          <w:sz w:val="24"/>
          <w:szCs w:val="24"/>
        </w:rPr>
        <w:t>, 664–671. (doi:10.1111/j.1474-919X.2006.00567.x)</w:t>
      </w:r>
    </w:p>
    <w:p w14:paraId="04248B76"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21.</w:t>
      </w:r>
      <w:r w:rsidRPr="002702D2">
        <w:rPr>
          <w:rFonts w:ascii="Times New Roman" w:hAnsi="Times New Roman" w:cs="Times New Roman"/>
          <w:sz w:val="24"/>
          <w:szCs w:val="24"/>
        </w:rPr>
        <w:tab/>
        <w:t xml:space="preserve">Ostreiher R, Heifetz A. 2017 The sentinel behaviour of Arabian babbler floaters. </w:t>
      </w:r>
      <w:r w:rsidRPr="002702D2">
        <w:rPr>
          <w:rFonts w:ascii="Times New Roman" w:hAnsi="Times New Roman" w:cs="Times New Roman"/>
          <w:i/>
          <w:iCs/>
          <w:sz w:val="24"/>
          <w:szCs w:val="24"/>
        </w:rPr>
        <w:t>R. Soc. Open Sci.</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4</w:t>
      </w:r>
      <w:r w:rsidRPr="002702D2">
        <w:rPr>
          <w:rFonts w:ascii="Times New Roman" w:hAnsi="Times New Roman" w:cs="Times New Roman"/>
          <w:sz w:val="24"/>
          <w:szCs w:val="24"/>
        </w:rPr>
        <w:t>, 160738. (doi:10.1098/rsos.160738)</w:t>
      </w:r>
    </w:p>
    <w:p w14:paraId="0906DA01"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22.</w:t>
      </w:r>
      <w:r w:rsidRPr="002702D2">
        <w:rPr>
          <w:rFonts w:ascii="Times New Roman" w:hAnsi="Times New Roman" w:cs="Times New Roman"/>
          <w:sz w:val="24"/>
          <w:szCs w:val="24"/>
        </w:rPr>
        <w:tab/>
        <w:t xml:space="preserve">Ostreiher R, Heifetz A. 2019 The sentineling-foraging trade-off in dominant and subordinate arabian babblers. </w:t>
      </w:r>
      <w:r w:rsidRPr="002702D2">
        <w:rPr>
          <w:rFonts w:ascii="Times New Roman" w:hAnsi="Times New Roman" w:cs="Times New Roman"/>
          <w:i/>
          <w:iCs/>
          <w:sz w:val="24"/>
          <w:szCs w:val="24"/>
        </w:rPr>
        <w:t>Ethology</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125</w:t>
      </w:r>
      <w:r w:rsidRPr="002702D2">
        <w:rPr>
          <w:rFonts w:ascii="Times New Roman" w:hAnsi="Times New Roman" w:cs="Times New Roman"/>
          <w:sz w:val="24"/>
          <w:szCs w:val="24"/>
        </w:rPr>
        <w:t>, 98–105. (doi:10.1111/eth.12833)</w:t>
      </w:r>
    </w:p>
    <w:p w14:paraId="66E60B50"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lastRenderedPageBreak/>
        <w:t>23.</w:t>
      </w:r>
      <w:r w:rsidRPr="002702D2">
        <w:rPr>
          <w:rFonts w:ascii="Times New Roman" w:hAnsi="Times New Roman" w:cs="Times New Roman"/>
          <w:sz w:val="24"/>
          <w:szCs w:val="24"/>
        </w:rPr>
        <w:tab/>
        <w:t xml:space="preserve">Ostreiher R, Mundry R, Heifetz A. 2021 On the self-regulation of sentinel activity among Arabian babbler groupmates. </w:t>
      </w:r>
      <w:r w:rsidRPr="002702D2">
        <w:rPr>
          <w:rFonts w:ascii="Times New Roman" w:hAnsi="Times New Roman" w:cs="Times New Roman"/>
          <w:i/>
          <w:iCs/>
          <w:sz w:val="24"/>
          <w:szCs w:val="24"/>
        </w:rPr>
        <w:t>Anim. Behav.</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173</w:t>
      </w:r>
      <w:r w:rsidRPr="002702D2">
        <w:rPr>
          <w:rFonts w:ascii="Times New Roman" w:hAnsi="Times New Roman" w:cs="Times New Roman"/>
          <w:sz w:val="24"/>
          <w:szCs w:val="24"/>
        </w:rPr>
        <w:t>, 81–92. (doi:10.1016/j.anbehav.2021.01.002)</w:t>
      </w:r>
    </w:p>
    <w:p w14:paraId="224CE9AF"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24.</w:t>
      </w:r>
      <w:r w:rsidRPr="002702D2">
        <w:rPr>
          <w:rFonts w:ascii="Times New Roman" w:hAnsi="Times New Roman" w:cs="Times New Roman"/>
          <w:sz w:val="24"/>
          <w:szCs w:val="24"/>
        </w:rPr>
        <w:tab/>
        <w:t xml:space="preserve">Wright J, Berg E, De Kort SR, Khazin V, Maklakov AA. 2001 Cooperative sentinel behaviour in the Arabian babbler. </w:t>
      </w:r>
      <w:r w:rsidRPr="002702D2">
        <w:rPr>
          <w:rFonts w:ascii="Times New Roman" w:hAnsi="Times New Roman" w:cs="Times New Roman"/>
          <w:i/>
          <w:iCs/>
          <w:sz w:val="24"/>
          <w:szCs w:val="24"/>
        </w:rPr>
        <w:t>Anim. Behav.</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62</w:t>
      </w:r>
      <w:r w:rsidRPr="002702D2">
        <w:rPr>
          <w:rFonts w:ascii="Times New Roman" w:hAnsi="Times New Roman" w:cs="Times New Roman"/>
          <w:sz w:val="24"/>
          <w:szCs w:val="24"/>
        </w:rPr>
        <w:t>, 973–979. (doi:10.1006/anbe.2001.1838)</w:t>
      </w:r>
    </w:p>
    <w:p w14:paraId="7BADAE72"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25.</w:t>
      </w:r>
      <w:r w:rsidRPr="002702D2">
        <w:rPr>
          <w:rFonts w:ascii="Times New Roman" w:hAnsi="Times New Roman" w:cs="Times New Roman"/>
          <w:sz w:val="24"/>
          <w:szCs w:val="24"/>
        </w:rPr>
        <w:tab/>
        <w:t xml:space="preserve">Wright J, Maklakov AA, Khazin V. 2001 State-dependent sentinels: an experimental study in the Arabian babbler. </w:t>
      </w:r>
      <w:r w:rsidRPr="002702D2">
        <w:rPr>
          <w:rFonts w:ascii="Times New Roman" w:hAnsi="Times New Roman" w:cs="Times New Roman"/>
          <w:i/>
          <w:iCs/>
          <w:sz w:val="24"/>
          <w:szCs w:val="24"/>
        </w:rPr>
        <w:t>Proc. R. Soc. Lond. B Biol. Sci.</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268</w:t>
      </w:r>
      <w:r w:rsidRPr="002702D2">
        <w:rPr>
          <w:rFonts w:ascii="Times New Roman" w:hAnsi="Times New Roman" w:cs="Times New Roman"/>
          <w:sz w:val="24"/>
          <w:szCs w:val="24"/>
        </w:rPr>
        <w:t>, 821–826. (doi:10.1098/rspb.2000.1574)</w:t>
      </w:r>
    </w:p>
    <w:p w14:paraId="510A3D61"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26.</w:t>
      </w:r>
      <w:r w:rsidRPr="002702D2">
        <w:rPr>
          <w:rFonts w:ascii="Times New Roman" w:hAnsi="Times New Roman" w:cs="Times New Roman"/>
          <w:sz w:val="24"/>
          <w:szCs w:val="24"/>
        </w:rPr>
        <w:tab/>
        <w:t>Gaston AJ. 1977 Social behaviour within groups of jungle babblers (</w:t>
      </w:r>
      <w:r w:rsidRPr="002702D2">
        <w:rPr>
          <w:rFonts w:ascii="Times New Roman" w:hAnsi="Times New Roman" w:cs="Times New Roman"/>
          <w:i/>
          <w:iCs/>
          <w:sz w:val="24"/>
          <w:szCs w:val="24"/>
        </w:rPr>
        <w:t>Turdoides striatus</w:t>
      </w:r>
      <w:r w:rsidRPr="002702D2">
        <w:rPr>
          <w:rFonts w:ascii="Times New Roman" w:hAnsi="Times New Roman" w:cs="Times New Roman"/>
          <w:sz w:val="24"/>
          <w:szCs w:val="24"/>
        </w:rPr>
        <w:t xml:space="preserve">). </w:t>
      </w:r>
      <w:r w:rsidRPr="002702D2">
        <w:rPr>
          <w:rFonts w:ascii="Times New Roman" w:hAnsi="Times New Roman" w:cs="Times New Roman"/>
          <w:i/>
          <w:iCs/>
          <w:sz w:val="24"/>
          <w:szCs w:val="24"/>
        </w:rPr>
        <w:t>Anim. Behav.</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25</w:t>
      </w:r>
      <w:r w:rsidRPr="002702D2">
        <w:rPr>
          <w:rFonts w:ascii="Times New Roman" w:hAnsi="Times New Roman" w:cs="Times New Roman"/>
          <w:sz w:val="24"/>
          <w:szCs w:val="24"/>
        </w:rPr>
        <w:t>, 828–848.</w:t>
      </w:r>
    </w:p>
    <w:p w14:paraId="10E196B8"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27.</w:t>
      </w:r>
      <w:r w:rsidRPr="002702D2">
        <w:rPr>
          <w:rFonts w:ascii="Times New Roman" w:hAnsi="Times New Roman" w:cs="Times New Roman"/>
          <w:sz w:val="24"/>
          <w:szCs w:val="24"/>
        </w:rPr>
        <w:tab/>
        <w:t>Rafay M, Ahmad G, Ruby T, Abdullah M, Rasheed F, Abid M. 2020 Breeding and feeding behaviour of jungle babbler(</w:t>
      </w:r>
      <w:r w:rsidRPr="002702D2">
        <w:rPr>
          <w:rFonts w:ascii="Times New Roman" w:hAnsi="Times New Roman" w:cs="Times New Roman"/>
          <w:i/>
          <w:iCs/>
          <w:sz w:val="24"/>
          <w:szCs w:val="24"/>
        </w:rPr>
        <w:t>Turdiodes striata dumont</w:t>
      </w:r>
      <w:r w:rsidRPr="002702D2">
        <w:rPr>
          <w:rFonts w:ascii="Times New Roman" w:hAnsi="Times New Roman" w:cs="Times New Roman"/>
          <w:sz w:val="24"/>
          <w:szCs w:val="24"/>
        </w:rPr>
        <w:t xml:space="preserve">, 1923) in agro-ecological zones of district layyah, pakistan. </w:t>
      </w:r>
      <w:r w:rsidRPr="002702D2">
        <w:rPr>
          <w:rFonts w:ascii="Times New Roman" w:hAnsi="Times New Roman" w:cs="Times New Roman"/>
          <w:i/>
          <w:iCs/>
          <w:sz w:val="24"/>
          <w:szCs w:val="24"/>
        </w:rPr>
        <w:t>Pak. J. Zool.</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52</w:t>
      </w:r>
      <w:r w:rsidRPr="002702D2">
        <w:rPr>
          <w:rFonts w:ascii="Times New Roman" w:hAnsi="Times New Roman" w:cs="Times New Roman"/>
          <w:sz w:val="24"/>
          <w:szCs w:val="24"/>
        </w:rPr>
        <w:t>, 1701–1708. (doi:https://dx.doi.org/10.17582/journal.pjz/20170420070416)</w:t>
      </w:r>
    </w:p>
    <w:p w14:paraId="395FDA93"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28.</w:t>
      </w:r>
      <w:r w:rsidRPr="002702D2">
        <w:rPr>
          <w:rFonts w:ascii="Times New Roman" w:hAnsi="Times New Roman" w:cs="Times New Roman"/>
          <w:sz w:val="24"/>
          <w:szCs w:val="24"/>
        </w:rPr>
        <w:tab/>
        <w:t xml:space="preserve">Bednekoff PA. 1997 Mutualism among safe, selfish sentinels: a dynamic game. </w:t>
      </w:r>
      <w:r w:rsidRPr="002702D2">
        <w:rPr>
          <w:rFonts w:ascii="Times New Roman" w:hAnsi="Times New Roman" w:cs="Times New Roman"/>
          <w:i/>
          <w:iCs/>
          <w:sz w:val="24"/>
          <w:szCs w:val="24"/>
        </w:rPr>
        <w:t>Am. Nat.</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150</w:t>
      </w:r>
      <w:r w:rsidRPr="002702D2">
        <w:rPr>
          <w:rFonts w:ascii="Times New Roman" w:hAnsi="Times New Roman" w:cs="Times New Roman"/>
          <w:sz w:val="24"/>
          <w:szCs w:val="24"/>
        </w:rPr>
        <w:t>, 373–392. (doi:10.1086/286070)</w:t>
      </w:r>
    </w:p>
    <w:p w14:paraId="2D51090D"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29.</w:t>
      </w:r>
      <w:r w:rsidRPr="002702D2">
        <w:rPr>
          <w:rFonts w:ascii="Times New Roman" w:hAnsi="Times New Roman" w:cs="Times New Roman"/>
          <w:sz w:val="24"/>
          <w:szCs w:val="24"/>
        </w:rPr>
        <w:tab/>
        <w:t xml:space="preserve">Bednekoff PA. 2001 Coordination of safe, selfish sentinels based on mutual benefits. </w:t>
      </w:r>
      <w:r w:rsidRPr="002702D2">
        <w:rPr>
          <w:rFonts w:ascii="Times New Roman" w:hAnsi="Times New Roman" w:cs="Times New Roman"/>
          <w:i/>
          <w:iCs/>
          <w:sz w:val="24"/>
          <w:szCs w:val="24"/>
        </w:rPr>
        <w:t>Ann. Zool. Fenn.</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38</w:t>
      </w:r>
      <w:r w:rsidRPr="002702D2">
        <w:rPr>
          <w:rFonts w:ascii="Times New Roman" w:hAnsi="Times New Roman" w:cs="Times New Roman"/>
          <w:sz w:val="24"/>
          <w:szCs w:val="24"/>
        </w:rPr>
        <w:t>, 5–14.</w:t>
      </w:r>
    </w:p>
    <w:p w14:paraId="18D514C9"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30.</w:t>
      </w:r>
      <w:r w:rsidRPr="002702D2">
        <w:rPr>
          <w:rFonts w:ascii="Times New Roman" w:hAnsi="Times New Roman" w:cs="Times New Roman"/>
          <w:sz w:val="24"/>
          <w:szCs w:val="24"/>
        </w:rPr>
        <w:tab/>
        <w:t xml:space="preserve">Wright J, Berg E, De Kort SR, Khazin V, Maklakov AA. 2001 Safe selfish sentinels in a cooperative bird: </w:t>
      </w:r>
      <w:r w:rsidRPr="002702D2">
        <w:rPr>
          <w:rFonts w:ascii="Times New Roman" w:hAnsi="Times New Roman" w:cs="Times New Roman"/>
          <w:i/>
          <w:iCs/>
          <w:sz w:val="24"/>
          <w:szCs w:val="24"/>
        </w:rPr>
        <w:t>Safe selfish sentinels</w:t>
      </w:r>
      <w:r w:rsidRPr="002702D2">
        <w:rPr>
          <w:rFonts w:ascii="Times New Roman" w:hAnsi="Times New Roman" w:cs="Times New Roman"/>
          <w:sz w:val="24"/>
          <w:szCs w:val="24"/>
        </w:rPr>
        <w:t xml:space="preserve">. </w:t>
      </w:r>
      <w:r w:rsidRPr="002702D2">
        <w:rPr>
          <w:rFonts w:ascii="Times New Roman" w:hAnsi="Times New Roman" w:cs="Times New Roman"/>
          <w:i/>
          <w:iCs/>
          <w:sz w:val="24"/>
          <w:szCs w:val="24"/>
        </w:rPr>
        <w:t>J. Anim. Ecol.</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70</w:t>
      </w:r>
      <w:r w:rsidRPr="002702D2">
        <w:rPr>
          <w:rFonts w:ascii="Times New Roman" w:hAnsi="Times New Roman" w:cs="Times New Roman"/>
          <w:sz w:val="24"/>
          <w:szCs w:val="24"/>
        </w:rPr>
        <w:t>, 1070–1079. (doi:10.1046/j.0021-8790.2001.00565.x)</w:t>
      </w:r>
    </w:p>
    <w:p w14:paraId="418B2D6C"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31.</w:t>
      </w:r>
      <w:r w:rsidRPr="002702D2">
        <w:rPr>
          <w:rFonts w:ascii="Times New Roman" w:hAnsi="Times New Roman" w:cs="Times New Roman"/>
          <w:sz w:val="24"/>
          <w:szCs w:val="24"/>
        </w:rPr>
        <w:tab/>
        <w:t xml:space="preserve">Olson RS, Haley PB, Dyer FC, Adami C. 2015 Exploring the evolution of a trade-off between vigilance and foraging in group-living organisms. </w:t>
      </w:r>
      <w:r w:rsidRPr="002702D2">
        <w:rPr>
          <w:rFonts w:ascii="Times New Roman" w:hAnsi="Times New Roman" w:cs="Times New Roman"/>
          <w:i/>
          <w:iCs/>
          <w:sz w:val="24"/>
          <w:szCs w:val="24"/>
        </w:rPr>
        <w:t>R. Soc. Open Sci.</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2</w:t>
      </w:r>
      <w:r w:rsidRPr="002702D2">
        <w:rPr>
          <w:rFonts w:ascii="Times New Roman" w:hAnsi="Times New Roman" w:cs="Times New Roman"/>
          <w:sz w:val="24"/>
          <w:szCs w:val="24"/>
        </w:rPr>
        <w:t>, 150135. (doi:10.1098/rsos.150135)</w:t>
      </w:r>
    </w:p>
    <w:p w14:paraId="135A703D"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32.</w:t>
      </w:r>
      <w:r w:rsidRPr="002702D2">
        <w:rPr>
          <w:rFonts w:ascii="Times New Roman" w:hAnsi="Times New Roman" w:cs="Times New Roman"/>
          <w:sz w:val="24"/>
          <w:szCs w:val="24"/>
        </w:rPr>
        <w:tab/>
        <w:t xml:space="preserve">Lima SL, Dill LM. 1990 Behavioral decisions made under the risk of predation: a review and prospectus. </w:t>
      </w:r>
      <w:r w:rsidRPr="002702D2">
        <w:rPr>
          <w:rFonts w:ascii="Times New Roman" w:hAnsi="Times New Roman" w:cs="Times New Roman"/>
          <w:i/>
          <w:iCs/>
          <w:sz w:val="24"/>
          <w:szCs w:val="24"/>
        </w:rPr>
        <w:t>Can. J. Zool.</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68</w:t>
      </w:r>
      <w:r w:rsidRPr="002702D2">
        <w:rPr>
          <w:rFonts w:ascii="Times New Roman" w:hAnsi="Times New Roman" w:cs="Times New Roman"/>
          <w:sz w:val="24"/>
          <w:szCs w:val="24"/>
        </w:rPr>
        <w:t>, 619–640. (doi:10.1139/z90-092)</w:t>
      </w:r>
    </w:p>
    <w:p w14:paraId="0F908C23"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33.</w:t>
      </w:r>
      <w:r w:rsidRPr="002702D2">
        <w:rPr>
          <w:rFonts w:ascii="Times New Roman" w:hAnsi="Times New Roman" w:cs="Times New Roman"/>
          <w:sz w:val="24"/>
          <w:szCs w:val="24"/>
        </w:rPr>
        <w:tab/>
        <w:t xml:space="preserve">Lima SL. 1998 Stress and decision making under the risk of predation: recent developments from behavioral, reproductive, and ecological perspectives. In </w:t>
      </w:r>
      <w:r w:rsidRPr="002702D2">
        <w:rPr>
          <w:rFonts w:ascii="Times New Roman" w:hAnsi="Times New Roman" w:cs="Times New Roman"/>
          <w:i/>
          <w:iCs/>
          <w:sz w:val="24"/>
          <w:szCs w:val="24"/>
        </w:rPr>
        <w:t>Advances in the Study of Behavior</w:t>
      </w:r>
      <w:r w:rsidRPr="002702D2">
        <w:rPr>
          <w:rFonts w:ascii="Times New Roman" w:hAnsi="Times New Roman" w:cs="Times New Roman"/>
          <w:sz w:val="24"/>
          <w:szCs w:val="24"/>
        </w:rPr>
        <w:t xml:space="preserve"> (eds AP Møller, M Milinski, PJB Slater), pp. 215–290. Academic Press. (doi:10.1016/S0065-3454(08)60366-6)</w:t>
      </w:r>
    </w:p>
    <w:p w14:paraId="375CC221"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34.</w:t>
      </w:r>
      <w:r w:rsidRPr="002702D2">
        <w:rPr>
          <w:rFonts w:ascii="Times New Roman" w:hAnsi="Times New Roman" w:cs="Times New Roman"/>
          <w:sz w:val="24"/>
          <w:szCs w:val="24"/>
        </w:rPr>
        <w:tab/>
        <w:t xml:space="preserve">Trivers RL. 1971 The Evolution of Reciprocal Altruism. </w:t>
      </w:r>
      <w:r w:rsidRPr="002702D2">
        <w:rPr>
          <w:rFonts w:ascii="Times New Roman" w:hAnsi="Times New Roman" w:cs="Times New Roman"/>
          <w:i/>
          <w:iCs/>
          <w:sz w:val="24"/>
          <w:szCs w:val="24"/>
        </w:rPr>
        <w:t>Q. Rev. Biol.</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46</w:t>
      </w:r>
      <w:r w:rsidRPr="002702D2">
        <w:rPr>
          <w:rFonts w:ascii="Times New Roman" w:hAnsi="Times New Roman" w:cs="Times New Roman"/>
          <w:sz w:val="24"/>
          <w:szCs w:val="24"/>
        </w:rPr>
        <w:t>, 35–57.</w:t>
      </w:r>
    </w:p>
    <w:p w14:paraId="7C90344A"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lastRenderedPageBreak/>
        <w:t>35.</w:t>
      </w:r>
      <w:r w:rsidRPr="002702D2">
        <w:rPr>
          <w:rFonts w:ascii="Times New Roman" w:hAnsi="Times New Roman" w:cs="Times New Roman"/>
          <w:sz w:val="24"/>
          <w:szCs w:val="24"/>
        </w:rPr>
        <w:tab/>
        <w:t xml:space="preserve">Hamilton WD. 1964 The genetical evolution of social behaviour. I. </w:t>
      </w:r>
      <w:r w:rsidRPr="002702D2">
        <w:rPr>
          <w:rFonts w:ascii="Times New Roman" w:hAnsi="Times New Roman" w:cs="Times New Roman"/>
          <w:i/>
          <w:iCs/>
          <w:sz w:val="24"/>
          <w:szCs w:val="24"/>
        </w:rPr>
        <w:t>J. Theor. Biol.</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7</w:t>
      </w:r>
      <w:r w:rsidRPr="002702D2">
        <w:rPr>
          <w:rFonts w:ascii="Times New Roman" w:hAnsi="Times New Roman" w:cs="Times New Roman"/>
          <w:sz w:val="24"/>
          <w:szCs w:val="24"/>
        </w:rPr>
        <w:t>, 1–16. (doi:10.1016/0022-5193(64)90038-4)</w:t>
      </w:r>
    </w:p>
    <w:p w14:paraId="433305F3"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36.</w:t>
      </w:r>
      <w:r w:rsidRPr="002702D2">
        <w:rPr>
          <w:rFonts w:ascii="Times New Roman" w:hAnsi="Times New Roman" w:cs="Times New Roman"/>
          <w:sz w:val="24"/>
          <w:szCs w:val="24"/>
        </w:rPr>
        <w:tab/>
        <w:t xml:space="preserve">Clutton-Brock TH, O’Riain MJ, Brotherton PNM, Gaynor D, Kansky R, Griffin AS, Manser M. 1999 Selfish sentinels in cooperative mammals. </w:t>
      </w:r>
      <w:r w:rsidRPr="002702D2">
        <w:rPr>
          <w:rFonts w:ascii="Times New Roman" w:hAnsi="Times New Roman" w:cs="Times New Roman"/>
          <w:i/>
          <w:iCs/>
          <w:sz w:val="24"/>
          <w:szCs w:val="24"/>
        </w:rPr>
        <w:t>Science</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284</w:t>
      </w:r>
      <w:r w:rsidRPr="002702D2">
        <w:rPr>
          <w:rFonts w:ascii="Times New Roman" w:hAnsi="Times New Roman" w:cs="Times New Roman"/>
          <w:sz w:val="24"/>
          <w:szCs w:val="24"/>
        </w:rPr>
        <w:t>, 1640–1644. (doi:10.1126/science.284.5420.1640)</w:t>
      </w:r>
    </w:p>
    <w:p w14:paraId="177819EA"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37.</w:t>
      </w:r>
      <w:r w:rsidRPr="002702D2">
        <w:rPr>
          <w:rFonts w:ascii="Times New Roman" w:hAnsi="Times New Roman" w:cs="Times New Roman"/>
          <w:sz w:val="24"/>
          <w:szCs w:val="24"/>
        </w:rPr>
        <w:tab/>
        <w:t xml:space="preserve">Morris-Drake A, Christensen C, Kern JM, Radford AN. 2019 Experimental field evidence that out-group threats influence within-group behavior. </w:t>
      </w:r>
      <w:r w:rsidRPr="002702D2">
        <w:rPr>
          <w:rFonts w:ascii="Times New Roman" w:hAnsi="Times New Roman" w:cs="Times New Roman"/>
          <w:i/>
          <w:iCs/>
          <w:sz w:val="24"/>
          <w:szCs w:val="24"/>
        </w:rPr>
        <w:t>Behav. Ecol.</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30</w:t>
      </w:r>
      <w:r w:rsidRPr="002702D2">
        <w:rPr>
          <w:rFonts w:ascii="Times New Roman" w:hAnsi="Times New Roman" w:cs="Times New Roman"/>
          <w:sz w:val="24"/>
          <w:szCs w:val="24"/>
        </w:rPr>
        <w:t>, 1425–1435. (doi:10.1093/beheco/arz095)</w:t>
      </w:r>
    </w:p>
    <w:p w14:paraId="7586E94A"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38.</w:t>
      </w:r>
      <w:r w:rsidRPr="002702D2">
        <w:rPr>
          <w:rFonts w:ascii="Times New Roman" w:hAnsi="Times New Roman" w:cs="Times New Roman"/>
          <w:sz w:val="24"/>
          <w:szCs w:val="24"/>
        </w:rPr>
        <w:tab/>
        <w:t xml:space="preserve">Walker L, York J, Young A. 2016 Sexually selected sentinels? Evidence of a role for intrasexual competition in sentinel behavior. </w:t>
      </w:r>
      <w:r w:rsidRPr="002702D2">
        <w:rPr>
          <w:rFonts w:ascii="Times New Roman" w:hAnsi="Times New Roman" w:cs="Times New Roman"/>
          <w:i/>
          <w:iCs/>
          <w:sz w:val="24"/>
          <w:szCs w:val="24"/>
        </w:rPr>
        <w:t>Behav. Ecol.</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27</w:t>
      </w:r>
      <w:r w:rsidRPr="002702D2">
        <w:rPr>
          <w:rFonts w:ascii="Times New Roman" w:hAnsi="Times New Roman" w:cs="Times New Roman"/>
          <w:sz w:val="24"/>
          <w:szCs w:val="24"/>
        </w:rPr>
        <w:t>, 1461–1470. (doi:10.1093/beheco/arw064)</w:t>
      </w:r>
    </w:p>
    <w:p w14:paraId="53B0C06E"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39.</w:t>
      </w:r>
      <w:r w:rsidRPr="002702D2">
        <w:rPr>
          <w:rFonts w:ascii="Times New Roman" w:hAnsi="Times New Roman" w:cs="Times New Roman"/>
          <w:sz w:val="24"/>
          <w:szCs w:val="24"/>
        </w:rPr>
        <w:tab/>
        <w:t xml:space="preserve">Hollén LI, Bell MBV, Radford AN. 2008 Cooperative sentinel calling? Foragers gain increased biomass intake. </w:t>
      </w:r>
      <w:r w:rsidRPr="002702D2">
        <w:rPr>
          <w:rFonts w:ascii="Times New Roman" w:hAnsi="Times New Roman" w:cs="Times New Roman"/>
          <w:i/>
          <w:iCs/>
          <w:sz w:val="24"/>
          <w:szCs w:val="24"/>
        </w:rPr>
        <w:t>Curr. Biol.</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18</w:t>
      </w:r>
      <w:r w:rsidRPr="002702D2">
        <w:rPr>
          <w:rFonts w:ascii="Times New Roman" w:hAnsi="Times New Roman" w:cs="Times New Roman"/>
          <w:sz w:val="24"/>
          <w:szCs w:val="24"/>
        </w:rPr>
        <w:t>, 576–579. (doi:10.1016/j.cub.2008.02.078)</w:t>
      </w:r>
    </w:p>
    <w:p w14:paraId="3ED3223D"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40.</w:t>
      </w:r>
      <w:r w:rsidRPr="002702D2">
        <w:rPr>
          <w:rFonts w:ascii="Times New Roman" w:hAnsi="Times New Roman" w:cs="Times New Roman"/>
          <w:sz w:val="24"/>
          <w:szCs w:val="24"/>
        </w:rPr>
        <w:tab/>
        <w:t xml:space="preserve">Ducatez S, Sayol F, Sol D, Lefebvre L. 2018 Are urban vertebrates city specialists, artificial habitat exploiters, or environmental generalists? </w:t>
      </w:r>
      <w:r w:rsidRPr="002702D2">
        <w:rPr>
          <w:rFonts w:ascii="Times New Roman" w:hAnsi="Times New Roman" w:cs="Times New Roman"/>
          <w:i/>
          <w:iCs/>
          <w:sz w:val="24"/>
          <w:szCs w:val="24"/>
        </w:rPr>
        <w:t>Integr. Comp. Biol.</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58</w:t>
      </w:r>
      <w:r w:rsidRPr="002702D2">
        <w:rPr>
          <w:rFonts w:ascii="Times New Roman" w:hAnsi="Times New Roman" w:cs="Times New Roman"/>
          <w:sz w:val="24"/>
          <w:szCs w:val="24"/>
        </w:rPr>
        <w:t>, 929–938. (doi:10.1093/icb/icy101)</w:t>
      </w:r>
    </w:p>
    <w:p w14:paraId="44D555AD"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41.</w:t>
      </w:r>
      <w:r w:rsidRPr="002702D2">
        <w:rPr>
          <w:rFonts w:ascii="Times New Roman" w:hAnsi="Times New Roman" w:cs="Times New Roman"/>
          <w:sz w:val="24"/>
          <w:szCs w:val="24"/>
        </w:rPr>
        <w:tab/>
        <w:t xml:space="preserve">Callaghan CT, Major RE, Wilshire JH, Martin JM, Kingsford RT, Cornwell WK. 2019 Generalists are the most urban-tolerant of birds: a phylogenetically controlled analysis of ecological and life history traits using a novel continuous measure of bird responses to urbanization. </w:t>
      </w:r>
      <w:r w:rsidRPr="002702D2">
        <w:rPr>
          <w:rFonts w:ascii="Times New Roman" w:hAnsi="Times New Roman" w:cs="Times New Roman"/>
          <w:i/>
          <w:iCs/>
          <w:sz w:val="24"/>
          <w:szCs w:val="24"/>
        </w:rPr>
        <w:t>Oikos</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128</w:t>
      </w:r>
      <w:r w:rsidRPr="002702D2">
        <w:rPr>
          <w:rFonts w:ascii="Times New Roman" w:hAnsi="Times New Roman" w:cs="Times New Roman"/>
          <w:sz w:val="24"/>
          <w:szCs w:val="24"/>
        </w:rPr>
        <w:t>, 845–858. (doi:10.1111/oik.06158)</w:t>
      </w:r>
    </w:p>
    <w:p w14:paraId="4744ADAE"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42.</w:t>
      </w:r>
      <w:r w:rsidRPr="002702D2">
        <w:rPr>
          <w:rFonts w:ascii="Times New Roman" w:hAnsi="Times New Roman" w:cs="Times New Roman"/>
          <w:sz w:val="24"/>
          <w:szCs w:val="24"/>
        </w:rPr>
        <w:tab/>
        <w:t xml:space="preserve">UN Department of Economic and Social Affairs. 2018 68% of the world population projected to live in urban areas by 2050, says UN. </w:t>
      </w:r>
      <w:r w:rsidRPr="002702D2">
        <w:rPr>
          <w:rFonts w:ascii="Times New Roman" w:hAnsi="Times New Roman" w:cs="Times New Roman"/>
          <w:i/>
          <w:iCs/>
          <w:sz w:val="24"/>
          <w:szCs w:val="24"/>
        </w:rPr>
        <w:t>U. N.</w:t>
      </w:r>
      <w:r w:rsidRPr="002702D2">
        <w:rPr>
          <w:rFonts w:ascii="Times New Roman" w:hAnsi="Times New Roman" w:cs="Times New Roman"/>
          <w:sz w:val="24"/>
          <w:szCs w:val="24"/>
        </w:rPr>
        <w:t xml:space="preserve"> See https://www.un.org/development/desa/en/news/population/2018-revision-of-world-urbanization-prospects.html.</w:t>
      </w:r>
    </w:p>
    <w:p w14:paraId="30C7D244"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43.</w:t>
      </w:r>
      <w:r w:rsidRPr="002702D2">
        <w:rPr>
          <w:rFonts w:ascii="Times New Roman" w:hAnsi="Times New Roman" w:cs="Times New Roman"/>
          <w:sz w:val="24"/>
          <w:szCs w:val="24"/>
        </w:rPr>
        <w:tab/>
        <w:t xml:space="preserve">Isaksson C. 2018 Impact of urbanization on birds. In </w:t>
      </w:r>
      <w:r w:rsidRPr="002702D2">
        <w:rPr>
          <w:rFonts w:ascii="Times New Roman" w:hAnsi="Times New Roman" w:cs="Times New Roman"/>
          <w:i/>
          <w:iCs/>
          <w:sz w:val="24"/>
          <w:szCs w:val="24"/>
        </w:rPr>
        <w:t>Bird Species: How They Arise, Modify and Vanish</w:t>
      </w:r>
      <w:r w:rsidRPr="002702D2">
        <w:rPr>
          <w:rFonts w:ascii="Times New Roman" w:hAnsi="Times New Roman" w:cs="Times New Roman"/>
          <w:sz w:val="24"/>
          <w:szCs w:val="24"/>
        </w:rPr>
        <w:t xml:space="preserve"> (ed DT Tietze), pp. 235–257. Cham: Springer International Publishing. (doi:10.1007/978-3-319-91689-7_13)</w:t>
      </w:r>
    </w:p>
    <w:p w14:paraId="7CDA3D50"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44.</w:t>
      </w:r>
      <w:r w:rsidRPr="002702D2">
        <w:rPr>
          <w:rFonts w:ascii="Times New Roman" w:hAnsi="Times New Roman" w:cs="Times New Roman"/>
          <w:sz w:val="24"/>
          <w:szCs w:val="24"/>
        </w:rPr>
        <w:tab/>
        <w:t xml:space="preserve">Marzluff JM. 2001 Worldwide urbanization and its effects on birds. In </w:t>
      </w:r>
      <w:r w:rsidRPr="002702D2">
        <w:rPr>
          <w:rFonts w:ascii="Times New Roman" w:hAnsi="Times New Roman" w:cs="Times New Roman"/>
          <w:i/>
          <w:iCs/>
          <w:sz w:val="24"/>
          <w:szCs w:val="24"/>
        </w:rPr>
        <w:t>Avian Ecology and Conservation in an Urbanizing World</w:t>
      </w:r>
      <w:r w:rsidRPr="002702D2">
        <w:rPr>
          <w:rFonts w:ascii="Times New Roman" w:hAnsi="Times New Roman" w:cs="Times New Roman"/>
          <w:sz w:val="24"/>
          <w:szCs w:val="24"/>
        </w:rPr>
        <w:t xml:space="preserve"> (eds JM Marzluff, R Bowman, R Donnelly), pp. 19–47. Boston, MA: Springer US. (doi:10.1007/978-1-4615-1531-9_2)</w:t>
      </w:r>
    </w:p>
    <w:p w14:paraId="5B6F1242"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45.</w:t>
      </w:r>
      <w:r w:rsidRPr="002702D2">
        <w:rPr>
          <w:rFonts w:ascii="Times New Roman" w:hAnsi="Times New Roman" w:cs="Times New Roman"/>
          <w:sz w:val="24"/>
          <w:szCs w:val="24"/>
        </w:rPr>
        <w:tab/>
        <w:t xml:space="preserve">Aronson MFJ </w:t>
      </w:r>
      <w:r w:rsidRPr="002702D2">
        <w:rPr>
          <w:rFonts w:ascii="Times New Roman" w:hAnsi="Times New Roman" w:cs="Times New Roman"/>
          <w:i/>
          <w:iCs/>
          <w:sz w:val="24"/>
          <w:szCs w:val="24"/>
        </w:rPr>
        <w:t>et al.</w:t>
      </w:r>
      <w:r w:rsidRPr="002702D2">
        <w:rPr>
          <w:rFonts w:ascii="Times New Roman" w:hAnsi="Times New Roman" w:cs="Times New Roman"/>
          <w:sz w:val="24"/>
          <w:szCs w:val="24"/>
        </w:rPr>
        <w:t xml:space="preserve"> 2014 A global analysis of the impacts of urbanization on bird and plant diversity reveals key anthropogenic drivers. </w:t>
      </w:r>
      <w:r w:rsidRPr="002702D2">
        <w:rPr>
          <w:rFonts w:ascii="Times New Roman" w:hAnsi="Times New Roman" w:cs="Times New Roman"/>
          <w:i/>
          <w:iCs/>
          <w:sz w:val="24"/>
          <w:szCs w:val="24"/>
        </w:rPr>
        <w:t>Proc. R. Soc. B Biol. Sci.</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281</w:t>
      </w:r>
      <w:r w:rsidRPr="002702D2">
        <w:rPr>
          <w:rFonts w:ascii="Times New Roman" w:hAnsi="Times New Roman" w:cs="Times New Roman"/>
          <w:sz w:val="24"/>
          <w:szCs w:val="24"/>
        </w:rPr>
        <w:t>, 20133330. (doi:10.1098/rspb.2013.3330)</w:t>
      </w:r>
    </w:p>
    <w:p w14:paraId="4F1C52E8"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lastRenderedPageBreak/>
        <w:t>46.</w:t>
      </w:r>
      <w:r w:rsidRPr="002702D2">
        <w:rPr>
          <w:rFonts w:ascii="Times New Roman" w:hAnsi="Times New Roman" w:cs="Times New Roman"/>
          <w:sz w:val="24"/>
          <w:szCs w:val="24"/>
        </w:rPr>
        <w:tab/>
        <w:t xml:space="preserve">Meillère A, Brischoux F, Parenteau C, Angelier F. 2015 Influence of urbanization on body size, condition, and physiology in an urban exploiter: a multi-component approach. </w:t>
      </w:r>
      <w:r w:rsidRPr="002702D2">
        <w:rPr>
          <w:rFonts w:ascii="Times New Roman" w:hAnsi="Times New Roman" w:cs="Times New Roman"/>
          <w:i/>
          <w:iCs/>
          <w:sz w:val="24"/>
          <w:szCs w:val="24"/>
        </w:rPr>
        <w:t>PLOS ONE</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10</w:t>
      </w:r>
      <w:r w:rsidRPr="002702D2">
        <w:rPr>
          <w:rFonts w:ascii="Times New Roman" w:hAnsi="Times New Roman" w:cs="Times New Roman"/>
          <w:sz w:val="24"/>
          <w:szCs w:val="24"/>
        </w:rPr>
        <w:t>, e0135685. (doi:10.1371/journal.pone.0135685)</w:t>
      </w:r>
    </w:p>
    <w:p w14:paraId="0CA55B76"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47.</w:t>
      </w:r>
      <w:r w:rsidRPr="002702D2">
        <w:rPr>
          <w:rFonts w:ascii="Times New Roman" w:hAnsi="Times New Roman" w:cs="Times New Roman"/>
          <w:sz w:val="24"/>
          <w:szCs w:val="24"/>
        </w:rPr>
        <w:tab/>
        <w:t xml:space="preserve">Lowry H, Lill A, Wong BBM. 2013 Behavioural responses of wildlife to urban environments. </w:t>
      </w:r>
      <w:r w:rsidRPr="002702D2">
        <w:rPr>
          <w:rFonts w:ascii="Times New Roman" w:hAnsi="Times New Roman" w:cs="Times New Roman"/>
          <w:i/>
          <w:iCs/>
          <w:sz w:val="24"/>
          <w:szCs w:val="24"/>
        </w:rPr>
        <w:t>Biol. Rev. Camb. Philos. Soc.</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88</w:t>
      </w:r>
      <w:r w:rsidRPr="002702D2">
        <w:rPr>
          <w:rFonts w:ascii="Times New Roman" w:hAnsi="Times New Roman" w:cs="Times New Roman"/>
          <w:sz w:val="24"/>
          <w:szCs w:val="24"/>
        </w:rPr>
        <w:t>, 537–549. (doi:10.1111/brv.12012)</w:t>
      </w:r>
    </w:p>
    <w:p w14:paraId="3EB274CA"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48.</w:t>
      </w:r>
      <w:r w:rsidRPr="002702D2">
        <w:rPr>
          <w:rFonts w:ascii="Times New Roman" w:hAnsi="Times New Roman" w:cs="Times New Roman"/>
          <w:sz w:val="24"/>
          <w:szCs w:val="24"/>
        </w:rPr>
        <w:tab/>
        <w:t xml:space="preserve">Francis RA, Chadwick MA. 2012 What makes a species synurbic? </w:t>
      </w:r>
      <w:r w:rsidRPr="002702D2">
        <w:rPr>
          <w:rFonts w:ascii="Times New Roman" w:hAnsi="Times New Roman" w:cs="Times New Roman"/>
          <w:i/>
          <w:iCs/>
          <w:sz w:val="24"/>
          <w:szCs w:val="24"/>
        </w:rPr>
        <w:t>Appl. Geogr.</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32</w:t>
      </w:r>
      <w:r w:rsidRPr="002702D2">
        <w:rPr>
          <w:rFonts w:ascii="Times New Roman" w:hAnsi="Times New Roman" w:cs="Times New Roman"/>
          <w:sz w:val="24"/>
          <w:szCs w:val="24"/>
        </w:rPr>
        <w:t>, 514–521. (doi:10.1016/j.apgeog.2011.06.013)</w:t>
      </w:r>
    </w:p>
    <w:p w14:paraId="5F3748B1"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49.</w:t>
      </w:r>
      <w:r w:rsidRPr="002702D2">
        <w:rPr>
          <w:rFonts w:ascii="Times New Roman" w:hAnsi="Times New Roman" w:cs="Times New Roman"/>
          <w:sz w:val="24"/>
          <w:szCs w:val="24"/>
        </w:rPr>
        <w:tab/>
        <w:t xml:space="preserve">Marzluff JM, McGowan KJ, Donnelly R, Knight RL. 2001 Causes and consequences of expanding American Crow populations. In </w:t>
      </w:r>
      <w:r w:rsidRPr="002702D2">
        <w:rPr>
          <w:rFonts w:ascii="Times New Roman" w:hAnsi="Times New Roman" w:cs="Times New Roman"/>
          <w:i/>
          <w:iCs/>
          <w:sz w:val="24"/>
          <w:szCs w:val="24"/>
        </w:rPr>
        <w:t>Avian Ecology and Conservation in an Urbanizing World</w:t>
      </w:r>
      <w:r w:rsidRPr="002702D2">
        <w:rPr>
          <w:rFonts w:ascii="Times New Roman" w:hAnsi="Times New Roman" w:cs="Times New Roman"/>
          <w:sz w:val="24"/>
          <w:szCs w:val="24"/>
        </w:rPr>
        <w:t xml:space="preserve"> (eds JM Marzluff, R Bowman, R Donnelly), pp. 331–363. Boston, MA: Springer US. (doi:10.1007/978-1-4615-1531-9_16)</w:t>
      </w:r>
    </w:p>
    <w:p w14:paraId="66EC89F0"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50.</w:t>
      </w:r>
      <w:r w:rsidRPr="002702D2">
        <w:rPr>
          <w:rFonts w:ascii="Times New Roman" w:hAnsi="Times New Roman" w:cs="Times New Roman"/>
          <w:sz w:val="24"/>
          <w:szCs w:val="24"/>
        </w:rPr>
        <w:tab/>
        <w:t xml:space="preserve">Marzluff JM, Neatherlin E. 2006 Corvid response to human settlements and campgrounds: Causes, consequences, and challenges for conservation. </w:t>
      </w:r>
      <w:r w:rsidRPr="002702D2">
        <w:rPr>
          <w:rFonts w:ascii="Times New Roman" w:hAnsi="Times New Roman" w:cs="Times New Roman"/>
          <w:i/>
          <w:iCs/>
          <w:sz w:val="24"/>
          <w:szCs w:val="24"/>
        </w:rPr>
        <w:t>Biol. Conserv.</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130</w:t>
      </w:r>
      <w:r w:rsidRPr="002702D2">
        <w:rPr>
          <w:rFonts w:ascii="Times New Roman" w:hAnsi="Times New Roman" w:cs="Times New Roman"/>
          <w:sz w:val="24"/>
          <w:szCs w:val="24"/>
        </w:rPr>
        <w:t>, 301–314. (doi:10.1016/j.biocon.2005.12.026)</w:t>
      </w:r>
    </w:p>
    <w:p w14:paraId="1B749BA6"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51.</w:t>
      </w:r>
      <w:r w:rsidRPr="002702D2">
        <w:rPr>
          <w:rFonts w:ascii="Times New Roman" w:hAnsi="Times New Roman" w:cs="Times New Roman"/>
          <w:sz w:val="24"/>
          <w:szCs w:val="24"/>
        </w:rPr>
        <w:tab/>
        <w:t xml:space="preserve">Withey JC, Marzluff JM. 2009 Multi-scale use of lands providing anthropogenic resources by American Crows in an urbanizing landscape. </w:t>
      </w:r>
      <w:r w:rsidRPr="002702D2">
        <w:rPr>
          <w:rFonts w:ascii="Times New Roman" w:hAnsi="Times New Roman" w:cs="Times New Roman"/>
          <w:i/>
          <w:iCs/>
          <w:sz w:val="24"/>
          <w:szCs w:val="24"/>
        </w:rPr>
        <w:t>Landsc. Ecol.</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24</w:t>
      </w:r>
      <w:r w:rsidRPr="002702D2">
        <w:rPr>
          <w:rFonts w:ascii="Times New Roman" w:hAnsi="Times New Roman" w:cs="Times New Roman"/>
          <w:sz w:val="24"/>
          <w:szCs w:val="24"/>
        </w:rPr>
        <w:t>, 281–293. (doi:10.1007/s10980-008-9305-9)</w:t>
      </w:r>
    </w:p>
    <w:p w14:paraId="6383F283"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52.</w:t>
      </w:r>
      <w:r w:rsidRPr="002702D2">
        <w:rPr>
          <w:rFonts w:ascii="Times New Roman" w:hAnsi="Times New Roman" w:cs="Times New Roman"/>
          <w:sz w:val="24"/>
          <w:szCs w:val="24"/>
        </w:rPr>
        <w:tab/>
        <w:t xml:space="preserve">Withey J, Marzluff J. 2005 Dispersal by juvenile American crows influences population dynamics across a gradient of urbanization. </w:t>
      </w:r>
      <w:r w:rsidRPr="002702D2">
        <w:rPr>
          <w:rFonts w:ascii="Times New Roman" w:hAnsi="Times New Roman" w:cs="Times New Roman"/>
          <w:i/>
          <w:iCs/>
          <w:sz w:val="24"/>
          <w:szCs w:val="24"/>
        </w:rPr>
        <w:t>The Auk</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122</w:t>
      </w:r>
      <w:r w:rsidRPr="002702D2">
        <w:rPr>
          <w:rFonts w:ascii="Times New Roman" w:hAnsi="Times New Roman" w:cs="Times New Roman"/>
          <w:sz w:val="24"/>
          <w:szCs w:val="24"/>
        </w:rPr>
        <w:t>, 205–221. (doi:10.1093/auk/122.1.205)</w:t>
      </w:r>
    </w:p>
    <w:p w14:paraId="57FB892B"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53.</w:t>
      </w:r>
      <w:r w:rsidRPr="002702D2">
        <w:rPr>
          <w:rFonts w:ascii="Times New Roman" w:hAnsi="Times New Roman" w:cs="Times New Roman"/>
          <w:sz w:val="24"/>
          <w:szCs w:val="24"/>
        </w:rPr>
        <w:tab/>
        <w:t xml:space="preserve">De León LF, Sharpe DMT, Gotanda KM, Raeymaekers JAM, Chaves JA, Hendry AP, Podos J. 2019 Urbanization erodes niche segregation in Darwin’s finches. </w:t>
      </w:r>
      <w:r w:rsidRPr="002702D2">
        <w:rPr>
          <w:rFonts w:ascii="Times New Roman" w:hAnsi="Times New Roman" w:cs="Times New Roman"/>
          <w:i/>
          <w:iCs/>
          <w:sz w:val="24"/>
          <w:szCs w:val="24"/>
        </w:rPr>
        <w:t>Evol. Appl.</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12</w:t>
      </w:r>
      <w:r w:rsidRPr="002702D2">
        <w:rPr>
          <w:rFonts w:ascii="Times New Roman" w:hAnsi="Times New Roman" w:cs="Times New Roman"/>
          <w:sz w:val="24"/>
          <w:szCs w:val="24"/>
        </w:rPr>
        <w:t>, 1329–1343. (doi:10.1111/eva.12721)</w:t>
      </w:r>
    </w:p>
    <w:p w14:paraId="67CA20F1"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54.</w:t>
      </w:r>
      <w:r w:rsidRPr="002702D2">
        <w:rPr>
          <w:rFonts w:ascii="Times New Roman" w:hAnsi="Times New Roman" w:cs="Times New Roman"/>
          <w:sz w:val="24"/>
          <w:szCs w:val="24"/>
        </w:rPr>
        <w:tab/>
        <w:t xml:space="preserve">Gotanda KM. 2020 Human influences on antipredator behaviour in Darwin’s finches. </w:t>
      </w:r>
      <w:r w:rsidRPr="002702D2">
        <w:rPr>
          <w:rFonts w:ascii="Times New Roman" w:hAnsi="Times New Roman" w:cs="Times New Roman"/>
          <w:i/>
          <w:iCs/>
          <w:sz w:val="24"/>
          <w:szCs w:val="24"/>
        </w:rPr>
        <w:t>J. Anim. Ecol.</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89</w:t>
      </w:r>
      <w:r w:rsidRPr="002702D2">
        <w:rPr>
          <w:rFonts w:ascii="Times New Roman" w:hAnsi="Times New Roman" w:cs="Times New Roman"/>
          <w:sz w:val="24"/>
          <w:szCs w:val="24"/>
        </w:rPr>
        <w:t>, 614–622. (doi:10.1111/1365-2656.13127)</w:t>
      </w:r>
    </w:p>
    <w:p w14:paraId="505EB416"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55.</w:t>
      </w:r>
      <w:r w:rsidRPr="002702D2">
        <w:rPr>
          <w:rFonts w:ascii="Times New Roman" w:hAnsi="Times New Roman" w:cs="Times New Roman"/>
          <w:sz w:val="24"/>
          <w:szCs w:val="24"/>
        </w:rPr>
        <w:tab/>
        <w:t xml:space="preserve">Kern JM, Radford AN. 2016 Anthropogenic noise disrupts use of vocal information about predation risk. </w:t>
      </w:r>
      <w:r w:rsidRPr="002702D2">
        <w:rPr>
          <w:rFonts w:ascii="Times New Roman" w:hAnsi="Times New Roman" w:cs="Times New Roman"/>
          <w:i/>
          <w:iCs/>
          <w:sz w:val="24"/>
          <w:szCs w:val="24"/>
        </w:rPr>
        <w:t>Environ. Pollut. Barking Essex 1987</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218</w:t>
      </w:r>
      <w:r w:rsidRPr="002702D2">
        <w:rPr>
          <w:rFonts w:ascii="Times New Roman" w:hAnsi="Times New Roman" w:cs="Times New Roman"/>
          <w:sz w:val="24"/>
          <w:szCs w:val="24"/>
        </w:rPr>
        <w:t>, 988–995. (doi:10.1016/j.envpol.2016.08.049)</w:t>
      </w:r>
    </w:p>
    <w:p w14:paraId="5C2F9777"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56.</w:t>
      </w:r>
      <w:r w:rsidRPr="002702D2">
        <w:rPr>
          <w:rFonts w:ascii="Times New Roman" w:hAnsi="Times New Roman" w:cs="Times New Roman"/>
          <w:sz w:val="24"/>
          <w:szCs w:val="24"/>
        </w:rPr>
        <w:tab/>
        <w:t xml:space="preserve">Stofberg M, Cunningham S, Sumasgutner P, Amar A. 2019 Juggling a “junk-food” diet: responses of an urban bird to fluctuating anthropogenic-food availability. </w:t>
      </w:r>
      <w:r w:rsidRPr="002702D2">
        <w:rPr>
          <w:rFonts w:ascii="Times New Roman" w:hAnsi="Times New Roman" w:cs="Times New Roman"/>
          <w:i/>
          <w:iCs/>
          <w:sz w:val="24"/>
          <w:szCs w:val="24"/>
        </w:rPr>
        <w:t>Urban Ecosyst.</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22</w:t>
      </w:r>
      <w:r w:rsidRPr="002702D2">
        <w:rPr>
          <w:rFonts w:ascii="Times New Roman" w:hAnsi="Times New Roman" w:cs="Times New Roman"/>
          <w:sz w:val="24"/>
          <w:szCs w:val="24"/>
        </w:rPr>
        <w:t>, 1019–1026. (doi:https://doi.org/10.1007/s11252-019-00885-3)</w:t>
      </w:r>
    </w:p>
    <w:p w14:paraId="28D2AA84"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lastRenderedPageBreak/>
        <w:t>57.</w:t>
      </w:r>
      <w:r w:rsidRPr="002702D2">
        <w:rPr>
          <w:rFonts w:ascii="Times New Roman" w:hAnsi="Times New Roman" w:cs="Times New Roman"/>
          <w:sz w:val="24"/>
          <w:szCs w:val="24"/>
        </w:rPr>
        <w:tab/>
        <w:t>Schulte-Hostedde AI, Mazal Z, Jardine CM, Gagnon J. 2018 Enhanced access to anthropogenic food waste is related to hyperglycemia in raccoons (</w:t>
      </w:r>
      <w:r w:rsidRPr="002702D2">
        <w:rPr>
          <w:rFonts w:ascii="Times New Roman" w:hAnsi="Times New Roman" w:cs="Times New Roman"/>
          <w:i/>
          <w:iCs/>
          <w:sz w:val="24"/>
          <w:szCs w:val="24"/>
        </w:rPr>
        <w:t>Procyon lotor</w:t>
      </w:r>
      <w:r w:rsidRPr="002702D2">
        <w:rPr>
          <w:rFonts w:ascii="Times New Roman" w:hAnsi="Times New Roman" w:cs="Times New Roman"/>
          <w:sz w:val="24"/>
          <w:szCs w:val="24"/>
        </w:rPr>
        <w:t xml:space="preserve">). </w:t>
      </w:r>
      <w:r w:rsidRPr="002702D2">
        <w:rPr>
          <w:rFonts w:ascii="Times New Roman" w:hAnsi="Times New Roman" w:cs="Times New Roman"/>
          <w:i/>
          <w:iCs/>
          <w:sz w:val="24"/>
          <w:szCs w:val="24"/>
        </w:rPr>
        <w:t>Conserv. Physiol.</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6</w:t>
      </w:r>
      <w:r w:rsidRPr="002702D2">
        <w:rPr>
          <w:rFonts w:ascii="Times New Roman" w:hAnsi="Times New Roman" w:cs="Times New Roman"/>
          <w:sz w:val="24"/>
          <w:szCs w:val="24"/>
        </w:rPr>
        <w:t>.</w:t>
      </w:r>
    </w:p>
    <w:p w14:paraId="34E44E37"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58.</w:t>
      </w:r>
      <w:r w:rsidRPr="002702D2">
        <w:rPr>
          <w:rFonts w:ascii="Times New Roman" w:hAnsi="Times New Roman" w:cs="Times New Roman"/>
          <w:sz w:val="24"/>
          <w:szCs w:val="24"/>
        </w:rPr>
        <w:tab/>
        <w:t xml:space="preserve">Maccarone AD. 1987 Sentinel behaviour in American crows. </w:t>
      </w:r>
      <w:r w:rsidRPr="002702D2">
        <w:rPr>
          <w:rFonts w:ascii="Times New Roman" w:hAnsi="Times New Roman" w:cs="Times New Roman"/>
          <w:i/>
          <w:iCs/>
          <w:sz w:val="24"/>
          <w:szCs w:val="24"/>
        </w:rPr>
        <w:t>Bird Behav.</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7</w:t>
      </w:r>
      <w:r w:rsidRPr="002702D2">
        <w:rPr>
          <w:rFonts w:ascii="Times New Roman" w:hAnsi="Times New Roman" w:cs="Times New Roman"/>
          <w:sz w:val="24"/>
          <w:szCs w:val="24"/>
        </w:rPr>
        <w:t>, 93–95. (doi:10.3727/015613887791918105)</w:t>
      </w:r>
    </w:p>
    <w:p w14:paraId="359959AA"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59.</w:t>
      </w:r>
      <w:r w:rsidRPr="002702D2">
        <w:rPr>
          <w:rFonts w:ascii="Times New Roman" w:hAnsi="Times New Roman" w:cs="Times New Roman"/>
          <w:sz w:val="24"/>
          <w:szCs w:val="24"/>
        </w:rPr>
        <w:tab/>
        <w:t xml:space="preserve">Haddaway NR, Macura B, Whaley P, Pullin AS. 2018 ROSES RepOrting standards for Systematic Evidence Syntheses: pro forma, flow-diagram and descriptive summary of the plan and conduct of environmental systematic reviews and systematic maps. </w:t>
      </w:r>
      <w:r w:rsidRPr="002702D2">
        <w:rPr>
          <w:rFonts w:ascii="Times New Roman" w:hAnsi="Times New Roman" w:cs="Times New Roman"/>
          <w:i/>
          <w:iCs/>
          <w:sz w:val="24"/>
          <w:szCs w:val="24"/>
        </w:rPr>
        <w:t>Environ. Evid.</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7</w:t>
      </w:r>
      <w:r w:rsidRPr="002702D2">
        <w:rPr>
          <w:rFonts w:ascii="Times New Roman" w:hAnsi="Times New Roman" w:cs="Times New Roman"/>
          <w:sz w:val="24"/>
          <w:szCs w:val="24"/>
        </w:rPr>
        <w:t>, 7. (doi:10.1186/s13750-018-0121-7)</w:t>
      </w:r>
    </w:p>
    <w:p w14:paraId="5711A5C0"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60.</w:t>
      </w:r>
      <w:r w:rsidRPr="002702D2">
        <w:rPr>
          <w:rFonts w:ascii="Times New Roman" w:hAnsi="Times New Roman" w:cs="Times New Roman"/>
          <w:sz w:val="24"/>
          <w:szCs w:val="24"/>
        </w:rPr>
        <w:tab/>
        <w:t xml:space="preserve">Ridley AR, Wiley EM, Thompson AM. 2014 The ecological benefits of interceptive eavesdropping. </w:t>
      </w:r>
      <w:r w:rsidRPr="002702D2">
        <w:rPr>
          <w:rFonts w:ascii="Times New Roman" w:hAnsi="Times New Roman" w:cs="Times New Roman"/>
          <w:i/>
          <w:iCs/>
          <w:sz w:val="24"/>
          <w:szCs w:val="24"/>
        </w:rPr>
        <w:t>Funct. Ecol.</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28</w:t>
      </w:r>
      <w:r w:rsidRPr="002702D2">
        <w:rPr>
          <w:rFonts w:ascii="Times New Roman" w:hAnsi="Times New Roman" w:cs="Times New Roman"/>
          <w:sz w:val="24"/>
          <w:szCs w:val="24"/>
        </w:rPr>
        <w:t>, 197–205. (doi:10.1111/1365-2435.12153)</w:t>
      </w:r>
    </w:p>
    <w:p w14:paraId="5B108C2B"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61.</w:t>
      </w:r>
      <w:r w:rsidRPr="002702D2">
        <w:rPr>
          <w:rFonts w:ascii="Times New Roman" w:hAnsi="Times New Roman" w:cs="Times New Roman"/>
          <w:sz w:val="24"/>
          <w:szCs w:val="24"/>
        </w:rPr>
        <w:tab/>
        <w:t xml:space="preserve">Kung JY. 2023 Elicit. </w:t>
      </w:r>
      <w:r w:rsidRPr="002702D2">
        <w:rPr>
          <w:rFonts w:ascii="Times New Roman" w:hAnsi="Times New Roman" w:cs="Times New Roman"/>
          <w:i/>
          <w:iCs/>
          <w:sz w:val="24"/>
          <w:szCs w:val="24"/>
        </w:rPr>
        <w:t>J. Can. Health Libr. Assoc.</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44</w:t>
      </w:r>
      <w:r w:rsidRPr="002702D2">
        <w:rPr>
          <w:rFonts w:ascii="Times New Roman" w:hAnsi="Times New Roman" w:cs="Times New Roman"/>
          <w:sz w:val="24"/>
          <w:szCs w:val="24"/>
        </w:rPr>
        <w:t>, 15–18. (doi:10.29173/jchla29657)</w:t>
      </w:r>
    </w:p>
    <w:p w14:paraId="24DE2A29"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62.</w:t>
      </w:r>
      <w:r w:rsidRPr="002702D2">
        <w:rPr>
          <w:rFonts w:ascii="Times New Roman" w:hAnsi="Times New Roman" w:cs="Times New Roman"/>
          <w:sz w:val="24"/>
          <w:szCs w:val="24"/>
        </w:rPr>
        <w:tab/>
        <w:t xml:space="preserve">Lajeunesse MJ. 2015 Facilitating systematic reviews, data extraction and meta‐analysis with the metagear package for r. </w:t>
      </w:r>
      <w:r w:rsidRPr="002702D2">
        <w:rPr>
          <w:rFonts w:ascii="Times New Roman" w:hAnsi="Times New Roman" w:cs="Times New Roman"/>
          <w:i/>
          <w:iCs/>
          <w:sz w:val="24"/>
          <w:szCs w:val="24"/>
        </w:rPr>
        <w:t>Methods Ecol. Evol.</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7</w:t>
      </w:r>
      <w:r w:rsidRPr="002702D2">
        <w:rPr>
          <w:rFonts w:ascii="Times New Roman" w:hAnsi="Times New Roman" w:cs="Times New Roman"/>
          <w:sz w:val="24"/>
          <w:szCs w:val="24"/>
        </w:rPr>
        <w:t>, 323–330. (doi:https://doi.org/10.1111/2041-210X.12472)</w:t>
      </w:r>
    </w:p>
    <w:p w14:paraId="7A0426E1"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63.</w:t>
      </w:r>
      <w:r w:rsidRPr="002702D2">
        <w:rPr>
          <w:rFonts w:ascii="Times New Roman" w:hAnsi="Times New Roman" w:cs="Times New Roman"/>
          <w:sz w:val="24"/>
          <w:szCs w:val="24"/>
        </w:rPr>
        <w:tab/>
        <w:t xml:space="preserve">Lima SL. 1995 Back to the basics of anti-predatory vigilance: the group-size effect. </w:t>
      </w:r>
      <w:r w:rsidRPr="002702D2">
        <w:rPr>
          <w:rFonts w:ascii="Times New Roman" w:hAnsi="Times New Roman" w:cs="Times New Roman"/>
          <w:i/>
          <w:iCs/>
          <w:sz w:val="24"/>
          <w:szCs w:val="24"/>
        </w:rPr>
        <w:t>Anim. Behav.</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49</w:t>
      </w:r>
      <w:r w:rsidRPr="002702D2">
        <w:rPr>
          <w:rFonts w:ascii="Times New Roman" w:hAnsi="Times New Roman" w:cs="Times New Roman"/>
          <w:sz w:val="24"/>
          <w:szCs w:val="24"/>
        </w:rPr>
        <w:t>, 11–20. (doi:10.1016/0003-3472(95)80149-9)</w:t>
      </w:r>
    </w:p>
    <w:p w14:paraId="0C548A97"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64.</w:t>
      </w:r>
      <w:r w:rsidRPr="002702D2">
        <w:rPr>
          <w:rFonts w:ascii="Times New Roman" w:hAnsi="Times New Roman" w:cs="Times New Roman"/>
          <w:sz w:val="24"/>
          <w:szCs w:val="24"/>
        </w:rPr>
        <w:tab/>
        <w:t>Latta SC, Latta KN. 2015 Do urban american crows (</w:t>
      </w:r>
      <w:r w:rsidRPr="002702D2">
        <w:rPr>
          <w:rFonts w:ascii="Times New Roman" w:hAnsi="Times New Roman" w:cs="Times New Roman"/>
          <w:i/>
          <w:iCs/>
          <w:sz w:val="24"/>
          <w:szCs w:val="24"/>
        </w:rPr>
        <w:t>Corvus brachyrhynchos</w:t>
      </w:r>
      <w:r w:rsidRPr="002702D2">
        <w:rPr>
          <w:rFonts w:ascii="Times New Roman" w:hAnsi="Times New Roman" w:cs="Times New Roman"/>
          <w:sz w:val="24"/>
          <w:szCs w:val="24"/>
        </w:rPr>
        <w:t>) contribute to population declines of the common nighthawk (</w:t>
      </w:r>
      <w:r w:rsidRPr="002702D2">
        <w:rPr>
          <w:rFonts w:ascii="Times New Roman" w:hAnsi="Times New Roman" w:cs="Times New Roman"/>
          <w:i/>
          <w:iCs/>
          <w:sz w:val="24"/>
          <w:szCs w:val="24"/>
        </w:rPr>
        <w:t>Chordeiles minor</w:t>
      </w:r>
      <w:r w:rsidRPr="002702D2">
        <w:rPr>
          <w:rFonts w:ascii="Times New Roman" w:hAnsi="Times New Roman" w:cs="Times New Roman"/>
          <w:sz w:val="24"/>
          <w:szCs w:val="24"/>
        </w:rPr>
        <w:t xml:space="preserve">)? </w:t>
      </w:r>
      <w:r w:rsidRPr="002702D2">
        <w:rPr>
          <w:rFonts w:ascii="Times New Roman" w:hAnsi="Times New Roman" w:cs="Times New Roman"/>
          <w:i/>
          <w:iCs/>
          <w:sz w:val="24"/>
          <w:szCs w:val="24"/>
        </w:rPr>
        <w:t>Wilson J. Ornithol.</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127</w:t>
      </w:r>
      <w:r w:rsidRPr="002702D2">
        <w:rPr>
          <w:rFonts w:ascii="Times New Roman" w:hAnsi="Times New Roman" w:cs="Times New Roman"/>
          <w:sz w:val="24"/>
          <w:szCs w:val="24"/>
        </w:rPr>
        <w:t>, 528–533. (doi:10.1676/14-181.1)</w:t>
      </w:r>
    </w:p>
    <w:p w14:paraId="22557848"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65.</w:t>
      </w:r>
      <w:r w:rsidRPr="002702D2">
        <w:rPr>
          <w:rFonts w:ascii="Times New Roman" w:hAnsi="Times New Roman" w:cs="Times New Roman"/>
          <w:sz w:val="24"/>
          <w:szCs w:val="24"/>
        </w:rPr>
        <w:tab/>
        <w:t xml:space="preserve">Rosenberg KV </w:t>
      </w:r>
      <w:r w:rsidRPr="002702D2">
        <w:rPr>
          <w:rFonts w:ascii="Times New Roman" w:hAnsi="Times New Roman" w:cs="Times New Roman"/>
          <w:i/>
          <w:iCs/>
          <w:sz w:val="24"/>
          <w:szCs w:val="24"/>
        </w:rPr>
        <w:t>et al.</w:t>
      </w:r>
      <w:r w:rsidRPr="002702D2">
        <w:rPr>
          <w:rFonts w:ascii="Times New Roman" w:hAnsi="Times New Roman" w:cs="Times New Roman"/>
          <w:sz w:val="24"/>
          <w:szCs w:val="24"/>
        </w:rPr>
        <w:t xml:space="preserve"> 2019 Decline of the North American avifauna. </w:t>
      </w:r>
      <w:r w:rsidRPr="002702D2">
        <w:rPr>
          <w:rFonts w:ascii="Times New Roman" w:hAnsi="Times New Roman" w:cs="Times New Roman"/>
          <w:i/>
          <w:iCs/>
          <w:sz w:val="24"/>
          <w:szCs w:val="24"/>
        </w:rPr>
        <w:t>Science</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366</w:t>
      </w:r>
      <w:r w:rsidRPr="002702D2">
        <w:rPr>
          <w:rFonts w:ascii="Times New Roman" w:hAnsi="Times New Roman" w:cs="Times New Roman"/>
          <w:sz w:val="24"/>
          <w:szCs w:val="24"/>
        </w:rPr>
        <w:t>, 120–124. (doi:10.1126/science.aaw1313)</w:t>
      </w:r>
    </w:p>
    <w:p w14:paraId="43F42930"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66.</w:t>
      </w:r>
      <w:r w:rsidRPr="002702D2">
        <w:rPr>
          <w:rFonts w:ascii="Times New Roman" w:hAnsi="Times New Roman" w:cs="Times New Roman"/>
          <w:sz w:val="24"/>
          <w:szCs w:val="24"/>
        </w:rPr>
        <w:tab/>
        <w:t xml:space="preserve">Johnson R. 1994 AMERICAN CROWS. </w:t>
      </w:r>
      <w:r w:rsidRPr="002702D2">
        <w:rPr>
          <w:rFonts w:ascii="Times New Roman" w:hAnsi="Times New Roman" w:cs="Times New Roman"/>
          <w:i/>
          <w:iCs/>
          <w:sz w:val="24"/>
          <w:szCs w:val="24"/>
        </w:rPr>
        <w:t>Handb. Prev. Control Wildl. Damage</w:t>
      </w:r>
      <w:r w:rsidRPr="002702D2">
        <w:rPr>
          <w:rFonts w:ascii="Times New Roman" w:hAnsi="Times New Roman" w:cs="Times New Roman"/>
          <w:sz w:val="24"/>
          <w:szCs w:val="24"/>
        </w:rPr>
        <w:t xml:space="preserve"> </w:t>
      </w:r>
    </w:p>
    <w:p w14:paraId="08DCF7C6"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67.</w:t>
      </w:r>
      <w:r w:rsidRPr="002702D2">
        <w:rPr>
          <w:rFonts w:ascii="Times New Roman" w:hAnsi="Times New Roman" w:cs="Times New Roman"/>
          <w:sz w:val="24"/>
          <w:szCs w:val="24"/>
        </w:rPr>
        <w:tab/>
        <w:t xml:space="preserve">Morrison JL, Gottlieb IGW, Pias KE. 2016 Spatial distribution and the value of green spaces for urban red-tailed hawks. </w:t>
      </w:r>
      <w:r w:rsidRPr="002702D2">
        <w:rPr>
          <w:rFonts w:ascii="Times New Roman" w:hAnsi="Times New Roman" w:cs="Times New Roman"/>
          <w:i/>
          <w:iCs/>
          <w:sz w:val="24"/>
          <w:szCs w:val="24"/>
        </w:rPr>
        <w:t>Urban Ecosyst.</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19</w:t>
      </w:r>
      <w:r w:rsidRPr="002702D2">
        <w:rPr>
          <w:rFonts w:ascii="Times New Roman" w:hAnsi="Times New Roman" w:cs="Times New Roman"/>
          <w:sz w:val="24"/>
          <w:szCs w:val="24"/>
        </w:rPr>
        <w:t>, 1373–1388. (doi:10.1007/s11252-016-0554-0)</w:t>
      </w:r>
    </w:p>
    <w:p w14:paraId="201A1889"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68.</w:t>
      </w:r>
      <w:r w:rsidRPr="002702D2">
        <w:rPr>
          <w:rFonts w:ascii="Times New Roman" w:hAnsi="Times New Roman" w:cs="Times New Roman"/>
          <w:sz w:val="24"/>
          <w:szCs w:val="24"/>
        </w:rPr>
        <w:tab/>
        <w:t xml:space="preserve">Ridley AR, Raihani NJ, Bell MBV. 2010 Experimental evidence that sentinel behaviour is affected by risk. </w:t>
      </w:r>
      <w:r w:rsidRPr="002702D2">
        <w:rPr>
          <w:rFonts w:ascii="Times New Roman" w:hAnsi="Times New Roman" w:cs="Times New Roman"/>
          <w:i/>
          <w:iCs/>
          <w:sz w:val="24"/>
          <w:szCs w:val="24"/>
        </w:rPr>
        <w:t>Biol. Lett.</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6</w:t>
      </w:r>
      <w:r w:rsidRPr="002702D2">
        <w:rPr>
          <w:rFonts w:ascii="Times New Roman" w:hAnsi="Times New Roman" w:cs="Times New Roman"/>
          <w:sz w:val="24"/>
          <w:szCs w:val="24"/>
        </w:rPr>
        <w:t>, 445–448. (doi:10.1098/rsbl.2010.0023)</w:t>
      </w:r>
    </w:p>
    <w:p w14:paraId="242BFCB0"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69.</w:t>
      </w:r>
      <w:r w:rsidRPr="002702D2">
        <w:rPr>
          <w:rFonts w:ascii="Times New Roman" w:hAnsi="Times New Roman" w:cs="Times New Roman"/>
          <w:sz w:val="24"/>
          <w:szCs w:val="24"/>
        </w:rPr>
        <w:tab/>
        <w:t xml:space="preserve">Łopucki R, Klich D, Kiersztyn A. 2021 Changes in the social behavior of urban animals: more aggression or tolerance? </w:t>
      </w:r>
      <w:r w:rsidRPr="002702D2">
        <w:rPr>
          <w:rFonts w:ascii="Times New Roman" w:hAnsi="Times New Roman" w:cs="Times New Roman"/>
          <w:i/>
          <w:iCs/>
          <w:sz w:val="24"/>
          <w:szCs w:val="24"/>
        </w:rPr>
        <w:t>Mamm. Biol.</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101</w:t>
      </w:r>
      <w:r w:rsidRPr="002702D2">
        <w:rPr>
          <w:rFonts w:ascii="Times New Roman" w:hAnsi="Times New Roman" w:cs="Times New Roman"/>
          <w:sz w:val="24"/>
          <w:szCs w:val="24"/>
        </w:rPr>
        <w:t>, 1–10. (doi:10.1007/s42991-020-00075-1)</w:t>
      </w:r>
    </w:p>
    <w:p w14:paraId="4689B943"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lastRenderedPageBreak/>
        <w:t>70.</w:t>
      </w:r>
      <w:r w:rsidRPr="002702D2">
        <w:rPr>
          <w:rFonts w:ascii="Times New Roman" w:hAnsi="Times New Roman" w:cs="Times New Roman"/>
          <w:sz w:val="24"/>
          <w:szCs w:val="24"/>
        </w:rPr>
        <w:tab/>
        <w:t xml:space="preserve">Auman HJ, Meathrel CE, Richardson A. 2008 Supersize Me: Does Anthropogenic Food Change the Body Condition of Silver Gulls? A Comparison Between Urbanized and Remote, Non-urbanized Areas. In </w:t>
      </w:r>
      <w:r w:rsidRPr="002702D2">
        <w:rPr>
          <w:rFonts w:ascii="Times New Roman" w:hAnsi="Times New Roman" w:cs="Times New Roman"/>
          <w:i/>
          <w:iCs/>
          <w:sz w:val="24"/>
          <w:szCs w:val="24"/>
        </w:rPr>
        <w:t>Waterbirds</w:t>
      </w:r>
      <w:r w:rsidRPr="002702D2">
        <w:rPr>
          <w:rFonts w:ascii="Times New Roman" w:hAnsi="Times New Roman" w:cs="Times New Roman"/>
          <w:sz w:val="24"/>
          <w:szCs w:val="24"/>
        </w:rPr>
        <w:t>, pp. 122–126. (doi:10.1675/1524-4695(2008)31[122:SMDAFC]2.0.CO;2)</w:t>
      </w:r>
    </w:p>
    <w:p w14:paraId="2C952A90"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71.</w:t>
      </w:r>
      <w:r w:rsidRPr="002702D2">
        <w:rPr>
          <w:rFonts w:ascii="Times New Roman" w:hAnsi="Times New Roman" w:cs="Times New Roman"/>
          <w:sz w:val="24"/>
          <w:szCs w:val="24"/>
        </w:rPr>
        <w:tab/>
        <w:t xml:space="preserve">Jones TB, Evans JC, Morand-Ferron J. 2019 Urbanization and the temporal patterns of social networks and group foraging behaviors. </w:t>
      </w:r>
      <w:r w:rsidRPr="002702D2">
        <w:rPr>
          <w:rFonts w:ascii="Times New Roman" w:hAnsi="Times New Roman" w:cs="Times New Roman"/>
          <w:i/>
          <w:iCs/>
          <w:sz w:val="24"/>
          <w:szCs w:val="24"/>
        </w:rPr>
        <w:t>Ecol. Evol.</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9</w:t>
      </w:r>
      <w:r w:rsidRPr="002702D2">
        <w:rPr>
          <w:rFonts w:ascii="Times New Roman" w:hAnsi="Times New Roman" w:cs="Times New Roman"/>
          <w:sz w:val="24"/>
          <w:szCs w:val="24"/>
        </w:rPr>
        <w:t>, 4589–4602. (doi:10.1002/ece3.5060)</w:t>
      </w:r>
    </w:p>
    <w:p w14:paraId="718EAD60"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72.</w:t>
      </w:r>
      <w:r w:rsidRPr="002702D2">
        <w:rPr>
          <w:rFonts w:ascii="Times New Roman" w:hAnsi="Times New Roman" w:cs="Times New Roman"/>
          <w:sz w:val="24"/>
          <w:szCs w:val="24"/>
        </w:rPr>
        <w:tab/>
        <w:t xml:space="preserve">Møller AP. 1990 Changes in the size of avian breeding territories in relation to the nesting cycle. </w:t>
      </w:r>
      <w:r w:rsidRPr="002702D2">
        <w:rPr>
          <w:rFonts w:ascii="Times New Roman" w:hAnsi="Times New Roman" w:cs="Times New Roman"/>
          <w:i/>
          <w:iCs/>
          <w:sz w:val="24"/>
          <w:szCs w:val="24"/>
        </w:rPr>
        <w:t>Anim. Behav.</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40</w:t>
      </w:r>
      <w:r w:rsidRPr="002702D2">
        <w:rPr>
          <w:rFonts w:ascii="Times New Roman" w:hAnsi="Times New Roman" w:cs="Times New Roman"/>
          <w:sz w:val="24"/>
          <w:szCs w:val="24"/>
        </w:rPr>
        <w:t>, 1070–1079. (doi:10.1016/S0003-3472(05)80173-3)</w:t>
      </w:r>
    </w:p>
    <w:p w14:paraId="099E3EA1"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73.</w:t>
      </w:r>
      <w:r w:rsidRPr="002702D2">
        <w:rPr>
          <w:rFonts w:ascii="Times New Roman" w:hAnsi="Times New Roman" w:cs="Times New Roman"/>
          <w:sz w:val="24"/>
          <w:szCs w:val="24"/>
        </w:rPr>
        <w:tab/>
        <w:t xml:space="preserve">Friard O, Gamba M. 2016 BORIS: a free, versatile open-source event-logging software for video/audio coding and live observations. </w:t>
      </w:r>
      <w:r w:rsidRPr="002702D2">
        <w:rPr>
          <w:rFonts w:ascii="Times New Roman" w:hAnsi="Times New Roman" w:cs="Times New Roman"/>
          <w:i/>
          <w:iCs/>
          <w:sz w:val="24"/>
          <w:szCs w:val="24"/>
        </w:rPr>
        <w:t>Methods Ecol. Evol.</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7</w:t>
      </w:r>
      <w:r w:rsidRPr="002702D2">
        <w:rPr>
          <w:rFonts w:ascii="Times New Roman" w:hAnsi="Times New Roman" w:cs="Times New Roman"/>
          <w:sz w:val="24"/>
          <w:szCs w:val="24"/>
        </w:rPr>
        <w:t>, 1325–1330. (doi:10.1111/2041-210X.12584)</w:t>
      </w:r>
    </w:p>
    <w:p w14:paraId="16D5589E"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74.</w:t>
      </w:r>
      <w:r w:rsidRPr="002702D2">
        <w:rPr>
          <w:rFonts w:ascii="Times New Roman" w:hAnsi="Times New Roman" w:cs="Times New Roman"/>
          <w:sz w:val="24"/>
          <w:szCs w:val="24"/>
        </w:rPr>
        <w:tab/>
        <w:t xml:space="preserve">R Core Team. 2022 R: the R project for statistical computing. </w:t>
      </w:r>
    </w:p>
    <w:p w14:paraId="11B56CBC"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75.</w:t>
      </w:r>
      <w:r w:rsidRPr="002702D2">
        <w:rPr>
          <w:rFonts w:ascii="Times New Roman" w:hAnsi="Times New Roman" w:cs="Times New Roman"/>
          <w:sz w:val="24"/>
          <w:szCs w:val="24"/>
        </w:rPr>
        <w:tab/>
        <w:t xml:space="preserve">Koller M. 2016 Robustlmm: an R package for robust estimation of linear mixed-effects models. </w:t>
      </w:r>
      <w:r w:rsidRPr="002702D2">
        <w:rPr>
          <w:rFonts w:ascii="Times New Roman" w:hAnsi="Times New Roman" w:cs="Times New Roman"/>
          <w:i/>
          <w:iCs/>
          <w:sz w:val="24"/>
          <w:szCs w:val="24"/>
        </w:rPr>
        <w:t>J. Stat. Softw.</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75</w:t>
      </w:r>
      <w:r w:rsidRPr="002702D2">
        <w:rPr>
          <w:rFonts w:ascii="Times New Roman" w:hAnsi="Times New Roman" w:cs="Times New Roman"/>
          <w:sz w:val="24"/>
          <w:szCs w:val="24"/>
        </w:rPr>
        <w:t>, 1–24. (doi:10.18637/jss.v075.i06)</w:t>
      </w:r>
    </w:p>
    <w:p w14:paraId="781918C6"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76.</w:t>
      </w:r>
      <w:r w:rsidRPr="002702D2">
        <w:rPr>
          <w:rFonts w:ascii="Times New Roman" w:hAnsi="Times New Roman" w:cs="Times New Roman"/>
          <w:sz w:val="24"/>
          <w:szCs w:val="24"/>
        </w:rPr>
        <w:tab/>
        <w:t xml:space="preserve">Bates D, Mächler M, Bolker B, Walker S. 2015 Fitting linear mixed-effects models using lme4. </w:t>
      </w:r>
      <w:r w:rsidRPr="002702D2">
        <w:rPr>
          <w:rFonts w:ascii="Times New Roman" w:hAnsi="Times New Roman" w:cs="Times New Roman"/>
          <w:i/>
          <w:iCs/>
          <w:sz w:val="24"/>
          <w:szCs w:val="24"/>
        </w:rPr>
        <w:t>J. Stat. Softw.</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67</w:t>
      </w:r>
      <w:r w:rsidRPr="002702D2">
        <w:rPr>
          <w:rFonts w:ascii="Times New Roman" w:hAnsi="Times New Roman" w:cs="Times New Roman"/>
          <w:sz w:val="24"/>
          <w:szCs w:val="24"/>
        </w:rPr>
        <w:t>, 1–48. (doi:10.18637/jss.v067.i01)</w:t>
      </w:r>
    </w:p>
    <w:p w14:paraId="75D851C6"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77.</w:t>
      </w:r>
      <w:r w:rsidRPr="002702D2">
        <w:rPr>
          <w:rFonts w:ascii="Times New Roman" w:hAnsi="Times New Roman" w:cs="Times New Roman"/>
          <w:sz w:val="24"/>
          <w:szCs w:val="24"/>
        </w:rPr>
        <w:tab/>
        <w:t xml:space="preserve">Lenth RW. 2023 Emmeans: estimated marginal means, aka least-squares means. </w:t>
      </w:r>
    </w:p>
    <w:p w14:paraId="06C5FDDD"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78.</w:t>
      </w:r>
      <w:r w:rsidRPr="002702D2">
        <w:rPr>
          <w:rFonts w:ascii="Times New Roman" w:hAnsi="Times New Roman" w:cs="Times New Roman"/>
          <w:sz w:val="24"/>
          <w:szCs w:val="24"/>
        </w:rPr>
        <w:tab/>
        <w:t xml:space="preserve">Hollén LI, Bell MBV, Wade HM, Rose R, Russell A, Niven F, Ridley AR, Radford AN. 2011 Ecological conditions influence sentinel decisions. </w:t>
      </w:r>
      <w:r w:rsidRPr="002702D2">
        <w:rPr>
          <w:rFonts w:ascii="Times New Roman" w:hAnsi="Times New Roman" w:cs="Times New Roman"/>
          <w:i/>
          <w:iCs/>
          <w:sz w:val="24"/>
          <w:szCs w:val="24"/>
        </w:rPr>
        <w:t>Anim. Behav.</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82</w:t>
      </w:r>
      <w:r w:rsidRPr="002702D2">
        <w:rPr>
          <w:rFonts w:ascii="Times New Roman" w:hAnsi="Times New Roman" w:cs="Times New Roman"/>
          <w:sz w:val="24"/>
          <w:szCs w:val="24"/>
        </w:rPr>
        <w:t>, 1435–1441. (doi:10.1016/j.anbehav.2011.09.028)</w:t>
      </w:r>
    </w:p>
    <w:p w14:paraId="74A8AE2C"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79.</w:t>
      </w:r>
      <w:r w:rsidRPr="002702D2">
        <w:rPr>
          <w:rFonts w:ascii="Times New Roman" w:hAnsi="Times New Roman" w:cs="Times New Roman"/>
          <w:sz w:val="24"/>
          <w:szCs w:val="24"/>
        </w:rPr>
        <w:tab/>
        <w:t xml:space="preserve">Mukherjee S, Ray-Mukherjee J, Sarabia R. 2013 Behaviour of American Crows (Corvus brachyrhynchos) when encountering an oncoming vehicle. </w:t>
      </w:r>
      <w:r w:rsidRPr="002702D2">
        <w:rPr>
          <w:rFonts w:ascii="Times New Roman" w:hAnsi="Times New Roman" w:cs="Times New Roman"/>
          <w:i/>
          <w:iCs/>
          <w:sz w:val="24"/>
          <w:szCs w:val="24"/>
        </w:rPr>
        <w:t>Can. Field-Nat.</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127</w:t>
      </w:r>
      <w:r w:rsidRPr="002702D2">
        <w:rPr>
          <w:rFonts w:ascii="Times New Roman" w:hAnsi="Times New Roman" w:cs="Times New Roman"/>
          <w:sz w:val="24"/>
          <w:szCs w:val="24"/>
        </w:rPr>
        <w:t>, 229. (doi:10.22621/cfn.v127i3.1488)</w:t>
      </w:r>
    </w:p>
    <w:p w14:paraId="062EB23E"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80.</w:t>
      </w:r>
      <w:r w:rsidRPr="002702D2">
        <w:rPr>
          <w:rFonts w:ascii="Times New Roman" w:hAnsi="Times New Roman" w:cs="Times New Roman"/>
          <w:sz w:val="24"/>
          <w:szCs w:val="24"/>
        </w:rPr>
        <w:tab/>
        <w:t xml:space="preserve">Lima SL, Bednekoff PA. 1999 Temporal Variation in Danger Drives Antipredator Behavior: The Predation Risk Allocation Hypothesis. </w:t>
      </w:r>
      <w:r w:rsidRPr="002702D2">
        <w:rPr>
          <w:rFonts w:ascii="Times New Roman" w:hAnsi="Times New Roman" w:cs="Times New Roman"/>
          <w:i/>
          <w:iCs/>
          <w:sz w:val="24"/>
          <w:szCs w:val="24"/>
        </w:rPr>
        <w:t>Am. Nat.</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153</w:t>
      </w:r>
      <w:r w:rsidRPr="002702D2">
        <w:rPr>
          <w:rFonts w:ascii="Times New Roman" w:hAnsi="Times New Roman" w:cs="Times New Roman"/>
          <w:sz w:val="24"/>
          <w:szCs w:val="24"/>
        </w:rPr>
        <w:t>, 649–659. (doi:10.1086/303202)</w:t>
      </w:r>
    </w:p>
    <w:p w14:paraId="4878A97F"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81.</w:t>
      </w:r>
      <w:r w:rsidRPr="002702D2">
        <w:rPr>
          <w:rFonts w:ascii="Times New Roman" w:hAnsi="Times New Roman" w:cs="Times New Roman"/>
          <w:sz w:val="24"/>
          <w:szCs w:val="24"/>
        </w:rPr>
        <w:tab/>
        <w:t xml:space="preserve">Beauchamp G. 2013 </w:t>
      </w:r>
      <w:r w:rsidRPr="002702D2">
        <w:rPr>
          <w:rFonts w:ascii="Times New Roman" w:hAnsi="Times New Roman" w:cs="Times New Roman"/>
          <w:i/>
          <w:iCs/>
          <w:sz w:val="24"/>
          <w:szCs w:val="24"/>
        </w:rPr>
        <w:t>Social predation: how group living benefits predators and prey</w:t>
      </w:r>
      <w:r w:rsidRPr="002702D2">
        <w:rPr>
          <w:rFonts w:ascii="Times New Roman" w:hAnsi="Times New Roman" w:cs="Times New Roman"/>
          <w:sz w:val="24"/>
          <w:szCs w:val="24"/>
        </w:rPr>
        <w:t xml:space="preserve">. Elsevier. </w:t>
      </w:r>
    </w:p>
    <w:p w14:paraId="580B5716"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t>82.</w:t>
      </w:r>
      <w:r w:rsidRPr="002702D2">
        <w:rPr>
          <w:rFonts w:ascii="Times New Roman" w:hAnsi="Times New Roman" w:cs="Times New Roman"/>
          <w:sz w:val="24"/>
          <w:szCs w:val="24"/>
        </w:rPr>
        <w:tab/>
        <w:t xml:space="preserve">Beauchamp G. 2008 What is the magnitude of the group-size effect on vigilance? </w:t>
      </w:r>
      <w:r w:rsidRPr="002702D2">
        <w:rPr>
          <w:rFonts w:ascii="Times New Roman" w:hAnsi="Times New Roman" w:cs="Times New Roman"/>
          <w:i/>
          <w:iCs/>
          <w:sz w:val="24"/>
          <w:szCs w:val="24"/>
        </w:rPr>
        <w:t>Behav. Ecol.</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19</w:t>
      </w:r>
      <w:r w:rsidRPr="002702D2">
        <w:rPr>
          <w:rFonts w:ascii="Times New Roman" w:hAnsi="Times New Roman" w:cs="Times New Roman"/>
          <w:sz w:val="24"/>
          <w:szCs w:val="24"/>
        </w:rPr>
        <w:t>, 1361–1368. (doi:10.1093/beheco/arn096)</w:t>
      </w:r>
    </w:p>
    <w:p w14:paraId="4618BAB0" w14:textId="77777777" w:rsidR="002702D2" w:rsidRPr="002702D2" w:rsidRDefault="002702D2" w:rsidP="002702D2">
      <w:pPr>
        <w:pStyle w:val="Bibliography"/>
        <w:spacing w:after="240"/>
        <w:rPr>
          <w:rFonts w:ascii="Times New Roman" w:hAnsi="Times New Roman" w:cs="Times New Roman"/>
          <w:sz w:val="24"/>
          <w:szCs w:val="24"/>
        </w:rPr>
      </w:pPr>
      <w:r w:rsidRPr="002702D2">
        <w:rPr>
          <w:rFonts w:ascii="Times New Roman" w:hAnsi="Times New Roman" w:cs="Times New Roman"/>
          <w:sz w:val="24"/>
          <w:szCs w:val="24"/>
        </w:rPr>
        <w:lastRenderedPageBreak/>
        <w:t>83.</w:t>
      </w:r>
      <w:r w:rsidRPr="002702D2">
        <w:rPr>
          <w:rFonts w:ascii="Times New Roman" w:hAnsi="Times New Roman" w:cs="Times New Roman"/>
          <w:sz w:val="24"/>
          <w:szCs w:val="24"/>
        </w:rPr>
        <w:tab/>
        <w:t xml:space="preserve">Ward C, Low BS. 1997 Predictors of Vigilance for American Crows Foraging in an Urban Environment. </w:t>
      </w:r>
      <w:r w:rsidRPr="002702D2">
        <w:rPr>
          <w:rFonts w:ascii="Times New Roman" w:hAnsi="Times New Roman" w:cs="Times New Roman"/>
          <w:i/>
          <w:iCs/>
          <w:sz w:val="24"/>
          <w:szCs w:val="24"/>
        </w:rPr>
        <w:t>Wilson Bull.</w:t>
      </w:r>
      <w:r w:rsidRPr="002702D2">
        <w:rPr>
          <w:rFonts w:ascii="Times New Roman" w:hAnsi="Times New Roman" w:cs="Times New Roman"/>
          <w:sz w:val="24"/>
          <w:szCs w:val="24"/>
        </w:rPr>
        <w:t xml:space="preserve"> </w:t>
      </w:r>
      <w:r w:rsidRPr="002702D2">
        <w:rPr>
          <w:rFonts w:ascii="Times New Roman" w:hAnsi="Times New Roman" w:cs="Times New Roman"/>
          <w:b/>
          <w:bCs/>
          <w:sz w:val="24"/>
          <w:szCs w:val="24"/>
        </w:rPr>
        <w:t>109</w:t>
      </w:r>
      <w:r w:rsidRPr="002702D2">
        <w:rPr>
          <w:rFonts w:ascii="Times New Roman" w:hAnsi="Times New Roman" w:cs="Times New Roman"/>
          <w:sz w:val="24"/>
          <w:szCs w:val="24"/>
        </w:rPr>
        <w:t>, 481–489.</w:t>
      </w:r>
    </w:p>
    <w:p w14:paraId="6740B2F8" w14:textId="5AFE4A14" w:rsidR="004F7F19" w:rsidRPr="002702D2" w:rsidRDefault="00A71721" w:rsidP="002702D2">
      <w:pPr>
        <w:pStyle w:val="SectionText0"/>
        <w:rPr>
          <w:u w:val="single"/>
        </w:rPr>
        <w:sectPr w:rsidR="004F7F19" w:rsidRPr="002702D2" w:rsidSect="00F71CFB">
          <w:headerReference w:type="default" r:id="rId65"/>
          <w:pgSz w:w="12240" w:h="15840"/>
          <w:pgMar w:top="1440" w:right="1440" w:bottom="1440" w:left="1440" w:header="720" w:footer="720" w:gutter="0"/>
          <w:cols w:space="720"/>
        </w:sectPr>
      </w:pPr>
      <w:r w:rsidRPr="002702D2">
        <w:fldChar w:fldCharType="end"/>
      </w:r>
    </w:p>
    <w:p w14:paraId="216FD865" w14:textId="5ADCE487" w:rsidR="00A20D4C" w:rsidRPr="006843E1" w:rsidRDefault="00A20D4C" w:rsidP="008D7BE5">
      <w:pPr>
        <w:pStyle w:val="ChapterTitleB"/>
      </w:pPr>
      <w:bookmarkStart w:id="130" w:name="_Toc162204979"/>
      <w:bookmarkStart w:id="131" w:name="_Toc162208167"/>
      <w:r w:rsidRPr="006843E1">
        <w:lastRenderedPageBreak/>
        <w:t>Supplemental Material</w:t>
      </w:r>
      <w:bookmarkEnd w:id="130"/>
      <w:bookmarkEnd w:id="131"/>
    </w:p>
    <w:p w14:paraId="342AA2DC" w14:textId="6B1A6F24" w:rsidR="00EB46BA" w:rsidRPr="00864C67" w:rsidRDefault="00EB46BA" w:rsidP="00864C67">
      <w:pPr>
        <w:pStyle w:val="SectionSubtitle"/>
      </w:pPr>
      <w:bookmarkStart w:id="132" w:name="_Toc162204980"/>
      <w:bookmarkStart w:id="133" w:name="_Toc162208168"/>
      <w:r w:rsidRPr="00864C67">
        <w:t>List of Supplemental Tables</w:t>
      </w:r>
      <w:bookmarkEnd w:id="132"/>
      <w:bookmarkEnd w:id="133"/>
    </w:p>
    <w:bookmarkStart w:id="134" w:name="_Toc151366371"/>
    <w:p w14:paraId="160C6A0A" w14:textId="171E6CCA" w:rsidR="007A5239" w:rsidRPr="00864C67" w:rsidRDefault="00EB46BA" w:rsidP="00864C67">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864C67">
        <w:rPr>
          <w:rFonts w:ascii="Times New Roman" w:hAnsi="Times New Roman" w:cs="Times New Roman"/>
          <w:sz w:val="24"/>
          <w:szCs w:val="24"/>
        </w:rPr>
        <w:fldChar w:fldCharType="begin"/>
      </w:r>
      <w:r w:rsidRPr="00864C67">
        <w:rPr>
          <w:rFonts w:ascii="Times New Roman" w:hAnsi="Times New Roman" w:cs="Times New Roman"/>
          <w:sz w:val="24"/>
          <w:szCs w:val="24"/>
        </w:rPr>
        <w:instrText xml:space="preserve"> TOC \c "Table S" </w:instrText>
      </w:r>
      <w:r w:rsidRPr="00864C67">
        <w:rPr>
          <w:rFonts w:ascii="Times New Roman" w:hAnsi="Times New Roman" w:cs="Times New Roman"/>
          <w:sz w:val="24"/>
          <w:szCs w:val="24"/>
        </w:rPr>
        <w:fldChar w:fldCharType="separate"/>
      </w:r>
      <w:r w:rsidR="007A5239" w:rsidRPr="00864C67">
        <w:rPr>
          <w:rFonts w:ascii="Times New Roman" w:hAnsi="Times New Roman" w:cs="Times New Roman"/>
          <w:noProof/>
          <w:sz w:val="24"/>
          <w:szCs w:val="24"/>
        </w:rPr>
        <w:t>Table S1: Explanation of generalized environment.</w:t>
      </w:r>
      <w:r w:rsidR="007A5239" w:rsidRPr="00864C67">
        <w:rPr>
          <w:rFonts w:ascii="Times New Roman" w:hAnsi="Times New Roman" w:cs="Times New Roman"/>
          <w:noProof/>
          <w:sz w:val="24"/>
          <w:szCs w:val="24"/>
        </w:rPr>
        <w:tab/>
      </w:r>
      <w:r w:rsidR="007A5239" w:rsidRPr="00864C67">
        <w:rPr>
          <w:rFonts w:ascii="Times New Roman" w:hAnsi="Times New Roman" w:cs="Times New Roman"/>
          <w:noProof/>
          <w:sz w:val="24"/>
          <w:szCs w:val="24"/>
        </w:rPr>
        <w:fldChar w:fldCharType="begin"/>
      </w:r>
      <w:r w:rsidR="007A5239" w:rsidRPr="00864C67">
        <w:rPr>
          <w:rFonts w:ascii="Times New Roman" w:hAnsi="Times New Roman" w:cs="Times New Roman"/>
          <w:noProof/>
          <w:sz w:val="24"/>
          <w:szCs w:val="24"/>
        </w:rPr>
        <w:instrText xml:space="preserve"> PAGEREF _Toc162207843 \h </w:instrText>
      </w:r>
      <w:r w:rsidR="007A5239" w:rsidRPr="00864C67">
        <w:rPr>
          <w:rFonts w:ascii="Times New Roman" w:hAnsi="Times New Roman" w:cs="Times New Roman"/>
          <w:noProof/>
          <w:sz w:val="24"/>
          <w:szCs w:val="24"/>
        </w:rPr>
      </w:r>
      <w:r w:rsidR="007A5239" w:rsidRPr="00864C67">
        <w:rPr>
          <w:rFonts w:ascii="Times New Roman" w:hAnsi="Times New Roman" w:cs="Times New Roman"/>
          <w:noProof/>
          <w:sz w:val="24"/>
          <w:szCs w:val="24"/>
        </w:rPr>
        <w:fldChar w:fldCharType="separate"/>
      </w:r>
      <w:r w:rsidR="007A5239" w:rsidRPr="00864C67">
        <w:rPr>
          <w:rFonts w:ascii="Times New Roman" w:hAnsi="Times New Roman" w:cs="Times New Roman"/>
          <w:noProof/>
          <w:sz w:val="24"/>
          <w:szCs w:val="24"/>
        </w:rPr>
        <w:t>64</w:t>
      </w:r>
      <w:r w:rsidR="007A5239" w:rsidRPr="00864C67">
        <w:rPr>
          <w:rFonts w:ascii="Times New Roman" w:hAnsi="Times New Roman" w:cs="Times New Roman"/>
          <w:noProof/>
          <w:sz w:val="24"/>
          <w:szCs w:val="24"/>
        </w:rPr>
        <w:fldChar w:fldCharType="end"/>
      </w:r>
    </w:p>
    <w:p w14:paraId="754CBA80" w14:textId="5530CC31" w:rsidR="007A5239" w:rsidRPr="00864C67" w:rsidRDefault="007A5239" w:rsidP="00864C67">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864C67">
        <w:rPr>
          <w:rFonts w:ascii="Times New Roman" w:hAnsi="Times New Roman" w:cs="Times New Roman"/>
          <w:noProof/>
          <w:sz w:val="24"/>
          <w:szCs w:val="24"/>
        </w:rPr>
        <w:t>Table S2: Ethogram of behaviours analyzed during foraging events.</w:t>
      </w:r>
      <w:r w:rsidRPr="00864C67">
        <w:rPr>
          <w:rFonts w:ascii="Times New Roman" w:hAnsi="Times New Roman" w:cs="Times New Roman"/>
          <w:noProof/>
          <w:sz w:val="24"/>
          <w:szCs w:val="24"/>
        </w:rPr>
        <w:tab/>
      </w:r>
      <w:r w:rsidRPr="00864C67">
        <w:rPr>
          <w:rFonts w:ascii="Times New Roman" w:hAnsi="Times New Roman" w:cs="Times New Roman"/>
          <w:noProof/>
          <w:sz w:val="24"/>
          <w:szCs w:val="24"/>
        </w:rPr>
        <w:fldChar w:fldCharType="begin"/>
      </w:r>
      <w:r w:rsidRPr="00864C67">
        <w:rPr>
          <w:rFonts w:ascii="Times New Roman" w:hAnsi="Times New Roman" w:cs="Times New Roman"/>
          <w:noProof/>
          <w:sz w:val="24"/>
          <w:szCs w:val="24"/>
        </w:rPr>
        <w:instrText xml:space="preserve"> PAGEREF _Toc162207844 \h </w:instrText>
      </w:r>
      <w:r w:rsidRPr="00864C67">
        <w:rPr>
          <w:rFonts w:ascii="Times New Roman" w:hAnsi="Times New Roman" w:cs="Times New Roman"/>
          <w:noProof/>
          <w:sz w:val="24"/>
          <w:szCs w:val="24"/>
        </w:rPr>
      </w:r>
      <w:r w:rsidRPr="00864C67">
        <w:rPr>
          <w:rFonts w:ascii="Times New Roman" w:hAnsi="Times New Roman" w:cs="Times New Roman"/>
          <w:noProof/>
          <w:sz w:val="24"/>
          <w:szCs w:val="24"/>
        </w:rPr>
        <w:fldChar w:fldCharType="separate"/>
      </w:r>
      <w:r w:rsidRPr="00864C67">
        <w:rPr>
          <w:rFonts w:ascii="Times New Roman" w:hAnsi="Times New Roman" w:cs="Times New Roman"/>
          <w:noProof/>
          <w:sz w:val="24"/>
          <w:szCs w:val="24"/>
        </w:rPr>
        <w:t>65</w:t>
      </w:r>
      <w:r w:rsidRPr="00864C67">
        <w:rPr>
          <w:rFonts w:ascii="Times New Roman" w:hAnsi="Times New Roman" w:cs="Times New Roman"/>
          <w:noProof/>
          <w:sz w:val="24"/>
          <w:szCs w:val="24"/>
        </w:rPr>
        <w:fldChar w:fldCharType="end"/>
      </w:r>
    </w:p>
    <w:p w14:paraId="1B9BBB89" w14:textId="0A794E7D" w:rsidR="007A5239" w:rsidRPr="00864C67" w:rsidRDefault="007A5239" w:rsidP="00864C67">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864C67">
        <w:rPr>
          <w:rFonts w:ascii="Times New Roman" w:hAnsi="Times New Roman" w:cs="Times New Roman"/>
          <w:noProof/>
          <w:sz w:val="24"/>
          <w:szCs w:val="24"/>
        </w:rPr>
        <w:t>Table S3: Results of post hoc tests on foraging bout duration.</w:t>
      </w:r>
      <w:r w:rsidRPr="00864C67">
        <w:rPr>
          <w:rFonts w:ascii="Times New Roman" w:hAnsi="Times New Roman" w:cs="Times New Roman"/>
          <w:noProof/>
          <w:sz w:val="24"/>
          <w:szCs w:val="24"/>
        </w:rPr>
        <w:tab/>
      </w:r>
      <w:r w:rsidRPr="00864C67">
        <w:rPr>
          <w:rFonts w:ascii="Times New Roman" w:hAnsi="Times New Roman" w:cs="Times New Roman"/>
          <w:noProof/>
          <w:sz w:val="24"/>
          <w:szCs w:val="24"/>
        </w:rPr>
        <w:fldChar w:fldCharType="begin"/>
      </w:r>
      <w:r w:rsidRPr="00864C67">
        <w:rPr>
          <w:rFonts w:ascii="Times New Roman" w:hAnsi="Times New Roman" w:cs="Times New Roman"/>
          <w:noProof/>
          <w:sz w:val="24"/>
          <w:szCs w:val="24"/>
        </w:rPr>
        <w:instrText xml:space="preserve"> PAGEREF _Toc162207845 \h </w:instrText>
      </w:r>
      <w:r w:rsidRPr="00864C67">
        <w:rPr>
          <w:rFonts w:ascii="Times New Roman" w:hAnsi="Times New Roman" w:cs="Times New Roman"/>
          <w:noProof/>
          <w:sz w:val="24"/>
          <w:szCs w:val="24"/>
        </w:rPr>
      </w:r>
      <w:r w:rsidRPr="00864C67">
        <w:rPr>
          <w:rFonts w:ascii="Times New Roman" w:hAnsi="Times New Roman" w:cs="Times New Roman"/>
          <w:noProof/>
          <w:sz w:val="24"/>
          <w:szCs w:val="24"/>
        </w:rPr>
        <w:fldChar w:fldCharType="separate"/>
      </w:r>
      <w:r w:rsidRPr="00864C67">
        <w:rPr>
          <w:rFonts w:ascii="Times New Roman" w:hAnsi="Times New Roman" w:cs="Times New Roman"/>
          <w:noProof/>
          <w:sz w:val="24"/>
          <w:szCs w:val="24"/>
        </w:rPr>
        <w:t>69</w:t>
      </w:r>
      <w:r w:rsidRPr="00864C67">
        <w:rPr>
          <w:rFonts w:ascii="Times New Roman" w:hAnsi="Times New Roman" w:cs="Times New Roman"/>
          <w:noProof/>
          <w:sz w:val="24"/>
          <w:szCs w:val="24"/>
        </w:rPr>
        <w:fldChar w:fldCharType="end"/>
      </w:r>
    </w:p>
    <w:p w14:paraId="40763423" w14:textId="57AC345A" w:rsidR="007A5239" w:rsidRPr="00864C67" w:rsidRDefault="007A5239" w:rsidP="00864C67">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864C67">
        <w:rPr>
          <w:rFonts w:ascii="Times New Roman" w:hAnsi="Times New Roman" w:cs="Times New Roman"/>
          <w:noProof/>
          <w:sz w:val="24"/>
          <w:szCs w:val="24"/>
        </w:rPr>
        <w:t>Table S4: Result of post hoc test performed on the number of transitions from foraging to alert behaviour.</w:t>
      </w:r>
      <w:r w:rsidRPr="00864C67">
        <w:rPr>
          <w:rFonts w:ascii="Times New Roman" w:hAnsi="Times New Roman" w:cs="Times New Roman"/>
          <w:noProof/>
          <w:sz w:val="24"/>
          <w:szCs w:val="24"/>
        </w:rPr>
        <w:tab/>
      </w:r>
      <w:r w:rsidRPr="00864C67">
        <w:rPr>
          <w:rFonts w:ascii="Times New Roman" w:hAnsi="Times New Roman" w:cs="Times New Roman"/>
          <w:noProof/>
          <w:sz w:val="24"/>
          <w:szCs w:val="24"/>
        </w:rPr>
        <w:fldChar w:fldCharType="begin"/>
      </w:r>
      <w:r w:rsidRPr="00864C67">
        <w:rPr>
          <w:rFonts w:ascii="Times New Roman" w:hAnsi="Times New Roman" w:cs="Times New Roman"/>
          <w:noProof/>
          <w:sz w:val="24"/>
          <w:szCs w:val="24"/>
        </w:rPr>
        <w:instrText xml:space="preserve"> PAGEREF _Toc162207846 \h </w:instrText>
      </w:r>
      <w:r w:rsidRPr="00864C67">
        <w:rPr>
          <w:rFonts w:ascii="Times New Roman" w:hAnsi="Times New Roman" w:cs="Times New Roman"/>
          <w:noProof/>
          <w:sz w:val="24"/>
          <w:szCs w:val="24"/>
        </w:rPr>
      </w:r>
      <w:r w:rsidRPr="00864C67">
        <w:rPr>
          <w:rFonts w:ascii="Times New Roman" w:hAnsi="Times New Roman" w:cs="Times New Roman"/>
          <w:noProof/>
          <w:sz w:val="24"/>
          <w:szCs w:val="24"/>
        </w:rPr>
        <w:fldChar w:fldCharType="separate"/>
      </w:r>
      <w:r w:rsidRPr="00864C67">
        <w:rPr>
          <w:rFonts w:ascii="Times New Roman" w:hAnsi="Times New Roman" w:cs="Times New Roman"/>
          <w:noProof/>
          <w:sz w:val="24"/>
          <w:szCs w:val="24"/>
        </w:rPr>
        <w:t>73</w:t>
      </w:r>
      <w:r w:rsidRPr="00864C67">
        <w:rPr>
          <w:rFonts w:ascii="Times New Roman" w:hAnsi="Times New Roman" w:cs="Times New Roman"/>
          <w:noProof/>
          <w:sz w:val="24"/>
          <w:szCs w:val="24"/>
        </w:rPr>
        <w:fldChar w:fldCharType="end"/>
      </w:r>
    </w:p>
    <w:p w14:paraId="3C57BD45" w14:textId="11BAF37E" w:rsidR="00EB46BA" w:rsidRPr="00864C67" w:rsidRDefault="00EB46BA" w:rsidP="00864C67">
      <w:pPr>
        <w:pStyle w:val="SectionSubtitle"/>
      </w:pPr>
      <w:r w:rsidRPr="00864C67">
        <w:fldChar w:fldCharType="end"/>
      </w:r>
      <w:bookmarkStart w:id="135" w:name="_Toc162204981"/>
      <w:bookmarkStart w:id="136" w:name="_Toc162208169"/>
      <w:r w:rsidRPr="00864C67">
        <w:t>List of Supplemental Figures</w:t>
      </w:r>
      <w:bookmarkEnd w:id="135"/>
      <w:bookmarkEnd w:id="136"/>
    </w:p>
    <w:p w14:paraId="77FC94C1" w14:textId="0A5C8F77" w:rsidR="00864C67" w:rsidRPr="00864C67" w:rsidRDefault="00EB46BA" w:rsidP="00864C67">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864C67">
        <w:rPr>
          <w:rFonts w:ascii="Times New Roman" w:hAnsi="Times New Roman" w:cs="Times New Roman"/>
          <w:sz w:val="24"/>
          <w:szCs w:val="24"/>
        </w:rPr>
        <w:fldChar w:fldCharType="begin"/>
      </w:r>
      <w:r w:rsidRPr="00864C67">
        <w:rPr>
          <w:rFonts w:ascii="Times New Roman" w:hAnsi="Times New Roman" w:cs="Times New Roman"/>
          <w:sz w:val="24"/>
          <w:szCs w:val="24"/>
        </w:rPr>
        <w:instrText xml:space="preserve"> TOC \c "Figure S" </w:instrText>
      </w:r>
      <w:r w:rsidRPr="00864C67">
        <w:rPr>
          <w:rFonts w:ascii="Times New Roman" w:hAnsi="Times New Roman" w:cs="Times New Roman"/>
          <w:sz w:val="24"/>
          <w:szCs w:val="24"/>
        </w:rPr>
        <w:fldChar w:fldCharType="separate"/>
      </w:r>
      <w:r w:rsidR="00864C67" w:rsidRPr="00864C67">
        <w:rPr>
          <w:rFonts w:ascii="Times New Roman" w:hAnsi="Times New Roman" w:cs="Times New Roman"/>
          <w:noProof/>
          <w:sz w:val="24"/>
          <w:szCs w:val="24"/>
        </w:rPr>
        <w:t>Figure S1: Number of articles with coordination as a defining feature of sentinel behaviour across time</w:t>
      </w:r>
      <w:r w:rsidR="00864C67" w:rsidRPr="00864C67">
        <w:rPr>
          <w:rFonts w:ascii="Times New Roman" w:hAnsi="Times New Roman" w:cs="Times New Roman"/>
          <w:noProof/>
          <w:sz w:val="24"/>
          <w:szCs w:val="24"/>
        </w:rPr>
        <w:tab/>
      </w:r>
      <w:r w:rsidR="00864C67" w:rsidRPr="00864C67">
        <w:rPr>
          <w:rFonts w:ascii="Times New Roman" w:hAnsi="Times New Roman" w:cs="Times New Roman"/>
          <w:noProof/>
          <w:sz w:val="24"/>
          <w:szCs w:val="24"/>
        </w:rPr>
        <w:fldChar w:fldCharType="begin"/>
      </w:r>
      <w:r w:rsidR="00864C67" w:rsidRPr="00864C67">
        <w:rPr>
          <w:rFonts w:ascii="Times New Roman" w:hAnsi="Times New Roman" w:cs="Times New Roman"/>
          <w:noProof/>
          <w:sz w:val="24"/>
          <w:szCs w:val="24"/>
        </w:rPr>
        <w:instrText xml:space="preserve"> PAGEREF _Toc162207850 \h </w:instrText>
      </w:r>
      <w:r w:rsidR="00864C67" w:rsidRPr="00864C67">
        <w:rPr>
          <w:rFonts w:ascii="Times New Roman" w:hAnsi="Times New Roman" w:cs="Times New Roman"/>
          <w:noProof/>
          <w:sz w:val="24"/>
          <w:szCs w:val="24"/>
        </w:rPr>
      </w:r>
      <w:r w:rsidR="00864C67" w:rsidRPr="00864C67">
        <w:rPr>
          <w:rFonts w:ascii="Times New Roman" w:hAnsi="Times New Roman" w:cs="Times New Roman"/>
          <w:noProof/>
          <w:sz w:val="24"/>
          <w:szCs w:val="24"/>
        </w:rPr>
        <w:fldChar w:fldCharType="separate"/>
      </w:r>
      <w:r w:rsidR="00864C67" w:rsidRPr="00864C67">
        <w:rPr>
          <w:rFonts w:ascii="Times New Roman" w:hAnsi="Times New Roman" w:cs="Times New Roman"/>
          <w:noProof/>
          <w:sz w:val="24"/>
          <w:szCs w:val="24"/>
        </w:rPr>
        <w:t>63</w:t>
      </w:r>
      <w:r w:rsidR="00864C67" w:rsidRPr="00864C67">
        <w:rPr>
          <w:rFonts w:ascii="Times New Roman" w:hAnsi="Times New Roman" w:cs="Times New Roman"/>
          <w:noProof/>
          <w:sz w:val="24"/>
          <w:szCs w:val="24"/>
        </w:rPr>
        <w:fldChar w:fldCharType="end"/>
      </w:r>
    </w:p>
    <w:p w14:paraId="2FE39B69" w14:textId="4CEA821F" w:rsidR="00864C67" w:rsidRPr="00864C67" w:rsidRDefault="00864C67" w:rsidP="00864C67">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864C67">
        <w:rPr>
          <w:rFonts w:ascii="Times New Roman" w:hAnsi="Times New Roman" w:cs="Times New Roman"/>
          <w:noProof/>
          <w:sz w:val="24"/>
          <w:szCs w:val="24"/>
        </w:rPr>
        <w:t>Figure S2: Sentinel presence in commercial and green areas..</w:t>
      </w:r>
      <w:r w:rsidRPr="00864C67">
        <w:rPr>
          <w:rFonts w:ascii="Times New Roman" w:hAnsi="Times New Roman" w:cs="Times New Roman"/>
          <w:noProof/>
          <w:sz w:val="24"/>
          <w:szCs w:val="24"/>
        </w:rPr>
        <w:tab/>
      </w:r>
      <w:r w:rsidRPr="00864C67">
        <w:rPr>
          <w:rFonts w:ascii="Times New Roman" w:hAnsi="Times New Roman" w:cs="Times New Roman"/>
          <w:noProof/>
          <w:sz w:val="24"/>
          <w:szCs w:val="24"/>
        </w:rPr>
        <w:fldChar w:fldCharType="begin"/>
      </w:r>
      <w:r w:rsidRPr="00864C67">
        <w:rPr>
          <w:rFonts w:ascii="Times New Roman" w:hAnsi="Times New Roman" w:cs="Times New Roman"/>
          <w:noProof/>
          <w:sz w:val="24"/>
          <w:szCs w:val="24"/>
        </w:rPr>
        <w:instrText xml:space="preserve"> PAGEREF _Toc162207851 \h </w:instrText>
      </w:r>
      <w:r w:rsidRPr="00864C67">
        <w:rPr>
          <w:rFonts w:ascii="Times New Roman" w:hAnsi="Times New Roman" w:cs="Times New Roman"/>
          <w:noProof/>
          <w:sz w:val="24"/>
          <w:szCs w:val="24"/>
        </w:rPr>
      </w:r>
      <w:r w:rsidRPr="00864C67">
        <w:rPr>
          <w:rFonts w:ascii="Times New Roman" w:hAnsi="Times New Roman" w:cs="Times New Roman"/>
          <w:noProof/>
          <w:sz w:val="24"/>
          <w:szCs w:val="24"/>
        </w:rPr>
        <w:fldChar w:fldCharType="separate"/>
      </w:r>
      <w:r w:rsidRPr="00864C67">
        <w:rPr>
          <w:rFonts w:ascii="Times New Roman" w:hAnsi="Times New Roman" w:cs="Times New Roman"/>
          <w:noProof/>
          <w:sz w:val="24"/>
          <w:szCs w:val="24"/>
        </w:rPr>
        <w:t>66</w:t>
      </w:r>
      <w:r w:rsidRPr="00864C67">
        <w:rPr>
          <w:rFonts w:ascii="Times New Roman" w:hAnsi="Times New Roman" w:cs="Times New Roman"/>
          <w:noProof/>
          <w:sz w:val="24"/>
          <w:szCs w:val="24"/>
        </w:rPr>
        <w:fldChar w:fldCharType="end"/>
      </w:r>
    </w:p>
    <w:p w14:paraId="49CDE92E" w14:textId="70BA66DE" w:rsidR="00864C67" w:rsidRPr="00864C67" w:rsidRDefault="00864C67" w:rsidP="00864C67">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864C67">
        <w:rPr>
          <w:rFonts w:ascii="Times New Roman" w:hAnsi="Times New Roman" w:cs="Times New Roman"/>
          <w:noProof/>
          <w:sz w:val="24"/>
          <w:szCs w:val="24"/>
        </w:rPr>
        <w:t>Figure S3: Frequency plots of observations in the presence and absence of a sentinel.</w:t>
      </w:r>
      <w:r w:rsidRPr="00864C67">
        <w:rPr>
          <w:rFonts w:ascii="Times New Roman" w:hAnsi="Times New Roman" w:cs="Times New Roman"/>
          <w:noProof/>
          <w:sz w:val="24"/>
          <w:szCs w:val="24"/>
        </w:rPr>
        <w:tab/>
      </w:r>
      <w:r w:rsidRPr="00864C67">
        <w:rPr>
          <w:rFonts w:ascii="Times New Roman" w:hAnsi="Times New Roman" w:cs="Times New Roman"/>
          <w:noProof/>
          <w:sz w:val="24"/>
          <w:szCs w:val="24"/>
        </w:rPr>
        <w:fldChar w:fldCharType="begin"/>
      </w:r>
      <w:r w:rsidRPr="00864C67">
        <w:rPr>
          <w:rFonts w:ascii="Times New Roman" w:hAnsi="Times New Roman" w:cs="Times New Roman"/>
          <w:noProof/>
          <w:sz w:val="24"/>
          <w:szCs w:val="24"/>
        </w:rPr>
        <w:instrText xml:space="preserve"> PAGEREF _Toc162207852 \h </w:instrText>
      </w:r>
      <w:r w:rsidRPr="00864C67">
        <w:rPr>
          <w:rFonts w:ascii="Times New Roman" w:hAnsi="Times New Roman" w:cs="Times New Roman"/>
          <w:noProof/>
          <w:sz w:val="24"/>
          <w:szCs w:val="24"/>
        </w:rPr>
      </w:r>
      <w:r w:rsidRPr="00864C67">
        <w:rPr>
          <w:rFonts w:ascii="Times New Roman" w:hAnsi="Times New Roman" w:cs="Times New Roman"/>
          <w:noProof/>
          <w:sz w:val="24"/>
          <w:szCs w:val="24"/>
        </w:rPr>
        <w:fldChar w:fldCharType="separate"/>
      </w:r>
      <w:r w:rsidRPr="00864C67">
        <w:rPr>
          <w:rFonts w:ascii="Times New Roman" w:hAnsi="Times New Roman" w:cs="Times New Roman"/>
          <w:noProof/>
          <w:sz w:val="24"/>
          <w:szCs w:val="24"/>
        </w:rPr>
        <w:t>67</w:t>
      </w:r>
      <w:r w:rsidRPr="00864C67">
        <w:rPr>
          <w:rFonts w:ascii="Times New Roman" w:hAnsi="Times New Roman" w:cs="Times New Roman"/>
          <w:noProof/>
          <w:sz w:val="24"/>
          <w:szCs w:val="24"/>
        </w:rPr>
        <w:fldChar w:fldCharType="end"/>
      </w:r>
    </w:p>
    <w:p w14:paraId="7B7761F9" w14:textId="3A6E23C1" w:rsidR="00864C67" w:rsidRPr="00864C67" w:rsidRDefault="00864C67" w:rsidP="00864C67">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864C67">
        <w:rPr>
          <w:rFonts w:ascii="Times New Roman" w:hAnsi="Times New Roman" w:cs="Times New Roman"/>
          <w:noProof/>
          <w:sz w:val="24"/>
          <w:szCs w:val="24"/>
        </w:rPr>
        <w:t>Figure S4: Decreasing bout duration of all behaviours in response to increasing disturbance frequency.</w:t>
      </w:r>
      <w:r w:rsidRPr="00864C67">
        <w:rPr>
          <w:rFonts w:ascii="Times New Roman" w:hAnsi="Times New Roman" w:cs="Times New Roman"/>
          <w:noProof/>
          <w:sz w:val="24"/>
          <w:szCs w:val="24"/>
        </w:rPr>
        <w:tab/>
      </w:r>
      <w:r w:rsidRPr="00864C67">
        <w:rPr>
          <w:rFonts w:ascii="Times New Roman" w:hAnsi="Times New Roman" w:cs="Times New Roman"/>
          <w:noProof/>
          <w:sz w:val="24"/>
          <w:szCs w:val="24"/>
        </w:rPr>
        <w:fldChar w:fldCharType="begin"/>
      </w:r>
      <w:r w:rsidRPr="00864C67">
        <w:rPr>
          <w:rFonts w:ascii="Times New Roman" w:hAnsi="Times New Roman" w:cs="Times New Roman"/>
          <w:noProof/>
          <w:sz w:val="24"/>
          <w:szCs w:val="24"/>
        </w:rPr>
        <w:instrText xml:space="preserve"> PAGEREF _Toc162207853 \h </w:instrText>
      </w:r>
      <w:r w:rsidRPr="00864C67">
        <w:rPr>
          <w:rFonts w:ascii="Times New Roman" w:hAnsi="Times New Roman" w:cs="Times New Roman"/>
          <w:noProof/>
          <w:sz w:val="24"/>
          <w:szCs w:val="24"/>
        </w:rPr>
      </w:r>
      <w:r w:rsidRPr="00864C67">
        <w:rPr>
          <w:rFonts w:ascii="Times New Roman" w:hAnsi="Times New Roman" w:cs="Times New Roman"/>
          <w:noProof/>
          <w:sz w:val="24"/>
          <w:szCs w:val="24"/>
        </w:rPr>
        <w:fldChar w:fldCharType="separate"/>
      </w:r>
      <w:r w:rsidRPr="00864C67">
        <w:rPr>
          <w:rFonts w:ascii="Times New Roman" w:hAnsi="Times New Roman" w:cs="Times New Roman"/>
          <w:noProof/>
          <w:sz w:val="24"/>
          <w:szCs w:val="24"/>
        </w:rPr>
        <w:t>68</w:t>
      </w:r>
      <w:r w:rsidRPr="00864C67">
        <w:rPr>
          <w:rFonts w:ascii="Times New Roman" w:hAnsi="Times New Roman" w:cs="Times New Roman"/>
          <w:noProof/>
          <w:sz w:val="24"/>
          <w:szCs w:val="24"/>
        </w:rPr>
        <w:fldChar w:fldCharType="end"/>
      </w:r>
    </w:p>
    <w:p w14:paraId="2DF68C9D" w14:textId="60D086A3" w:rsidR="00864C67" w:rsidRPr="00864C67" w:rsidRDefault="00864C67" w:rsidP="00864C67">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864C67">
        <w:rPr>
          <w:rFonts w:ascii="Times New Roman" w:hAnsi="Times New Roman" w:cs="Times New Roman"/>
          <w:noProof/>
          <w:sz w:val="24"/>
          <w:szCs w:val="24"/>
        </w:rPr>
        <w:t>Figure S5: Mean bout duration in the presence and absence of bait. The dots represent the mean value, and the error bars represent the standard error.</w:t>
      </w:r>
      <w:r w:rsidRPr="00864C67">
        <w:rPr>
          <w:rFonts w:ascii="Times New Roman" w:hAnsi="Times New Roman" w:cs="Times New Roman"/>
          <w:noProof/>
          <w:sz w:val="24"/>
          <w:szCs w:val="24"/>
        </w:rPr>
        <w:tab/>
      </w:r>
      <w:r w:rsidRPr="00864C67">
        <w:rPr>
          <w:rFonts w:ascii="Times New Roman" w:hAnsi="Times New Roman" w:cs="Times New Roman"/>
          <w:noProof/>
          <w:sz w:val="24"/>
          <w:szCs w:val="24"/>
        </w:rPr>
        <w:fldChar w:fldCharType="begin"/>
      </w:r>
      <w:r w:rsidRPr="00864C67">
        <w:rPr>
          <w:rFonts w:ascii="Times New Roman" w:hAnsi="Times New Roman" w:cs="Times New Roman"/>
          <w:noProof/>
          <w:sz w:val="24"/>
          <w:szCs w:val="24"/>
        </w:rPr>
        <w:instrText xml:space="preserve"> PAGEREF _Toc162207854 \h </w:instrText>
      </w:r>
      <w:r w:rsidRPr="00864C67">
        <w:rPr>
          <w:rFonts w:ascii="Times New Roman" w:hAnsi="Times New Roman" w:cs="Times New Roman"/>
          <w:noProof/>
          <w:sz w:val="24"/>
          <w:szCs w:val="24"/>
        </w:rPr>
      </w:r>
      <w:r w:rsidRPr="00864C67">
        <w:rPr>
          <w:rFonts w:ascii="Times New Roman" w:hAnsi="Times New Roman" w:cs="Times New Roman"/>
          <w:noProof/>
          <w:sz w:val="24"/>
          <w:szCs w:val="24"/>
        </w:rPr>
        <w:fldChar w:fldCharType="separate"/>
      </w:r>
      <w:r w:rsidRPr="00864C67">
        <w:rPr>
          <w:rFonts w:ascii="Times New Roman" w:hAnsi="Times New Roman" w:cs="Times New Roman"/>
          <w:noProof/>
          <w:sz w:val="24"/>
          <w:szCs w:val="24"/>
        </w:rPr>
        <w:t>70</w:t>
      </w:r>
      <w:r w:rsidRPr="00864C67">
        <w:rPr>
          <w:rFonts w:ascii="Times New Roman" w:hAnsi="Times New Roman" w:cs="Times New Roman"/>
          <w:noProof/>
          <w:sz w:val="24"/>
          <w:szCs w:val="24"/>
        </w:rPr>
        <w:fldChar w:fldCharType="end"/>
      </w:r>
    </w:p>
    <w:p w14:paraId="667D1FF3" w14:textId="56BA02A8" w:rsidR="00864C67" w:rsidRPr="00864C67" w:rsidRDefault="00864C67" w:rsidP="00864C67">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864C67">
        <w:rPr>
          <w:rFonts w:ascii="Times New Roman" w:hAnsi="Times New Roman" w:cs="Times New Roman"/>
          <w:noProof/>
          <w:sz w:val="24"/>
          <w:szCs w:val="24"/>
        </w:rPr>
        <w:t>Figure S6: Mean forager peck rate in the presence and absence of bait. The dots represent the mean value, and the error bars represent the standard error.</w:t>
      </w:r>
      <w:r w:rsidRPr="00864C67">
        <w:rPr>
          <w:rFonts w:ascii="Times New Roman" w:hAnsi="Times New Roman" w:cs="Times New Roman"/>
          <w:noProof/>
          <w:sz w:val="24"/>
          <w:szCs w:val="24"/>
        </w:rPr>
        <w:tab/>
      </w:r>
      <w:r w:rsidRPr="00864C67">
        <w:rPr>
          <w:rFonts w:ascii="Times New Roman" w:hAnsi="Times New Roman" w:cs="Times New Roman"/>
          <w:noProof/>
          <w:sz w:val="24"/>
          <w:szCs w:val="24"/>
        </w:rPr>
        <w:fldChar w:fldCharType="begin"/>
      </w:r>
      <w:r w:rsidRPr="00864C67">
        <w:rPr>
          <w:rFonts w:ascii="Times New Roman" w:hAnsi="Times New Roman" w:cs="Times New Roman"/>
          <w:noProof/>
          <w:sz w:val="24"/>
          <w:szCs w:val="24"/>
        </w:rPr>
        <w:instrText xml:space="preserve"> PAGEREF _Toc162207855 \h </w:instrText>
      </w:r>
      <w:r w:rsidRPr="00864C67">
        <w:rPr>
          <w:rFonts w:ascii="Times New Roman" w:hAnsi="Times New Roman" w:cs="Times New Roman"/>
          <w:noProof/>
          <w:sz w:val="24"/>
          <w:szCs w:val="24"/>
        </w:rPr>
      </w:r>
      <w:r w:rsidRPr="00864C67">
        <w:rPr>
          <w:rFonts w:ascii="Times New Roman" w:hAnsi="Times New Roman" w:cs="Times New Roman"/>
          <w:noProof/>
          <w:sz w:val="24"/>
          <w:szCs w:val="24"/>
        </w:rPr>
        <w:fldChar w:fldCharType="separate"/>
      </w:r>
      <w:r w:rsidRPr="00864C67">
        <w:rPr>
          <w:rFonts w:ascii="Times New Roman" w:hAnsi="Times New Roman" w:cs="Times New Roman"/>
          <w:noProof/>
          <w:sz w:val="24"/>
          <w:szCs w:val="24"/>
        </w:rPr>
        <w:t>71</w:t>
      </w:r>
      <w:r w:rsidRPr="00864C67">
        <w:rPr>
          <w:rFonts w:ascii="Times New Roman" w:hAnsi="Times New Roman" w:cs="Times New Roman"/>
          <w:noProof/>
          <w:sz w:val="24"/>
          <w:szCs w:val="24"/>
        </w:rPr>
        <w:fldChar w:fldCharType="end"/>
      </w:r>
    </w:p>
    <w:p w14:paraId="693FA0F7" w14:textId="1D23F2B8" w:rsidR="00864C67" w:rsidRPr="00864C67" w:rsidRDefault="00864C67" w:rsidP="00864C67">
      <w:pPr>
        <w:pStyle w:val="TableofFigures"/>
        <w:tabs>
          <w:tab w:val="right" w:leader="dot" w:pos="9350"/>
        </w:tabs>
        <w:spacing w:after="240"/>
        <w:rPr>
          <w:rFonts w:ascii="Times New Roman" w:eastAsiaTheme="minorEastAsia" w:hAnsi="Times New Roman" w:cs="Times New Roman"/>
          <w:noProof/>
          <w:kern w:val="2"/>
          <w:sz w:val="24"/>
          <w:szCs w:val="24"/>
          <w:lang w:eastAsia="en-CA"/>
          <w14:ligatures w14:val="standardContextual"/>
        </w:rPr>
      </w:pPr>
      <w:r w:rsidRPr="00864C67">
        <w:rPr>
          <w:rFonts w:ascii="Times New Roman" w:hAnsi="Times New Roman" w:cs="Times New Roman"/>
          <w:noProof/>
          <w:sz w:val="24"/>
          <w:szCs w:val="24"/>
        </w:rPr>
        <w:t>Figure S7: Number of transitions performed by foragers in the presence and absence of bait. The dots represent the mean value, and the error bars represent the standard error.</w:t>
      </w:r>
      <w:r w:rsidRPr="00864C67">
        <w:rPr>
          <w:rFonts w:ascii="Times New Roman" w:hAnsi="Times New Roman" w:cs="Times New Roman"/>
          <w:noProof/>
          <w:sz w:val="24"/>
          <w:szCs w:val="24"/>
        </w:rPr>
        <w:tab/>
      </w:r>
      <w:r w:rsidRPr="00864C67">
        <w:rPr>
          <w:rFonts w:ascii="Times New Roman" w:hAnsi="Times New Roman" w:cs="Times New Roman"/>
          <w:noProof/>
          <w:sz w:val="24"/>
          <w:szCs w:val="24"/>
        </w:rPr>
        <w:fldChar w:fldCharType="begin"/>
      </w:r>
      <w:r w:rsidRPr="00864C67">
        <w:rPr>
          <w:rFonts w:ascii="Times New Roman" w:hAnsi="Times New Roman" w:cs="Times New Roman"/>
          <w:noProof/>
          <w:sz w:val="24"/>
          <w:szCs w:val="24"/>
        </w:rPr>
        <w:instrText xml:space="preserve"> PAGEREF _Toc162207856 \h </w:instrText>
      </w:r>
      <w:r w:rsidRPr="00864C67">
        <w:rPr>
          <w:rFonts w:ascii="Times New Roman" w:hAnsi="Times New Roman" w:cs="Times New Roman"/>
          <w:noProof/>
          <w:sz w:val="24"/>
          <w:szCs w:val="24"/>
        </w:rPr>
      </w:r>
      <w:r w:rsidRPr="00864C67">
        <w:rPr>
          <w:rFonts w:ascii="Times New Roman" w:hAnsi="Times New Roman" w:cs="Times New Roman"/>
          <w:noProof/>
          <w:sz w:val="24"/>
          <w:szCs w:val="24"/>
        </w:rPr>
        <w:fldChar w:fldCharType="separate"/>
      </w:r>
      <w:r w:rsidRPr="00864C67">
        <w:rPr>
          <w:rFonts w:ascii="Times New Roman" w:hAnsi="Times New Roman" w:cs="Times New Roman"/>
          <w:noProof/>
          <w:sz w:val="24"/>
          <w:szCs w:val="24"/>
        </w:rPr>
        <w:t>72</w:t>
      </w:r>
      <w:r w:rsidRPr="00864C67">
        <w:rPr>
          <w:rFonts w:ascii="Times New Roman" w:hAnsi="Times New Roman" w:cs="Times New Roman"/>
          <w:noProof/>
          <w:sz w:val="24"/>
          <w:szCs w:val="24"/>
        </w:rPr>
        <w:fldChar w:fldCharType="end"/>
      </w:r>
    </w:p>
    <w:p w14:paraId="4D6A3566" w14:textId="490F0EF4" w:rsidR="00EB46BA" w:rsidRPr="006843E1" w:rsidRDefault="00EB46BA" w:rsidP="00864C67">
      <w:pPr>
        <w:pStyle w:val="SectionSubtitle"/>
        <w:spacing w:after="240"/>
        <w:sectPr w:rsidR="00EB46BA" w:rsidRPr="006843E1" w:rsidSect="00F71CFB">
          <w:headerReference w:type="default" r:id="rId66"/>
          <w:pgSz w:w="12240" w:h="15840"/>
          <w:pgMar w:top="1440" w:right="1440" w:bottom="1440" w:left="1440" w:header="720" w:footer="720" w:gutter="0"/>
          <w:cols w:space="720"/>
        </w:sectPr>
      </w:pPr>
      <w:r w:rsidRPr="00864C67">
        <w:rPr>
          <w:rFonts w:cs="Times New Roman"/>
          <w:b w:val="0"/>
          <w:sz w:val="24"/>
          <w:szCs w:val="24"/>
        </w:rPr>
        <w:fldChar w:fldCharType="end"/>
      </w:r>
    </w:p>
    <w:p w14:paraId="5B52AC99" w14:textId="28120A7C" w:rsidR="007A5239" w:rsidRPr="004E4EAA" w:rsidRDefault="007A5239" w:rsidP="00215D50">
      <w:pPr>
        <w:pStyle w:val="SectionText0"/>
      </w:pPr>
      <w:bookmarkStart w:id="137" w:name="_Toc151366450"/>
      <w:r w:rsidRPr="004E4EAA">
        <w:rPr>
          <w:noProof/>
          <w14:ligatures w14:val="standardContextual"/>
        </w:rPr>
        <w:lastRenderedPageBreak/>
        <mc:AlternateContent>
          <mc:Choice Requires="wps">
            <w:drawing>
              <wp:anchor distT="0" distB="0" distL="114300" distR="114300" simplePos="0" relativeHeight="251663360" behindDoc="0" locked="0" layoutInCell="1" allowOverlap="1" wp14:anchorId="1642241C" wp14:editId="57290113">
                <wp:simplePos x="0" y="0"/>
                <wp:positionH relativeFrom="leftMargin">
                  <wp:align>right</wp:align>
                </wp:positionH>
                <wp:positionV relativeFrom="paragraph">
                  <wp:posOffset>2516032</wp:posOffset>
                </wp:positionV>
                <wp:extent cx="1675790" cy="279271"/>
                <wp:effectExtent l="0" t="6350" r="0" b="0"/>
                <wp:wrapNone/>
                <wp:docPr id="1901822566" name="Text Box 2"/>
                <wp:cNvGraphicFramePr/>
                <a:graphic xmlns:a="http://schemas.openxmlformats.org/drawingml/2006/main">
                  <a:graphicData uri="http://schemas.microsoft.com/office/word/2010/wordprocessingShape">
                    <wps:wsp>
                      <wps:cNvSpPr txBox="1"/>
                      <wps:spPr>
                        <a:xfrm rot="16200000">
                          <a:off x="0" y="0"/>
                          <a:ext cx="1675790" cy="279271"/>
                        </a:xfrm>
                        <a:prstGeom prst="rect">
                          <a:avLst/>
                        </a:prstGeom>
                        <a:solidFill>
                          <a:schemeClr val="lt1"/>
                        </a:solidFill>
                        <a:ln w="6350">
                          <a:noFill/>
                        </a:ln>
                      </wps:spPr>
                      <wps:txbx>
                        <w:txbxContent>
                          <w:p w14:paraId="2BC0D6B8" w14:textId="77777777" w:rsidR="007A5239" w:rsidRDefault="007A5239" w:rsidP="007A5239">
                            <w:pPr>
                              <w:rPr>
                                <w:rFonts w:ascii="Times New Roman" w:hAnsi="Times New Roman" w:cs="Times New Roman"/>
                                <w:sz w:val="24"/>
                                <w:szCs w:val="24"/>
                              </w:rPr>
                            </w:pPr>
                            <w:r>
                              <w:rPr>
                                <w:rFonts w:ascii="Times New Roman" w:hAnsi="Times New Roman" w:cs="Times New Roman"/>
                                <w:sz w:val="24"/>
                                <w:szCs w:val="24"/>
                              </w:rPr>
                              <w:t>Number of articles</w:t>
                            </w:r>
                          </w:p>
                          <w:p w14:paraId="1FFA2B0F" w14:textId="77777777" w:rsidR="007A5239" w:rsidRPr="00060D3A" w:rsidRDefault="007A5239" w:rsidP="007A5239">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42241C" id="_x0000_t202" coordsize="21600,21600" o:spt="202" path="m,l,21600r21600,l21600,xe">
                <v:stroke joinstyle="miter"/>
                <v:path gradientshapeok="t" o:connecttype="rect"/>
              </v:shapetype>
              <v:shape id="Text Box 2" o:spid="_x0000_s1026" type="#_x0000_t202" style="position:absolute;margin-left:80.75pt;margin-top:198.1pt;width:131.95pt;height:22pt;rotation:-90;z-index:25166336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" fillcolor="white [3201]" stroked="f" strokeweight=".5pt">
                <v:textbox>
                  <w:txbxContent>
                    <w:p w14:paraId="2BC0D6B8" w14:textId="77777777" w:rsidR="007A5239" w:rsidRDefault="007A5239" w:rsidP="007A5239">
                      <w:pPr>
                        <w:rPr>
                          <w:rFonts w:ascii="Times New Roman" w:hAnsi="Times New Roman" w:cs="Times New Roman"/>
                          <w:sz w:val="24"/>
                          <w:szCs w:val="24"/>
                        </w:rPr>
                      </w:pPr>
                      <w:r>
                        <w:rPr>
                          <w:rFonts w:ascii="Times New Roman" w:hAnsi="Times New Roman" w:cs="Times New Roman"/>
                          <w:sz w:val="24"/>
                          <w:szCs w:val="24"/>
                        </w:rPr>
                        <w:t>Number of articles</w:t>
                      </w:r>
                    </w:p>
                    <w:p w14:paraId="1FFA2B0F" w14:textId="77777777" w:rsidR="007A5239" w:rsidRPr="00060D3A" w:rsidRDefault="007A5239" w:rsidP="007A5239">
                      <w:pPr>
                        <w:rPr>
                          <w:rFonts w:ascii="Times New Roman" w:hAnsi="Times New Roman" w:cs="Times New Roman"/>
                          <w:sz w:val="24"/>
                          <w:szCs w:val="24"/>
                        </w:rPr>
                      </w:pPr>
                    </w:p>
                  </w:txbxContent>
                </v:textbox>
                <w10:wrap anchorx="margin"/>
              </v:shape>
            </w:pict>
          </mc:Fallback>
        </mc:AlternateContent>
      </w:r>
      <w:r w:rsidRPr="004E4EAA">
        <w:rPr>
          <w:noProof/>
          <w14:ligatures w14:val="standardContextual"/>
        </w:rPr>
        <mc:AlternateContent>
          <mc:Choice Requires="wps">
            <w:drawing>
              <wp:anchor distT="0" distB="0" distL="114300" distR="114300" simplePos="0" relativeHeight="251664384" behindDoc="0" locked="0" layoutInCell="1" allowOverlap="1" wp14:anchorId="1941C56B" wp14:editId="2BCFFD4E">
                <wp:simplePos x="0" y="0"/>
                <wp:positionH relativeFrom="leftMargin">
                  <wp:posOffset>4302239</wp:posOffset>
                </wp:positionH>
                <wp:positionV relativeFrom="paragraph">
                  <wp:posOffset>5219690</wp:posOffset>
                </wp:positionV>
                <wp:extent cx="3533242" cy="279271"/>
                <wp:effectExtent l="0" t="0" r="0" b="6985"/>
                <wp:wrapNone/>
                <wp:docPr id="276882948" name="Text Box 2"/>
                <wp:cNvGraphicFramePr/>
                <a:graphic xmlns:a="http://schemas.openxmlformats.org/drawingml/2006/main">
                  <a:graphicData uri="http://schemas.microsoft.com/office/word/2010/wordprocessingShape">
                    <wps:wsp>
                      <wps:cNvSpPr txBox="1"/>
                      <wps:spPr>
                        <a:xfrm>
                          <a:off x="0" y="0"/>
                          <a:ext cx="3533242" cy="279271"/>
                        </a:xfrm>
                        <a:prstGeom prst="rect">
                          <a:avLst/>
                        </a:prstGeom>
                        <a:solidFill>
                          <a:schemeClr val="lt1"/>
                        </a:solidFill>
                        <a:ln w="6350">
                          <a:noFill/>
                        </a:ln>
                      </wps:spPr>
                      <wps:txbx>
                        <w:txbxContent>
                          <w:p w14:paraId="3AFD8AC1" w14:textId="77777777" w:rsidR="007A5239" w:rsidRPr="00060D3A" w:rsidRDefault="007A5239" w:rsidP="007A5239">
                            <w:pPr>
                              <w:rPr>
                                <w:rFonts w:ascii="Times New Roman" w:hAnsi="Times New Roman" w:cs="Times New Roman"/>
                                <w:sz w:val="24"/>
                                <w:szCs w:val="24"/>
                              </w:rPr>
                            </w:pPr>
                            <w:r>
                              <w:rPr>
                                <w:rFonts w:ascii="Times New Roman" w:hAnsi="Times New Roman" w:cs="Times New Roman"/>
                                <w:sz w:val="24"/>
                                <w:szCs w:val="24"/>
                              </w:rPr>
                              <w:t>Coordination as defining feature of sentinel behaviour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41C56B" id="_x0000_s1027" type="#_x0000_t202" style="position:absolute;margin-left:338.75pt;margin-top:411pt;width:278.2pt;height:22pt;z-index:2516643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" fillcolor="white [3201]" stroked="f" strokeweight=".5pt">
                <v:textbox>
                  <w:txbxContent>
                    <w:p w14:paraId="3AFD8AC1" w14:textId="77777777" w:rsidR="007A5239" w:rsidRPr="00060D3A" w:rsidRDefault="007A5239" w:rsidP="007A5239">
                      <w:pPr>
                        <w:rPr>
                          <w:rFonts w:ascii="Times New Roman" w:hAnsi="Times New Roman" w:cs="Times New Roman"/>
                          <w:sz w:val="24"/>
                          <w:szCs w:val="24"/>
                        </w:rPr>
                      </w:pPr>
                      <w:r>
                        <w:rPr>
                          <w:rFonts w:ascii="Times New Roman" w:hAnsi="Times New Roman" w:cs="Times New Roman"/>
                          <w:sz w:val="24"/>
                          <w:szCs w:val="24"/>
                        </w:rPr>
                        <w:t>Coordination as defining feature of sentinel behaviour</w:t>
                      </w:r>
                    </w:p>
                  </w:txbxContent>
                </v:textbox>
                <w10:wrap anchorx="margin"/>
              </v:shape>
            </w:pict>
          </mc:Fallback>
        </mc:AlternateContent>
      </w:r>
      <w:r w:rsidRPr="00215D50">
        <w:rPr>
          <w:noProof/>
        </w:rPr>
        <w:drawing>
          <wp:inline distT="0" distB="0" distL="0" distR="0" wp14:anchorId="200AC179" wp14:editId="510DFDC6">
            <wp:extent cx="9062113" cy="5581934"/>
            <wp:effectExtent l="0" t="0" r="5715" b="0"/>
            <wp:docPr id="1334063342" name="Chart 1">
              <a:extLst xmlns:a="http://schemas.openxmlformats.org/drawingml/2006/main">
                <a:ext uri="{FF2B5EF4-FFF2-40B4-BE49-F238E27FC236}">
                  <a16:creationId xmlns:a16="http://schemas.microsoft.com/office/drawing/2014/main" id="{E2F2A7D3-F09E-1F80-3156-55C15F46C86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0DB454BC" w14:textId="7906B4EB" w:rsidR="007A5239" w:rsidRPr="004E4EAA" w:rsidRDefault="007A5239" w:rsidP="007A5239">
      <w:pPr>
        <w:pStyle w:val="BetterCaption"/>
        <w:rPr>
          <w:b w:val="0"/>
          <w:bCs w:val="0"/>
        </w:rPr>
      </w:pPr>
      <w:bookmarkStart w:id="138" w:name="_Ref162209621"/>
      <w:bookmarkStart w:id="139" w:name="_Toc155329787"/>
      <w:bookmarkStart w:id="140" w:name="_Toc162207850"/>
      <w:bookmarkStart w:id="141" w:name="_Ref162209616"/>
      <w:r w:rsidRPr="004E4EAA">
        <w:t>Figure S</w:t>
      </w:r>
      <w:r w:rsidRPr="004E4EAA">
        <w:fldChar w:fldCharType="begin"/>
      </w:r>
      <w:r w:rsidRPr="004E4EAA">
        <w:instrText xml:space="preserve"> SEQ Figure_S \* ARABIC </w:instrText>
      </w:r>
      <w:r w:rsidRPr="004E4EAA">
        <w:fldChar w:fldCharType="separate"/>
      </w:r>
      <w:r>
        <w:rPr>
          <w:noProof/>
        </w:rPr>
        <w:t>1</w:t>
      </w:r>
      <w:r w:rsidRPr="004E4EAA">
        <w:fldChar w:fldCharType="end"/>
      </w:r>
      <w:bookmarkEnd w:id="138"/>
      <w:r w:rsidRPr="004E4EAA">
        <w:t>:</w:t>
      </w:r>
      <w:r w:rsidRPr="004E4EAA">
        <w:rPr>
          <w:b w:val="0"/>
          <w:bCs w:val="0"/>
        </w:rPr>
        <w:t xml:space="preserve"> Number of articles with coordination as a defining feature of sentinel </w:t>
      </w:r>
      <w:proofErr w:type="spellStart"/>
      <w:r w:rsidRPr="004E4EAA">
        <w:rPr>
          <w:b w:val="0"/>
          <w:bCs w:val="0"/>
        </w:rPr>
        <w:t>behaviour</w:t>
      </w:r>
      <w:proofErr w:type="spellEnd"/>
      <w:r w:rsidRPr="004E4EAA">
        <w:rPr>
          <w:b w:val="0"/>
          <w:bCs w:val="0"/>
        </w:rPr>
        <w:t xml:space="preserve"> across </w:t>
      </w:r>
      <w:proofErr w:type="gramStart"/>
      <w:r w:rsidRPr="004E4EAA">
        <w:rPr>
          <w:b w:val="0"/>
          <w:bCs w:val="0"/>
        </w:rPr>
        <w:t>time</w:t>
      </w:r>
      <w:bookmarkEnd w:id="139"/>
      <w:bookmarkEnd w:id="140"/>
      <w:bookmarkEnd w:id="141"/>
      <w:proofErr w:type="gramEnd"/>
    </w:p>
    <w:p w14:paraId="5A235A08" w14:textId="77777777" w:rsidR="007A5239" w:rsidRPr="00A24D3D" w:rsidRDefault="007A5239" w:rsidP="007A5239">
      <w:pPr>
        <w:pStyle w:val="ChapterTitleB"/>
        <w:rPr>
          <w:lang w:val="en"/>
        </w:rPr>
        <w:sectPr w:rsidR="007A5239" w:rsidRPr="00A24D3D" w:rsidSect="00F71CFB">
          <w:headerReference w:type="default" r:id="rId68"/>
          <w:pgSz w:w="15840" w:h="12240" w:orient="landscape"/>
          <w:pgMar w:top="720" w:right="720" w:bottom="720" w:left="720" w:header="720" w:footer="720" w:gutter="0"/>
          <w:cols w:space="720"/>
          <w:docGrid w:linePitch="299"/>
        </w:sectPr>
      </w:pPr>
    </w:p>
    <w:p w14:paraId="218E0202" w14:textId="50461631" w:rsidR="00672C4A" w:rsidRPr="006843E1" w:rsidRDefault="00672C4A" w:rsidP="007A5239">
      <w:pPr>
        <w:pStyle w:val="SectionText0"/>
      </w:pPr>
      <w:bookmarkStart w:id="142" w:name="_Ref162209953"/>
      <w:bookmarkStart w:id="143" w:name="_Toc162207843"/>
      <w:r w:rsidRPr="007A5239">
        <w:rPr>
          <w:rStyle w:val="CaptionBChar"/>
          <w:rFonts w:eastAsia="Arial"/>
        </w:rPr>
        <w:lastRenderedPageBreak/>
        <w:t>Table S</w:t>
      </w:r>
      <w:r w:rsidRPr="007A5239">
        <w:rPr>
          <w:rStyle w:val="CaptionBChar"/>
          <w:rFonts w:eastAsia="Arial"/>
        </w:rPr>
        <w:fldChar w:fldCharType="begin"/>
      </w:r>
      <w:r w:rsidRPr="007A5239">
        <w:rPr>
          <w:rStyle w:val="CaptionBChar"/>
          <w:rFonts w:eastAsia="Arial"/>
        </w:rPr>
        <w:instrText xml:space="preserve"> SEQ Table_S \* ARABIC </w:instrText>
      </w:r>
      <w:r w:rsidRPr="007A5239">
        <w:rPr>
          <w:rStyle w:val="CaptionBChar"/>
          <w:rFonts w:eastAsia="Arial"/>
        </w:rPr>
        <w:fldChar w:fldCharType="separate"/>
      </w:r>
      <w:r w:rsidR="006B3590">
        <w:rPr>
          <w:rStyle w:val="CaptionBChar"/>
          <w:rFonts w:eastAsia="Arial"/>
          <w:noProof/>
        </w:rPr>
        <w:t>1</w:t>
      </w:r>
      <w:r w:rsidRPr="007A5239">
        <w:rPr>
          <w:rStyle w:val="CaptionBChar"/>
          <w:rFonts w:eastAsia="Arial"/>
        </w:rPr>
        <w:fldChar w:fldCharType="end"/>
      </w:r>
      <w:bookmarkEnd w:id="142"/>
      <w:r w:rsidRPr="007A5239">
        <w:rPr>
          <w:rStyle w:val="CaptionBChar"/>
          <w:rFonts w:eastAsia="Arial"/>
        </w:rPr>
        <w:t>:</w:t>
      </w:r>
      <w:r w:rsidRPr="006843E1">
        <w:t xml:space="preserve"> Explanation of generalized environment</w:t>
      </w:r>
      <w:bookmarkEnd w:id="134"/>
      <w:bookmarkEnd w:id="137"/>
      <w:r w:rsidR="00547079" w:rsidRPr="006843E1">
        <w:t>.</w:t>
      </w:r>
      <w:bookmarkEnd w:id="143"/>
    </w:p>
    <w:tbl>
      <w:tblPr>
        <w:tblStyle w:val="1"/>
        <w:tblW w:w="93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67"/>
        <w:gridCol w:w="6383"/>
      </w:tblGrid>
      <w:tr w:rsidR="00672C4A" w:rsidRPr="006843E1" w14:paraId="443CCDB7" w14:textId="77777777" w:rsidTr="00672C4A">
        <w:trPr>
          <w:trHeight w:val="227"/>
        </w:trPr>
        <w:tc>
          <w:tcPr>
            <w:tcW w:w="2967" w:type="dxa"/>
            <w:shd w:val="clear" w:color="auto" w:fill="999999"/>
            <w:tcMar>
              <w:top w:w="100" w:type="dxa"/>
              <w:left w:w="100" w:type="dxa"/>
              <w:bottom w:w="100" w:type="dxa"/>
              <w:right w:w="100" w:type="dxa"/>
            </w:tcMar>
          </w:tcPr>
          <w:p w14:paraId="2D4622A7" w14:textId="77777777" w:rsidR="00672C4A" w:rsidRPr="006843E1" w:rsidRDefault="00672C4A"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Generalized Environment</w:t>
            </w:r>
          </w:p>
        </w:tc>
        <w:tc>
          <w:tcPr>
            <w:tcW w:w="6383" w:type="dxa"/>
            <w:shd w:val="clear" w:color="auto" w:fill="999999"/>
            <w:tcMar>
              <w:top w:w="100" w:type="dxa"/>
              <w:left w:w="100" w:type="dxa"/>
              <w:bottom w:w="100" w:type="dxa"/>
              <w:right w:w="100" w:type="dxa"/>
            </w:tcMar>
          </w:tcPr>
          <w:p w14:paraId="76AC1F61" w14:textId="77777777" w:rsidR="00672C4A" w:rsidRPr="006843E1" w:rsidRDefault="00672C4A"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Zones included</w:t>
            </w:r>
          </w:p>
        </w:tc>
      </w:tr>
      <w:tr w:rsidR="00672C4A" w:rsidRPr="006843E1" w14:paraId="3049D568" w14:textId="77777777" w:rsidTr="00672C4A">
        <w:trPr>
          <w:trHeight w:val="453"/>
        </w:trPr>
        <w:tc>
          <w:tcPr>
            <w:tcW w:w="2967" w:type="dxa"/>
            <w:shd w:val="clear" w:color="auto" w:fill="auto"/>
            <w:tcMar>
              <w:top w:w="100" w:type="dxa"/>
              <w:left w:w="100" w:type="dxa"/>
              <w:bottom w:w="100" w:type="dxa"/>
              <w:right w:w="100" w:type="dxa"/>
            </w:tcMar>
          </w:tcPr>
          <w:p w14:paraId="6BACBA86" w14:textId="77777777" w:rsidR="00672C4A" w:rsidRPr="006843E1" w:rsidRDefault="00672C4A"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Commercial Area</w:t>
            </w:r>
          </w:p>
        </w:tc>
        <w:tc>
          <w:tcPr>
            <w:tcW w:w="6383" w:type="dxa"/>
            <w:shd w:val="clear" w:color="auto" w:fill="auto"/>
            <w:tcMar>
              <w:top w:w="100" w:type="dxa"/>
              <w:left w:w="100" w:type="dxa"/>
              <w:bottom w:w="100" w:type="dxa"/>
              <w:right w:w="100" w:type="dxa"/>
            </w:tcMar>
          </w:tcPr>
          <w:p w14:paraId="5C7C86BD" w14:textId="77777777" w:rsidR="00672C4A" w:rsidRPr="006843E1" w:rsidRDefault="00672C4A"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Arterial Commercial, Business Commercial Employment, Community Commercial, Major Commercial</w:t>
            </w:r>
          </w:p>
        </w:tc>
      </w:tr>
      <w:tr w:rsidR="00672C4A" w:rsidRPr="006843E1" w14:paraId="318D3250" w14:textId="77777777" w:rsidTr="00672C4A">
        <w:trPr>
          <w:trHeight w:val="506"/>
        </w:trPr>
        <w:tc>
          <w:tcPr>
            <w:tcW w:w="2967" w:type="dxa"/>
            <w:shd w:val="clear" w:color="auto" w:fill="auto"/>
            <w:tcMar>
              <w:top w:w="100" w:type="dxa"/>
              <w:left w:w="100" w:type="dxa"/>
              <w:bottom w:w="100" w:type="dxa"/>
              <w:right w:w="100" w:type="dxa"/>
            </w:tcMar>
          </w:tcPr>
          <w:p w14:paraId="1B8CBAF8" w14:textId="77777777" w:rsidR="00672C4A" w:rsidRPr="00B8527A" w:rsidRDefault="00672C4A" w:rsidP="00B8527A">
            <w:pPr>
              <w:pStyle w:val="SectionText"/>
            </w:pPr>
            <w:r w:rsidRPr="00B8527A">
              <w:t>Green Area</w:t>
            </w:r>
          </w:p>
        </w:tc>
        <w:tc>
          <w:tcPr>
            <w:tcW w:w="6383" w:type="dxa"/>
            <w:shd w:val="clear" w:color="auto" w:fill="auto"/>
            <w:tcMar>
              <w:top w:w="100" w:type="dxa"/>
              <w:left w:w="100" w:type="dxa"/>
              <w:bottom w:w="100" w:type="dxa"/>
              <w:right w:w="100" w:type="dxa"/>
            </w:tcMar>
          </w:tcPr>
          <w:p w14:paraId="00ED7AD0" w14:textId="77777777" w:rsidR="00672C4A" w:rsidRPr="00B8527A" w:rsidRDefault="00672C4A" w:rsidP="00B8527A">
            <w:pPr>
              <w:pStyle w:val="SectionText"/>
            </w:pPr>
            <w:r w:rsidRPr="00B8527A">
              <w:t>Major Green Space, Minor Green Space</w:t>
            </w:r>
          </w:p>
        </w:tc>
      </w:tr>
    </w:tbl>
    <w:p w14:paraId="306A7317" w14:textId="77777777" w:rsidR="00716C28" w:rsidRPr="00B8527A" w:rsidRDefault="00C35A86" w:rsidP="00B8527A">
      <w:pPr>
        <w:pStyle w:val="SectionText"/>
        <w:sectPr w:rsidR="00716C28" w:rsidRPr="00B8527A" w:rsidSect="00F71CFB">
          <w:headerReference w:type="default" r:id="rId69"/>
          <w:pgSz w:w="12240" w:h="15840"/>
          <w:pgMar w:top="1440" w:right="1440" w:bottom="1440" w:left="1440" w:header="720" w:footer="720" w:gutter="0"/>
          <w:cols w:space="720"/>
        </w:sectPr>
      </w:pPr>
      <w:r w:rsidRPr="00B8527A">
        <w:t>Each zone type was identified using the St. Catharines and Niagara zoning maps for each sampling location.</w:t>
      </w:r>
    </w:p>
    <w:p w14:paraId="42788596" w14:textId="0CEBA62B" w:rsidR="00716C28" w:rsidRPr="006843E1" w:rsidRDefault="00716C28" w:rsidP="007A5239">
      <w:pPr>
        <w:pStyle w:val="SectionText0"/>
      </w:pPr>
      <w:bookmarkStart w:id="144" w:name="_Ref151136928"/>
      <w:bookmarkStart w:id="145" w:name="_Ref151136924"/>
      <w:bookmarkStart w:id="146" w:name="_Toc151366372"/>
      <w:bookmarkStart w:id="147" w:name="_Toc151366451"/>
      <w:bookmarkStart w:id="148" w:name="_Toc162207844"/>
      <w:r w:rsidRPr="007A5239">
        <w:rPr>
          <w:rStyle w:val="CaptionBChar"/>
          <w:rFonts w:eastAsia="Arial"/>
        </w:rPr>
        <w:lastRenderedPageBreak/>
        <w:t>Table S</w:t>
      </w:r>
      <w:r w:rsidRPr="007A5239">
        <w:rPr>
          <w:rStyle w:val="CaptionBChar"/>
          <w:rFonts w:eastAsia="Arial"/>
        </w:rPr>
        <w:fldChar w:fldCharType="begin"/>
      </w:r>
      <w:r w:rsidRPr="007A5239">
        <w:rPr>
          <w:rStyle w:val="CaptionBChar"/>
          <w:rFonts w:eastAsia="Arial"/>
        </w:rPr>
        <w:instrText xml:space="preserve"> SEQ Table_S \* ARABIC </w:instrText>
      </w:r>
      <w:r w:rsidRPr="007A5239">
        <w:rPr>
          <w:rStyle w:val="CaptionBChar"/>
          <w:rFonts w:eastAsia="Arial"/>
        </w:rPr>
        <w:fldChar w:fldCharType="separate"/>
      </w:r>
      <w:r w:rsidR="006B3590">
        <w:rPr>
          <w:rStyle w:val="CaptionBChar"/>
          <w:rFonts w:eastAsia="Arial"/>
          <w:noProof/>
        </w:rPr>
        <w:t>2</w:t>
      </w:r>
      <w:r w:rsidRPr="007A5239">
        <w:rPr>
          <w:rStyle w:val="CaptionBChar"/>
          <w:rFonts w:eastAsia="Arial"/>
        </w:rPr>
        <w:fldChar w:fldCharType="end"/>
      </w:r>
      <w:bookmarkEnd w:id="144"/>
      <w:r w:rsidRPr="007A5239">
        <w:rPr>
          <w:rStyle w:val="CaptionBChar"/>
          <w:rFonts w:eastAsia="Arial"/>
        </w:rPr>
        <w:t>:</w:t>
      </w:r>
      <w:r w:rsidRPr="006843E1">
        <w:t xml:space="preserve"> Ethogram of behavio</w:t>
      </w:r>
      <w:r w:rsidR="007347A5" w:rsidRPr="006843E1">
        <w:t>u</w:t>
      </w:r>
      <w:r w:rsidRPr="006843E1">
        <w:t>rs analyzed during foraging events</w:t>
      </w:r>
      <w:bookmarkEnd w:id="145"/>
      <w:bookmarkEnd w:id="146"/>
      <w:bookmarkEnd w:id="147"/>
      <w:r w:rsidR="00547079" w:rsidRPr="006843E1">
        <w:t>.</w:t>
      </w:r>
      <w:bookmarkEnd w:id="148"/>
    </w:p>
    <w:tbl>
      <w:tblPr>
        <w:tblStyle w:val="1"/>
        <w:tblW w:w="1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6"/>
        <w:gridCol w:w="1418"/>
        <w:gridCol w:w="8646"/>
        <w:gridCol w:w="1620"/>
      </w:tblGrid>
      <w:tr w:rsidR="00716C28" w:rsidRPr="006843E1" w14:paraId="023944C1" w14:textId="77777777" w:rsidTr="00716C28">
        <w:trPr>
          <w:trHeight w:val="227"/>
        </w:trPr>
        <w:tc>
          <w:tcPr>
            <w:tcW w:w="1266" w:type="dxa"/>
            <w:shd w:val="clear" w:color="auto" w:fill="999999"/>
            <w:tcMar>
              <w:top w:w="100" w:type="dxa"/>
              <w:left w:w="100" w:type="dxa"/>
              <w:bottom w:w="100" w:type="dxa"/>
              <w:right w:w="100" w:type="dxa"/>
            </w:tcMar>
          </w:tcPr>
          <w:p w14:paraId="7ECE02C8" w14:textId="4CA6E243"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Behavio</w:t>
            </w:r>
            <w:r w:rsidR="007347A5" w:rsidRPr="006843E1">
              <w:rPr>
                <w:rFonts w:ascii="Times New Roman" w:eastAsia="Times New Roman" w:hAnsi="Times New Roman" w:cs="Times New Roman"/>
                <w:sz w:val="24"/>
                <w:szCs w:val="24"/>
              </w:rPr>
              <w:t>u</w:t>
            </w:r>
            <w:r w:rsidRPr="006843E1">
              <w:rPr>
                <w:rFonts w:ascii="Times New Roman" w:eastAsia="Times New Roman" w:hAnsi="Times New Roman" w:cs="Times New Roman"/>
                <w:sz w:val="24"/>
                <w:szCs w:val="24"/>
              </w:rPr>
              <w:t>r</w:t>
            </w:r>
          </w:p>
        </w:tc>
        <w:tc>
          <w:tcPr>
            <w:tcW w:w="1418" w:type="dxa"/>
            <w:shd w:val="clear" w:color="auto" w:fill="999999"/>
          </w:tcPr>
          <w:p w14:paraId="404DB329" w14:textId="77777777"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Code</w:t>
            </w:r>
          </w:p>
        </w:tc>
        <w:tc>
          <w:tcPr>
            <w:tcW w:w="8646" w:type="dxa"/>
            <w:shd w:val="clear" w:color="auto" w:fill="999999"/>
            <w:tcMar>
              <w:top w:w="100" w:type="dxa"/>
              <w:left w:w="100" w:type="dxa"/>
              <w:bottom w:w="100" w:type="dxa"/>
              <w:right w:w="100" w:type="dxa"/>
            </w:tcMar>
          </w:tcPr>
          <w:p w14:paraId="7FDEF326" w14:textId="77777777"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Definition</w:t>
            </w:r>
          </w:p>
        </w:tc>
        <w:tc>
          <w:tcPr>
            <w:tcW w:w="1620" w:type="dxa"/>
            <w:shd w:val="clear" w:color="auto" w:fill="999999"/>
            <w:tcMar>
              <w:top w:w="100" w:type="dxa"/>
              <w:left w:w="100" w:type="dxa"/>
              <w:bottom w:w="100" w:type="dxa"/>
              <w:right w:w="100" w:type="dxa"/>
            </w:tcMar>
          </w:tcPr>
          <w:p w14:paraId="2722EF0B" w14:textId="77777777"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Illustration</w:t>
            </w:r>
          </w:p>
        </w:tc>
      </w:tr>
      <w:tr w:rsidR="00716C28" w:rsidRPr="006843E1" w14:paraId="3C0EA725" w14:textId="77777777" w:rsidTr="00716C28">
        <w:trPr>
          <w:trHeight w:val="453"/>
        </w:trPr>
        <w:tc>
          <w:tcPr>
            <w:tcW w:w="1266" w:type="dxa"/>
            <w:shd w:val="clear" w:color="auto" w:fill="auto"/>
            <w:tcMar>
              <w:top w:w="100" w:type="dxa"/>
              <w:left w:w="100" w:type="dxa"/>
              <w:bottom w:w="100" w:type="dxa"/>
              <w:right w:w="100" w:type="dxa"/>
            </w:tcMar>
          </w:tcPr>
          <w:p w14:paraId="6A0F45BA" w14:textId="77777777"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Foraging</w:t>
            </w:r>
          </w:p>
        </w:tc>
        <w:tc>
          <w:tcPr>
            <w:tcW w:w="1418" w:type="dxa"/>
          </w:tcPr>
          <w:p w14:paraId="66F2D174" w14:textId="77777777"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Head Down</w:t>
            </w:r>
          </w:p>
        </w:tc>
        <w:tc>
          <w:tcPr>
            <w:tcW w:w="8646" w:type="dxa"/>
            <w:shd w:val="clear" w:color="auto" w:fill="auto"/>
            <w:tcMar>
              <w:top w:w="100" w:type="dxa"/>
              <w:left w:w="100" w:type="dxa"/>
              <w:bottom w:w="100" w:type="dxa"/>
              <w:right w:w="100" w:type="dxa"/>
            </w:tcMar>
          </w:tcPr>
          <w:p w14:paraId="0C5A3AAB" w14:textId="46832EB8"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Focal individual is stationary and has its head downwards or in a non-upright position, either pecking or handling food, looking for food, or engaging in other behavio</w:t>
            </w:r>
            <w:r w:rsidR="007347A5" w:rsidRPr="006843E1">
              <w:rPr>
                <w:rFonts w:ascii="Times New Roman" w:eastAsia="Times New Roman" w:hAnsi="Times New Roman" w:cs="Times New Roman"/>
                <w:sz w:val="24"/>
                <w:szCs w:val="24"/>
              </w:rPr>
              <w:t>u</w:t>
            </w:r>
            <w:r w:rsidRPr="006843E1">
              <w:rPr>
                <w:rFonts w:ascii="Times New Roman" w:eastAsia="Times New Roman" w:hAnsi="Times New Roman" w:cs="Times New Roman"/>
                <w:sz w:val="24"/>
                <w:szCs w:val="24"/>
              </w:rPr>
              <w:t>rs that make vigilance ineffective (e.g. preening).</w:t>
            </w:r>
          </w:p>
        </w:tc>
        <w:tc>
          <w:tcPr>
            <w:tcW w:w="1620" w:type="dxa"/>
            <w:shd w:val="clear" w:color="auto" w:fill="auto"/>
            <w:tcMar>
              <w:top w:w="100" w:type="dxa"/>
              <w:left w:w="100" w:type="dxa"/>
              <w:bottom w:w="100" w:type="dxa"/>
              <w:right w:w="100" w:type="dxa"/>
            </w:tcMar>
          </w:tcPr>
          <w:p w14:paraId="7C895855" w14:textId="77777777" w:rsidR="00716C28" w:rsidRPr="006843E1" w:rsidRDefault="00716C28" w:rsidP="00F04F09">
            <w:pPr>
              <w:widowControl w:val="0"/>
              <w:pBdr>
                <w:top w:val="nil"/>
                <w:left w:val="nil"/>
                <w:bottom w:val="nil"/>
                <w:right w:val="nil"/>
                <w:between w:val="nil"/>
              </w:pBdr>
              <w:spacing w:before="240" w:line="240" w:lineRule="auto"/>
              <w:jc w:val="center"/>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 xml:space="preserve"> </w:t>
            </w:r>
            <w:r w:rsidRPr="006843E1">
              <w:rPr>
                <w:rFonts w:ascii="Times New Roman" w:eastAsia="Times New Roman" w:hAnsi="Times New Roman" w:cs="Times New Roman"/>
                <w:noProof/>
                <w:sz w:val="24"/>
                <w:szCs w:val="24"/>
              </w:rPr>
              <w:drawing>
                <wp:inline distT="114300" distB="114300" distL="114300" distR="114300" wp14:anchorId="6C442864" wp14:editId="0DCE666A">
                  <wp:extent cx="516445" cy="368889"/>
                  <wp:effectExtent l="0" t="0" r="0" b="0"/>
                  <wp:docPr id="48336613" name="Picture 48336613" descr="A black silhouette of a bird&#10;&#10;Description automatically generated"/>
                  <wp:cNvGraphicFramePr/>
                  <a:graphic xmlns:a="http://schemas.openxmlformats.org/drawingml/2006/main">
                    <a:graphicData uri="http://schemas.openxmlformats.org/drawingml/2006/picture">
                      <pic:pic xmlns:pic="http://schemas.openxmlformats.org/drawingml/2006/picture">
                        <pic:nvPicPr>
                          <pic:cNvPr id="48336613" name="Picture 48336613" descr="A black silhouette of a bird&#10;&#10;Description automatically generated"/>
                          <pic:cNvPicPr preferRelativeResize="0"/>
                        </pic:nvPicPr>
                        <pic:blipFill>
                          <a:blip r:embed="rId70"/>
                          <a:srcRect/>
                          <a:stretch>
                            <a:fillRect/>
                          </a:stretch>
                        </pic:blipFill>
                        <pic:spPr>
                          <a:xfrm>
                            <a:off x="0" y="0"/>
                            <a:ext cx="516445" cy="368889"/>
                          </a:xfrm>
                          <a:prstGeom prst="rect">
                            <a:avLst/>
                          </a:prstGeom>
                          <a:ln/>
                        </pic:spPr>
                      </pic:pic>
                    </a:graphicData>
                  </a:graphic>
                </wp:inline>
              </w:drawing>
            </w:r>
          </w:p>
        </w:tc>
      </w:tr>
      <w:tr w:rsidR="00716C28" w:rsidRPr="006843E1" w14:paraId="198F4038" w14:textId="77777777" w:rsidTr="00716C28">
        <w:trPr>
          <w:trHeight w:val="506"/>
        </w:trPr>
        <w:tc>
          <w:tcPr>
            <w:tcW w:w="1266" w:type="dxa"/>
            <w:shd w:val="clear" w:color="auto" w:fill="auto"/>
            <w:tcMar>
              <w:top w:w="100" w:type="dxa"/>
              <w:left w:w="100" w:type="dxa"/>
              <w:bottom w:w="100" w:type="dxa"/>
              <w:right w:w="100" w:type="dxa"/>
            </w:tcMar>
          </w:tcPr>
          <w:p w14:paraId="192F106F" w14:textId="77777777"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Moving</w:t>
            </w:r>
          </w:p>
        </w:tc>
        <w:tc>
          <w:tcPr>
            <w:tcW w:w="1418" w:type="dxa"/>
          </w:tcPr>
          <w:p w14:paraId="3D962B92" w14:textId="77777777"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Moving</w:t>
            </w:r>
          </w:p>
        </w:tc>
        <w:tc>
          <w:tcPr>
            <w:tcW w:w="8646" w:type="dxa"/>
            <w:shd w:val="clear" w:color="auto" w:fill="auto"/>
            <w:tcMar>
              <w:top w:w="100" w:type="dxa"/>
              <w:left w:w="100" w:type="dxa"/>
              <w:bottom w:w="100" w:type="dxa"/>
              <w:right w:w="100" w:type="dxa"/>
            </w:tcMar>
          </w:tcPr>
          <w:p w14:paraId="45125130" w14:textId="77777777"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Focal individual is moving, either by flying, hopping (leaping), or walking.</w:t>
            </w:r>
          </w:p>
        </w:tc>
        <w:tc>
          <w:tcPr>
            <w:tcW w:w="1620" w:type="dxa"/>
            <w:shd w:val="clear" w:color="auto" w:fill="auto"/>
            <w:tcMar>
              <w:top w:w="100" w:type="dxa"/>
              <w:left w:w="100" w:type="dxa"/>
              <w:bottom w:w="100" w:type="dxa"/>
              <w:right w:w="100" w:type="dxa"/>
            </w:tcMar>
          </w:tcPr>
          <w:p w14:paraId="6AC16D69" w14:textId="77777777" w:rsidR="00716C28" w:rsidRPr="006843E1" w:rsidRDefault="00716C28" w:rsidP="00F04F09">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 xml:space="preserve"> </w:t>
            </w:r>
            <w:r w:rsidRPr="006843E1">
              <w:rPr>
                <w:rFonts w:ascii="Times New Roman" w:eastAsia="Times New Roman" w:hAnsi="Times New Roman" w:cs="Times New Roman"/>
                <w:noProof/>
                <w:sz w:val="24"/>
                <w:szCs w:val="24"/>
              </w:rPr>
              <w:drawing>
                <wp:inline distT="114300" distB="114300" distL="114300" distR="114300" wp14:anchorId="423B9B24" wp14:editId="03BB9B7C">
                  <wp:extent cx="566738" cy="394252"/>
                  <wp:effectExtent l="0" t="0" r="0" b="6350"/>
                  <wp:docPr id="885403032" name="Picture 885403032" descr="A black background with white spots&#10;&#10;Description automatically generated"/>
                  <wp:cNvGraphicFramePr/>
                  <a:graphic xmlns:a="http://schemas.openxmlformats.org/drawingml/2006/main">
                    <a:graphicData uri="http://schemas.openxmlformats.org/drawingml/2006/picture">
                      <pic:pic xmlns:pic="http://schemas.openxmlformats.org/drawingml/2006/picture">
                        <pic:nvPicPr>
                          <pic:cNvPr id="885403032" name="Picture 885403032" descr="A black background with white spots&#10;&#10;Description automatically generated"/>
                          <pic:cNvPicPr preferRelativeResize="0"/>
                        </pic:nvPicPr>
                        <pic:blipFill>
                          <a:blip r:embed="rId71">
                            <a:extLst>
                              <a:ext uri="{BEBA8EAE-BF5A-486C-A8C5-ECC9F3942E4B}">
                                <a14:imgProps xmlns:a14="http://schemas.microsoft.com/office/drawing/2010/main">
                                  <a14:imgLayer r:embed="rId72">
                                    <a14:imgEffect>
                                      <a14:backgroundRemoval t="10000" b="90000" l="10000" r="90000"/>
                                    </a14:imgEffect>
                                  </a14:imgLayer>
                                </a14:imgProps>
                              </a:ext>
                            </a:extLst>
                          </a:blip>
                          <a:srcRect/>
                          <a:stretch>
                            <a:fillRect/>
                          </a:stretch>
                        </pic:blipFill>
                        <pic:spPr>
                          <a:xfrm>
                            <a:off x="0" y="0"/>
                            <a:ext cx="566738" cy="394252"/>
                          </a:xfrm>
                          <a:prstGeom prst="rect">
                            <a:avLst/>
                          </a:prstGeom>
                          <a:ln/>
                        </pic:spPr>
                      </pic:pic>
                    </a:graphicData>
                  </a:graphic>
                </wp:inline>
              </w:drawing>
            </w:r>
          </w:p>
        </w:tc>
      </w:tr>
      <w:tr w:rsidR="00716C28" w:rsidRPr="006843E1" w14:paraId="2493A0C9" w14:textId="77777777" w:rsidTr="00716C28">
        <w:trPr>
          <w:trHeight w:val="560"/>
        </w:trPr>
        <w:tc>
          <w:tcPr>
            <w:tcW w:w="1266" w:type="dxa"/>
            <w:shd w:val="clear" w:color="auto" w:fill="auto"/>
            <w:tcMar>
              <w:top w:w="100" w:type="dxa"/>
              <w:left w:w="100" w:type="dxa"/>
              <w:bottom w:w="100" w:type="dxa"/>
              <w:right w:w="100" w:type="dxa"/>
            </w:tcMar>
          </w:tcPr>
          <w:p w14:paraId="279F6D7A" w14:textId="77777777"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Alert</w:t>
            </w:r>
          </w:p>
        </w:tc>
        <w:tc>
          <w:tcPr>
            <w:tcW w:w="1418" w:type="dxa"/>
          </w:tcPr>
          <w:p w14:paraId="2A379F96" w14:textId="77777777"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Head Up</w:t>
            </w:r>
          </w:p>
        </w:tc>
        <w:tc>
          <w:tcPr>
            <w:tcW w:w="8646" w:type="dxa"/>
            <w:shd w:val="clear" w:color="auto" w:fill="auto"/>
            <w:tcMar>
              <w:top w:w="100" w:type="dxa"/>
              <w:left w:w="100" w:type="dxa"/>
              <w:bottom w:w="100" w:type="dxa"/>
              <w:right w:w="100" w:type="dxa"/>
            </w:tcMar>
          </w:tcPr>
          <w:p w14:paraId="32F21529" w14:textId="77777777" w:rsidR="00716C28" w:rsidRPr="006843E1" w:rsidRDefault="00716C28" w:rsidP="00F04F0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The focal individual is stationary and has its head and body in an upright position. Individuals can have a mobile (scanning) or immobile head but must not be looking downwards. Individuals can be handling food.</w:t>
            </w:r>
          </w:p>
        </w:tc>
        <w:tc>
          <w:tcPr>
            <w:tcW w:w="1620" w:type="dxa"/>
            <w:shd w:val="clear" w:color="auto" w:fill="auto"/>
            <w:tcMar>
              <w:top w:w="100" w:type="dxa"/>
              <w:left w:w="100" w:type="dxa"/>
              <w:bottom w:w="100" w:type="dxa"/>
              <w:right w:w="100" w:type="dxa"/>
            </w:tcMar>
          </w:tcPr>
          <w:p w14:paraId="0C228D4E" w14:textId="77777777" w:rsidR="00716C28" w:rsidRPr="006843E1" w:rsidRDefault="00716C28" w:rsidP="00F04F09">
            <w:pPr>
              <w:widowControl w:val="0"/>
              <w:pBdr>
                <w:top w:val="nil"/>
                <w:left w:val="nil"/>
                <w:bottom w:val="nil"/>
                <w:right w:val="nil"/>
                <w:between w:val="nil"/>
              </w:pBdr>
              <w:spacing w:before="240" w:line="240" w:lineRule="auto"/>
              <w:jc w:val="center"/>
              <w:rPr>
                <w:rFonts w:ascii="Times New Roman" w:eastAsia="Times New Roman" w:hAnsi="Times New Roman" w:cs="Times New Roman"/>
                <w:sz w:val="24"/>
                <w:szCs w:val="24"/>
              </w:rPr>
            </w:pPr>
            <w:r w:rsidRPr="006843E1">
              <w:rPr>
                <w:rFonts w:ascii="Times New Roman" w:eastAsia="Times New Roman" w:hAnsi="Times New Roman" w:cs="Times New Roman"/>
                <w:noProof/>
                <w:sz w:val="24"/>
                <w:szCs w:val="24"/>
              </w:rPr>
              <w:drawing>
                <wp:inline distT="114300" distB="114300" distL="114300" distR="114300" wp14:anchorId="4F488AA2" wp14:editId="2CFB5799">
                  <wp:extent cx="465246" cy="444568"/>
                  <wp:effectExtent l="0" t="0" r="0" b="0"/>
                  <wp:docPr id="1265993959" name="Picture 1265993959" descr="A black bird with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1265993959" name="Picture 1265993959" descr="A black bird with a black background&#10;&#10;Description automatically generated"/>
                          <pic:cNvPicPr preferRelativeResize="0"/>
                        </pic:nvPicPr>
                        <pic:blipFill>
                          <a:blip r:embed="rId73"/>
                          <a:srcRect/>
                          <a:stretch>
                            <a:fillRect/>
                          </a:stretch>
                        </pic:blipFill>
                        <pic:spPr>
                          <a:xfrm>
                            <a:off x="0" y="0"/>
                            <a:ext cx="465246" cy="444568"/>
                          </a:xfrm>
                          <a:prstGeom prst="rect">
                            <a:avLst/>
                          </a:prstGeom>
                          <a:ln/>
                        </pic:spPr>
                      </pic:pic>
                    </a:graphicData>
                  </a:graphic>
                </wp:inline>
              </w:drawing>
            </w:r>
          </w:p>
        </w:tc>
      </w:tr>
    </w:tbl>
    <w:p w14:paraId="4E8C0261" w14:textId="77777777" w:rsidR="00716C28" w:rsidRPr="006843E1" w:rsidRDefault="00716C28" w:rsidP="00716C28">
      <w:pPr>
        <w:rPr>
          <w:rFonts w:ascii="Times New Roman" w:eastAsia="Times New Roman" w:hAnsi="Times New Roman" w:cs="Times New Roman"/>
          <w:sz w:val="24"/>
          <w:szCs w:val="24"/>
        </w:rPr>
      </w:pPr>
      <w:r w:rsidRPr="006843E1">
        <w:rPr>
          <w:rFonts w:ascii="Times New Roman" w:eastAsia="Times New Roman" w:hAnsi="Times New Roman" w:cs="Times New Roman"/>
          <w:i/>
          <w:sz w:val="24"/>
          <w:szCs w:val="24"/>
        </w:rPr>
        <w:t>All illustrations are under creative commons license (copyright-free)</w:t>
      </w:r>
    </w:p>
    <w:p w14:paraId="21164EFE" w14:textId="04426912" w:rsidR="00672C4A" w:rsidRPr="006843E1" w:rsidRDefault="00672C4A" w:rsidP="00142572">
      <w:pPr>
        <w:keepNext/>
        <w:sectPr w:rsidR="00672C4A" w:rsidRPr="006843E1" w:rsidSect="00F71CFB">
          <w:headerReference w:type="default" r:id="rId74"/>
          <w:pgSz w:w="15840" w:h="12240" w:orient="landscape"/>
          <w:pgMar w:top="1440" w:right="1440" w:bottom="1440" w:left="1440" w:header="720" w:footer="720" w:gutter="0"/>
          <w:cols w:space="720"/>
          <w:docGrid w:linePitch="299"/>
        </w:sectPr>
      </w:pPr>
    </w:p>
    <w:p w14:paraId="76B523B4" w14:textId="77777777" w:rsidR="007A5239" w:rsidRDefault="00716C28" w:rsidP="00215D50">
      <w:pPr>
        <w:pStyle w:val="SectionText0"/>
      </w:pPr>
      <w:r w:rsidRPr="006843E1">
        <w:rPr>
          <w:noProof/>
        </w:rPr>
        <w:lastRenderedPageBreak/>
        <w:drawing>
          <wp:inline distT="0" distB="0" distL="0" distR="0" wp14:anchorId="32C6D603" wp14:editId="7A0BF170">
            <wp:extent cx="8822901" cy="6308002"/>
            <wp:effectExtent l="0" t="0" r="0" b="0"/>
            <wp:docPr id="11177552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8848881" cy="6326577"/>
                    </a:xfrm>
                    <a:prstGeom prst="rect">
                      <a:avLst/>
                    </a:prstGeom>
                    <a:noFill/>
                    <a:ln>
                      <a:noFill/>
                    </a:ln>
                  </pic:spPr>
                </pic:pic>
              </a:graphicData>
            </a:graphic>
          </wp:inline>
        </w:drawing>
      </w:r>
    </w:p>
    <w:p w14:paraId="7D6A1490" w14:textId="33A0BFE2" w:rsidR="00E12428" w:rsidRPr="006843E1" w:rsidRDefault="007A5239" w:rsidP="007A5239">
      <w:pPr>
        <w:pStyle w:val="SectionText0"/>
        <w:rPr>
          <w:rStyle w:val="SectionTextChar"/>
          <w:b/>
          <w:bCs/>
        </w:rPr>
        <w:sectPr w:rsidR="00E12428" w:rsidRPr="006843E1" w:rsidSect="00F71CFB">
          <w:headerReference w:type="default" r:id="rId76"/>
          <w:pgSz w:w="15840" w:h="12240" w:orient="landscape"/>
          <w:pgMar w:top="720" w:right="720" w:bottom="720" w:left="720" w:header="720" w:footer="720" w:gutter="0"/>
          <w:cols w:space="720"/>
          <w:docGrid w:linePitch="299"/>
        </w:sectPr>
      </w:pPr>
      <w:bookmarkStart w:id="149" w:name="_Ref162210085"/>
      <w:bookmarkStart w:id="150" w:name="_Toc162207851"/>
      <w:r w:rsidRPr="007A5239">
        <w:rPr>
          <w:rStyle w:val="CaptionBChar"/>
          <w:rFonts w:eastAsia="Arial"/>
        </w:rPr>
        <w:t>Figure S</w:t>
      </w:r>
      <w:r w:rsidRPr="007A5239">
        <w:rPr>
          <w:rStyle w:val="CaptionBChar"/>
          <w:rFonts w:eastAsia="Arial"/>
        </w:rPr>
        <w:fldChar w:fldCharType="begin"/>
      </w:r>
      <w:r w:rsidRPr="007A5239">
        <w:rPr>
          <w:rStyle w:val="CaptionBChar"/>
          <w:rFonts w:eastAsia="Arial"/>
        </w:rPr>
        <w:instrText xml:space="preserve"> SEQ Figure_S \* ARABIC </w:instrText>
      </w:r>
      <w:r w:rsidRPr="007A5239">
        <w:rPr>
          <w:rStyle w:val="CaptionBChar"/>
          <w:rFonts w:eastAsia="Arial"/>
        </w:rPr>
        <w:fldChar w:fldCharType="separate"/>
      </w:r>
      <w:r w:rsidRPr="007A5239">
        <w:rPr>
          <w:rStyle w:val="CaptionBChar"/>
          <w:rFonts w:eastAsia="Arial"/>
        </w:rPr>
        <w:t>2</w:t>
      </w:r>
      <w:r w:rsidRPr="007A5239">
        <w:rPr>
          <w:rStyle w:val="CaptionBChar"/>
          <w:rFonts w:eastAsia="Arial"/>
        </w:rPr>
        <w:fldChar w:fldCharType="end"/>
      </w:r>
      <w:bookmarkEnd w:id="149"/>
      <w:r w:rsidRPr="007A5239">
        <w:rPr>
          <w:rStyle w:val="CaptionBChar"/>
          <w:rFonts w:eastAsia="Arial"/>
        </w:rPr>
        <w:t>:</w:t>
      </w:r>
      <w:r>
        <w:rPr>
          <w:rStyle w:val="CaptionBChar"/>
          <w:rFonts w:eastAsia="Arial"/>
        </w:rPr>
        <w:t xml:space="preserve"> </w:t>
      </w:r>
      <w:r w:rsidRPr="008B0808">
        <w:t xml:space="preserve">Sentinel presence in commercial and green </w:t>
      </w:r>
      <w:proofErr w:type="gramStart"/>
      <w:r w:rsidRPr="008B0808">
        <w:t>areas.</w:t>
      </w:r>
      <w:r w:rsidR="009D2D07" w:rsidRPr="006843E1">
        <w:rPr>
          <w:rStyle w:val="SectionTextChar"/>
        </w:rPr>
        <w:t>.</w:t>
      </w:r>
      <w:bookmarkEnd w:id="150"/>
      <w:proofErr w:type="gramEnd"/>
    </w:p>
    <w:p w14:paraId="07F42630" w14:textId="77777777" w:rsidR="00E12428" w:rsidRPr="006843E1" w:rsidRDefault="00E12428" w:rsidP="00215D50">
      <w:pPr>
        <w:pStyle w:val="SectionText0"/>
      </w:pPr>
      <w:r w:rsidRPr="006843E1">
        <w:rPr>
          <w:noProof/>
        </w:rPr>
        <w:lastRenderedPageBreak/>
        <w:drawing>
          <wp:inline distT="0" distB="0" distL="0" distR="0" wp14:anchorId="1778F69B" wp14:editId="63D8A813">
            <wp:extent cx="8822902" cy="6308002"/>
            <wp:effectExtent l="0" t="0" r="0" b="0"/>
            <wp:docPr id="14314159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8862522" cy="6336328"/>
                    </a:xfrm>
                    <a:prstGeom prst="rect">
                      <a:avLst/>
                    </a:prstGeom>
                    <a:noFill/>
                    <a:ln>
                      <a:noFill/>
                    </a:ln>
                  </pic:spPr>
                </pic:pic>
              </a:graphicData>
            </a:graphic>
          </wp:inline>
        </w:drawing>
      </w:r>
    </w:p>
    <w:p w14:paraId="5C689D32" w14:textId="7716095E" w:rsidR="00E36202" w:rsidRPr="006843E1" w:rsidRDefault="00E12428" w:rsidP="007A5239">
      <w:pPr>
        <w:pStyle w:val="SectionText0"/>
        <w:rPr>
          <w:b/>
          <w:bCs/>
        </w:rPr>
        <w:sectPr w:rsidR="00E36202" w:rsidRPr="006843E1" w:rsidSect="00F71CFB">
          <w:headerReference w:type="default" r:id="rId78"/>
          <w:pgSz w:w="15840" w:h="12240" w:orient="landscape"/>
          <w:pgMar w:top="720" w:right="720" w:bottom="720" w:left="720" w:header="720" w:footer="720" w:gutter="0"/>
          <w:cols w:space="720"/>
          <w:docGrid w:linePitch="299"/>
        </w:sectPr>
      </w:pPr>
      <w:bookmarkStart w:id="151" w:name="_Ref151137328"/>
      <w:bookmarkStart w:id="152" w:name="_Toc151366466"/>
      <w:bookmarkStart w:id="153" w:name="_Toc162207852"/>
      <w:r w:rsidRPr="007A5239">
        <w:rPr>
          <w:rStyle w:val="CaptionBChar"/>
          <w:rFonts w:eastAsia="Arial"/>
        </w:rPr>
        <w:t>Figure S</w:t>
      </w:r>
      <w:r w:rsidRPr="007A5239">
        <w:rPr>
          <w:rStyle w:val="CaptionBChar"/>
          <w:rFonts w:eastAsia="Arial"/>
        </w:rPr>
        <w:fldChar w:fldCharType="begin"/>
      </w:r>
      <w:r w:rsidRPr="007A5239">
        <w:rPr>
          <w:rStyle w:val="CaptionBChar"/>
          <w:rFonts w:eastAsia="Arial"/>
        </w:rPr>
        <w:instrText xml:space="preserve"> SEQ Figure_S \* ARABIC </w:instrText>
      </w:r>
      <w:r w:rsidRPr="007A5239">
        <w:rPr>
          <w:rStyle w:val="CaptionBChar"/>
          <w:rFonts w:eastAsia="Arial"/>
        </w:rPr>
        <w:fldChar w:fldCharType="separate"/>
      </w:r>
      <w:r w:rsidR="007A5239" w:rsidRPr="007A5239">
        <w:rPr>
          <w:rStyle w:val="CaptionBChar"/>
          <w:rFonts w:eastAsia="Arial"/>
        </w:rPr>
        <w:t>3</w:t>
      </w:r>
      <w:r w:rsidRPr="007A5239">
        <w:rPr>
          <w:rStyle w:val="CaptionBChar"/>
          <w:rFonts w:eastAsia="Arial"/>
        </w:rPr>
        <w:fldChar w:fldCharType="end"/>
      </w:r>
      <w:bookmarkEnd w:id="151"/>
      <w:r w:rsidRPr="007A5239">
        <w:rPr>
          <w:rStyle w:val="CaptionBChar"/>
          <w:rFonts w:eastAsia="Arial"/>
        </w:rPr>
        <w:t>:</w:t>
      </w:r>
      <w:r w:rsidRPr="006843E1">
        <w:t xml:space="preserve"> Frequency plots of observations in the presence and absence of a sentinel</w:t>
      </w:r>
      <w:bookmarkEnd w:id="152"/>
      <w:r w:rsidR="00547079" w:rsidRPr="006843E1">
        <w:t>.</w:t>
      </w:r>
      <w:bookmarkEnd w:id="153"/>
    </w:p>
    <w:p w14:paraId="4C8D03F7" w14:textId="77777777" w:rsidR="00E36202" w:rsidRPr="006843E1" w:rsidRDefault="00E36202" w:rsidP="00215D50">
      <w:pPr>
        <w:pStyle w:val="SectionText0"/>
      </w:pPr>
      <w:r w:rsidRPr="006843E1">
        <w:rPr>
          <w:noProof/>
        </w:rPr>
        <w:lastRenderedPageBreak/>
        <w:drawing>
          <wp:inline distT="0" distB="0" distL="0" distR="0" wp14:anchorId="0767C02E" wp14:editId="52E1DB1C">
            <wp:extent cx="8822901" cy="6308002"/>
            <wp:effectExtent l="0" t="0" r="0" b="0"/>
            <wp:docPr id="19310005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8860628" cy="6334975"/>
                    </a:xfrm>
                    <a:prstGeom prst="rect">
                      <a:avLst/>
                    </a:prstGeom>
                    <a:noFill/>
                    <a:ln>
                      <a:noFill/>
                    </a:ln>
                  </pic:spPr>
                </pic:pic>
              </a:graphicData>
            </a:graphic>
          </wp:inline>
        </w:drawing>
      </w:r>
    </w:p>
    <w:p w14:paraId="5A79FDC5" w14:textId="7A320D73" w:rsidR="0050134E" w:rsidRPr="006843E1" w:rsidRDefault="00E36202" w:rsidP="007A5239">
      <w:pPr>
        <w:pStyle w:val="SectionText0"/>
        <w:rPr>
          <w:b/>
          <w:bCs/>
        </w:rPr>
        <w:sectPr w:rsidR="0050134E" w:rsidRPr="006843E1" w:rsidSect="00F71CFB">
          <w:headerReference w:type="default" r:id="rId80"/>
          <w:pgSz w:w="15840" w:h="12240" w:orient="landscape"/>
          <w:pgMar w:top="720" w:right="720" w:bottom="720" w:left="720" w:header="720" w:footer="720" w:gutter="0"/>
          <w:cols w:space="720"/>
          <w:docGrid w:linePitch="299"/>
        </w:sectPr>
      </w:pPr>
      <w:bookmarkStart w:id="154" w:name="_Ref151138241"/>
      <w:bookmarkStart w:id="155" w:name="_Ref151138238"/>
      <w:bookmarkStart w:id="156" w:name="_Toc151366467"/>
      <w:bookmarkStart w:id="157" w:name="_Toc162207853"/>
      <w:r w:rsidRPr="007A5239">
        <w:rPr>
          <w:rStyle w:val="CaptionBChar"/>
          <w:rFonts w:eastAsia="Arial"/>
        </w:rPr>
        <w:t>Figure S</w:t>
      </w:r>
      <w:r w:rsidRPr="007A5239">
        <w:rPr>
          <w:rStyle w:val="CaptionBChar"/>
          <w:rFonts w:eastAsia="Arial"/>
        </w:rPr>
        <w:fldChar w:fldCharType="begin"/>
      </w:r>
      <w:r w:rsidRPr="007A5239">
        <w:rPr>
          <w:rStyle w:val="CaptionBChar"/>
          <w:rFonts w:eastAsia="Arial"/>
        </w:rPr>
        <w:instrText xml:space="preserve"> SEQ Figure_S \* ARABIC </w:instrText>
      </w:r>
      <w:r w:rsidRPr="007A5239">
        <w:rPr>
          <w:rStyle w:val="CaptionBChar"/>
          <w:rFonts w:eastAsia="Arial"/>
        </w:rPr>
        <w:fldChar w:fldCharType="separate"/>
      </w:r>
      <w:r w:rsidR="007A5239" w:rsidRPr="007A5239">
        <w:rPr>
          <w:rStyle w:val="CaptionBChar"/>
          <w:rFonts w:eastAsia="Arial"/>
        </w:rPr>
        <w:t>4</w:t>
      </w:r>
      <w:r w:rsidRPr="007A5239">
        <w:rPr>
          <w:rStyle w:val="CaptionBChar"/>
          <w:rFonts w:eastAsia="Arial"/>
        </w:rPr>
        <w:fldChar w:fldCharType="end"/>
      </w:r>
      <w:bookmarkEnd w:id="154"/>
      <w:r w:rsidRPr="007A5239">
        <w:rPr>
          <w:rStyle w:val="CaptionBChar"/>
          <w:rFonts w:eastAsia="Arial"/>
        </w:rPr>
        <w:t>:</w:t>
      </w:r>
      <w:r w:rsidRPr="006843E1">
        <w:t xml:space="preserve"> Decreasing bout duration of all behavio</w:t>
      </w:r>
      <w:r w:rsidR="007347A5" w:rsidRPr="006843E1">
        <w:t>u</w:t>
      </w:r>
      <w:r w:rsidRPr="006843E1">
        <w:t>rs in response to increasing disturbance frequency</w:t>
      </w:r>
      <w:bookmarkEnd w:id="155"/>
      <w:bookmarkEnd w:id="156"/>
      <w:r w:rsidR="00547079" w:rsidRPr="006843E1">
        <w:t>.</w:t>
      </w:r>
      <w:bookmarkEnd w:id="157"/>
    </w:p>
    <w:p w14:paraId="134DBF26" w14:textId="09C3E3DC" w:rsidR="0050134E" w:rsidRPr="006843E1" w:rsidRDefault="0050134E" w:rsidP="007A5239">
      <w:pPr>
        <w:pStyle w:val="SectionText0"/>
      </w:pPr>
      <w:bookmarkStart w:id="158" w:name="_Ref151138601"/>
      <w:bookmarkStart w:id="159" w:name="_Ref151138597"/>
      <w:bookmarkStart w:id="160" w:name="_Toc151366373"/>
      <w:bookmarkStart w:id="161" w:name="_Toc151366452"/>
      <w:bookmarkStart w:id="162" w:name="_Toc162207845"/>
      <w:r w:rsidRPr="007A5239">
        <w:rPr>
          <w:rStyle w:val="CaptionBChar"/>
          <w:rFonts w:eastAsia="Arial"/>
        </w:rPr>
        <w:lastRenderedPageBreak/>
        <w:t>Table S</w:t>
      </w:r>
      <w:r w:rsidRPr="007A5239">
        <w:rPr>
          <w:rStyle w:val="CaptionBChar"/>
          <w:rFonts w:eastAsia="Arial"/>
        </w:rPr>
        <w:fldChar w:fldCharType="begin"/>
      </w:r>
      <w:r w:rsidRPr="007A5239">
        <w:rPr>
          <w:rStyle w:val="CaptionBChar"/>
          <w:rFonts w:eastAsia="Arial"/>
        </w:rPr>
        <w:instrText xml:space="preserve"> SEQ Table_S \* ARABIC </w:instrText>
      </w:r>
      <w:r w:rsidRPr="007A5239">
        <w:rPr>
          <w:rStyle w:val="CaptionBChar"/>
          <w:rFonts w:eastAsia="Arial"/>
        </w:rPr>
        <w:fldChar w:fldCharType="separate"/>
      </w:r>
      <w:r w:rsidR="00BD4363" w:rsidRPr="007A5239">
        <w:rPr>
          <w:rStyle w:val="CaptionBChar"/>
          <w:rFonts w:eastAsia="Arial"/>
        </w:rPr>
        <w:t>3</w:t>
      </w:r>
      <w:r w:rsidRPr="007A5239">
        <w:rPr>
          <w:rStyle w:val="CaptionBChar"/>
          <w:rFonts w:eastAsia="Arial"/>
        </w:rPr>
        <w:fldChar w:fldCharType="end"/>
      </w:r>
      <w:bookmarkEnd w:id="158"/>
      <w:r w:rsidRPr="007A5239">
        <w:rPr>
          <w:rStyle w:val="CaptionBChar"/>
          <w:rFonts w:eastAsia="Arial"/>
        </w:rPr>
        <w:t>:</w:t>
      </w:r>
      <w:r w:rsidRPr="006843E1">
        <w:t xml:space="preserve"> Results of post hoc tests on </w:t>
      </w:r>
      <w:r w:rsidR="0019549D" w:rsidRPr="006843E1">
        <w:t xml:space="preserve">foraging </w:t>
      </w:r>
      <w:r w:rsidRPr="006843E1">
        <w:t>bout duration</w:t>
      </w:r>
      <w:bookmarkEnd w:id="159"/>
      <w:bookmarkEnd w:id="160"/>
      <w:bookmarkEnd w:id="161"/>
      <w:r w:rsidR="00547079" w:rsidRPr="006843E1">
        <w:t>.</w:t>
      </w:r>
      <w:bookmarkEnd w:id="162"/>
    </w:p>
    <w:p w14:paraId="338CAB39" w14:textId="0FBAB0F4" w:rsidR="00142572" w:rsidRPr="006843E1" w:rsidRDefault="0050134E" w:rsidP="00215D50">
      <w:pPr>
        <w:pStyle w:val="SectionText0"/>
      </w:pPr>
      <w:r w:rsidRPr="006843E1">
        <w:rPr>
          <w:noProof/>
        </w:rPr>
        <w:drawing>
          <wp:inline distT="0" distB="0" distL="0" distR="0" wp14:anchorId="0BD6F7F2" wp14:editId="15F90612">
            <wp:extent cx="9139473" cy="1785905"/>
            <wp:effectExtent l="0" t="0" r="5080" b="5080"/>
            <wp:docPr id="20205462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81">
                      <a:extLst>
                        <a:ext uri="{28A0092B-C50C-407E-A947-70E740481C1C}">
                          <a14:useLocalDpi xmlns:a14="http://schemas.microsoft.com/office/drawing/2010/main" val="0"/>
                        </a:ext>
                      </a:extLst>
                    </a:blip>
                    <a:srcRect b="73945"/>
                    <a:stretch/>
                  </pic:blipFill>
                  <pic:spPr bwMode="auto">
                    <a:xfrm>
                      <a:off x="0" y="0"/>
                      <a:ext cx="9170460" cy="1791960"/>
                    </a:xfrm>
                    <a:prstGeom prst="rect">
                      <a:avLst/>
                    </a:prstGeom>
                    <a:noFill/>
                    <a:ln>
                      <a:noFill/>
                    </a:ln>
                    <a:extLst>
                      <a:ext uri="{53640926-AAD7-44D8-BBD7-CCE9431645EC}">
                        <a14:shadowObscured xmlns:a14="http://schemas.microsoft.com/office/drawing/2010/main"/>
                      </a:ext>
                    </a:extLst>
                  </pic:spPr>
                </pic:pic>
              </a:graphicData>
            </a:graphic>
          </wp:inline>
        </w:drawing>
      </w:r>
    </w:p>
    <w:p w14:paraId="1A54683D" w14:textId="77777777" w:rsidR="00A20D4C" w:rsidRPr="006843E1" w:rsidRDefault="00A20D4C" w:rsidP="00B8527A">
      <w:pPr>
        <w:pStyle w:val="CaptionB"/>
      </w:pPr>
    </w:p>
    <w:p w14:paraId="59BB0AF8" w14:textId="77777777" w:rsidR="0056164E" w:rsidRPr="006843E1" w:rsidRDefault="0056164E">
      <w:pPr>
        <w:rPr>
          <w:rFonts w:ascii="Times New Roman" w:eastAsia="Times New Roman" w:hAnsi="Times New Roman" w:cs="Times New Roman"/>
          <w:b/>
          <w:bCs/>
          <w:sz w:val="28"/>
          <w:szCs w:val="28"/>
          <w:u w:val="single"/>
        </w:rPr>
        <w:sectPr w:rsidR="0056164E" w:rsidRPr="006843E1" w:rsidSect="00F71CFB">
          <w:headerReference w:type="default" r:id="rId82"/>
          <w:pgSz w:w="15840" w:h="12240" w:orient="landscape"/>
          <w:pgMar w:top="720" w:right="720" w:bottom="720" w:left="720" w:header="720" w:footer="720" w:gutter="0"/>
          <w:cols w:space="720"/>
          <w:docGrid w:linePitch="299"/>
        </w:sectPr>
      </w:pPr>
    </w:p>
    <w:p w14:paraId="09AD4476" w14:textId="77777777" w:rsidR="0056164E" w:rsidRPr="006843E1" w:rsidRDefault="0056164E" w:rsidP="00215D50">
      <w:pPr>
        <w:pStyle w:val="SectionText0"/>
      </w:pPr>
      <w:r w:rsidRPr="006843E1">
        <w:rPr>
          <w:noProof/>
        </w:rPr>
        <w:lastRenderedPageBreak/>
        <w:drawing>
          <wp:inline distT="0" distB="0" distL="0" distR="0" wp14:anchorId="699EC454" wp14:editId="74F4321A">
            <wp:extent cx="8453673" cy="6038338"/>
            <wp:effectExtent l="0" t="0" r="5080" b="635"/>
            <wp:docPr id="4568665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469407" cy="6049577"/>
                    </a:xfrm>
                    <a:prstGeom prst="rect">
                      <a:avLst/>
                    </a:prstGeom>
                    <a:noFill/>
                    <a:ln>
                      <a:noFill/>
                    </a:ln>
                  </pic:spPr>
                </pic:pic>
              </a:graphicData>
            </a:graphic>
          </wp:inline>
        </w:drawing>
      </w:r>
    </w:p>
    <w:p w14:paraId="589B60B8" w14:textId="20D7D81A" w:rsidR="00BD4363" w:rsidRPr="006843E1" w:rsidRDefault="0056164E" w:rsidP="007A5239">
      <w:pPr>
        <w:pStyle w:val="SectionText0"/>
        <w:rPr>
          <w:b/>
          <w:bCs/>
        </w:rPr>
        <w:sectPr w:rsidR="00BD4363" w:rsidRPr="006843E1" w:rsidSect="00F71CFB">
          <w:headerReference w:type="default" r:id="rId84"/>
          <w:pgSz w:w="15840" w:h="12240" w:orient="landscape"/>
          <w:pgMar w:top="720" w:right="720" w:bottom="720" w:left="720" w:header="720" w:footer="720" w:gutter="0"/>
          <w:cols w:space="720"/>
          <w:docGrid w:linePitch="299"/>
        </w:sectPr>
      </w:pPr>
      <w:bookmarkStart w:id="163" w:name="_Ref151142482"/>
      <w:bookmarkStart w:id="164" w:name="_Toc151366468"/>
      <w:bookmarkStart w:id="165" w:name="_Toc162207854"/>
      <w:r w:rsidRPr="007A5239">
        <w:rPr>
          <w:rStyle w:val="CaptionBChar"/>
          <w:rFonts w:eastAsia="Arial"/>
        </w:rPr>
        <w:t>Figure S</w:t>
      </w:r>
      <w:r w:rsidRPr="007A5239">
        <w:rPr>
          <w:rStyle w:val="CaptionBChar"/>
        </w:rPr>
        <w:fldChar w:fldCharType="begin"/>
      </w:r>
      <w:r w:rsidRPr="007A5239">
        <w:rPr>
          <w:rStyle w:val="CaptionBChar"/>
          <w:rFonts w:eastAsia="Arial"/>
        </w:rPr>
        <w:instrText xml:space="preserve"> SEQ Figure_S \* ARABIC </w:instrText>
      </w:r>
      <w:r w:rsidRPr="007A5239">
        <w:rPr>
          <w:rStyle w:val="CaptionBChar"/>
        </w:rPr>
        <w:fldChar w:fldCharType="separate"/>
      </w:r>
      <w:r w:rsidR="007A5239" w:rsidRPr="007A5239">
        <w:rPr>
          <w:rStyle w:val="CaptionBChar"/>
          <w:rFonts w:eastAsia="Arial"/>
        </w:rPr>
        <w:t>5</w:t>
      </w:r>
      <w:r w:rsidRPr="007A5239">
        <w:rPr>
          <w:rStyle w:val="CaptionBChar"/>
          <w:rFonts w:eastAsia="Arial"/>
        </w:rPr>
        <w:fldChar w:fldCharType="end"/>
      </w:r>
      <w:bookmarkEnd w:id="163"/>
      <w:r w:rsidRPr="007A5239">
        <w:rPr>
          <w:rStyle w:val="CaptionBChar"/>
          <w:rFonts w:eastAsia="Arial"/>
        </w:rPr>
        <w:t>:</w:t>
      </w:r>
      <w:r w:rsidRPr="006843E1">
        <w:t xml:space="preserve"> Mean bout duration in the presence and absence of bait</w:t>
      </w:r>
      <w:bookmarkEnd w:id="164"/>
      <w:r w:rsidR="009D2D07" w:rsidRPr="006843E1">
        <w:t xml:space="preserve">. </w:t>
      </w:r>
      <w:r w:rsidR="00BD4363" w:rsidRPr="006843E1">
        <w:t>The dots represent the mean value, and the error bars represent the standard error</w:t>
      </w:r>
      <w:r w:rsidR="00547079" w:rsidRPr="006843E1">
        <w:t>.</w:t>
      </w:r>
      <w:bookmarkEnd w:id="165"/>
    </w:p>
    <w:p w14:paraId="751C4341" w14:textId="77777777" w:rsidR="00980EFF" w:rsidRPr="006843E1" w:rsidRDefault="00980EFF" w:rsidP="00215D50">
      <w:pPr>
        <w:pStyle w:val="SectionText0"/>
      </w:pPr>
      <w:r w:rsidRPr="006843E1">
        <w:rPr>
          <w:noProof/>
        </w:rPr>
        <w:lastRenderedPageBreak/>
        <w:drawing>
          <wp:inline distT="0" distB="0" distL="0" distR="0" wp14:anchorId="3CEBB09C" wp14:editId="6B68A888">
            <wp:extent cx="8351142" cy="5965102"/>
            <wp:effectExtent l="0" t="0" r="0" b="0"/>
            <wp:docPr id="180071414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8372885" cy="5980632"/>
                    </a:xfrm>
                    <a:prstGeom prst="rect">
                      <a:avLst/>
                    </a:prstGeom>
                    <a:noFill/>
                    <a:ln>
                      <a:noFill/>
                    </a:ln>
                  </pic:spPr>
                </pic:pic>
              </a:graphicData>
            </a:graphic>
          </wp:inline>
        </w:drawing>
      </w:r>
    </w:p>
    <w:p w14:paraId="11C98999" w14:textId="6320B2E2" w:rsidR="00BD4363" w:rsidRPr="006843E1" w:rsidRDefault="00980EFF" w:rsidP="007A5239">
      <w:pPr>
        <w:pStyle w:val="SectionText0"/>
        <w:rPr>
          <w:b/>
          <w:bCs/>
        </w:rPr>
        <w:sectPr w:rsidR="00BD4363" w:rsidRPr="006843E1" w:rsidSect="00F71CFB">
          <w:headerReference w:type="default" r:id="rId86"/>
          <w:pgSz w:w="15840" w:h="12240" w:orient="landscape"/>
          <w:pgMar w:top="720" w:right="720" w:bottom="720" w:left="720" w:header="720" w:footer="720" w:gutter="0"/>
          <w:cols w:space="720"/>
          <w:docGrid w:linePitch="299"/>
        </w:sectPr>
      </w:pPr>
      <w:bookmarkStart w:id="166" w:name="_Ref151145737"/>
      <w:bookmarkStart w:id="167" w:name="_Toc151366469"/>
      <w:bookmarkStart w:id="168" w:name="_Toc162207855"/>
      <w:r w:rsidRPr="007A5239">
        <w:rPr>
          <w:rStyle w:val="CaptionBChar"/>
          <w:rFonts w:eastAsia="Arial"/>
        </w:rPr>
        <w:t>Figure S</w:t>
      </w:r>
      <w:r w:rsidRPr="007A5239">
        <w:rPr>
          <w:rStyle w:val="CaptionBChar"/>
        </w:rPr>
        <w:fldChar w:fldCharType="begin"/>
      </w:r>
      <w:r w:rsidRPr="007A5239">
        <w:rPr>
          <w:rStyle w:val="CaptionBChar"/>
          <w:rFonts w:eastAsia="Arial"/>
        </w:rPr>
        <w:instrText xml:space="preserve"> SEQ Figure_S \* ARABIC </w:instrText>
      </w:r>
      <w:r w:rsidRPr="007A5239">
        <w:rPr>
          <w:rStyle w:val="CaptionBChar"/>
        </w:rPr>
        <w:fldChar w:fldCharType="separate"/>
      </w:r>
      <w:r w:rsidR="007A5239" w:rsidRPr="007A5239">
        <w:rPr>
          <w:rStyle w:val="CaptionBChar"/>
          <w:rFonts w:eastAsia="Arial"/>
        </w:rPr>
        <w:t>6</w:t>
      </w:r>
      <w:r w:rsidRPr="007A5239">
        <w:rPr>
          <w:rStyle w:val="CaptionBChar"/>
          <w:rFonts w:eastAsia="Arial"/>
        </w:rPr>
        <w:fldChar w:fldCharType="end"/>
      </w:r>
      <w:bookmarkEnd w:id="166"/>
      <w:r w:rsidRPr="007A5239">
        <w:rPr>
          <w:rStyle w:val="CaptionBChar"/>
          <w:rFonts w:eastAsia="Arial"/>
        </w:rPr>
        <w:t>:</w:t>
      </w:r>
      <w:r w:rsidRPr="006843E1">
        <w:t xml:space="preserve"> Mean forager peck rate in the presence and absence of bait</w:t>
      </w:r>
      <w:bookmarkEnd w:id="167"/>
      <w:r w:rsidR="009D2D07" w:rsidRPr="006843E1">
        <w:t xml:space="preserve">. </w:t>
      </w:r>
      <w:r w:rsidR="00BD4363" w:rsidRPr="006843E1">
        <w:t>The dots represent the mean value, and the error bars represent the standard error.</w:t>
      </w:r>
      <w:bookmarkEnd w:id="168"/>
    </w:p>
    <w:p w14:paraId="16FB712B" w14:textId="77777777" w:rsidR="00170D8E" w:rsidRPr="006843E1" w:rsidRDefault="00170D8E" w:rsidP="00215D50">
      <w:pPr>
        <w:pStyle w:val="SectionText0"/>
      </w:pPr>
      <w:r w:rsidRPr="006843E1">
        <w:rPr>
          <w:noProof/>
        </w:rPr>
        <w:lastRenderedPageBreak/>
        <w:drawing>
          <wp:inline distT="0" distB="0" distL="0" distR="0" wp14:anchorId="0588AD2A" wp14:editId="08A5286F">
            <wp:extent cx="8453673" cy="6044019"/>
            <wp:effectExtent l="0" t="0" r="5080" b="0"/>
            <wp:docPr id="194155585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8470087" cy="6055754"/>
                    </a:xfrm>
                    <a:prstGeom prst="rect">
                      <a:avLst/>
                    </a:prstGeom>
                    <a:noFill/>
                    <a:ln>
                      <a:noFill/>
                    </a:ln>
                  </pic:spPr>
                </pic:pic>
              </a:graphicData>
            </a:graphic>
          </wp:inline>
        </w:drawing>
      </w:r>
    </w:p>
    <w:p w14:paraId="6DBCA716" w14:textId="20FFA907" w:rsidR="00BD4363" w:rsidRPr="006843E1" w:rsidRDefault="00170D8E" w:rsidP="007A5239">
      <w:pPr>
        <w:pStyle w:val="SectionText0"/>
        <w:rPr>
          <w:b/>
          <w:bCs/>
        </w:rPr>
        <w:sectPr w:rsidR="00BD4363" w:rsidRPr="006843E1" w:rsidSect="00F71CFB">
          <w:headerReference w:type="default" r:id="rId88"/>
          <w:pgSz w:w="15840" w:h="12240" w:orient="landscape"/>
          <w:pgMar w:top="720" w:right="720" w:bottom="720" w:left="720" w:header="720" w:footer="720" w:gutter="0"/>
          <w:cols w:space="720"/>
          <w:docGrid w:linePitch="299"/>
        </w:sectPr>
      </w:pPr>
      <w:bookmarkStart w:id="169" w:name="_Ref151151285"/>
      <w:bookmarkStart w:id="170" w:name="_Toc151366470"/>
      <w:bookmarkStart w:id="171" w:name="_Toc162207856"/>
      <w:r w:rsidRPr="007A5239">
        <w:rPr>
          <w:rStyle w:val="CaptionBChar"/>
          <w:rFonts w:eastAsia="Arial"/>
        </w:rPr>
        <w:t>Figure S</w:t>
      </w:r>
      <w:r w:rsidRPr="007A5239">
        <w:rPr>
          <w:rStyle w:val="CaptionBChar"/>
          <w:rFonts w:eastAsia="Arial"/>
        </w:rPr>
        <w:fldChar w:fldCharType="begin"/>
      </w:r>
      <w:r w:rsidRPr="007A5239">
        <w:rPr>
          <w:rStyle w:val="CaptionBChar"/>
          <w:rFonts w:eastAsia="Arial"/>
        </w:rPr>
        <w:instrText xml:space="preserve"> SEQ Figure_S \* ARABIC </w:instrText>
      </w:r>
      <w:r w:rsidRPr="007A5239">
        <w:rPr>
          <w:rStyle w:val="CaptionBChar"/>
          <w:rFonts w:eastAsia="Arial"/>
        </w:rPr>
        <w:fldChar w:fldCharType="separate"/>
      </w:r>
      <w:r w:rsidR="007A5239" w:rsidRPr="007A5239">
        <w:rPr>
          <w:rStyle w:val="CaptionBChar"/>
          <w:rFonts w:eastAsia="Arial"/>
        </w:rPr>
        <w:t>7</w:t>
      </w:r>
      <w:r w:rsidRPr="007A5239">
        <w:rPr>
          <w:rStyle w:val="CaptionBChar"/>
          <w:rFonts w:eastAsia="Arial"/>
        </w:rPr>
        <w:fldChar w:fldCharType="end"/>
      </w:r>
      <w:bookmarkEnd w:id="169"/>
      <w:r w:rsidRPr="007A5239">
        <w:rPr>
          <w:rStyle w:val="CaptionBChar"/>
          <w:rFonts w:eastAsia="Arial"/>
        </w:rPr>
        <w:t>:</w:t>
      </w:r>
      <w:r w:rsidRPr="006843E1">
        <w:t xml:space="preserve"> Number of transitions performed by foragers in the presence and absence of bait</w:t>
      </w:r>
      <w:bookmarkEnd w:id="170"/>
      <w:r w:rsidR="00547079" w:rsidRPr="006843E1">
        <w:t xml:space="preserve">. </w:t>
      </w:r>
      <w:r w:rsidR="00BD4363" w:rsidRPr="006843E1">
        <w:t>The dots represent the mean value, and the error bars represent the standard error.</w:t>
      </w:r>
      <w:bookmarkEnd w:id="171"/>
    </w:p>
    <w:p w14:paraId="69590A8F" w14:textId="460897EB" w:rsidR="00BD4363" w:rsidRPr="006843E1" w:rsidRDefault="00BD4363" w:rsidP="007A5239">
      <w:pPr>
        <w:pStyle w:val="SectionText0"/>
      </w:pPr>
      <w:bookmarkStart w:id="172" w:name="_Ref151153168"/>
      <w:bookmarkStart w:id="173" w:name="_Toc151366453"/>
      <w:bookmarkStart w:id="174" w:name="_Toc162207846"/>
      <w:r w:rsidRPr="007A5239">
        <w:rPr>
          <w:rStyle w:val="CaptionBChar"/>
          <w:rFonts w:eastAsia="Arial"/>
        </w:rPr>
        <w:lastRenderedPageBreak/>
        <w:t>Table S</w:t>
      </w:r>
      <w:r w:rsidRPr="007A5239">
        <w:rPr>
          <w:rStyle w:val="CaptionBChar"/>
          <w:rFonts w:eastAsia="Arial"/>
        </w:rPr>
        <w:fldChar w:fldCharType="begin"/>
      </w:r>
      <w:r w:rsidRPr="007A5239">
        <w:rPr>
          <w:rStyle w:val="CaptionBChar"/>
          <w:rFonts w:eastAsia="Arial"/>
        </w:rPr>
        <w:instrText xml:space="preserve"> SEQ Table_S \* ARABIC </w:instrText>
      </w:r>
      <w:r w:rsidRPr="007A5239">
        <w:rPr>
          <w:rStyle w:val="CaptionBChar"/>
          <w:rFonts w:eastAsia="Arial"/>
        </w:rPr>
        <w:fldChar w:fldCharType="separate"/>
      </w:r>
      <w:r w:rsidR="007A5239" w:rsidRPr="007A5239">
        <w:rPr>
          <w:rStyle w:val="CaptionBChar"/>
          <w:rFonts w:eastAsia="Arial"/>
        </w:rPr>
        <w:t>4</w:t>
      </w:r>
      <w:r w:rsidRPr="007A5239">
        <w:rPr>
          <w:rStyle w:val="CaptionBChar"/>
          <w:rFonts w:eastAsia="Arial"/>
        </w:rPr>
        <w:fldChar w:fldCharType="end"/>
      </w:r>
      <w:bookmarkEnd w:id="172"/>
      <w:r w:rsidRPr="007A5239">
        <w:rPr>
          <w:rStyle w:val="CaptionBChar"/>
          <w:rFonts w:eastAsia="Arial"/>
        </w:rPr>
        <w:t>:</w:t>
      </w:r>
      <w:r w:rsidRPr="006843E1">
        <w:t xml:space="preserve"> Result of post hoc test performed on the number of transitions from foraging to alert behavio</w:t>
      </w:r>
      <w:r w:rsidR="00314C8E" w:rsidRPr="006843E1">
        <w:t>u</w:t>
      </w:r>
      <w:r w:rsidRPr="006843E1">
        <w:t>r</w:t>
      </w:r>
      <w:bookmarkEnd w:id="173"/>
      <w:r w:rsidR="00547079" w:rsidRPr="006843E1">
        <w:t>.</w:t>
      </w:r>
      <w:bookmarkEnd w:id="174"/>
    </w:p>
    <w:p w14:paraId="3211749D" w14:textId="60A9DC04" w:rsidR="00BD4363" w:rsidRPr="00A20D4C" w:rsidRDefault="00BD4363" w:rsidP="00215D50">
      <w:pPr>
        <w:pStyle w:val="SectionText0"/>
      </w:pPr>
      <w:r w:rsidRPr="006843E1">
        <w:rPr>
          <w:noProof/>
        </w:rPr>
        <w:drawing>
          <wp:inline distT="0" distB="0" distL="0" distR="0" wp14:anchorId="7B33818E" wp14:editId="2832F62A">
            <wp:extent cx="9139473" cy="1432610"/>
            <wp:effectExtent l="0" t="0" r="5080" b="0"/>
            <wp:docPr id="12375202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89">
                      <a:extLst>
                        <a:ext uri="{28A0092B-C50C-407E-A947-70E740481C1C}">
                          <a14:useLocalDpi xmlns:a14="http://schemas.microsoft.com/office/drawing/2010/main" val="0"/>
                        </a:ext>
                      </a:extLst>
                    </a:blip>
                    <a:srcRect t="5346" b="73753"/>
                    <a:stretch/>
                  </pic:blipFill>
                  <pic:spPr bwMode="auto">
                    <a:xfrm>
                      <a:off x="0" y="0"/>
                      <a:ext cx="9170290" cy="1437441"/>
                    </a:xfrm>
                    <a:prstGeom prst="rect">
                      <a:avLst/>
                    </a:prstGeom>
                    <a:noFill/>
                    <a:ln>
                      <a:noFill/>
                    </a:ln>
                    <a:extLst>
                      <a:ext uri="{53640926-AAD7-44D8-BBD7-CCE9431645EC}">
                        <a14:shadowObscured xmlns:a14="http://schemas.microsoft.com/office/drawing/2010/main"/>
                      </a:ext>
                    </a:extLst>
                  </pic:spPr>
                </pic:pic>
              </a:graphicData>
            </a:graphic>
          </wp:inline>
        </w:drawing>
      </w:r>
    </w:p>
    <w:sectPr w:rsidR="00BD4363" w:rsidRPr="00A20D4C" w:rsidSect="00F71CFB">
      <w:headerReference w:type="default" r:id="rId90"/>
      <w:pgSz w:w="15840" w:h="12240" w:orient="landscape"/>
      <w:pgMar w:top="720" w:right="720" w:bottom="720" w:left="720" w:header="720" w:footer="720"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1" w:author="Author" w:initials="A">
    <w:p w14:paraId="18F1BD90" w14:textId="77777777" w:rsidR="00A24D3D" w:rsidRDefault="00A24D3D" w:rsidP="00992033">
      <w:pPr>
        <w:pStyle w:val="CommentText"/>
      </w:pPr>
      <w:r>
        <w:rPr>
          <w:rStyle w:val="CommentReference"/>
        </w:rPr>
        <w:annotationRef/>
      </w:r>
      <w:r>
        <w:t>Ok, is it worth also considering the types of ways sentinel behaviour was considered? And maybe discuss this?</w:t>
      </w:r>
    </w:p>
  </w:comment>
  <w:comment w:id="32" w:author="Author" w:initials="A">
    <w:p w14:paraId="0D020B2B" w14:textId="77777777" w:rsidR="00A24D3D" w:rsidRDefault="00A24D3D" w:rsidP="00625C0F">
      <w:pPr>
        <w:pStyle w:val="CommentText"/>
      </w:pPr>
      <w:r>
        <w:rPr>
          <w:rStyle w:val="CommentReference"/>
        </w:rPr>
        <w:annotationRef/>
      </w:r>
      <w:r>
        <w:t>I think this is something worth considering. If you are going to be discussing things like the specific inclusion of coordination, this get’s into differneces in how the studies are approached. Therefore, what metrics of sentinal behaviour are being looked at could be important. This might move it towards a slight methods paper, but that is something we should discuss.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8F1BD90" w15:done="0"/>
  <w15:commentEx w15:paraId="0D020B2B" w15:paraIdParent="18F1BD9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8F1BD90" w16cid:durableId="602F2D28"/>
  <w16cid:commentId w16cid:paraId="0D020B2B" w16cid:durableId="0B50602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5E3BCD" w14:textId="77777777" w:rsidR="00F71CFB" w:rsidRPr="006843E1" w:rsidRDefault="00F71CFB" w:rsidP="00981E30">
      <w:pPr>
        <w:spacing w:line="240" w:lineRule="auto"/>
      </w:pPr>
      <w:r w:rsidRPr="006843E1">
        <w:separator/>
      </w:r>
    </w:p>
  </w:endnote>
  <w:endnote w:type="continuationSeparator" w:id="0">
    <w:p w14:paraId="38E2913D" w14:textId="77777777" w:rsidR="00F71CFB" w:rsidRPr="006843E1" w:rsidRDefault="00F71CFB" w:rsidP="00981E30">
      <w:pPr>
        <w:spacing w:line="240" w:lineRule="auto"/>
      </w:pPr>
      <w:r w:rsidRPr="006843E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03EC2A" w14:textId="77777777" w:rsidR="00F71CFB" w:rsidRPr="006843E1" w:rsidRDefault="00F71CFB" w:rsidP="00981E30">
      <w:pPr>
        <w:spacing w:line="240" w:lineRule="auto"/>
      </w:pPr>
      <w:r w:rsidRPr="006843E1">
        <w:separator/>
      </w:r>
    </w:p>
  </w:footnote>
  <w:footnote w:type="continuationSeparator" w:id="0">
    <w:p w14:paraId="5C850334" w14:textId="77777777" w:rsidR="00F71CFB" w:rsidRPr="006843E1" w:rsidRDefault="00F71CFB" w:rsidP="00981E30">
      <w:pPr>
        <w:spacing w:line="240" w:lineRule="auto"/>
      </w:pPr>
      <w:r w:rsidRPr="006843E1">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16E3A9" w14:textId="77777777" w:rsidR="00B22722" w:rsidRPr="006843E1" w:rsidRDefault="00B22722" w:rsidP="00C55384">
    <w:pPr>
      <w:pStyle w:val="Header"/>
      <w:jc w:val="right"/>
      <w:rPr>
        <w:rFonts w:ascii="Times New Roman" w:hAnsi="Times New Roman" w:cs="Times New Roman"/>
        <w:sz w:val="24"/>
        <w:szCs w:val="24"/>
      </w:rPr>
    </w:pPr>
    <w:r>
      <w:rPr>
        <w:rFonts w:ascii="Times New Roman" w:hAnsi="Times New Roman" w:cs="Times New Roman"/>
        <w:sz w:val="24"/>
        <w:szCs w:val="24"/>
      </w:rPr>
      <w:t>Abstract</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869795028"/>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3A67A9" w14:textId="5FE543D8" w:rsidR="00A24D3D" w:rsidRPr="0060735D" w:rsidRDefault="00563147" w:rsidP="0060735D">
    <w:pPr>
      <w:pStyle w:val="Header"/>
      <w:jc w:val="right"/>
      <w:rPr>
        <w:rFonts w:ascii="Times New Roman" w:hAnsi="Times New Roman" w:cs="Times New Roman"/>
        <w:sz w:val="24"/>
        <w:szCs w:val="24"/>
      </w:rPr>
    </w:pPr>
    <w:r>
      <w:rPr>
        <w:rFonts w:ascii="Times New Roman" w:hAnsi="Times New Roman" w:cs="Times New Roman"/>
        <w:sz w:val="24"/>
        <w:szCs w:val="24"/>
      </w:rPr>
      <w:t>Chapter 1</w:t>
    </w:r>
    <w:r w:rsidRPr="006843E1">
      <w:rPr>
        <w:rFonts w:ascii="Times New Roman" w:hAnsi="Times New Roman" w:cs="Times New Roman"/>
        <w:sz w:val="24"/>
        <w:szCs w:val="24"/>
      </w:rPr>
      <w:t xml:space="preserve"> – </w:t>
    </w:r>
    <w:r w:rsidR="00A24D3D" w:rsidRPr="0060735D">
      <w:rPr>
        <w:rFonts w:ascii="Times New Roman" w:hAnsi="Times New Roman" w:cs="Times New Roman"/>
        <w:sz w:val="24"/>
        <w:szCs w:val="24"/>
      </w:rPr>
      <w:t xml:space="preserve">Methods – Popescu </w:t>
    </w:r>
    <w:sdt>
      <w:sdtPr>
        <w:rPr>
          <w:rFonts w:ascii="Times New Roman" w:hAnsi="Times New Roman" w:cs="Times New Roman"/>
          <w:sz w:val="24"/>
          <w:szCs w:val="24"/>
        </w:rPr>
        <w:id w:val="-1426496071"/>
        <w:docPartObj>
          <w:docPartGallery w:val="Page Numbers (Top of Page)"/>
          <w:docPartUnique/>
        </w:docPartObj>
      </w:sdtPr>
      <w:sdtEndPr>
        <w:rPr>
          <w:noProof/>
        </w:rPr>
      </w:sdtEndPr>
      <w:sdtContent>
        <w:r w:rsidR="00A24D3D" w:rsidRPr="0060735D">
          <w:rPr>
            <w:rFonts w:ascii="Times New Roman" w:hAnsi="Times New Roman" w:cs="Times New Roman"/>
            <w:sz w:val="24"/>
            <w:szCs w:val="24"/>
          </w:rPr>
          <w:fldChar w:fldCharType="begin"/>
        </w:r>
        <w:r w:rsidR="00A24D3D" w:rsidRPr="0060735D">
          <w:rPr>
            <w:rFonts w:ascii="Times New Roman" w:hAnsi="Times New Roman" w:cs="Times New Roman"/>
            <w:sz w:val="24"/>
            <w:szCs w:val="24"/>
          </w:rPr>
          <w:instrText xml:space="preserve"> PAGE   \* MERGEFORMAT </w:instrText>
        </w:r>
        <w:r w:rsidR="00A24D3D" w:rsidRPr="0060735D">
          <w:rPr>
            <w:rFonts w:ascii="Times New Roman" w:hAnsi="Times New Roman" w:cs="Times New Roman"/>
            <w:sz w:val="24"/>
            <w:szCs w:val="24"/>
          </w:rPr>
          <w:fldChar w:fldCharType="separate"/>
        </w:r>
        <w:r w:rsidR="00A24D3D" w:rsidRPr="0060735D">
          <w:rPr>
            <w:rFonts w:ascii="Times New Roman" w:hAnsi="Times New Roman" w:cs="Times New Roman"/>
            <w:noProof/>
            <w:sz w:val="24"/>
            <w:szCs w:val="24"/>
          </w:rPr>
          <w:t>2</w:t>
        </w:r>
        <w:r w:rsidR="00A24D3D" w:rsidRPr="0060735D">
          <w:rPr>
            <w:rFonts w:ascii="Times New Roman" w:hAnsi="Times New Roman" w:cs="Times New Roman"/>
            <w:noProof/>
            <w:sz w:val="24"/>
            <w:szCs w:val="24"/>
          </w:rPr>
          <w:fldChar w:fldCharType="end"/>
        </w:r>
      </w:sdtContent>
    </w:sdt>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0109F" w14:textId="7553B384" w:rsidR="00A24D3D" w:rsidRPr="0060735D" w:rsidRDefault="00563147" w:rsidP="0060735D">
    <w:pPr>
      <w:pStyle w:val="Header"/>
      <w:jc w:val="right"/>
      <w:rPr>
        <w:rFonts w:ascii="Times New Roman" w:hAnsi="Times New Roman" w:cs="Times New Roman"/>
        <w:sz w:val="24"/>
        <w:szCs w:val="24"/>
      </w:rPr>
    </w:pPr>
    <w:r>
      <w:rPr>
        <w:rFonts w:ascii="Times New Roman" w:hAnsi="Times New Roman" w:cs="Times New Roman"/>
        <w:sz w:val="24"/>
        <w:szCs w:val="24"/>
      </w:rPr>
      <w:t>Chapter 1</w:t>
    </w:r>
    <w:r w:rsidRPr="006843E1">
      <w:rPr>
        <w:rFonts w:ascii="Times New Roman" w:hAnsi="Times New Roman" w:cs="Times New Roman"/>
        <w:sz w:val="24"/>
        <w:szCs w:val="24"/>
      </w:rPr>
      <w:t xml:space="preserve"> – </w:t>
    </w:r>
    <w:r w:rsidR="00A24D3D" w:rsidRPr="0060735D">
      <w:rPr>
        <w:rFonts w:ascii="Times New Roman" w:hAnsi="Times New Roman" w:cs="Times New Roman"/>
        <w:sz w:val="24"/>
        <w:szCs w:val="24"/>
      </w:rPr>
      <w:t xml:space="preserve">Methods – Table </w:t>
    </w:r>
    <w:r w:rsidR="00A24D3D">
      <w:rPr>
        <w:rFonts w:ascii="Times New Roman" w:hAnsi="Times New Roman" w:cs="Times New Roman"/>
        <w:sz w:val="24"/>
        <w:szCs w:val="24"/>
      </w:rPr>
      <w:t>2</w:t>
    </w:r>
    <w:r w:rsidR="00A24D3D" w:rsidRPr="0060735D">
      <w:rPr>
        <w:rFonts w:ascii="Times New Roman" w:hAnsi="Times New Roman" w:cs="Times New Roman"/>
        <w:sz w:val="24"/>
        <w:szCs w:val="24"/>
      </w:rPr>
      <w:t xml:space="preserve"> – Popescu </w:t>
    </w:r>
    <w:sdt>
      <w:sdtPr>
        <w:rPr>
          <w:rFonts w:ascii="Times New Roman" w:hAnsi="Times New Roman" w:cs="Times New Roman"/>
          <w:sz w:val="24"/>
          <w:szCs w:val="24"/>
        </w:rPr>
        <w:id w:val="-971903124"/>
        <w:docPartObj>
          <w:docPartGallery w:val="Page Numbers (Top of Page)"/>
          <w:docPartUnique/>
        </w:docPartObj>
      </w:sdtPr>
      <w:sdtEndPr>
        <w:rPr>
          <w:noProof/>
        </w:rPr>
      </w:sdtEndPr>
      <w:sdtContent>
        <w:r w:rsidR="00A24D3D" w:rsidRPr="0060735D">
          <w:rPr>
            <w:rFonts w:ascii="Times New Roman" w:hAnsi="Times New Roman" w:cs="Times New Roman"/>
            <w:sz w:val="24"/>
            <w:szCs w:val="24"/>
          </w:rPr>
          <w:fldChar w:fldCharType="begin"/>
        </w:r>
        <w:r w:rsidR="00A24D3D" w:rsidRPr="0060735D">
          <w:rPr>
            <w:rFonts w:ascii="Times New Roman" w:hAnsi="Times New Roman" w:cs="Times New Roman"/>
            <w:sz w:val="24"/>
            <w:szCs w:val="24"/>
          </w:rPr>
          <w:instrText xml:space="preserve"> PAGE   \* MERGEFORMAT </w:instrText>
        </w:r>
        <w:r w:rsidR="00A24D3D" w:rsidRPr="0060735D">
          <w:rPr>
            <w:rFonts w:ascii="Times New Roman" w:hAnsi="Times New Roman" w:cs="Times New Roman"/>
            <w:sz w:val="24"/>
            <w:szCs w:val="24"/>
          </w:rPr>
          <w:fldChar w:fldCharType="separate"/>
        </w:r>
        <w:r w:rsidR="00A24D3D" w:rsidRPr="0060735D">
          <w:rPr>
            <w:rFonts w:ascii="Times New Roman" w:hAnsi="Times New Roman" w:cs="Times New Roman"/>
            <w:noProof/>
            <w:sz w:val="24"/>
            <w:szCs w:val="24"/>
          </w:rPr>
          <w:t>2</w:t>
        </w:r>
        <w:r w:rsidR="00A24D3D" w:rsidRPr="0060735D">
          <w:rPr>
            <w:rFonts w:ascii="Times New Roman" w:hAnsi="Times New Roman" w:cs="Times New Roman"/>
            <w:noProof/>
            <w:sz w:val="24"/>
            <w:szCs w:val="24"/>
          </w:rPr>
          <w:fldChar w:fldCharType="end"/>
        </w:r>
      </w:sdtContent>
    </w:sdt>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BC092" w14:textId="3B97CA6F" w:rsidR="006B3590" w:rsidRPr="0060735D" w:rsidRDefault="006B3590" w:rsidP="0060735D">
    <w:pPr>
      <w:pStyle w:val="Header"/>
      <w:jc w:val="right"/>
      <w:rPr>
        <w:rFonts w:ascii="Times New Roman" w:hAnsi="Times New Roman" w:cs="Times New Roman"/>
        <w:sz w:val="24"/>
        <w:szCs w:val="24"/>
      </w:rPr>
    </w:pPr>
    <w:r>
      <w:rPr>
        <w:rFonts w:ascii="Times New Roman" w:hAnsi="Times New Roman" w:cs="Times New Roman"/>
        <w:sz w:val="24"/>
        <w:szCs w:val="24"/>
      </w:rPr>
      <w:t>Chapter 1</w:t>
    </w:r>
    <w:r w:rsidRPr="006843E1">
      <w:rPr>
        <w:rFonts w:ascii="Times New Roman" w:hAnsi="Times New Roman" w:cs="Times New Roman"/>
        <w:sz w:val="24"/>
        <w:szCs w:val="24"/>
      </w:rPr>
      <w:t xml:space="preserve"> – </w:t>
    </w:r>
    <w:r w:rsidRPr="0060735D">
      <w:rPr>
        <w:rFonts w:ascii="Times New Roman" w:hAnsi="Times New Roman" w:cs="Times New Roman"/>
        <w:sz w:val="24"/>
        <w:szCs w:val="24"/>
      </w:rPr>
      <w:t xml:space="preserve">Results – Popescu </w:t>
    </w:r>
    <w:sdt>
      <w:sdtPr>
        <w:rPr>
          <w:rFonts w:ascii="Times New Roman" w:hAnsi="Times New Roman" w:cs="Times New Roman"/>
          <w:sz w:val="24"/>
          <w:szCs w:val="24"/>
        </w:rPr>
        <w:id w:val="-293519784"/>
        <w:docPartObj>
          <w:docPartGallery w:val="Page Numbers (Top of Page)"/>
          <w:docPartUnique/>
        </w:docPartObj>
      </w:sdtPr>
      <w:sdtEndPr>
        <w:rPr>
          <w:noProof/>
        </w:rPr>
      </w:sdtEndPr>
      <w:sdtContent>
        <w:r w:rsidRPr="0060735D">
          <w:rPr>
            <w:rFonts w:ascii="Times New Roman" w:hAnsi="Times New Roman" w:cs="Times New Roman"/>
            <w:sz w:val="24"/>
            <w:szCs w:val="24"/>
          </w:rPr>
          <w:fldChar w:fldCharType="begin"/>
        </w:r>
        <w:r w:rsidRPr="0060735D">
          <w:rPr>
            <w:rFonts w:ascii="Times New Roman" w:hAnsi="Times New Roman" w:cs="Times New Roman"/>
            <w:sz w:val="24"/>
            <w:szCs w:val="24"/>
          </w:rPr>
          <w:instrText xml:space="preserve"> PAGE   \* MERGEFORMAT </w:instrText>
        </w:r>
        <w:r w:rsidRPr="0060735D">
          <w:rPr>
            <w:rFonts w:ascii="Times New Roman" w:hAnsi="Times New Roman" w:cs="Times New Roman"/>
            <w:sz w:val="24"/>
            <w:szCs w:val="24"/>
          </w:rPr>
          <w:fldChar w:fldCharType="separate"/>
        </w:r>
        <w:r w:rsidRPr="0060735D">
          <w:rPr>
            <w:rFonts w:ascii="Times New Roman" w:hAnsi="Times New Roman" w:cs="Times New Roman"/>
            <w:noProof/>
            <w:sz w:val="24"/>
            <w:szCs w:val="24"/>
          </w:rPr>
          <w:t>2</w:t>
        </w:r>
        <w:r w:rsidRPr="0060735D">
          <w:rPr>
            <w:rFonts w:ascii="Times New Roman" w:hAnsi="Times New Roman" w:cs="Times New Roman"/>
            <w:noProof/>
            <w:sz w:val="24"/>
            <w:szCs w:val="24"/>
          </w:rPr>
          <w:fldChar w:fldCharType="end"/>
        </w:r>
      </w:sdtContent>
    </w:sdt>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7CC46" w14:textId="77777777" w:rsidR="00F72689" w:rsidRPr="0060735D" w:rsidRDefault="00F72689" w:rsidP="0060735D">
    <w:pPr>
      <w:pStyle w:val="Header"/>
      <w:jc w:val="right"/>
      <w:rPr>
        <w:rFonts w:ascii="Times New Roman" w:hAnsi="Times New Roman" w:cs="Times New Roman"/>
        <w:sz w:val="24"/>
        <w:szCs w:val="24"/>
      </w:rPr>
    </w:pPr>
    <w:r>
      <w:rPr>
        <w:rFonts w:ascii="Times New Roman" w:hAnsi="Times New Roman" w:cs="Times New Roman"/>
        <w:sz w:val="24"/>
        <w:szCs w:val="24"/>
      </w:rPr>
      <w:t>Chapter 1</w:t>
    </w:r>
    <w:r w:rsidRPr="006843E1">
      <w:rPr>
        <w:rFonts w:ascii="Times New Roman" w:hAnsi="Times New Roman" w:cs="Times New Roman"/>
        <w:sz w:val="24"/>
        <w:szCs w:val="24"/>
      </w:rPr>
      <w:t xml:space="preserve"> – </w:t>
    </w:r>
    <w:r w:rsidRPr="0060735D">
      <w:rPr>
        <w:rFonts w:ascii="Times New Roman" w:hAnsi="Times New Roman" w:cs="Times New Roman"/>
        <w:sz w:val="24"/>
        <w:szCs w:val="24"/>
      </w:rPr>
      <w:t xml:space="preserve">Results – Figure 1 – Popescu </w:t>
    </w:r>
    <w:sdt>
      <w:sdtPr>
        <w:rPr>
          <w:rFonts w:ascii="Times New Roman" w:hAnsi="Times New Roman" w:cs="Times New Roman"/>
          <w:sz w:val="24"/>
          <w:szCs w:val="24"/>
        </w:rPr>
        <w:id w:val="-261837815"/>
        <w:docPartObj>
          <w:docPartGallery w:val="Page Numbers (Top of Page)"/>
          <w:docPartUnique/>
        </w:docPartObj>
      </w:sdtPr>
      <w:sdtEndPr>
        <w:rPr>
          <w:noProof/>
        </w:rPr>
      </w:sdtEndPr>
      <w:sdtContent>
        <w:r w:rsidRPr="0060735D">
          <w:rPr>
            <w:rFonts w:ascii="Times New Roman" w:hAnsi="Times New Roman" w:cs="Times New Roman"/>
            <w:sz w:val="24"/>
            <w:szCs w:val="24"/>
          </w:rPr>
          <w:fldChar w:fldCharType="begin"/>
        </w:r>
        <w:r w:rsidRPr="0060735D">
          <w:rPr>
            <w:rFonts w:ascii="Times New Roman" w:hAnsi="Times New Roman" w:cs="Times New Roman"/>
            <w:sz w:val="24"/>
            <w:szCs w:val="24"/>
          </w:rPr>
          <w:instrText xml:space="preserve"> PAGE   \* MERGEFORMAT </w:instrText>
        </w:r>
        <w:r w:rsidRPr="0060735D">
          <w:rPr>
            <w:rFonts w:ascii="Times New Roman" w:hAnsi="Times New Roman" w:cs="Times New Roman"/>
            <w:sz w:val="24"/>
            <w:szCs w:val="24"/>
          </w:rPr>
          <w:fldChar w:fldCharType="separate"/>
        </w:r>
        <w:r w:rsidRPr="0060735D">
          <w:rPr>
            <w:rFonts w:ascii="Times New Roman" w:hAnsi="Times New Roman" w:cs="Times New Roman"/>
            <w:noProof/>
            <w:sz w:val="24"/>
            <w:szCs w:val="24"/>
          </w:rPr>
          <w:t>2</w:t>
        </w:r>
        <w:r w:rsidRPr="0060735D">
          <w:rPr>
            <w:rFonts w:ascii="Times New Roman" w:hAnsi="Times New Roman" w:cs="Times New Roman"/>
            <w:noProof/>
            <w:sz w:val="24"/>
            <w:szCs w:val="24"/>
          </w:rPr>
          <w:fldChar w:fldCharType="end"/>
        </w:r>
      </w:sdtContent>
    </w:sdt>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7A476" w14:textId="2F11A2C5" w:rsidR="00A24D3D" w:rsidRPr="0060735D" w:rsidRDefault="00563147" w:rsidP="0060735D">
    <w:pPr>
      <w:pStyle w:val="Header"/>
      <w:jc w:val="right"/>
      <w:rPr>
        <w:rFonts w:ascii="Times New Roman" w:hAnsi="Times New Roman" w:cs="Times New Roman"/>
        <w:sz w:val="24"/>
        <w:szCs w:val="24"/>
      </w:rPr>
    </w:pPr>
    <w:r>
      <w:rPr>
        <w:rFonts w:ascii="Times New Roman" w:hAnsi="Times New Roman" w:cs="Times New Roman"/>
        <w:sz w:val="24"/>
        <w:szCs w:val="24"/>
      </w:rPr>
      <w:t>Chapter 1</w:t>
    </w:r>
    <w:r w:rsidRPr="006843E1">
      <w:rPr>
        <w:rFonts w:ascii="Times New Roman" w:hAnsi="Times New Roman" w:cs="Times New Roman"/>
        <w:sz w:val="24"/>
        <w:szCs w:val="24"/>
      </w:rPr>
      <w:t xml:space="preserve"> – </w:t>
    </w:r>
    <w:r w:rsidR="00A24D3D" w:rsidRPr="0060735D">
      <w:rPr>
        <w:rFonts w:ascii="Times New Roman" w:hAnsi="Times New Roman" w:cs="Times New Roman"/>
        <w:sz w:val="24"/>
        <w:szCs w:val="24"/>
      </w:rPr>
      <w:t xml:space="preserve">Results – </w:t>
    </w:r>
    <w:r w:rsidR="00A24D3D">
      <w:rPr>
        <w:rFonts w:ascii="Times New Roman" w:hAnsi="Times New Roman" w:cs="Times New Roman"/>
        <w:sz w:val="24"/>
        <w:szCs w:val="24"/>
      </w:rPr>
      <w:t xml:space="preserve">Table </w:t>
    </w:r>
    <w:r>
      <w:rPr>
        <w:rFonts w:ascii="Times New Roman" w:hAnsi="Times New Roman" w:cs="Times New Roman"/>
        <w:sz w:val="24"/>
        <w:szCs w:val="24"/>
      </w:rPr>
      <w:t>3</w:t>
    </w:r>
    <w:r w:rsidR="00A24D3D" w:rsidRPr="0060735D">
      <w:rPr>
        <w:rFonts w:ascii="Times New Roman" w:hAnsi="Times New Roman" w:cs="Times New Roman"/>
        <w:sz w:val="24"/>
        <w:szCs w:val="24"/>
      </w:rPr>
      <w:t xml:space="preserve"> – Popescu </w:t>
    </w:r>
    <w:sdt>
      <w:sdtPr>
        <w:rPr>
          <w:rFonts w:ascii="Times New Roman" w:hAnsi="Times New Roman" w:cs="Times New Roman"/>
          <w:sz w:val="24"/>
          <w:szCs w:val="24"/>
        </w:rPr>
        <w:id w:val="88902751"/>
        <w:docPartObj>
          <w:docPartGallery w:val="Page Numbers (Top of Page)"/>
          <w:docPartUnique/>
        </w:docPartObj>
      </w:sdtPr>
      <w:sdtEndPr>
        <w:rPr>
          <w:noProof/>
        </w:rPr>
      </w:sdtEndPr>
      <w:sdtContent>
        <w:r w:rsidR="00A24D3D" w:rsidRPr="0060735D">
          <w:rPr>
            <w:rFonts w:ascii="Times New Roman" w:hAnsi="Times New Roman" w:cs="Times New Roman"/>
            <w:sz w:val="24"/>
            <w:szCs w:val="24"/>
          </w:rPr>
          <w:fldChar w:fldCharType="begin"/>
        </w:r>
        <w:r w:rsidR="00A24D3D" w:rsidRPr="0060735D">
          <w:rPr>
            <w:rFonts w:ascii="Times New Roman" w:hAnsi="Times New Roman" w:cs="Times New Roman"/>
            <w:sz w:val="24"/>
            <w:szCs w:val="24"/>
          </w:rPr>
          <w:instrText xml:space="preserve"> PAGE   \* MERGEFORMAT </w:instrText>
        </w:r>
        <w:r w:rsidR="00A24D3D" w:rsidRPr="0060735D">
          <w:rPr>
            <w:rFonts w:ascii="Times New Roman" w:hAnsi="Times New Roman" w:cs="Times New Roman"/>
            <w:sz w:val="24"/>
            <w:szCs w:val="24"/>
          </w:rPr>
          <w:fldChar w:fldCharType="separate"/>
        </w:r>
        <w:r w:rsidR="00A24D3D" w:rsidRPr="0060735D">
          <w:rPr>
            <w:rFonts w:ascii="Times New Roman" w:hAnsi="Times New Roman" w:cs="Times New Roman"/>
            <w:noProof/>
            <w:sz w:val="24"/>
            <w:szCs w:val="24"/>
          </w:rPr>
          <w:t>2</w:t>
        </w:r>
        <w:r w:rsidR="00A24D3D" w:rsidRPr="0060735D">
          <w:rPr>
            <w:rFonts w:ascii="Times New Roman" w:hAnsi="Times New Roman" w:cs="Times New Roman"/>
            <w:noProof/>
            <w:sz w:val="24"/>
            <w:szCs w:val="24"/>
          </w:rPr>
          <w:fldChar w:fldCharType="end"/>
        </w:r>
      </w:sdtContent>
    </w:sdt>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DD78F" w14:textId="72D5F6C3" w:rsidR="00563147" w:rsidRPr="0060735D" w:rsidRDefault="00563147" w:rsidP="0060735D">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w:t>
    </w:r>
    <w:r w:rsidR="00F72689">
      <w:rPr>
        <w:rFonts w:ascii="Times New Roman" w:hAnsi="Times New Roman" w:cs="Times New Roman"/>
        <w:sz w:val="24"/>
        <w:szCs w:val="24"/>
      </w:rPr>
      <w:t>1</w:t>
    </w:r>
    <w:r w:rsidRPr="006843E1">
      <w:rPr>
        <w:rFonts w:ascii="Times New Roman" w:hAnsi="Times New Roman" w:cs="Times New Roman"/>
        <w:sz w:val="24"/>
        <w:szCs w:val="24"/>
      </w:rPr>
      <w:t xml:space="preserve"> – </w:t>
    </w:r>
    <w:r w:rsidR="00F72689">
      <w:rPr>
        <w:rFonts w:ascii="Times New Roman" w:hAnsi="Times New Roman" w:cs="Times New Roman"/>
        <w:sz w:val="24"/>
        <w:szCs w:val="24"/>
      </w:rPr>
      <w:t>Discussion</w:t>
    </w:r>
    <w:r w:rsidRPr="0060735D">
      <w:rPr>
        <w:rFonts w:ascii="Times New Roman" w:hAnsi="Times New Roman" w:cs="Times New Roman"/>
        <w:sz w:val="24"/>
        <w:szCs w:val="24"/>
      </w:rPr>
      <w:t xml:space="preserve"> – Popescu </w:t>
    </w:r>
    <w:sdt>
      <w:sdtPr>
        <w:rPr>
          <w:rFonts w:ascii="Times New Roman" w:hAnsi="Times New Roman" w:cs="Times New Roman"/>
          <w:sz w:val="24"/>
          <w:szCs w:val="24"/>
        </w:rPr>
        <w:id w:val="1055430923"/>
        <w:docPartObj>
          <w:docPartGallery w:val="Page Numbers (Top of Page)"/>
          <w:docPartUnique/>
        </w:docPartObj>
      </w:sdtPr>
      <w:sdtEndPr>
        <w:rPr>
          <w:noProof/>
        </w:rPr>
      </w:sdtEndPr>
      <w:sdtContent>
        <w:r w:rsidRPr="0060735D">
          <w:rPr>
            <w:rFonts w:ascii="Times New Roman" w:hAnsi="Times New Roman" w:cs="Times New Roman"/>
            <w:sz w:val="24"/>
            <w:szCs w:val="24"/>
          </w:rPr>
          <w:fldChar w:fldCharType="begin"/>
        </w:r>
        <w:r w:rsidRPr="0060735D">
          <w:rPr>
            <w:rFonts w:ascii="Times New Roman" w:hAnsi="Times New Roman" w:cs="Times New Roman"/>
            <w:sz w:val="24"/>
            <w:szCs w:val="24"/>
          </w:rPr>
          <w:instrText xml:space="preserve"> PAGE   \* MERGEFORMAT </w:instrText>
        </w:r>
        <w:r w:rsidRPr="0060735D">
          <w:rPr>
            <w:rFonts w:ascii="Times New Roman" w:hAnsi="Times New Roman" w:cs="Times New Roman"/>
            <w:sz w:val="24"/>
            <w:szCs w:val="24"/>
          </w:rPr>
          <w:fldChar w:fldCharType="separate"/>
        </w:r>
        <w:r w:rsidRPr="0060735D">
          <w:rPr>
            <w:rFonts w:ascii="Times New Roman" w:hAnsi="Times New Roman" w:cs="Times New Roman"/>
            <w:noProof/>
            <w:sz w:val="24"/>
            <w:szCs w:val="24"/>
          </w:rPr>
          <w:t>2</w:t>
        </w:r>
        <w:r w:rsidRPr="0060735D">
          <w:rPr>
            <w:rFonts w:ascii="Times New Roman" w:hAnsi="Times New Roman" w:cs="Times New Roman"/>
            <w:noProof/>
            <w:sz w:val="24"/>
            <w:szCs w:val="24"/>
          </w:rPr>
          <w:fldChar w:fldCharType="end"/>
        </w:r>
      </w:sdtContent>
    </w:sdt>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34F6B" w14:textId="77777777" w:rsidR="00F72689" w:rsidRPr="0060735D" w:rsidRDefault="00F72689" w:rsidP="0060735D">
    <w:pPr>
      <w:pStyle w:val="Header"/>
      <w:jc w:val="right"/>
      <w:rPr>
        <w:rFonts w:ascii="Times New Roman" w:hAnsi="Times New Roman" w:cs="Times New Roman"/>
        <w:sz w:val="24"/>
        <w:szCs w:val="24"/>
      </w:rPr>
    </w:pPr>
    <w:r>
      <w:rPr>
        <w:rFonts w:ascii="Times New Roman" w:hAnsi="Times New Roman" w:cs="Times New Roman"/>
        <w:sz w:val="24"/>
        <w:szCs w:val="24"/>
      </w:rPr>
      <w:t>Chapter 2</w:t>
    </w:r>
    <w:r w:rsidRPr="006843E1">
      <w:rPr>
        <w:rFonts w:ascii="Times New Roman" w:hAnsi="Times New Roman" w:cs="Times New Roman"/>
        <w:sz w:val="24"/>
        <w:szCs w:val="24"/>
      </w:rPr>
      <w:t xml:space="preserve"> – </w:t>
    </w:r>
    <w:r>
      <w:rPr>
        <w:rFonts w:ascii="Times New Roman" w:hAnsi="Times New Roman" w:cs="Times New Roman"/>
        <w:sz w:val="24"/>
        <w:szCs w:val="24"/>
      </w:rPr>
      <w:t>Introduction</w:t>
    </w:r>
    <w:r w:rsidRPr="0060735D">
      <w:rPr>
        <w:rFonts w:ascii="Times New Roman" w:hAnsi="Times New Roman" w:cs="Times New Roman"/>
        <w:sz w:val="24"/>
        <w:szCs w:val="24"/>
      </w:rPr>
      <w:t xml:space="preserve"> – Popescu </w:t>
    </w:r>
    <w:sdt>
      <w:sdtPr>
        <w:rPr>
          <w:rFonts w:ascii="Times New Roman" w:hAnsi="Times New Roman" w:cs="Times New Roman"/>
          <w:sz w:val="24"/>
          <w:szCs w:val="24"/>
        </w:rPr>
        <w:id w:val="167761662"/>
        <w:docPartObj>
          <w:docPartGallery w:val="Page Numbers (Top of Page)"/>
          <w:docPartUnique/>
        </w:docPartObj>
      </w:sdtPr>
      <w:sdtEndPr>
        <w:rPr>
          <w:noProof/>
        </w:rPr>
      </w:sdtEndPr>
      <w:sdtContent>
        <w:r w:rsidRPr="0060735D">
          <w:rPr>
            <w:rFonts w:ascii="Times New Roman" w:hAnsi="Times New Roman" w:cs="Times New Roman"/>
            <w:sz w:val="24"/>
            <w:szCs w:val="24"/>
          </w:rPr>
          <w:fldChar w:fldCharType="begin"/>
        </w:r>
        <w:r w:rsidRPr="0060735D">
          <w:rPr>
            <w:rFonts w:ascii="Times New Roman" w:hAnsi="Times New Roman" w:cs="Times New Roman"/>
            <w:sz w:val="24"/>
            <w:szCs w:val="24"/>
          </w:rPr>
          <w:instrText xml:space="preserve"> PAGE   \* MERGEFORMAT </w:instrText>
        </w:r>
        <w:r w:rsidRPr="0060735D">
          <w:rPr>
            <w:rFonts w:ascii="Times New Roman" w:hAnsi="Times New Roman" w:cs="Times New Roman"/>
            <w:sz w:val="24"/>
            <w:szCs w:val="24"/>
          </w:rPr>
          <w:fldChar w:fldCharType="separate"/>
        </w:r>
        <w:r w:rsidRPr="0060735D">
          <w:rPr>
            <w:rFonts w:ascii="Times New Roman" w:hAnsi="Times New Roman" w:cs="Times New Roman"/>
            <w:noProof/>
            <w:sz w:val="24"/>
            <w:szCs w:val="24"/>
          </w:rPr>
          <w:t>2</w:t>
        </w:r>
        <w:r w:rsidRPr="0060735D">
          <w:rPr>
            <w:rFonts w:ascii="Times New Roman" w:hAnsi="Times New Roman" w:cs="Times New Roman"/>
            <w:noProof/>
            <w:sz w:val="24"/>
            <w:szCs w:val="24"/>
          </w:rPr>
          <w:fldChar w:fldCharType="end"/>
        </w:r>
      </w:sdtContent>
    </w:sdt>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05F4D" w14:textId="74AF98D7" w:rsidR="00E36B05" w:rsidRPr="006843E1" w:rsidRDefault="00083109">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E36B05" w:rsidRPr="006843E1">
      <w:rPr>
        <w:rFonts w:ascii="Times New Roman" w:hAnsi="Times New Roman" w:cs="Times New Roman"/>
        <w:sz w:val="24"/>
        <w:szCs w:val="24"/>
      </w:rPr>
      <w:t xml:space="preserve">Methods – Popescu </w:t>
    </w:r>
    <w:sdt>
      <w:sdtPr>
        <w:rPr>
          <w:rFonts w:ascii="Times New Roman" w:hAnsi="Times New Roman" w:cs="Times New Roman"/>
          <w:sz w:val="24"/>
          <w:szCs w:val="24"/>
        </w:rPr>
        <w:id w:val="-421881763"/>
        <w:docPartObj>
          <w:docPartGallery w:val="Page Numbers (Top of Page)"/>
          <w:docPartUnique/>
        </w:docPartObj>
      </w:sdtPr>
      <w:sdtContent>
        <w:r w:rsidR="00E36B05" w:rsidRPr="006843E1">
          <w:rPr>
            <w:rFonts w:ascii="Times New Roman" w:hAnsi="Times New Roman" w:cs="Times New Roman"/>
            <w:sz w:val="24"/>
            <w:szCs w:val="24"/>
          </w:rPr>
          <w:fldChar w:fldCharType="begin"/>
        </w:r>
        <w:r w:rsidR="00E36B05" w:rsidRPr="006843E1">
          <w:rPr>
            <w:rFonts w:ascii="Times New Roman" w:hAnsi="Times New Roman" w:cs="Times New Roman"/>
            <w:sz w:val="24"/>
            <w:szCs w:val="24"/>
          </w:rPr>
          <w:instrText xml:space="preserve"> PAGE   \* MERGEFORMAT </w:instrText>
        </w:r>
        <w:r w:rsidR="00E36B05" w:rsidRPr="006843E1">
          <w:rPr>
            <w:rFonts w:ascii="Times New Roman" w:hAnsi="Times New Roman" w:cs="Times New Roman"/>
            <w:sz w:val="24"/>
            <w:szCs w:val="24"/>
          </w:rPr>
          <w:fldChar w:fldCharType="separate"/>
        </w:r>
        <w:r w:rsidR="00E36B05" w:rsidRPr="006843E1">
          <w:rPr>
            <w:rFonts w:ascii="Times New Roman" w:hAnsi="Times New Roman" w:cs="Times New Roman"/>
            <w:sz w:val="24"/>
            <w:szCs w:val="24"/>
          </w:rPr>
          <w:t>2</w:t>
        </w:r>
        <w:r w:rsidR="00E36B05" w:rsidRPr="006843E1">
          <w:rPr>
            <w:rFonts w:ascii="Times New Roman" w:hAnsi="Times New Roman" w:cs="Times New Roman"/>
            <w:sz w:val="24"/>
            <w:szCs w:val="24"/>
          </w:rPr>
          <w:fldChar w:fldCharType="end"/>
        </w:r>
      </w:sdtContent>
    </w:sdt>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782F0" w14:textId="1ABB23D1" w:rsidR="00714B56" w:rsidRPr="006843E1" w:rsidRDefault="00083109">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714B56" w:rsidRPr="006843E1">
      <w:rPr>
        <w:rFonts w:ascii="Times New Roman" w:hAnsi="Times New Roman" w:cs="Times New Roman"/>
        <w:sz w:val="24"/>
        <w:szCs w:val="24"/>
      </w:rPr>
      <w:t xml:space="preserve">Methods </w:t>
    </w:r>
    <w:bookmarkStart w:id="60" w:name="_Hlk155329408"/>
    <w:r w:rsidR="00714B56" w:rsidRPr="006843E1">
      <w:rPr>
        <w:rFonts w:ascii="Times New Roman" w:hAnsi="Times New Roman" w:cs="Times New Roman"/>
        <w:sz w:val="24"/>
        <w:szCs w:val="24"/>
      </w:rPr>
      <w:t>–</w:t>
    </w:r>
    <w:bookmarkEnd w:id="60"/>
    <w:r w:rsidR="00714B56" w:rsidRPr="006843E1">
      <w:rPr>
        <w:rFonts w:ascii="Times New Roman" w:hAnsi="Times New Roman" w:cs="Times New Roman"/>
        <w:sz w:val="24"/>
        <w:szCs w:val="24"/>
      </w:rPr>
      <w:t xml:space="preserve"> Figure 1 – Popescu </w:t>
    </w:r>
    <w:sdt>
      <w:sdtPr>
        <w:rPr>
          <w:rFonts w:ascii="Times New Roman" w:hAnsi="Times New Roman" w:cs="Times New Roman"/>
          <w:sz w:val="24"/>
          <w:szCs w:val="24"/>
        </w:rPr>
        <w:id w:val="463014068"/>
        <w:docPartObj>
          <w:docPartGallery w:val="Page Numbers (Top of Page)"/>
          <w:docPartUnique/>
        </w:docPartObj>
      </w:sdtPr>
      <w:sdtContent>
        <w:r w:rsidR="00714B56" w:rsidRPr="006843E1">
          <w:rPr>
            <w:rFonts w:ascii="Times New Roman" w:hAnsi="Times New Roman" w:cs="Times New Roman"/>
            <w:sz w:val="24"/>
            <w:szCs w:val="24"/>
          </w:rPr>
          <w:fldChar w:fldCharType="begin"/>
        </w:r>
        <w:r w:rsidR="00714B56" w:rsidRPr="006843E1">
          <w:rPr>
            <w:rFonts w:ascii="Times New Roman" w:hAnsi="Times New Roman" w:cs="Times New Roman"/>
            <w:sz w:val="24"/>
            <w:szCs w:val="24"/>
          </w:rPr>
          <w:instrText xml:space="preserve"> PAGE   \* MERGEFORMAT </w:instrText>
        </w:r>
        <w:r w:rsidR="00714B56" w:rsidRPr="006843E1">
          <w:rPr>
            <w:rFonts w:ascii="Times New Roman" w:hAnsi="Times New Roman" w:cs="Times New Roman"/>
            <w:sz w:val="24"/>
            <w:szCs w:val="24"/>
          </w:rPr>
          <w:fldChar w:fldCharType="separate"/>
        </w:r>
        <w:r w:rsidR="00714B56" w:rsidRPr="006843E1">
          <w:rPr>
            <w:rFonts w:ascii="Times New Roman" w:hAnsi="Times New Roman" w:cs="Times New Roman"/>
            <w:sz w:val="24"/>
            <w:szCs w:val="24"/>
          </w:rPr>
          <w:t>2</w:t>
        </w:r>
        <w:r w:rsidR="00714B56" w:rsidRPr="006843E1">
          <w:rPr>
            <w:rFonts w:ascii="Times New Roman" w:hAnsi="Times New Roman" w:cs="Times New Roman"/>
            <w:sz w:val="24"/>
            <w:szCs w:val="24"/>
          </w:rPr>
          <w:fldChar w:fldCharType="end"/>
        </w:r>
      </w:sdtContent>
    </w:sdt>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DD8436" w14:textId="45CD1D2A" w:rsidR="001B5A7F" w:rsidRPr="006843E1" w:rsidRDefault="00083109">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1B5A7F" w:rsidRPr="006843E1">
      <w:rPr>
        <w:rFonts w:ascii="Times New Roman" w:hAnsi="Times New Roman" w:cs="Times New Roman"/>
        <w:sz w:val="24"/>
        <w:szCs w:val="24"/>
      </w:rPr>
      <w:t xml:space="preserve">Methods – Popescu </w:t>
    </w:r>
    <w:sdt>
      <w:sdtPr>
        <w:rPr>
          <w:rFonts w:ascii="Times New Roman" w:hAnsi="Times New Roman" w:cs="Times New Roman"/>
          <w:sz w:val="24"/>
          <w:szCs w:val="24"/>
        </w:rPr>
        <w:id w:val="655502526"/>
        <w:docPartObj>
          <w:docPartGallery w:val="Page Numbers (Top of Page)"/>
          <w:docPartUnique/>
        </w:docPartObj>
      </w:sdtPr>
      <w:sdtContent>
        <w:r w:rsidR="001B5A7F" w:rsidRPr="006843E1">
          <w:rPr>
            <w:rFonts w:ascii="Times New Roman" w:hAnsi="Times New Roman" w:cs="Times New Roman"/>
            <w:sz w:val="24"/>
            <w:szCs w:val="24"/>
          </w:rPr>
          <w:fldChar w:fldCharType="begin"/>
        </w:r>
        <w:r w:rsidR="001B5A7F" w:rsidRPr="006843E1">
          <w:rPr>
            <w:rFonts w:ascii="Times New Roman" w:hAnsi="Times New Roman" w:cs="Times New Roman"/>
            <w:sz w:val="24"/>
            <w:szCs w:val="24"/>
          </w:rPr>
          <w:instrText xml:space="preserve"> PAGE   \* MERGEFORMAT </w:instrText>
        </w:r>
        <w:r w:rsidR="001B5A7F" w:rsidRPr="006843E1">
          <w:rPr>
            <w:rFonts w:ascii="Times New Roman" w:hAnsi="Times New Roman" w:cs="Times New Roman"/>
            <w:sz w:val="24"/>
            <w:szCs w:val="24"/>
          </w:rPr>
          <w:fldChar w:fldCharType="separate"/>
        </w:r>
        <w:r w:rsidR="001B5A7F" w:rsidRPr="006843E1">
          <w:rPr>
            <w:rFonts w:ascii="Times New Roman" w:hAnsi="Times New Roman" w:cs="Times New Roman"/>
            <w:sz w:val="24"/>
            <w:szCs w:val="24"/>
          </w:rPr>
          <w:t>2</w:t>
        </w:r>
        <w:r w:rsidR="001B5A7F" w:rsidRPr="006843E1">
          <w:rPr>
            <w:rFonts w:ascii="Times New Roman" w:hAnsi="Times New Roman" w:cs="Times New Roman"/>
            <w:sz w:val="24"/>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9853E" w14:textId="42EF0A2B" w:rsidR="00981E30" w:rsidRPr="006843E1" w:rsidRDefault="00B22722" w:rsidP="00C55384">
    <w:pPr>
      <w:pStyle w:val="Header"/>
      <w:jc w:val="right"/>
      <w:rPr>
        <w:rFonts w:ascii="Times New Roman" w:hAnsi="Times New Roman" w:cs="Times New Roman"/>
        <w:sz w:val="24"/>
        <w:szCs w:val="24"/>
      </w:rPr>
    </w:pPr>
    <w:r>
      <w:rPr>
        <w:rFonts w:ascii="Times New Roman" w:hAnsi="Times New Roman" w:cs="Times New Roman"/>
        <w:sz w:val="24"/>
        <w:szCs w:val="24"/>
      </w:rPr>
      <w:t>Abstract</w:t>
    </w:r>
    <w:r w:rsidR="00981E30"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2146495750"/>
        <w:docPartObj>
          <w:docPartGallery w:val="Page Numbers (Top of Page)"/>
          <w:docPartUnique/>
        </w:docPartObj>
      </w:sdtPr>
      <w:sdtContent>
        <w:r w:rsidR="00981E30" w:rsidRPr="006843E1">
          <w:rPr>
            <w:rFonts w:ascii="Times New Roman" w:hAnsi="Times New Roman" w:cs="Times New Roman"/>
            <w:sz w:val="24"/>
            <w:szCs w:val="24"/>
          </w:rPr>
          <w:fldChar w:fldCharType="begin"/>
        </w:r>
        <w:r w:rsidR="00981E30" w:rsidRPr="006843E1">
          <w:rPr>
            <w:rFonts w:ascii="Times New Roman" w:hAnsi="Times New Roman" w:cs="Times New Roman"/>
            <w:sz w:val="24"/>
            <w:szCs w:val="24"/>
          </w:rPr>
          <w:instrText xml:space="preserve"> PAGE   \* MERGEFORMAT </w:instrText>
        </w:r>
        <w:r w:rsidR="00981E30" w:rsidRPr="006843E1">
          <w:rPr>
            <w:rFonts w:ascii="Times New Roman" w:hAnsi="Times New Roman" w:cs="Times New Roman"/>
            <w:sz w:val="24"/>
            <w:szCs w:val="24"/>
          </w:rPr>
          <w:fldChar w:fldCharType="separate"/>
        </w:r>
        <w:r w:rsidR="00981E30" w:rsidRPr="006843E1">
          <w:rPr>
            <w:rFonts w:ascii="Times New Roman" w:hAnsi="Times New Roman" w:cs="Times New Roman"/>
            <w:sz w:val="24"/>
            <w:szCs w:val="24"/>
          </w:rPr>
          <w:t>2</w:t>
        </w:r>
        <w:r w:rsidR="00981E30" w:rsidRPr="006843E1">
          <w:rPr>
            <w:rFonts w:ascii="Times New Roman" w:hAnsi="Times New Roman" w:cs="Times New Roman"/>
            <w:sz w:val="24"/>
            <w:szCs w:val="24"/>
          </w:rPr>
          <w:fldChar w:fldCharType="end"/>
        </w:r>
      </w:sdtContent>
    </w:sdt>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0714B" w14:textId="7D2C73E0" w:rsidR="00E12428" w:rsidRPr="006843E1" w:rsidRDefault="00083109" w:rsidP="00C55384">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Results</w:t>
    </w:r>
    <w:r w:rsidR="00E12428"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599553812"/>
        <w:docPartObj>
          <w:docPartGallery w:val="Page Numbers (Top of Page)"/>
          <w:docPartUnique/>
        </w:docPartObj>
      </w:sdtPr>
      <w:sdtContent>
        <w:r w:rsidR="00E12428" w:rsidRPr="006843E1">
          <w:rPr>
            <w:rFonts w:ascii="Times New Roman" w:hAnsi="Times New Roman" w:cs="Times New Roman"/>
            <w:sz w:val="24"/>
            <w:szCs w:val="24"/>
          </w:rPr>
          <w:fldChar w:fldCharType="begin"/>
        </w:r>
        <w:r w:rsidR="00E12428" w:rsidRPr="006843E1">
          <w:rPr>
            <w:rFonts w:ascii="Times New Roman" w:hAnsi="Times New Roman" w:cs="Times New Roman"/>
            <w:sz w:val="24"/>
            <w:szCs w:val="24"/>
          </w:rPr>
          <w:instrText xml:space="preserve"> PAGE   \* MERGEFORMAT </w:instrText>
        </w:r>
        <w:r w:rsidR="00E12428" w:rsidRPr="006843E1">
          <w:rPr>
            <w:rFonts w:ascii="Times New Roman" w:hAnsi="Times New Roman" w:cs="Times New Roman"/>
            <w:sz w:val="24"/>
            <w:szCs w:val="24"/>
          </w:rPr>
          <w:fldChar w:fldCharType="separate"/>
        </w:r>
        <w:r w:rsidR="00E12428" w:rsidRPr="006843E1">
          <w:rPr>
            <w:rFonts w:ascii="Times New Roman" w:hAnsi="Times New Roman" w:cs="Times New Roman"/>
            <w:sz w:val="24"/>
            <w:szCs w:val="24"/>
          </w:rPr>
          <w:t>2</w:t>
        </w:r>
        <w:r w:rsidR="00E12428" w:rsidRPr="006843E1">
          <w:rPr>
            <w:rFonts w:ascii="Times New Roman" w:hAnsi="Times New Roman" w:cs="Times New Roman"/>
            <w:sz w:val="24"/>
            <w:szCs w:val="24"/>
          </w:rPr>
          <w:fldChar w:fldCharType="end"/>
        </w:r>
      </w:sdtContent>
    </w:sdt>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DCB26" w14:textId="2E535E51" w:rsidR="00714B56" w:rsidRPr="006843E1" w:rsidRDefault="00083109" w:rsidP="00C55384">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714B56" w:rsidRPr="006843E1">
      <w:rPr>
        <w:rFonts w:ascii="Times New Roman" w:hAnsi="Times New Roman" w:cs="Times New Roman"/>
        <w:sz w:val="24"/>
        <w:szCs w:val="24"/>
      </w:rPr>
      <w:t xml:space="preserve">Results – Figure 2 – Popescu </w:t>
    </w:r>
    <w:sdt>
      <w:sdtPr>
        <w:rPr>
          <w:rFonts w:ascii="Times New Roman" w:hAnsi="Times New Roman" w:cs="Times New Roman"/>
          <w:sz w:val="24"/>
          <w:szCs w:val="24"/>
        </w:rPr>
        <w:id w:val="-534113208"/>
        <w:docPartObj>
          <w:docPartGallery w:val="Page Numbers (Top of Page)"/>
          <w:docPartUnique/>
        </w:docPartObj>
      </w:sdtPr>
      <w:sdtContent>
        <w:r w:rsidR="00714B56" w:rsidRPr="006843E1">
          <w:rPr>
            <w:rFonts w:ascii="Times New Roman" w:hAnsi="Times New Roman" w:cs="Times New Roman"/>
            <w:sz w:val="24"/>
            <w:szCs w:val="24"/>
          </w:rPr>
          <w:fldChar w:fldCharType="begin"/>
        </w:r>
        <w:r w:rsidR="00714B56" w:rsidRPr="006843E1">
          <w:rPr>
            <w:rFonts w:ascii="Times New Roman" w:hAnsi="Times New Roman" w:cs="Times New Roman"/>
            <w:sz w:val="24"/>
            <w:szCs w:val="24"/>
          </w:rPr>
          <w:instrText xml:space="preserve"> PAGE   \* MERGEFORMAT </w:instrText>
        </w:r>
        <w:r w:rsidR="00714B56" w:rsidRPr="006843E1">
          <w:rPr>
            <w:rFonts w:ascii="Times New Roman" w:hAnsi="Times New Roman" w:cs="Times New Roman"/>
            <w:sz w:val="24"/>
            <w:szCs w:val="24"/>
          </w:rPr>
          <w:fldChar w:fldCharType="separate"/>
        </w:r>
        <w:r w:rsidR="00714B56" w:rsidRPr="006843E1">
          <w:rPr>
            <w:rFonts w:ascii="Times New Roman" w:hAnsi="Times New Roman" w:cs="Times New Roman"/>
            <w:sz w:val="24"/>
            <w:szCs w:val="24"/>
          </w:rPr>
          <w:t>2</w:t>
        </w:r>
        <w:r w:rsidR="00714B56" w:rsidRPr="006843E1">
          <w:rPr>
            <w:rFonts w:ascii="Times New Roman" w:hAnsi="Times New Roman" w:cs="Times New Roman"/>
            <w:sz w:val="24"/>
            <w:szCs w:val="24"/>
          </w:rPr>
          <w:fldChar w:fldCharType="end"/>
        </w:r>
      </w:sdtContent>
    </w:sdt>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EDDBF" w14:textId="7959B212" w:rsidR="00E12428" w:rsidRPr="006843E1" w:rsidRDefault="00083109" w:rsidP="00C55384">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E12428" w:rsidRPr="006843E1">
      <w:rPr>
        <w:rFonts w:ascii="Times New Roman" w:hAnsi="Times New Roman" w:cs="Times New Roman"/>
        <w:sz w:val="24"/>
        <w:szCs w:val="24"/>
      </w:rPr>
      <w:t xml:space="preserve">Results – Table 1 – Popescu </w:t>
    </w:r>
    <w:sdt>
      <w:sdtPr>
        <w:rPr>
          <w:rFonts w:ascii="Times New Roman" w:hAnsi="Times New Roman" w:cs="Times New Roman"/>
          <w:sz w:val="24"/>
          <w:szCs w:val="24"/>
        </w:rPr>
        <w:id w:val="180784861"/>
        <w:docPartObj>
          <w:docPartGallery w:val="Page Numbers (Top of Page)"/>
          <w:docPartUnique/>
        </w:docPartObj>
      </w:sdtPr>
      <w:sdtContent>
        <w:r w:rsidR="00E12428" w:rsidRPr="006843E1">
          <w:rPr>
            <w:rFonts w:ascii="Times New Roman" w:hAnsi="Times New Roman" w:cs="Times New Roman"/>
            <w:sz w:val="24"/>
            <w:szCs w:val="24"/>
          </w:rPr>
          <w:fldChar w:fldCharType="begin"/>
        </w:r>
        <w:r w:rsidR="00E12428" w:rsidRPr="006843E1">
          <w:rPr>
            <w:rFonts w:ascii="Times New Roman" w:hAnsi="Times New Roman" w:cs="Times New Roman"/>
            <w:sz w:val="24"/>
            <w:szCs w:val="24"/>
          </w:rPr>
          <w:instrText xml:space="preserve"> PAGE   \* MERGEFORMAT </w:instrText>
        </w:r>
        <w:r w:rsidR="00E12428" w:rsidRPr="006843E1">
          <w:rPr>
            <w:rFonts w:ascii="Times New Roman" w:hAnsi="Times New Roman" w:cs="Times New Roman"/>
            <w:sz w:val="24"/>
            <w:szCs w:val="24"/>
          </w:rPr>
          <w:fldChar w:fldCharType="separate"/>
        </w:r>
        <w:r w:rsidR="00E12428" w:rsidRPr="006843E1">
          <w:rPr>
            <w:rFonts w:ascii="Times New Roman" w:hAnsi="Times New Roman" w:cs="Times New Roman"/>
            <w:sz w:val="24"/>
            <w:szCs w:val="24"/>
          </w:rPr>
          <w:t>2</w:t>
        </w:r>
        <w:r w:rsidR="00E12428" w:rsidRPr="006843E1">
          <w:rPr>
            <w:rFonts w:ascii="Times New Roman" w:hAnsi="Times New Roman" w:cs="Times New Roman"/>
            <w:sz w:val="24"/>
            <w:szCs w:val="24"/>
          </w:rPr>
          <w:fldChar w:fldCharType="end"/>
        </w:r>
      </w:sdtContent>
    </w:sdt>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1D42A" w14:textId="62CD2EFE" w:rsidR="0050134E" w:rsidRPr="006843E1" w:rsidRDefault="00083109" w:rsidP="00C55384">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50134E" w:rsidRPr="006843E1">
      <w:rPr>
        <w:rFonts w:ascii="Times New Roman" w:hAnsi="Times New Roman" w:cs="Times New Roman"/>
        <w:sz w:val="24"/>
        <w:szCs w:val="24"/>
      </w:rPr>
      <w:t xml:space="preserve">Results – Popescu </w:t>
    </w:r>
    <w:sdt>
      <w:sdtPr>
        <w:rPr>
          <w:rFonts w:ascii="Times New Roman" w:hAnsi="Times New Roman" w:cs="Times New Roman"/>
          <w:sz w:val="24"/>
          <w:szCs w:val="24"/>
        </w:rPr>
        <w:id w:val="-1137637034"/>
        <w:docPartObj>
          <w:docPartGallery w:val="Page Numbers (Top of Page)"/>
          <w:docPartUnique/>
        </w:docPartObj>
      </w:sdtPr>
      <w:sdtContent>
        <w:r w:rsidR="0050134E" w:rsidRPr="006843E1">
          <w:rPr>
            <w:rFonts w:ascii="Times New Roman" w:hAnsi="Times New Roman" w:cs="Times New Roman"/>
            <w:sz w:val="24"/>
            <w:szCs w:val="24"/>
          </w:rPr>
          <w:fldChar w:fldCharType="begin"/>
        </w:r>
        <w:r w:rsidR="0050134E" w:rsidRPr="006843E1">
          <w:rPr>
            <w:rFonts w:ascii="Times New Roman" w:hAnsi="Times New Roman" w:cs="Times New Roman"/>
            <w:sz w:val="24"/>
            <w:szCs w:val="24"/>
          </w:rPr>
          <w:instrText xml:space="preserve"> PAGE   \* MERGEFORMAT </w:instrText>
        </w:r>
        <w:r w:rsidR="0050134E" w:rsidRPr="006843E1">
          <w:rPr>
            <w:rFonts w:ascii="Times New Roman" w:hAnsi="Times New Roman" w:cs="Times New Roman"/>
            <w:sz w:val="24"/>
            <w:szCs w:val="24"/>
          </w:rPr>
          <w:fldChar w:fldCharType="separate"/>
        </w:r>
        <w:r w:rsidR="0050134E" w:rsidRPr="006843E1">
          <w:rPr>
            <w:rFonts w:ascii="Times New Roman" w:hAnsi="Times New Roman" w:cs="Times New Roman"/>
            <w:sz w:val="24"/>
            <w:szCs w:val="24"/>
          </w:rPr>
          <w:t>2</w:t>
        </w:r>
        <w:r w:rsidR="0050134E" w:rsidRPr="006843E1">
          <w:rPr>
            <w:rFonts w:ascii="Times New Roman" w:hAnsi="Times New Roman" w:cs="Times New Roman"/>
            <w:sz w:val="24"/>
            <w:szCs w:val="24"/>
          </w:rPr>
          <w:fldChar w:fldCharType="end"/>
        </w:r>
      </w:sdtContent>
    </w:sdt>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59F97F" w14:textId="08762B86" w:rsidR="001B5A7F" w:rsidRPr="006843E1" w:rsidRDefault="00083109" w:rsidP="00C55384">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1B5A7F" w:rsidRPr="006843E1">
      <w:rPr>
        <w:rFonts w:ascii="Times New Roman" w:hAnsi="Times New Roman" w:cs="Times New Roman"/>
        <w:sz w:val="24"/>
        <w:szCs w:val="24"/>
      </w:rPr>
      <w:t xml:space="preserve">Results – </w:t>
    </w:r>
    <w:r w:rsidR="001B5A7F">
      <w:rPr>
        <w:rFonts w:ascii="Times New Roman" w:hAnsi="Times New Roman" w:cs="Times New Roman"/>
        <w:sz w:val="24"/>
        <w:szCs w:val="24"/>
      </w:rPr>
      <w:t>Figure 3</w:t>
    </w:r>
    <w:r w:rsidR="001B5A7F"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539498641"/>
        <w:docPartObj>
          <w:docPartGallery w:val="Page Numbers (Top of Page)"/>
          <w:docPartUnique/>
        </w:docPartObj>
      </w:sdtPr>
      <w:sdtContent>
        <w:r w:rsidR="001B5A7F" w:rsidRPr="006843E1">
          <w:rPr>
            <w:rFonts w:ascii="Times New Roman" w:hAnsi="Times New Roman" w:cs="Times New Roman"/>
            <w:sz w:val="24"/>
            <w:szCs w:val="24"/>
          </w:rPr>
          <w:fldChar w:fldCharType="begin"/>
        </w:r>
        <w:r w:rsidR="001B5A7F" w:rsidRPr="006843E1">
          <w:rPr>
            <w:rFonts w:ascii="Times New Roman" w:hAnsi="Times New Roman" w:cs="Times New Roman"/>
            <w:sz w:val="24"/>
            <w:szCs w:val="24"/>
          </w:rPr>
          <w:instrText xml:space="preserve"> PAGE   \* MERGEFORMAT </w:instrText>
        </w:r>
        <w:r w:rsidR="001B5A7F" w:rsidRPr="006843E1">
          <w:rPr>
            <w:rFonts w:ascii="Times New Roman" w:hAnsi="Times New Roman" w:cs="Times New Roman"/>
            <w:sz w:val="24"/>
            <w:szCs w:val="24"/>
          </w:rPr>
          <w:fldChar w:fldCharType="separate"/>
        </w:r>
        <w:r w:rsidR="001B5A7F" w:rsidRPr="006843E1">
          <w:rPr>
            <w:rFonts w:ascii="Times New Roman" w:hAnsi="Times New Roman" w:cs="Times New Roman"/>
            <w:sz w:val="24"/>
            <w:szCs w:val="24"/>
          </w:rPr>
          <w:t>2</w:t>
        </w:r>
        <w:r w:rsidR="001B5A7F" w:rsidRPr="006843E1">
          <w:rPr>
            <w:rFonts w:ascii="Times New Roman" w:hAnsi="Times New Roman" w:cs="Times New Roman"/>
            <w:sz w:val="24"/>
            <w:szCs w:val="24"/>
          </w:rPr>
          <w:fldChar w:fldCharType="end"/>
        </w:r>
      </w:sdtContent>
    </w:sdt>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F03DC" w14:textId="6EA489F0" w:rsidR="00AB545F" w:rsidRPr="006843E1" w:rsidRDefault="00083109" w:rsidP="00C55384">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AB545F" w:rsidRPr="006843E1">
      <w:rPr>
        <w:rFonts w:ascii="Times New Roman" w:hAnsi="Times New Roman" w:cs="Times New Roman"/>
        <w:sz w:val="24"/>
        <w:szCs w:val="24"/>
      </w:rPr>
      <w:t xml:space="preserve">Results – Table 2 – Popescu </w:t>
    </w:r>
    <w:sdt>
      <w:sdtPr>
        <w:rPr>
          <w:rFonts w:ascii="Times New Roman" w:hAnsi="Times New Roman" w:cs="Times New Roman"/>
          <w:sz w:val="24"/>
          <w:szCs w:val="24"/>
        </w:rPr>
        <w:id w:val="-895048990"/>
        <w:docPartObj>
          <w:docPartGallery w:val="Page Numbers (Top of Page)"/>
          <w:docPartUnique/>
        </w:docPartObj>
      </w:sdtPr>
      <w:sdtContent>
        <w:r w:rsidR="00AB545F" w:rsidRPr="006843E1">
          <w:rPr>
            <w:rFonts w:ascii="Times New Roman" w:hAnsi="Times New Roman" w:cs="Times New Roman"/>
            <w:sz w:val="24"/>
            <w:szCs w:val="24"/>
          </w:rPr>
          <w:fldChar w:fldCharType="begin"/>
        </w:r>
        <w:r w:rsidR="00AB545F" w:rsidRPr="006843E1">
          <w:rPr>
            <w:rFonts w:ascii="Times New Roman" w:hAnsi="Times New Roman" w:cs="Times New Roman"/>
            <w:sz w:val="24"/>
            <w:szCs w:val="24"/>
          </w:rPr>
          <w:instrText xml:space="preserve"> PAGE   \* MERGEFORMAT </w:instrText>
        </w:r>
        <w:r w:rsidR="00AB545F" w:rsidRPr="006843E1">
          <w:rPr>
            <w:rFonts w:ascii="Times New Roman" w:hAnsi="Times New Roman" w:cs="Times New Roman"/>
            <w:sz w:val="24"/>
            <w:szCs w:val="24"/>
          </w:rPr>
          <w:fldChar w:fldCharType="separate"/>
        </w:r>
        <w:r w:rsidR="00AB545F" w:rsidRPr="006843E1">
          <w:rPr>
            <w:rFonts w:ascii="Times New Roman" w:hAnsi="Times New Roman" w:cs="Times New Roman"/>
            <w:sz w:val="24"/>
            <w:szCs w:val="24"/>
          </w:rPr>
          <w:t>2</w:t>
        </w:r>
        <w:r w:rsidR="00AB545F" w:rsidRPr="006843E1">
          <w:rPr>
            <w:rFonts w:ascii="Times New Roman" w:hAnsi="Times New Roman" w:cs="Times New Roman"/>
            <w:sz w:val="24"/>
            <w:szCs w:val="24"/>
          </w:rPr>
          <w:fldChar w:fldCharType="end"/>
        </w:r>
      </w:sdtContent>
    </w:sdt>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7B9E8C" w14:textId="6F1E775C" w:rsidR="00E33B5A" w:rsidRPr="006843E1" w:rsidRDefault="00083109" w:rsidP="00C55384">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E33B5A" w:rsidRPr="006843E1">
      <w:rPr>
        <w:rFonts w:ascii="Times New Roman" w:hAnsi="Times New Roman" w:cs="Times New Roman"/>
        <w:sz w:val="24"/>
        <w:szCs w:val="24"/>
      </w:rPr>
      <w:t xml:space="preserve">Results – Popescu </w:t>
    </w:r>
    <w:sdt>
      <w:sdtPr>
        <w:rPr>
          <w:rFonts w:ascii="Times New Roman" w:hAnsi="Times New Roman" w:cs="Times New Roman"/>
          <w:sz w:val="24"/>
          <w:szCs w:val="24"/>
        </w:rPr>
        <w:id w:val="354700399"/>
        <w:docPartObj>
          <w:docPartGallery w:val="Page Numbers (Top of Page)"/>
          <w:docPartUnique/>
        </w:docPartObj>
      </w:sdtPr>
      <w:sdtContent>
        <w:r w:rsidR="00E33B5A" w:rsidRPr="006843E1">
          <w:rPr>
            <w:rFonts w:ascii="Times New Roman" w:hAnsi="Times New Roman" w:cs="Times New Roman"/>
            <w:sz w:val="24"/>
            <w:szCs w:val="24"/>
          </w:rPr>
          <w:fldChar w:fldCharType="begin"/>
        </w:r>
        <w:r w:rsidR="00E33B5A" w:rsidRPr="006843E1">
          <w:rPr>
            <w:rFonts w:ascii="Times New Roman" w:hAnsi="Times New Roman" w:cs="Times New Roman"/>
            <w:sz w:val="24"/>
            <w:szCs w:val="24"/>
          </w:rPr>
          <w:instrText xml:space="preserve"> PAGE   \* MERGEFORMAT </w:instrText>
        </w:r>
        <w:r w:rsidR="00E33B5A" w:rsidRPr="006843E1">
          <w:rPr>
            <w:rFonts w:ascii="Times New Roman" w:hAnsi="Times New Roman" w:cs="Times New Roman"/>
            <w:sz w:val="24"/>
            <w:szCs w:val="24"/>
          </w:rPr>
          <w:fldChar w:fldCharType="separate"/>
        </w:r>
        <w:r w:rsidR="00E33B5A" w:rsidRPr="006843E1">
          <w:rPr>
            <w:rFonts w:ascii="Times New Roman" w:hAnsi="Times New Roman" w:cs="Times New Roman"/>
            <w:sz w:val="24"/>
            <w:szCs w:val="24"/>
          </w:rPr>
          <w:t>2</w:t>
        </w:r>
        <w:r w:rsidR="00E33B5A" w:rsidRPr="006843E1">
          <w:rPr>
            <w:rFonts w:ascii="Times New Roman" w:hAnsi="Times New Roman" w:cs="Times New Roman"/>
            <w:sz w:val="24"/>
            <w:szCs w:val="24"/>
          </w:rPr>
          <w:fldChar w:fldCharType="end"/>
        </w:r>
      </w:sdtContent>
    </w:sdt>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849E3" w14:textId="2237769A" w:rsidR="005A226D" w:rsidRPr="006843E1" w:rsidRDefault="00083109" w:rsidP="00314C8E">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5A226D" w:rsidRPr="006843E1">
      <w:rPr>
        <w:rFonts w:ascii="Times New Roman" w:hAnsi="Times New Roman" w:cs="Times New Roman"/>
        <w:sz w:val="24"/>
        <w:szCs w:val="24"/>
      </w:rPr>
      <w:t xml:space="preserve">Results – Figure 4 – Popescu </w:t>
    </w:r>
    <w:sdt>
      <w:sdtPr>
        <w:rPr>
          <w:rFonts w:ascii="Times New Roman" w:hAnsi="Times New Roman" w:cs="Times New Roman"/>
          <w:sz w:val="24"/>
          <w:szCs w:val="24"/>
        </w:rPr>
        <w:id w:val="-1218894746"/>
        <w:docPartObj>
          <w:docPartGallery w:val="Page Numbers (Top of Page)"/>
          <w:docPartUnique/>
        </w:docPartObj>
      </w:sdtPr>
      <w:sdtContent>
        <w:r w:rsidR="005A226D" w:rsidRPr="006843E1">
          <w:rPr>
            <w:rFonts w:ascii="Times New Roman" w:hAnsi="Times New Roman" w:cs="Times New Roman"/>
            <w:sz w:val="24"/>
            <w:szCs w:val="24"/>
          </w:rPr>
          <w:fldChar w:fldCharType="begin"/>
        </w:r>
        <w:r w:rsidR="005A226D" w:rsidRPr="006843E1">
          <w:rPr>
            <w:rFonts w:ascii="Times New Roman" w:hAnsi="Times New Roman" w:cs="Times New Roman"/>
            <w:sz w:val="24"/>
            <w:szCs w:val="24"/>
          </w:rPr>
          <w:instrText xml:space="preserve"> PAGE   \* MERGEFORMAT </w:instrText>
        </w:r>
        <w:r w:rsidR="005A226D" w:rsidRPr="006843E1">
          <w:rPr>
            <w:rFonts w:ascii="Times New Roman" w:hAnsi="Times New Roman" w:cs="Times New Roman"/>
            <w:sz w:val="24"/>
            <w:szCs w:val="24"/>
          </w:rPr>
          <w:fldChar w:fldCharType="separate"/>
        </w:r>
        <w:r w:rsidR="005A226D" w:rsidRPr="006843E1">
          <w:rPr>
            <w:rFonts w:ascii="Times New Roman" w:hAnsi="Times New Roman" w:cs="Times New Roman"/>
            <w:sz w:val="24"/>
            <w:szCs w:val="24"/>
          </w:rPr>
          <w:t>2</w:t>
        </w:r>
        <w:r w:rsidR="005A226D" w:rsidRPr="006843E1">
          <w:rPr>
            <w:rFonts w:ascii="Times New Roman" w:hAnsi="Times New Roman" w:cs="Times New Roman"/>
            <w:sz w:val="24"/>
            <w:szCs w:val="24"/>
          </w:rPr>
          <w:fldChar w:fldCharType="end"/>
        </w:r>
      </w:sdtContent>
    </w:sdt>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78995" w14:textId="72A96025" w:rsidR="005A226D" w:rsidRPr="006843E1" w:rsidRDefault="00083109" w:rsidP="00314C8E">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5A226D" w:rsidRPr="006843E1">
      <w:rPr>
        <w:rFonts w:ascii="Times New Roman" w:hAnsi="Times New Roman" w:cs="Times New Roman"/>
        <w:sz w:val="24"/>
        <w:szCs w:val="24"/>
      </w:rPr>
      <w:t xml:space="preserve">Results – Figure 5 – Popescu </w:t>
    </w:r>
    <w:sdt>
      <w:sdtPr>
        <w:rPr>
          <w:rFonts w:ascii="Times New Roman" w:hAnsi="Times New Roman" w:cs="Times New Roman"/>
          <w:sz w:val="24"/>
          <w:szCs w:val="24"/>
        </w:rPr>
        <w:id w:val="-1091856447"/>
        <w:docPartObj>
          <w:docPartGallery w:val="Page Numbers (Top of Page)"/>
          <w:docPartUnique/>
        </w:docPartObj>
      </w:sdtPr>
      <w:sdtContent>
        <w:r w:rsidR="005A226D" w:rsidRPr="006843E1">
          <w:rPr>
            <w:rFonts w:ascii="Times New Roman" w:hAnsi="Times New Roman" w:cs="Times New Roman"/>
            <w:sz w:val="24"/>
            <w:szCs w:val="24"/>
          </w:rPr>
          <w:fldChar w:fldCharType="begin"/>
        </w:r>
        <w:r w:rsidR="005A226D" w:rsidRPr="006843E1">
          <w:rPr>
            <w:rFonts w:ascii="Times New Roman" w:hAnsi="Times New Roman" w:cs="Times New Roman"/>
            <w:sz w:val="24"/>
            <w:szCs w:val="24"/>
          </w:rPr>
          <w:instrText xml:space="preserve"> PAGE   \* MERGEFORMAT </w:instrText>
        </w:r>
        <w:r w:rsidR="005A226D" w:rsidRPr="006843E1">
          <w:rPr>
            <w:rFonts w:ascii="Times New Roman" w:hAnsi="Times New Roman" w:cs="Times New Roman"/>
            <w:sz w:val="24"/>
            <w:szCs w:val="24"/>
          </w:rPr>
          <w:fldChar w:fldCharType="separate"/>
        </w:r>
        <w:r w:rsidR="005A226D" w:rsidRPr="006843E1">
          <w:rPr>
            <w:rFonts w:ascii="Times New Roman" w:hAnsi="Times New Roman" w:cs="Times New Roman"/>
            <w:sz w:val="24"/>
            <w:szCs w:val="24"/>
          </w:rPr>
          <w:t>2</w:t>
        </w:r>
        <w:r w:rsidR="005A226D" w:rsidRPr="006843E1">
          <w:rPr>
            <w:rFonts w:ascii="Times New Roman" w:hAnsi="Times New Roman" w:cs="Times New Roman"/>
            <w:sz w:val="24"/>
            <w:szCs w:val="24"/>
          </w:rPr>
          <w:fldChar w:fldCharType="end"/>
        </w:r>
      </w:sdtContent>
    </w:sdt>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D2D7A" w14:textId="32F10075" w:rsidR="005A226D" w:rsidRPr="006843E1" w:rsidRDefault="00083109" w:rsidP="00314C8E">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5A226D" w:rsidRPr="006843E1">
      <w:rPr>
        <w:rFonts w:ascii="Times New Roman" w:hAnsi="Times New Roman" w:cs="Times New Roman"/>
        <w:sz w:val="24"/>
        <w:szCs w:val="24"/>
      </w:rPr>
      <w:t xml:space="preserve">Results – Popescu </w:t>
    </w:r>
    <w:sdt>
      <w:sdtPr>
        <w:rPr>
          <w:rFonts w:ascii="Times New Roman" w:hAnsi="Times New Roman" w:cs="Times New Roman"/>
          <w:sz w:val="24"/>
          <w:szCs w:val="24"/>
        </w:rPr>
        <w:id w:val="-1427953683"/>
        <w:docPartObj>
          <w:docPartGallery w:val="Page Numbers (Top of Page)"/>
          <w:docPartUnique/>
        </w:docPartObj>
      </w:sdtPr>
      <w:sdtContent>
        <w:r w:rsidR="005A226D" w:rsidRPr="006843E1">
          <w:rPr>
            <w:rFonts w:ascii="Times New Roman" w:hAnsi="Times New Roman" w:cs="Times New Roman"/>
            <w:sz w:val="24"/>
            <w:szCs w:val="24"/>
          </w:rPr>
          <w:fldChar w:fldCharType="begin"/>
        </w:r>
        <w:r w:rsidR="005A226D" w:rsidRPr="006843E1">
          <w:rPr>
            <w:rFonts w:ascii="Times New Roman" w:hAnsi="Times New Roman" w:cs="Times New Roman"/>
            <w:sz w:val="24"/>
            <w:szCs w:val="24"/>
          </w:rPr>
          <w:instrText xml:space="preserve"> PAGE   \* MERGEFORMAT </w:instrText>
        </w:r>
        <w:r w:rsidR="005A226D" w:rsidRPr="006843E1">
          <w:rPr>
            <w:rFonts w:ascii="Times New Roman" w:hAnsi="Times New Roman" w:cs="Times New Roman"/>
            <w:sz w:val="24"/>
            <w:szCs w:val="24"/>
          </w:rPr>
          <w:fldChar w:fldCharType="separate"/>
        </w:r>
        <w:r w:rsidR="005A226D" w:rsidRPr="006843E1">
          <w:rPr>
            <w:rFonts w:ascii="Times New Roman" w:hAnsi="Times New Roman" w:cs="Times New Roman"/>
            <w:sz w:val="24"/>
            <w:szCs w:val="24"/>
          </w:rPr>
          <w:t>2</w:t>
        </w:r>
        <w:r w:rsidR="005A226D" w:rsidRPr="006843E1">
          <w:rPr>
            <w:rFonts w:ascii="Times New Roman" w:hAnsi="Times New Roman" w:cs="Times New Roman"/>
            <w:sz w:val="24"/>
            <w:szCs w:val="24"/>
          </w:rPr>
          <w:fldChar w:fldCharType="end"/>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49F2C" w14:textId="2EDCD391" w:rsidR="00B22722" w:rsidRPr="006843E1" w:rsidRDefault="00B22722" w:rsidP="00C55384">
    <w:pPr>
      <w:pStyle w:val="Header"/>
      <w:jc w:val="right"/>
      <w:rPr>
        <w:rFonts w:ascii="Times New Roman" w:hAnsi="Times New Roman" w:cs="Times New Roman"/>
        <w:sz w:val="24"/>
        <w:szCs w:val="24"/>
      </w:rPr>
    </w:pPr>
    <w:r>
      <w:rPr>
        <w:rFonts w:ascii="Times New Roman" w:hAnsi="Times New Roman" w:cs="Times New Roman"/>
        <w:sz w:val="24"/>
        <w:szCs w:val="24"/>
      </w:rPr>
      <w:t>Acknowledgements</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049490062"/>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8F185E" w14:textId="7581866F" w:rsidR="00714B56" w:rsidRPr="006843E1" w:rsidRDefault="00083109" w:rsidP="00314C8E">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714B56" w:rsidRPr="006843E1">
      <w:rPr>
        <w:rFonts w:ascii="Times New Roman" w:hAnsi="Times New Roman" w:cs="Times New Roman"/>
        <w:sz w:val="24"/>
        <w:szCs w:val="24"/>
      </w:rPr>
      <w:t xml:space="preserve">Results – Figure 6 – Popescu </w:t>
    </w:r>
    <w:sdt>
      <w:sdtPr>
        <w:rPr>
          <w:rFonts w:ascii="Times New Roman" w:hAnsi="Times New Roman" w:cs="Times New Roman"/>
          <w:sz w:val="24"/>
          <w:szCs w:val="24"/>
        </w:rPr>
        <w:id w:val="684634103"/>
        <w:docPartObj>
          <w:docPartGallery w:val="Page Numbers (Top of Page)"/>
          <w:docPartUnique/>
        </w:docPartObj>
      </w:sdtPr>
      <w:sdtContent>
        <w:r w:rsidR="00714B56" w:rsidRPr="006843E1">
          <w:rPr>
            <w:rFonts w:ascii="Times New Roman" w:hAnsi="Times New Roman" w:cs="Times New Roman"/>
            <w:sz w:val="24"/>
            <w:szCs w:val="24"/>
          </w:rPr>
          <w:fldChar w:fldCharType="begin"/>
        </w:r>
        <w:r w:rsidR="00714B56" w:rsidRPr="006843E1">
          <w:rPr>
            <w:rFonts w:ascii="Times New Roman" w:hAnsi="Times New Roman" w:cs="Times New Roman"/>
            <w:sz w:val="24"/>
            <w:szCs w:val="24"/>
          </w:rPr>
          <w:instrText xml:space="preserve"> PAGE   \* MERGEFORMAT </w:instrText>
        </w:r>
        <w:r w:rsidR="00714B56" w:rsidRPr="006843E1">
          <w:rPr>
            <w:rFonts w:ascii="Times New Roman" w:hAnsi="Times New Roman" w:cs="Times New Roman"/>
            <w:sz w:val="24"/>
            <w:szCs w:val="24"/>
          </w:rPr>
          <w:fldChar w:fldCharType="separate"/>
        </w:r>
        <w:r w:rsidR="00714B56" w:rsidRPr="006843E1">
          <w:rPr>
            <w:rFonts w:ascii="Times New Roman" w:hAnsi="Times New Roman" w:cs="Times New Roman"/>
            <w:sz w:val="24"/>
            <w:szCs w:val="24"/>
          </w:rPr>
          <w:t>2</w:t>
        </w:r>
        <w:r w:rsidR="00714B56" w:rsidRPr="006843E1">
          <w:rPr>
            <w:rFonts w:ascii="Times New Roman" w:hAnsi="Times New Roman" w:cs="Times New Roman"/>
            <w:sz w:val="24"/>
            <w:szCs w:val="24"/>
          </w:rPr>
          <w:fldChar w:fldCharType="end"/>
        </w:r>
      </w:sdtContent>
    </w:sdt>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ABDED" w14:textId="37AC08E8" w:rsidR="00714B56" w:rsidRPr="006843E1" w:rsidRDefault="00083109" w:rsidP="00314C8E">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714B56" w:rsidRPr="006843E1">
      <w:rPr>
        <w:rFonts w:ascii="Times New Roman" w:hAnsi="Times New Roman" w:cs="Times New Roman"/>
        <w:sz w:val="24"/>
        <w:szCs w:val="24"/>
      </w:rPr>
      <w:t xml:space="preserve">Results – Table 3 – Popescu </w:t>
    </w:r>
    <w:sdt>
      <w:sdtPr>
        <w:rPr>
          <w:rFonts w:ascii="Times New Roman" w:hAnsi="Times New Roman" w:cs="Times New Roman"/>
          <w:sz w:val="24"/>
          <w:szCs w:val="24"/>
        </w:rPr>
        <w:id w:val="878741999"/>
        <w:docPartObj>
          <w:docPartGallery w:val="Page Numbers (Top of Page)"/>
          <w:docPartUnique/>
        </w:docPartObj>
      </w:sdtPr>
      <w:sdtContent>
        <w:r w:rsidR="00714B56" w:rsidRPr="006843E1">
          <w:rPr>
            <w:rFonts w:ascii="Times New Roman" w:hAnsi="Times New Roman" w:cs="Times New Roman"/>
            <w:sz w:val="24"/>
            <w:szCs w:val="24"/>
          </w:rPr>
          <w:fldChar w:fldCharType="begin"/>
        </w:r>
        <w:r w:rsidR="00714B56" w:rsidRPr="006843E1">
          <w:rPr>
            <w:rFonts w:ascii="Times New Roman" w:hAnsi="Times New Roman" w:cs="Times New Roman"/>
            <w:sz w:val="24"/>
            <w:szCs w:val="24"/>
          </w:rPr>
          <w:instrText xml:space="preserve"> PAGE   \* MERGEFORMAT </w:instrText>
        </w:r>
        <w:r w:rsidR="00714B56" w:rsidRPr="006843E1">
          <w:rPr>
            <w:rFonts w:ascii="Times New Roman" w:hAnsi="Times New Roman" w:cs="Times New Roman"/>
            <w:sz w:val="24"/>
            <w:szCs w:val="24"/>
          </w:rPr>
          <w:fldChar w:fldCharType="separate"/>
        </w:r>
        <w:r w:rsidR="00714B56" w:rsidRPr="006843E1">
          <w:rPr>
            <w:rFonts w:ascii="Times New Roman" w:hAnsi="Times New Roman" w:cs="Times New Roman"/>
            <w:sz w:val="24"/>
            <w:szCs w:val="24"/>
          </w:rPr>
          <w:t>2</w:t>
        </w:r>
        <w:r w:rsidR="00714B56" w:rsidRPr="006843E1">
          <w:rPr>
            <w:rFonts w:ascii="Times New Roman" w:hAnsi="Times New Roman" w:cs="Times New Roman"/>
            <w:sz w:val="24"/>
            <w:szCs w:val="24"/>
          </w:rPr>
          <w:fldChar w:fldCharType="end"/>
        </w:r>
      </w:sdtContent>
    </w:sdt>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5E3B5" w14:textId="51BC1DAD" w:rsidR="00714B56" w:rsidRPr="006843E1" w:rsidRDefault="00083109" w:rsidP="00314C8E">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714B56" w:rsidRPr="006843E1">
      <w:rPr>
        <w:rFonts w:ascii="Times New Roman" w:hAnsi="Times New Roman" w:cs="Times New Roman"/>
        <w:sz w:val="24"/>
        <w:szCs w:val="24"/>
      </w:rPr>
      <w:t xml:space="preserve">Results – Figure 7 – Popescu </w:t>
    </w:r>
    <w:sdt>
      <w:sdtPr>
        <w:rPr>
          <w:rFonts w:ascii="Times New Roman" w:hAnsi="Times New Roman" w:cs="Times New Roman"/>
          <w:sz w:val="24"/>
          <w:szCs w:val="24"/>
        </w:rPr>
        <w:id w:val="-1462721518"/>
        <w:docPartObj>
          <w:docPartGallery w:val="Page Numbers (Top of Page)"/>
          <w:docPartUnique/>
        </w:docPartObj>
      </w:sdtPr>
      <w:sdtContent>
        <w:r w:rsidR="00714B56" w:rsidRPr="006843E1">
          <w:rPr>
            <w:rFonts w:ascii="Times New Roman" w:hAnsi="Times New Roman" w:cs="Times New Roman"/>
            <w:sz w:val="24"/>
            <w:szCs w:val="24"/>
          </w:rPr>
          <w:fldChar w:fldCharType="begin"/>
        </w:r>
        <w:r w:rsidR="00714B56" w:rsidRPr="006843E1">
          <w:rPr>
            <w:rFonts w:ascii="Times New Roman" w:hAnsi="Times New Roman" w:cs="Times New Roman"/>
            <w:sz w:val="24"/>
            <w:szCs w:val="24"/>
          </w:rPr>
          <w:instrText xml:space="preserve"> PAGE   \* MERGEFORMAT </w:instrText>
        </w:r>
        <w:r w:rsidR="00714B56" w:rsidRPr="006843E1">
          <w:rPr>
            <w:rFonts w:ascii="Times New Roman" w:hAnsi="Times New Roman" w:cs="Times New Roman"/>
            <w:sz w:val="24"/>
            <w:szCs w:val="24"/>
          </w:rPr>
          <w:fldChar w:fldCharType="separate"/>
        </w:r>
        <w:r w:rsidR="00714B56" w:rsidRPr="006843E1">
          <w:rPr>
            <w:rFonts w:ascii="Times New Roman" w:hAnsi="Times New Roman" w:cs="Times New Roman"/>
            <w:sz w:val="24"/>
            <w:szCs w:val="24"/>
          </w:rPr>
          <w:t>2</w:t>
        </w:r>
        <w:r w:rsidR="00714B56" w:rsidRPr="006843E1">
          <w:rPr>
            <w:rFonts w:ascii="Times New Roman" w:hAnsi="Times New Roman" w:cs="Times New Roman"/>
            <w:sz w:val="24"/>
            <w:szCs w:val="24"/>
          </w:rPr>
          <w:fldChar w:fldCharType="end"/>
        </w:r>
      </w:sdtContent>
    </w:sdt>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C7C67" w14:textId="5FD45E5B" w:rsidR="00714B56" w:rsidRPr="006843E1" w:rsidRDefault="00083109" w:rsidP="00314C8E">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714B56" w:rsidRPr="006843E1">
      <w:rPr>
        <w:rFonts w:ascii="Times New Roman" w:hAnsi="Times New Roman" w:cs="Times New Roman"/>
        <w:sz w:val="24"/>
        <w:szCs w:val="24"/>
      </w:rPr>
      <w:t xml:space="preserve">Results – Figure 8 – Popescu </w:t>
    </w:r>
    <w:sdt>
      <w:sdtPr>
        <w:rPr>
          <w:rFonts w:ascii="Times New Roman" w:hAnsi="Times New Roman" w:cs="Times New Roman"/>
          <w:sz w:val="24"/>
          <w:szCs w:val="24"/>
        </w:rPr>
        <w:id w:val="1087036685"/>
        <w:docPartObj>
          <w:docPartGallery w:val="Page Numbers (Top of Page)"/>
          <w:docPartUnique/>
        </w:docPartObj>
      </w:sdtPr>
      <w:sdtContent>
        <w:r w:rsidR="00714B56" w:rsidRPr="006843E1">
          <w:rPr>
            <w:rFonts w:ascii="Times New Roman" w:hAnsi="Times New Roman" w:cs="Times New Roman"/>
            <w:sz w:val="24"/>
            <w:szCs w:val="24"/>
          </w:rPr>
          <w:fldChar w:fldCharType="begin"/>
        </w:r>
        <w:r w:rsidR="00714B56" w:rsidRPr="006843E1">
          <w:rPr>
            <w:rFonts w:ascii="Times New Roman" w:hAnsi="Times New Roman" w:cs="Times New Roman"/>
            <w:sz w:val="24"/>
            <w:szCs w:val="24"/>
          </w:rPr>
          <w:instrText xml:space="preserve"> PAGE   \* MERGEFORMAT </w:instrText>
        </w:r>
        <w:r w:rsidR="00714B56" w:rsidRPr="006843E1">
          <w:rPr>
            <w:rFonts w:ascii="Times New Roman" w:hAnsi="Times New Roman" w:cs="Times New Roman"/>
            <w:sz w:val="24"/>
            <w:szCs w:val="24"/>
          </w:rPr>
          <w:fldChar w:fldCharType="separate"/>
        </w:r>
        <w:r w:rsidR="00714B56" w:rsidRPr="006843E1">
          <w:rPr>
            <w:rFonts w:ascii="Times New Roman" w:hAnsi="Times New Roman" w:cs="Times New Roman"/>
            <w:sz w:val="24"/>
            <w:szCs w:val="24"/>
          </w:rPr>
          <w:t>2</w:t>
        </w:r>
        <w:r w:rsidR="00714B56" w:rsidRPr="006843E1">
          <w:rPr>
            <w:rFonts w:ascii="Times New Roman" w:hAnsi="Times New Roman" w:cs="Times New Roman"/>
            <w:sz w:val="24"/>
            <w:szCs w:val="24"/>
          </w:rPr>
          <w:fldChar w:fldCharType="end"/>
        </w:r>
      </w:sdtContent>
    </w:sdt>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471376" w14:textId="29567E0F" w:rsidR="00547079" w:rsidRPr="006843E1" w:rsidRDefault="00083109" w:rsidP="00314C8E">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547079" w:rsidRPr="006843E1">
      <w:rPr>
        <w:rFonts w:ascii="Times New Roman" w:hAnsi="Times New Roman" w:cs="Times New Roman"/>
        <w:sz w:val="24"/>
        <w:szCs w:val="24"/>
      </w:rPr>
      <w:t xml:space="preserve">Results – Table 4 – Popescu </w:t>
    </w:r>
    <w:sdt>
      <w:sdtPr>
        <w:rPr>
          <w:rFonts w:ascii="Times New Roman" w:hAnsi="Times New Roman" w:cs="Times New Roman"/>
          <w:sz w:val="24"/>
          <w:szCs w:val="24"/>
        </w:rPr>
        <w:id w:val="-182985814"/>
        <w:docPartObj>
          <w:docPartGallery w:val="Page Numbers (Top of Page)"/>
          <w:docPartUnique/>
        </w:docPartObj>
      </w:sdtPr>
      <w:sdtContent>
        <w:r w:rsidR="00547079" w:rsidRPr="006843E1">
          <w:rPr>
            <w:rFonts w:ascii="Times New Roman" w:hAnsi="Times New Roman" w:cs="Times New Roman"/>
            <w:sz w:val="24"/>
            <w:szCs w:val="24"/>
          </w:rPr>
          <w:fldChar w:fldCharType="begin"/>
        </w:r>
        <w:r w:rsidR="00547079" w:rsidRPr="006843E1">
          <w:rPr>
            <w:rFonts w:ascii="Times New Roman" w:hAnsi="Times New Roman" w:cs="Times New Roman"/>
            <w:sz w:val="24"/>
            <w:szCs w:val="24"/>
          </w:rPr>
          <w:instrText xml:space="preserve"> PAGE   \* MERGEFORMAT </w:instrText>
        </w:r>
        <w:r w:rsidR="00547079" w:rsidRPr="006843E1">
          <w:rPr>
            <w:rFonts w:ascii="Times New Roman" w:hAnsi="Times New Roman" w:cs="Times New Roman"/>
            <w:sz w:val="24"/>
            <w:szCs w:val="24"/>
          </w:rPr>
          <w:fldChar w:fldCharType="separate"/>
        </w:r>
        <w:r w:rsidR="00547079" w:rsidRPr="006843E1">
          <w:rPr>
            <w:rFonts w:ascii="Times New Roman" w:hAnsi="Times New Roman" w:cs="Times New Roman"/>
            <w:sz w:val="24"/>
            <w:szCs w:val="24"/>
          </w:rPr>
          <w:t>2</w:t>
        </w:r>
        <w:r w:rsidR="00547079" w:rsidRPr="006843E1">
          <w:rPr>
            <w:rFonts w:ascii="Times New Roman" w:hAnsi="Times New Roman" w:cs="Times New Roman"/>
            <w:sz w:val="24"/>
            <w:szCs w:val="24"/>
          </w:rPr>
          <w:fldChar w:fldCharType="end"/>
        </w:r>
      </w:sdtContent>
    </w:sdt>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83A79" w14:textId="3C4E28D7" w:rsidR="00547079" w:rsidRPr="006843E1" w:rsidRDefault="00083109" w:rsidP="00314C8E">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547079" w:rsidRPr="006843E1">
      <w:rPr>
        <w:rFonts w:ascii="Times New Roman" w:hAnsi="Times New Roman" w:cs="Times New Roman"/>
        <w:sz w:val="24"/>
        <w:szCs w:val="24"/>
      </w:rPr>
      <w:t xml:space="preserve">Results – Figure 9 – Popescu </w:t>
    </w:r>
    <w:sdt>
      <w:sdtPr>
        <w:rPr>
          <w:rFonts w:ascii="Times New Roman" w:hAnsi="Times New Roman" w:cs="Times New Roman"/>
          <w:sz w:val="24"/>
          <w:szCs w:val="24"/>
        </w:rPr>
        <w:id w:val="-382633576"/>
        <w:docPartObj>
          <w:docPartGallery w:val="Page Numbers (Top of Page)"/>
          <w:docPartUnique/>
        </w:docPartObj>
      </w:sdtPr>
      <w:sdtContent>
        <w:r w:rsidR="00547079" w:rsidRPr="006843E1">
          <w:rPr>
            <w:rFonts w:ascii="Times New Roman" w:hAnsi="Times New Roman" w:cs="Times New Roman"/>
            <w:sz w:val="24"/>
            <w:szCs w:val="24"/>
          </w:rPr>
          <w:fldChar w:fldCharType="begin"/>
        </w:r>
        <w:r w:rsidR="00547079" w:rsidRPr="006843E1">
          <w:rPr>
            <w:rFonts w:ascii="Times New Roman" w:hAnsi="Times New Roman" w:cs="Times New Roman"/>
            <w:sz w:val="24"/>
            <w:szCs w:val="24"/>
          </w:rPr>
          <w:instrText xml:space="preserve"> PAGE   \* MERGEFORMAT </w:instrText>
        </w:r>
        <w:r w:rsidR="00547079" w:rsidRPr="006843E1">
          <w:rPr>
            <w:rFonts w:ascii="Times New Roman" w:hAnsi="Times New Roman" w:cs="Times New Roman"/>
            <w:sz w:val="24"/>
            <w:szCs w:val="24"/>
          </w:rPr>
          <w:fldChar w:fldCharType="separate"/>
        </w:r>
        <w:r w:rsidR="00547079" w:rsidRPr="006843E1">
          <w:rPr>
            <w:rFonts w:ascii="Times New Roman" w:hAnsi="Times New Roman" w:cs="Times New Roman"/>
            <w:sz w:val="24"/>
            <w:szCs w:val="24"/>
          </w:rPr>
          <w:t>2</w:t>
        </w:r>
        <w:r w:rsidR="00547079" w:rsidRPr="006843E1">
          <w:rPr>
            <w:rFonts w:ascii="Times New Roman" w:hAnsi="Times New Roman" w:cs="Times New Roman"/>
            <w:sz w:val="24"/>
            <w:szCs w:val="24"/>
          </w:rPr>
          <w:fldChar w:fldCharType="end"/>
        </w:r>
      </w:sdtContent>
    </w:sdt>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D9023" w14:textId="68BBB687" w:rsidR="00547079" w:rsidRPr="006843E1" w:rsidRDefault="00083109" w:rsidP="00314C8E">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2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972DBB" w:rsidRPr="006843E1">
      <w:rPr>
        <w:rFonts w:ascii="Times New Roman" w:hAnsi="Times New Roman" w:cs="Times New Roman"/>
        <w:sz w:val="24"/>
        <w:szCs w:val="24"/>
      </w:rPr>
      <w:t>Discussion</w:t>
    </w:r>
    <w:r w:rsidR="00547079"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097486455"/>
        <w:docPartObj>
          <w:docPartGallery w:val="Page Numbers (Top of Page)"/>
          <w:docPartUnique/>
        </w:docPartObj>
      </w:sdtPr>
      <w:sdtContent>
        <w:r w:rsidR="00547079" w:rsidRPr="006843E1">
          <w:rPr>
            <w:rFonts w:ascii="Times New Roman" w:hAnsi="Times New Roman" w:cs="Times New Roman"/>
            <w:sz w:val="24"/>
            <w:szCs w:val="24"/>
          </w:rPr>
          <w:fldChar w:fldCharType="begin"/>
        </w:r>
        <w:r w:rsidR="00547079" w:rsidRPr="006843E1">
          <w:rPr>
            <w:rFonts w:ascii="Times New Roman" w:hAnsi="Times New Roman" w:cs="Times New Roman"/>
            <w:sz w:val="24"/>
            <w:szCs w:val="24"/>
          </w:rPr>
          <w:instrText xml:space="preserve"> PAGE   \* MERGEFORMAT </w:instrText>
        </w:r>
        <w:r w:rsidR="00547079" w:rsidRPr="006843E1">
          <w:rPr>
            <w:rFonts w:ascii="Times New Roman" w:hAnsi="Times New Roman" w:cs="Times New Roman"/>
            <w:sz w:val="24"/>
            <w:szCs w:val="24"/>
          </w:rPr>
          <w:fldChar w:fldCharType="separate"/>
        </w:r>
        <w:r w:rsidR="00547079" w:rsidRPr="006843E1">
          <w:rPr>
            <w:rFonts w:ascii="Times New Roman" w:hAnsi="Times New Roman" w:cs="Times New Roman"/>
            <w:sz w:val="24"/>
            <w:szCs w:val="24"/>
          </w:rPr>
          <w:t>2</w:t>
        </w:r>
        <w:r w:rsidR="00547079" w:rsidRPr="006843E1">
          <w:rPr>
            <w:rFonts w:ascii="Times New Roman" w:hAnsi="Times New Roman" w:cs="Times New Roman"/>
            <w:sz w:val="24"/>
            <w:szCs w:val="24"/>
          </w:rPr>
          <w:fldChar w:fldCharType="end"/>
        </w:r>
      </w:sdtContent>
    </w:sdt>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0EB48" w14:textId="2A4BA3AB" w:rsidR="00083109" w:rsidRPr="006843E1" w:rsidRDefault="008D7BE5" w:rsidP="00314C8E">
    <w:pPr>
      <w:pStyle w:val="Header"/>
      <w:jc w:val="right"/>
      <w:rPr>
        <w:rFonts w:ascii="Times New Roman" w:hAnsi="Times New Roman" w:cs="Times New Roman"/>
        <w:sz w:val="24"/>
        <w:szCs w:val="24"/>
      </w:rPr>
    </w:pPr>
    <w:r>
      <w:rPr>
        <w:rFonts w:ascii="Times New Roman" w:hAnsi="Times New Roman" w:cs="Times New Roman"/>
        <w:sz w:val="24"/>
        <w:szCs w:val="24"/>
      </w:rPr>
      <w:t>General Discussion</w:t>
    </w:r>
    <w:r w:rsidR="00083109"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511027966"/>
        <w:docPartObj>
          <w:docPartGallery w:val="Page Numbers (Top of Page)"/>
          <w:docPartUnique/>
        </w:docPartObj>
      </w:sdtPr>
      <w:sdtContent>
        <w:r w:rsidR="00083109" w:rsidRPr="006843E1">
          <w:rPr>
            <w:rFonts w:ascii="Times New Roman" w:hAnsi="Times New Roman" w:cs="Times New Roman"/>
            <w:sz w:val="24"/>
            <w:szCs w:val="24"/>
          </w:rPr>
          <w:fldChar w:fldCharType="begin"/>
        </w:r>
        <w:r w:rsidR="00083109" w:rsidRPr="006843E1">
          <w:rPr>
            <w:rFonts w:ascii="Times New Roman" w:hAnsi="Times New Roman" w:cs="Times New Roman"/>
            <w:sz w:val="24"/>
            <w:szCs w:val="24"/>
          </w:rPr>
          <w:instrText xml:space="preserve"> PAGE   \* MERGEFORMAT </w:instrText>
        </w:r>
        <w:r w:rsidR="00083109" w:rsidRPr="006843E1">
          <w:rPr>
            <w:rFonts w:ascii="Times New Roman" w:hAnsi="Times New Roman" w:cs="Times New Roman"/>
            <w:sz w:val="24"/>
            <w:szCs w:val="24"/>
          </w:rPr>
          <w:fldChar w:fldCharType="separate"/>
        </w:r>
        <w:r w:rsidR="00083109" w:rsidRPr="006843E1">
          <w:rPr>
            <w:rFonts w:ascii="Times New Roman" w:hAnsi="Times New Roman" w:cs="Times New Roman"/>
            <w:sz w:val="24"/>
            <w:szCs w:val="24"/>
          </w:rPr>
          <w:t>2</w:t>
        </w:r>
        <w:r w:rsidR="00083109" w:rsidRPr="006843E1">
          <w:rPr>
            <w:rFonts w:ascii="Times New Roman" w:hAnsi="Times New Roman" w:cs="Times New Roman"/>
            <w:sz w:val="24"/>
            <w:szCs w:val="24"/>
          </w:rPr>
          <w:fldChar w:fldCharType="end"/>
        </w:r>
      </w:sdtContent>
    </w:sdt>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BF4F6" w14:textId="7BD3055D" w:rsidR="008D7BE5" w:rsidRPr="006843E1" w:rsidRDefault="008D7BE5" w:rsidP="00314C8E">
    <w:pPr>
      <w:pStyle w:val="Header"/>
      <w:jc w:val="right"/>
      <w:rPr>
        <w:rFonts w:ascii="Times New Roman" w:hAnsi="Times New Roman" w:cs="Times New Roman"/>
        <w:sz w:val="24"/>
        <w:szCs w:val="24"/>
      </w:rPr>
    </w:pPr>
    <w:r>
      <w:rPr>
        <w:rFonts w:ascii="Times New Roman" w:hAnsi="Times New Roman" w:cs="Times New Roman"/>
        <w:sz w:val="24"/>
        <w:szCs w:val="24"/>
      </w:rPr>
      <w:t>References</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940413019"/>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8602E" w14:textId="59C2EACA" w:rsidR="0056164E" w:rsidRPr="006843E1" w:rsidRDefault="0056164E"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 xml:space="preserve">Supplemental Material – Popescu </w:t>
    </w:r>
    <w:sdt>
      <w:sdtPr>
        <w:rPr>
          <w:rFonts w:ascii="Times New Roman" w:hAnsi="Times New Roman" w:cs="Times New Roman"/>
          <w:sz w:val="24"/>
          <w:szCs w:val="24"/>
        </w:rPr>
        <w:id w:val="1568455703"/>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EA67EA" w14:textId="14BA6954" w:rsidR="00B22722" w:rsidRPr="006843E1" w:rsidRDefault="00B22722" w:rsidP="00C55384">
    <w:pPr>
      <w:pStyle w:val="Header"/>
      <w:jc w:val="right"/>
      <w:rPr>
        <w:rFonts w:ascii="Times New Roman" w:hAnsi="Times New Roman" w:cs="Times New Roman"/>
        <w:sz w:val="24"/>
        <w:szCs w:val="24"/>
      </w:rPr>
    </w:pPr>
    <w:r>
      <w:rPr>
        <w:rFonts w:ascii="Times New Roman" w:hAnsi="Times New Roman" w:cs="Times New Roman"/>
        <w:sz w:val="24"/>
        <w:szCs w:val="24"/>
      </w:rPr>
      <w:t>List of Tables</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544333793"/>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BBDA6" w14:textId="1873E934" w:rsidR="007A5239" w:rsidRPr="0060735D" w:rsidRDefault="007A5239" w:rsidP="0060735D">
    <w:pPr>
      <w:pStyle w:val="Header"/>
      <w:jc w:val="right"/>
      <w:rPr>
        <w:rFonts w:ascii="Times New Roman" w:hAnsi="Times New Roman" w:cs="Times New Roman"/>
        <w:sz w:val="24"/>
        <w:szCs w:val="24"/>
      </w:rPr>
    </w:pPr>
    <w:r>
      <w:rPr>
        <w:rFonts w:ascii="Times New Roman" w:hAnsi="Times New Roman" w:cs="Times New Roman"/>
        <w:sz w:val="24"/>
        <w:szCs w:val="24"/>
      </w:rPr>
      <w:t>Supplemental Material</w:t>
    </w:r>
    <w:r w:rsidRPr="0060735D">
      <w:rPr>
        <w:rFonts w:ascii="Times New Roman" w:hAnsi="Times New Roman" w:cs="Times New Roman"/>
        <w:sz w:val="24"/>
        <w:szCs w:val="24"/>
      </w:rPr>
      <w:t xml:space="preserve"> – </w:t>
    </w:r>
    <w:r>
      <w:rPr>
        <w:rFonts w:ascii="Times New Roman" w:hAnsi="Times New Roman" w:cs="Times New Roman"/>
        <w:sz w:val="24"/>
        <w:szCs w:val="24"/>
      </w:rPr>
      <w:t>Figure S1</w:t>
    </w:r>
    <w:r w:rsidRPr="0060735D">
      <w:rPr>
        <w:rFonts w:ascii="Times New Roman" w:hAnsi="Times New Roman" w:cs="Times New Roman"/>
        <w:sz w:val="24"/>
        <w:szCs w:val="24"/>
      </w:rPr>
      <w:t xml:space="preserve"> – Popescu </w:t>
    </w:r>
    <w:sdt>
      <w:sdtPr>
        <w:rPr>
          <w:rFonts w:ascii="Times New Roman" w:hAnsi="Times New Roman" w:cs="Times New Roman"/>
          <w:sz w:val="24"/>
          <w:szCs w:val="24"/>
        </w:rPr>
        <w:id w:val="-1063021723"/>
        <w:docPartObj>
          <w:docPartGallery w:val="Page Numbers (Top of Page)"/>
          <w:docPartUnique/>
        </w:docPartObj>
      </w:sdtPr>
      <w:sdtEndPr>
        <w:rPr>
          <w:noProof/>
        </w:rPr>
      </w:sdtEndPr>
      <w:sdtContent>
        <w:r w:rsidRPr="0060735D">
          <w:rPr>
            <w:rFonts w:ascii="Times New Roman" w:hAnsi="Times New Roman" w:cs="Times New Roman"/>
            <w:sz w:val="24"/>
            <w:szCs w:val="24"/>
          </w:rPr>
          <w:fldChar w:fldCharType="begin"/>
        </w:r>
        <w:r w:rsidRPr="0060735D">
          <w:rPr>
            <w:rFonts w:ascii="Times New Roman" w:hAnsi="Times New Roman" w:cs="Times New Roman"/>
            <w:sz w:val="24"/>
            <w:szCs w:val="24"/>
          </w:rPr>
          <w:instrText xml:space="preserve"> PAGE   \* MERGEFORMAT </w:instrText>
        </w:r>
        <w:r w:rsidRPr="0060735D">
          <w:rPr>
            <w:rFonts w:ascii="Times New Roman" w:hAnsi="Times New Roman" w:cs="Times New Roman"/>
            <w:sz w:val="24"/>
            <w:szCs w:val="24"/>
          </w:rPr>
          <w:fldChar w:fldCharType="separate"/>
        </w:r>
        <w:r w:rsidRPr="0060735D">
          <w:rPr>
            <w:rFonts w:ascii="Times New Roman" w:hAnsi="Times New Roman" w:cs="Times New Roman"/>
            <w:noProof/>
            <w:sz w:val="24"/>
            <w:szCs w:val="24"/>
          </w:rPr>
          <w:t>2</w:t>
        </w:r>
        <w:r w:rsidRPr="0060735D">
          <w:rPr>
            <w:rFonts w:ascii="Times New Roman" w:hAnsi="Times New Roman" w:cs="Times New Roman"/>
            <w:noProof/>
            <w:sz w:val="24"/>
            <w:szCs w:val="24"/>
          </w:rPr>
          <w:fldChar w:fldCharType="end"/>
        </w:r>
      </w:sdtContent>
    </w:sdt>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2101F" w14:textId="3DEBFD89" w:rsidR="00547079" w:rsidRPr="006843E1" w:rsidRDefault="00547079"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 xml:space="preserve">Supplemental Material – Table S1 – Popescu </w:t>
    </w:r>
    <w:sdt>
      <w:sdtPr>
        <w:rPr>
          <w:rFonts w:ascii="Times New Roman" w:hAnsi="Times New Roman" w:cs="Times New Roman"/>
          <w:sz w:val="24"/>
          <w:szCs w:val="24"/>
        </w:rPr>
        <w:id w:val="-2016670235"/>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FED9A" w14:textId="2D4078B7" w:rsidR="0056164E" w:rsidRPr="006843E1" w:rsidRDefault="0056164E"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 xml:space="preserve">Supplemental Material – Table S2 – Popescu </w:t>
    </w:r>
    <w:sdt>
      <w:sdtPr>
        <w:rPr>
          <w:rFonts w:ascii="Times New Roman" w:hAnsi="Times New Roman" w:cs="Times New Roman"/>
          <w:sz w:val="24"/>
          <w:szCs w:val="24"/>
        </w:rPr>
        <w:id w:val="-2046514945"/>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1CE458" w14:textId="4E116D11" w:rsidR="0056164E" w:rsidRPr="006843E1" w:rsidRDefault="0056164E"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Supplemental Material – Figure S</w:t>
    </w:r>
    <w:r w:rsidR="007A5239">
      <w:rPr>
        <w:rFonts w:ascii="Times New Roman" w:hAnsi="Times New Roman" w:cs="Times New Roman"/>
        <w:sz w:val="24"/>
        <w:szCs w:val="24"/>
      </w:rPr>
      <w:t>2</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974216133"/>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535142" w14:textId="0303091C" w:rsidR="0056164E" w:rsidRPr="006843E1" w:rsidRDefault="0056164E"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Supplemental Material – Figure S</w:t>
    </w:r>
    <w:r w:rsidR="007A5239">
      <w:rPr>
        <w:rFonts w:ascii="Times New Roman" w:hAnsi="Times New Roman" w:cs="Times New Roman"/>
        <w:sz w:val="24"/>
        <w:szCs w:val="24"/>
      </w:rPr>
      <w:t>3</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925867145"/>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310EC" w14:textId="71B35FF2" w:rsidR="0056164E" w:rsidRPr="006843E1" w:rsidRDefault="0056164E"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Supplemental Material – Figure S</w:t>
    </w:r>
    <w:r w:rsidR="007A5239">
      <w:rPr>
        <w:rFonts w:ascii="Times New Roman" w:hAnsi="Times New Roman" w:cs="Times New Roman"/>
        <w:sz w:val="24"/>
        <w:szCs w:val="24"/>
      </w:rPr>
      <w:t>4</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2130425075"/>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85434" w14:textId="0DBE8DB7" w:rsidR="00980EFF" w:rsidRPr="006843E1" w:rsidRDefault="00980EFF"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 xml:space="preserve">Supplemental Material – Table S3 – Popescu </w:t>
    </w:r>
    <w:sdt>
      <w:sdtPr>
        <w:rPr>
          <w:rFonts w:ascii="Times New Roman" w:hAnsi="Times New Roman" w:cs="Times New Roman"/>
          <w:sz w:val="24"/>
          <w:szCs w:val="24"/>
        </w:rPr>
        <w:id w:val="-1866751064"/>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F7909" w14:textId="7BF16056" w:rsidR="00980EFF" w:rsidRPr="006843E1" w:rsidRDefault="00980EFF"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Supplemental Material – Figure S</w:t>
    </w:r>
    <w:r w:rsidR="007A5239">
      <w:rPr>
        <w:rFonts w:ascii="Times New Roman" w:hAnsi="Times New Roman" w:cs="Times New Roman"/>
        <w:sz w:val="24"/>
        <w:szCs w:val="24"/>
      </w:rPr>
      <w:t>5</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814208365"/>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E8133" w14:textId="335292C1" w:rsidR="00980EFF" w:rsidRPr="006843E1" w:rsidRDefault="00980EFF"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Supplemental Material – Figure S</w:t>
    </w:r>
    <w:r w:rsidR="007A5239">
      <w:rPr>
        <w:rFonts w:ascii="Times New Roman" w:hAnsi="Times New Roman" w:cs="Times New Roman"/>
        <w:sz w:val="24"/>
        <w:szCs w:val="24"/>
      </w:rPr>
      <w:t>6</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908278726"/>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82FB4" w14:textId="7D9A8874" w:rsidR="004F7F19" w:rsidRPr="006843E1" w:rsidRDefault="00314C8E"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Supplemental Material – Figure S</w:t>
    </w:r>
    <w:r w:rsidR="007A5239">
      <w:rPr>
        <w:rFonts w:ascii="Times New Roman" w:hAnsi="Times New Roman" w:cs="Times New Roman"/>
        <w:sz w:val="24"/>
        <w:szCs w:val="24"/>
      </w:rPr>
      <w:t>7</w:t>
    </w:r>
    <w:r w:rsidR="004F7F19"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471337672"/>
        <w:docPartObj>
          <w:docPartGallery w:val="Page Numbers (Top of Page)"/>
          <w:docPartUnique/>
        </w:docPartObj>
      </w:sdtPr>
      <w:sdtContent>
        <w:r w:rsidR="004F7F19" w:rsidRPr="006843E1">
          <w:rPr>
            <w:rFonts w:ascii="Times New Roman" w:hAnsi="Times New Roman" w:cs="Times New Roman"/>
            <w:sz w:val="24"/>
            <w:szCs w:val="24"/>
          </w:rPr>
          <w:fldChar w:fldCharType="begin"/>
        </w:r>
        <w:r w:rsidR="004F7F19" w:rsidRPr="006843E1">
          <w:rPr>
            <w:rFonts w:ascii="Times New Roman" w:hAnsi="Times New Roman" w:cs="Times New Roman"/>
            <w:sz w:val="24"/>
            <w:szCs w:val="24"/>
          </w:rPr>
          <w:instrText xml:space="preserve"> PAGE   \* MERGEFORMAT </w:instrText>
        </w:r>
        <w:r w:rsidR="004F7F19" w:rsidRPr="006843E1">
          <w:rPr>
            <w:rFonts w:ascii="Times New Roman" w:hAnsi="Times New Roman" w:cs="Times New Roman"/>
            <w:sz w:val="24"/>
            <w:szCs w:val="24"/>
          </w:rPr>
          <w:fldChar w:fldCharType="separate"/>
        </w:r>
        <w:r w:rsidR="004F7F19" w:rsidRPr="006843E1">
          <w:rPr>
            <w:rFonts w:ascii="Times New Roman" w:hAnsi="Times New Roman" w:cs="Times New Roman"/>
            <w:sz w:val="24"/>
            <w:szCs w:val="24"/>
          </w:rPr>
          <w:t>2</w:t>
        </w:r>
        <w:r w:rsidR="004F7F19" w:rsidRPr="006843E1">
          <w:rPr>
            <w:rFonts w:ascii="Times New Roman" w:hAnsi="Times New Roman" w:cs="Times New Roman"/>
            <w:sz w:val="24"/>
            <w:szCs w:val="24"/>
          </w:rPr>
          <w:fldChar w:fldCharType="end"/>
        </w:r>
      </w:sdtContent>
    </w:sdt>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42A7B" w14:textId="5ABB7A27" w:rsidR="00EA6CF0" w:rsidRPr="006843E1" w:rsidRDefault="00EA6CF0" w:rsidP="00C55384">
    <w:pPr>
      <w:pStyle w:val="Header"/>
      <w:jc w:val="right"/>
      <w:rPr>
        <w:rFonts w:ascii="Times New Roman" w:hAnsi="Times New Roman" w:cs="Times New Roman"/>
        <w:sz w:val="24"/>
        <w:szCs w:val="24"/>
      </w:rPr>
    </w:pPr>
    <w:r w:rsidRPr="006843E1">
      <w:rPr>
        <w:rFonts w:ascii="Times New Roman" w:hAnsi="Times New Roman" w:cs="Times New Roman"/>
        <w:sz w:val="24"/>
        <w:szCs w:val="24"/>
      </w:rPr>
      <w:t xml:space="preserve">List of Figures – Popescu </w:t>
    </w:r>
    <w:sdt>
      <w:sdtPr>
        <w:rPr>
          <w:rFonts w:ascii="Times New Roman" w:hAnsi="Times New Roman" w:cs="Times New Roman"/>
          <w:sz w:val="24"/>
          <w:szCs w:val="24"/>
        </w:rPr>
        <w:id w:val="114946605"/>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710916" w14:textId="082A604C" w:rsidR="00314C8E" w:rsidRPr="006843E1" w:rsidRDefault="00314C8E" w:rsidP="00314C8E">
    <w:pPr>
      <w:pStyle w:val="Header"/>
      <w:jc w:val="right"/>
      <w:rPr>
        <w:rFonts w:ascii="Times New Roman" w:hAnsi="Times New Roman" w:cs="Times New Roman"/>
        <w:sz w:val="24"/>
        <w:szCs w:val="24"/>
      </w:rPr>
    </w:pPr>
    <w:r w:rsidRPr="006843E1">
      <w:rPr>
        <w:rFonts w:ascii="Times New Roman" w:hAnsi="Times New Roman" w:cs="Times New Roman"/>
        <w:sz w:val="24"/>
        <w:szCs w:val="24"/>
      </w:rPr>
      <w:t xml:space="preserve">Supplemental Material – Table S4 – Popescu </w:t>
    </w:r>
    <w:sdt>
      <w:sdtPr>
        <w:rPr>
          <w:rFonts w:ascii="Times New Roman" w:hAnsi="Times New Roman" w:cs="Times New Roman"/>
          <w:sz w:val="24"/>
          <w:szCs w:val="24"/>
        </w:rPr>
        <w:id w:val="880291336"/>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1A9ED2" w14:textId="4A0ED864" w:rsidR="00E33B5A" w:rsidRPr="006843E1" w:rsidRDefault="00563147">
    <w:pPr>
      <w:pStyle w:val="Header"/>
      <w:jc w:val="right"/>
      <w:rPr>
        <w:rFonts w:ascii="Times New Roman" w:hAnsi="Times New Roman" w:cs="Times New Roman"/>
        <w:sz w:val="24"/>
        <w:szCs w:val="24"/>
      </w:rPr>
    </w:pPr>
    <w:r>
      <w:rPr>
        <w:rFonts w:ascii="Times New Roman" w:hAnsi="Times New Roman" w:cs="Times New Roman"/>
        <w:sz w:val="24"/>
        <w:szCs w:val="24"/>
      </w:rPr>
      <w:t>General</w:t>
    </w:r>
    <w:r w:rsidR="00083109">
      <w:rPr>
        <w:rFonts w:ascii="Times New Roman" w:hAnsi="Times New Roman" w:cs="Times New Roman"/>
        <w:sz w:val="24"/>
        <w:szCs w:val="24"/>
      </w:rPr>
      <w:t xml:space="preserve"> </w:t>
    </w:r>
    <w:r w:rsidR="00E36B05">
      <w:rPr>
        <w:rFonts w:ascii="Times New Roman" w:hAnsi="Times New Roman" w:cs="Times New Roman"/>
        <w:sz w:val="24"/>
        <w:szCs w:val="24"/>
      </w:rPr>
      <w:t>Introduction</w:t>
    </w:r>
    <w:r w:rsidR="00E33B5A"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769729626"/>
        <w:docPartObj>
          <w:docPartGallery w:val="Page Numbers (Top of Page)"/>
          <w:docPartUnique/>
        </w:docPartObj>
      </w:sdtPr>
      <w:sdtContent>
        <w:r w:rsidR="00E33B5A" w:rsidRPr="006843E1">
          <w:rPr>
            <w:rFonts w:ascii="Times New Roman" w:hAnsi="Times New Roman" w:cs="Times New Roman"/>
            <w:sz w:val="24"/>
            <w:szCs w:val="24"/>
          </w:rPr>
          <w:fldChar w:fldCharType="begin"/>
        </w:r>
        <w:r w:rsidR="00E33B5A" w:rsidRPr="006843E1">
          <w:rPr>
            <w:rFonts w:ascii="Times New Roman" w:hAnsi="Times New Roman" w:cs="Times New Roman"/>
            <w:sz w:val="24"/>
            <w:szCs w:val="24"/>
          </w:rPr>
          <w:instrText xml:space="preserve"> PAGE   \* MERGEFORMAT </w:instrText>
        </w:r>
        <w:r w:rsidR="00E33B5A" w:rsidRPr="006843E1">
          <w:rPr>
            <w:rFonts w:ascii="Times New Roman" w:hAnsi="Times New Roman" w:cs="Times New Roman"/>
            <w:sz w:val="24"/>
            <w:szCs w:val="24"/>
          </w:rPr>
          <w:fldChar w:fldCharType="separate"/>
        </w:r>
        <w:r w:rsidR="00E33B5A" w:rsidRPr="006843E1">
          <w:rPr>
            <w:rFonts w:ascii="Times New Roman" w:hAnsi="Times New Roman" w:cs="Times New Roman"/>
            <w:sz w:val="24"/>
            <w:szCs w:val="24"/>
          </w:rPr>
          <w:t>2</w:t>
        </w:r>
        <w:r w:rsidR="00E33B5A" w:rsidRPr="006843E1">
          <w:rPr>
            <w:rFonts w:ascii="Times New Roman" w:hAnsi="Times New Roman" w:cs="Times New Roman"/>
            <w:sz w:val="24"/>
            <w:szCs w:val="24"/>
          </w:rPr>
          <w:fldChar w:fldCharType="end"/>
        </w:r>
      </w:sdtContent>
    </w:sdt>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88BD8" w14:textId="7E959E4E" w:rsidR="00563147" w:rsidRPr="006843E1" w:rsidRDefault="00563147">
    <w:pPr>
      <w:pStyle w:val="Header"/>
      <w:jc w:val="right"/>
      <w:rPr>
        <w:rFonts w:ascii="Times New Roman" w:hAnsi="Times New Roman" w:cs="Times New Roman"/>
        <w:sz w:val="24"/>
        <w:szCs w:val="24"/>
      </w:rPr>
    </w:pPr>
    <w:r>
      <w:rPr>
        <w:rFonts w:ascii="Times New Roman" w:hAnsi="Times New Roman" w:cs="Times New Roman"/>
        <w:sz w:val="24"/>
        <w:szCs w:val="24"/>
      </w:rPr>
      <w:t>Chapter 1</w:t>
    </w:r>
    <w:r w:rsidRPr="006843E1">
      <w:rPr>
        <w:rFonts w:ascii="Times New Roman" w:hAnsi="Times New Roman" w:cs="Times New Roman"/>
        <w:sz w:val="24"/>
        <w:szCs w:val="24"/>
      </w:rPr>
      <w:t xml:space="preserve"> – </w:t>
    </w:r>
    <w:r>
      <w:rPr>
        <w:rFonts w:ascii="Times New Roman" w:hAnsi="Times New Roman" w:cs="Times New Roman"/>
        <w:sz w:val="24"/>
        <w:szCs w:val="24"/>
      </w:rPr>
      <w:t>Introduction</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972038689"/>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99619" w14:textId="616FEC4F" w:rsidR="00A24D3D" w:rsidRPr="0060735D" w:rsidRDefault="00563147" w:rsidP="0060735D">
    <w:pPr>
      <w:pStyle w:val="Header"/>
      <w:jc w:val="right"/>
      <w:rPr>
        <w:rFonts w:ascii="Times New Roman" w:hAnsi="Times New Roman" w:cs="Times New Roman"/>
        <w:sz w:val="24"/>
        <w:szCs w:val="24"/>
      </w:rPr>
    </w:pPr>
    <w:r>
      <w:rPr>
        <w:rFonts w:ascii="Times New Roman" w:hAnsi="Times New Roman" w:cs="Times New Roman"/>
        <w:sz w:val="24"/>
        <w:szCs w:val="24"/>
      </w:rPr>
      <w:t>Chapter 1</w:t>
    </w:r>
    <w:r w:rsidRPr="006843E1">
      <w:rPr>
        <w:rFonts w:ascii="Times New Roman" w:hAnsi="Times New Roman" w:cs="Times New Roman"/>
        <w:sz w:val="24"/>
        <w:szCs w:val="24"/>
      </w:rPr>
      <w:t xml:space="preserve"> – </w:t>
    </w:r>
    <w:r w:rsidR="00A24D3D">
      <w:rPr>
        <w:rFonts w:ascii="Times New Roman" w:hAnsi="Times New Roman" w:cs="Times New Roman"/>
        <w:sz w:val="24"/>
        <w:szCs w:val="24"/>
      </w:rPr>
      <w:t>Methods</w:t>
    </w:r>
    <w:r w:rsidR="00A24D3D" w:rsidRPr="0060735D">
      <w:rPr>
        <w:rFonts w:ascii="Times New Roman" w:hAnsi="Times New Roman" w:cs="Times New Roman"/>
        <w:sz w:val="24"/>
        <w:szCs w:val="24"/>
      </w:rPr>
      <w:t xml:space="preserve"> – Popescu </w:t>
    </w:r>
    <w:sdt>
      <w:sdtPr>
        <w:rPr>
          <w:rFonts w:ascii="Times New Roman" w:hAnsi="Times New Roman" w:cs="Times New Roman"/>
          <w:sz w:val="24"/>
          <w:szCs w:val="24"/>
        </w:rPr>
        <w:id w:val="-1174403838"/>
        <w:docPartObj>
          <w:docPartGallery w:val="Page Numbers (Top of Page)"/>
          <w:docPartUnique/>
        </w:docPartObj>
      </w:sdtPr>
      <w:sdtEndPr>
        <w:rPr>
          <w:noProof/>
        </w:rPr>
      </w:sdtEndPr>
      <w:sdtContent>
        <w:r w:rsidR="00A24D3D" w:rsidRPr="0060735D">
          <w:rPr>
            <w:rFonts w:ascii="Times New Roman" w:hAnsi="Times New Roman" w:cs="Times New Roman"/>
            <w:sz w:val="24"/>
            <w:szCs w:val="24"/>
          </w:rPr>
          <w:fldChar w:fldCharType="begin"/>
        </w:r>
        <w:r w:rsidR="00A24D3D" w:rsidRPr="0060735D">
          <w:rPr>
            <w:rFonts w:ascii="Times New Roman" w:hAnsi="Times New Roman" w:cs="Times New Roman"/>
            <w:sz w:val="24"/>
            <w:szCs w:val="24"/>
          </w:rPr>
          <w:instrText xml:space="preserve"> PAGE   \* MERGEFORMAT </w:instrText>
        </w:r>
        <w:r w:rsidR="00A24D3D" w:rsidRPr="0060735D">
          <w:rPr>
            <w:rFonts w:ascii="Times New Roman" w:hAnsi="Times New Roman" w:cs="Times New Roman"/>
            <w:sz w:val="24"/>
            <w:szCs w:val="24"/>
          </w:rPr>
          <w:fldChar w:fldCharType="separate"/>
        </w:r>
        <w:r w:rsidR="00A24D3D" w:rsidRPr="0060735D">
          <w:rPr>
            <w:rFonts w:ascii="Times New Roman" w:hAnsi="Times New Roman" w:cs="Times New Roman"/>
            <w:noProof/>
            <w:sz w:val="24"/>
            <w:szCs w:val="24"/>
          </w:rPr>
          <w:t>2</w:t>
        </w:r>
        <w:r w:rsidR="00A24D3D" w:rsidRPr="0060735D">
          <w:rPr>
            <w:rFonts w:ascii="Times New Roman" w:hAnsi="Times New Roman" w:cs="Times New Roman"/>
            <w:noProof/>
            <w:sz w:val="24"/>
            <w:szCs w:val="24"/>
          </w:rPr>
          <w:fldChar w:fldCharType="end"/>
        </w:r>
      </w:sdtContent>
    </w:sdt>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CB1DB" w14:textId="3ED2DF48" w:rsidR="00563147" w:rsidRPr="0060735D" w:rsidRDefault="00563147" w:rsidP="0060735D">
    <w:pPr>
      <w:pStyle w:val="Header"/>
      <w:jc w:val="right"/>
      <w:rPr>
        <w:rFonts w:ascii="Times New Roman" w:hAnsi="Times New Roman" w:cs="Times New Roman"/>
        <w:sz w:val="24"/>
        <w:szCs w:val="24"/>
      </w:rPr>
    </w:pPr>
    <w:r>
      <w:rPr>
        <w:rFonts w:ascii="Times New Roman" w:hAnsi="Times New Roman" w:cs="Times New Roman"/>
        <w:sz w:val="24"/>
        <w:szCs w:val="24"/>
      </w:rPr>
      <w:t>Chapter 1</w:t>
    </w:r>
    <w:r w:rsidRPr="006843E1">
      <w:rPr>
        <w:rFonts w:ascii="Times New Roman" w:hAnsi="Times New Roman" w:cs="Times New Roman"/>
        <w:sz w:val="24"/>
        <w:szCs w:val="24"/>
      </w:rPr>
      <w:t xml:space="preserve"> – </w:t>
    </w:r>
    <w:r>
      <w:rPr>
        <w:rFonts w:ascii="Times New Roman" w:hAnsi="Times New Roman" w:cs="Times New Roman"/>
        <w:sz w:val="24"/>
        <w:szCs w:val="24"/>
      </w:rPr>
      <w:t>Methods</w:t>
    </w:r>
    <w:r w:rsidRPr="0060735D">
      <w:rPr>
        <w:rFonts w:ascii="Times New Roman" w:hAnsi="Times New Roman" w:cs="Times New Roman"/>
        <w:sz w:val="24"/>
        <w:szCs w:val="24"/>
      </w:rPr>
      <w:t xml:space="preserve"> – </w:t>
    </w:r>
    <w:r>
      <w:rPr>
        <w:rFonts w:ascii="Times New Roman" w:hAnsi="Times New Roman" w:cs="Times New Roman"/>
        <w:sz w:val="24"/>
        <w:szCs w:val="24"/>
      </w:rPr>
      <w:t>Table 1</w:t>
    </w:r>
    <w:r w:rsidRPr="006843E1">
      <w:rPr>
        <w:rFonts w:ascii="Times New Roman" w:hAnsi="Times New Roman" w:cs="Times New Roman"/>
        <w:sz w:val="24"/>
        <w:szCs w:val="24"/>
      </w:rPr>
      <w:t xml:space="preserve"> – </w:t>
    </w:r>
    <w:r w:rsidRPr="0060735D">
      <w:rPr>
        <w:rFonts w:ascii="Times New Roman" w:hAnsi="Times New Roman" w:cs="Times New Roman"/>
        <w:sz w:val="24"/>
        <w:szCs w:val="24"/>
      </w:rPr>
      <w:t xml:space="preserve">Popescu </w:t>
    </w:r>
    <w:sdt>
      <w:sdtPr>
        <w:rPr>
          <w:rFonts w:ascii="Times New Roman" w:hAnsi="Times New Roman" w:cs="Times New Roman"/>
          <w:sz w:val="24"/>
          <w:szCs w:val="24"/>
        </w:rPr>
        <w:id w:val="-1779176872"/>
        <w:docPartObj>
          <w:docPartGallery w:val="Page Numbers (Top of Page)"/>
          <w:docPartUnique/>
        </w:docPartObj>
      </w:sdtPr>
      <w:sdtEndPr>
        <w:rPr>
          <w:noProof/>
        </w:rPr>
      </w:sdtEndPr>
      <w:sdtContent>
        <w:r w:rsidRPr="0060735D">
          <w:rPr>
            <w:rFonts w:ascii="Times New Roman" w:hAnsi="Times New Roman" w:cs="Times New Roman"/>
            <w:sz w:val="24"/>
            <w:szCs w:val="24"/>
          </w:rPr>
          <w:fldChar w:fldCharType="begin"/>
        </w:r>
        <w:r w:rsidRPr="0060735D">
          <w:rPr>
            <w:rFonts w:ascii="Times New Roman" w:hAnsi="Times New Roman" w:cs="Times New Roman"/>
            <w:sz w:val="24"/>
            <w:szCs w:val="24"/>
          </w:rPr>
          <w:instrText xml:space="preserve"> PAGE   \* MERGEFORMAT </w:instrText>
        </w:r>
        <w:r w:rsidRPr="0060735D">
          <w:rPr>
            <w:rFonts w:ascii="Times New Roman" w:hAnsi="Times New Roman" w:cs="Times New Roman"/>
            <w:sz w:val="24"/>
            <w:szCs w:val="24"/>
          </w:rPr>
          <w:fldChar w:fldCharType="separate"/>
        </w:r>
        <w:r w:rsidRPr="0060735D">
          <w:rPr>
            <w:rFonts w:ascii="Times New Roman" w:hAnsi="Times New Roman" w:cs="Times New Roman"/>
            <w:noProof/>
            <w:sz w:val="24"/>
            <w:szCs w:val="24"/>
          </w:rPr>
          <w:t>2</w:t>
        </w:r>
        <w:r w:rsidRPr="0060735D">
          <w:rPr>
            <w:rFonts w:ascii="Times New Roman" w:hAnsi="Times New Roman" w:cs="Times New Roman"/>
            <w:noProof/>
            <w:sz w:val="24"/>
            <w:szCs w:val="24"/>
          </w:rP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B7ADA"/>
    <w:multiLevelType w:val="hybridMultilevel"/>
    <w:tmpl w:val="7DC0B854"/>
    <w:lvl w:ilvl="0" w:tplc="94B6B5F2">
      <w:numFmt w:val="bullet"/>
      <w:lvlText w:val="-"/>
      <w:lvlJc w:val="left"/>
      <w:pPr>
        <w:ind w:left="720" w:hanging="360"/>
      </w:pPr>
      <w:rPr>
        <w:rFonts w:ascii="Times New Roman" w:eastAsia="Times New Roman" w:hAnsi="Times New Roman"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9123572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stylePaneFormatFilter w:val="5224" w:allStyles="0" w:customStyles="0" w:latentStyles="1" w:stylesInUse="0" w:headingStyles="1" w:numberingStyles="0" w:tableStyles="0" w:directFormattingOnRuns="0" w:directFormattingOnParagraphs="1" w:directFormattingOnNumbering="0"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E05"/>
    <w:rsid w:val="00004BF9"/>
    <w:rsid w:val="000072E2"/>
    <w:rsid w:val="00021256"/>
    <w:rsid w:val="00024D04"/>
    <w:rsid w:val="0002591E"/>
    <w:rsid w:val="00044ADC"/>
    <w:rsid w:val="00045C40"/>
    <w:rsid w:val="00046DB9"/>
    <w:rsid w:val="000576AC"/>
    <w:rsid w:val="00081D99"/>
    <w:rsid w:val="00083109"/>
    <w:rsid w:val="00083606"/>
    <w:rsid w:val="00092C24"/>
    <w:rsid w:val="00096E20"/>
    <w:rsid w:val="000A230C"/>
    <w:rsid w:val="000C3A28"/>
    <w:rsid w:val="000E6838"/>
    <w:rsid w:val="000F42DC"/>
    <w:rsid w:val="0010194D"/>
    <w:rsid w:val="00115793"/>
    <w:rsid w:val="0011611F"/>
    <w:rsid w:val="001241DF"/>
    <w:rsid w:val="00124A72"/>
    <w:rsid w:val="00136B00"/>
    <w:rsid w:val="001418CA"/>
    <w:rsid w:val="00142572"/>
    <w:rsid w:val="00152D83"/>
    <w:rsid w:val="001668EA"/>
    <w:rsid w:val="00170D8E"/>
    <w:rsid w:val="00174174"/>
    <w:rsid w:val="001938A7"/>
    <w:rsid w:val="0019549D"/>
    <w:rsid w:val="001B0B9A"/>
    <w:rsid w:val="001B4752"/>
    <w:rsid w:val="001B5A7F"/>
    <w:rsid w:val="001C51A0"/>
    <w:rsid w:val="001F2974"/>
    <w:rsid w:val="001F6E05"/>
    <w:rsid w:val="00215354"/>
    <w:rsid w:val="00215D50"/>
    <w:rsid w:val="00236CCF"/>
    <w:rsid w:val="0023763D"/>
    <w:rsid w:val="002432DC"/>
    <w:rsid w:val="00261274"/>
    <w:rsid w:val="002702D2"/>
    <w:rsid w:val="00270D73"/>
    <w:rsid w:val="00270D95"/>
    <w:rsid w:val="00292889"/>
    <w:rsid w:val="0029582B"/>
    <w:rsid w:val="002A68FB"/>
    <w:rsid w:val="002B0540"/>
    <w:rsid w:val="002D696B"/>
    <w:rsid w:val="002E2E7E"/>
    <w:rsid w:val="002E55A1"/>
    <w:rsid w:val="002E5F6A"/>
    <w:rsid w:val="00314A2A"/>
    <w:rsid w:val="00314C8E"/>
    <w:rsid w:val="00314F66"/>
    <w:rsid w:val="00325226"/>
    <w:rsid w:val="0032762F"/>
    <w:rsid w:val="003300DB"/>
    <w:rsid w:val="00334BDE"/>
    <w:rsid w:val="0033662F"/>
    <w:rsid w:val="00355804"/>
    <w:rsid w:val="00364724"/>
    <w:rsid w:val="00365844"/>
    <w:rsid w:val="00367962"/>
    <w:rsid w:val="00370FC6"/>
    <w:rsid w:val="00377D53"/>
    <w:rsid w:val="003908E3"/>
    <w:rsid w:val="00395A0B"/>
    <w:rsid w:val="003B628D"/>
    <w:rsid w:val="003C11DA"/>
    <w:rsid w:val="003C73D2"/>
    <w:rsid w:val="003D5590"/>
    <w:rsid w:val="003F0018"/>
    <w:rsid w:val="003F2323"/>
    <w:rsid w:val="00400AB0"/>
    <w:rsid w:val="004162C6"/>
    <w:rsid w:val="00440552"/>
    <w:rsid w:val="0044216B"/>
    <w:rsid w:val="00451743"/>
    <w:rsid w:val="004604DB"/>
    <w:rsid w:val="0046061D"/>
    <w:rsid w:val="00462DFD"/>
    <w:rsid w:val="004671EE"/>
    <w:rsid w:val="00474E26"/>
    <w:rsid w:val="0047579E"/>
    <w:rsid w:val="00490B2D"/>
    <w:rsid w:val="00492CDC"/>
    <w:rsid w:val="004A4D28"/>
    <w:rsid w:val="004B3EB6"/>
    <w:rsid w:val="004C0944"/>
    <w:rsid w:val="004C2189"/>
    <w:rsid w:val="004C71A7"/>
    <w:rsid w:val="004D7A21"/>
    <w:rsid w:val="004E66EE"/>
    <w:rsid w:val="004E6AC5"/>
    <w:rsid w:val="004F74BA"/>
    <w:rsid w:val="004F7F19"/>
    <w:rsid w:val="0050134E"/>
    <w:rsid w:val="00502A28"/>
    <w:rsid w:val="005065CC"/>
    <w:rsid w:val="00506746"/>
    <w:rsid w:val="00514A4D"/>
    <w:rsid w:val="00514AFC"/>
    <w:rsid w:val="00527A47"/>
    <w:rsid w:val="005351C6"/>
    <w:rsid w:val="00541CE2"/>
    <w:rsid w:val="005468E4"/>
    <w:rsid w:val="00547079"/>
    <w:rsid w:val="00553BC6"/>
    <w:rsid w:val="00561151"/>
    <w:rsid w:val="0056164E"/>
    <w:rsid w:val="005630C9"/>
    <w:rsid w:val="00563147"/>
    <w:rsid w:val="005829A6"/>
    <w:rsid w:val="00586057"/>
    <w:rsid w:val="00590CB6"/>
    <w:rsid w:val="00595DB1"/>
    <w:rsid w:val="005964BB"/>
    <w:rsid w:val="005A226D"/>
    <w:rsid w:val="005A2EE4"/>
    <w:rsid w:val="005B4B42"/>
    <w:rsid w:val="005B5588"/>
    <w:rsid w:val="005D0445"/>
    <w:rsid w:val="005D4087"/>
    <w:rsid w:val="005D6B1B"/>
    <w:rsid w:val="005F77E4"/>
    <w:rsid w:val="006117C5"/>
    <w:rsid w:val="00614FF0"/>
    <w:rsid w:val="00616775"/>
    <w:rsid w:val="006265EF"/>
    <w:rsid w:val="0062699E"/>
    <w:rsid w:val="00626A87"/>
    <w:rsid w:val="006304EE"/>
    <w:rsid w:val="00635BA0"/>
    <w:rsid w:val="00644327"/>
    <w:rsid w:val="006541E9"/>
    <w:rsid w:val="00664297"/>
    <w:rsid w:val="0066492F"/>
    <w:rsid w:val="00666DA9"/>
    <w:rsid w:val="006716F1"/>
    <w:rsid w:val="00672B94"/>
    <w:rsid w:val="00672C4A"/>
    <w:rsid w:val="006754AB"/>
    <w:rsid w:val="006820DE"/>
    <w:rsid w:val="00682600"/>
    <w:rsid w:val="006843E1"/>
    <w:rsid w:val="00694E01"/>
    <w:rsid w:val="006A07D6"/>
    <w:rsid w:val="006A4437"/>
    <w:rsid w:val="006A53F7"/>
    <w:rsid w:val="006A60BD"/>
    <w:rsid w:val="006A73E3"/>
    <w:rsid w:val="006B3590"/>
    <w:rsid w:val="006B38EF"/>
    <w:rsid w:val="006B6414"/>
    <w:rsid w:val="006C0061"/>
    <w:rsid w:val="006C1CE7"/>
    <w:rsid w:val="006C345D"/>
    <w:rsid w:val="006E3052"/>
    <w:rsid w:val="006E5508"/>
    <w:rsid w:val="00706268"/>
    <w:rsid w:val="007146D6"/>
    <w:rsid w:val="00714B56"/>
    <w:rsid w:val="00716C28"/>
    <w:rsid w:val="00722128"/>
    <w:rsid w:val="00724F53"/>
    <w:rsid w:val="0072580B"/>
    <w:rsid w:val="0073310A"/>
    <w:rsid w:val="007347A5"/>
    <w:rsid w:val="0075696A"/>
    <w:rsid w:val="0077305A"/>
    <w:rsid w:val="00773B39"/>
    <w:rsid w:val="00775ED0"/>
    <w:rsid w:val="00777071"/>
    <w:rsid w:val="0079402E"/>
    <w:rsid w:val="007A5239"/>
    <w:rsid w:val="007A6436"/>
    <w:rsid w:val="007A775A"/>
    <w:rsid w:val="007D03AB"/>
    <w:rsid w:val="007D2F3F"/>
    <w:rsid w:val="007F6E9F"/>
    <w:rsid w:val="00800235"/>
    <w:rsid w:val="008024E5"/>
    <w:rsid w:val="008077F8"/>
    <w:rsid w:val="008242B8"/>
    <w:rsid w:val="00827E4B"/>
    <w:rsid w:val="0083379E"/>
    <w:rsid w:val="00833A1F"/>
    <w:rsid w:val="008434EB"/>
    <w:rsid w:val="00850741"/>
    <w:rsid w:val="00857621"/>
    <w:rsid w:val="00864C67"/>
    <w:rsid w:val="00870DCF"/>
    <w:rsid w:val="00877177"/>
    <w:rsid w:val="00883605"/>
    <w:rsid w:val="0088419E"/>
    <w:rsid w:val="00885447"/>
    <w:rsid w:val="00891BD8"/>
    <w:rsid w:val="008A4C6F"/>
    <w:rsid w:val="008B7A48"/>
    <w:rsid w:val="008D4D75"/>
    <w:rsid w:val="008D58DC"/>
    <w:rsid w:val="008D7BE5"/>
    <w:rsid w:val="008E1015"/>
    <w:rsid w:val="00902979"/>
    <w:rsid w:val="00903571"/>
    <w:rsid w:val="00905902"/>
    <w:rsid w:val="0091332F"/>
    <w:rsid w:val="00914006"/>
    <w:rsid w:val="0091432B"/>
    <w:rsid w:val="00937F64"/>
    <w:rsid w:val="00940F6D"/>
    <w:rsid w:val="0094780A"/>
    <w:rsid w:val="00947DF0"/>
    <w:rsid w:val="009547D0"/>
    <w:rsid w:val="00963394"/>
    <w:rsid w:val="00964C1D"/>
    <w:rsid w:val="00965D29"/>
    <w:rsid w:val="00967FF7"/>
    <w:rsid w:val="00971FAB"/>
    <w:rsid w:val="00972DBB"/>
    <w:rsid w:val="00974F9D"/>
    <w:rsid w:val="00976BE6"/>
    <w:rsid w:val="00980EFF"/>
    <w:rsid w:val="009812E5"/>
    <w:rsid w:val="00981E30"/>
    <w:rsid w:val="00984573"/>
    <w:rsid w:val="00985957"/>
    <w:rsid w:val="00985A59"/>
    <w:rsid w:val="009A254A"/>
    <w:rsid w:val="009B72DB"/>
    <w:rsid w:val="009C5366"/>
    <w:rsid w:val="009D0874"/>
    <w:rsid w:val="009D2D07"/>
    <w:rsid w:val="009D44B1"/>
    <w:rsid w:val="009F5011"/>
    <w:rsid w:val="009F5FF7"/>
    <w:rsid w:val="009F635C"/>
    <w:rsid w:val="00A01978"/>
    <w:rsid w:val="00A0537A"/>
    <w:rsid w:val="00A12FDD"/>
    <w:rsid w:val="00A20BE7"/>
    <w:rsid w:val="00A20D4C"/>
    <w:rsid w:val="00A21710"/>
    <w:rsid w:val="00A24D3D"/>
    <w:rsid w:val="00A26548"/>
    <w:rsid w:val="00A31659"/>
    <w:rsid w:val="00A31764"/>
    <w:rsid w:val="00A32303"/>
    <w:rsid w:val="00A447E4"/>
    <w:rsid w:val="00A50C79"/>
    <w:rsid w:val="00A53D69"/>
    <w:rsid w:val="00A549C0"/>
    <w:rsid w:val="00A624C3"/>
    <w:rsid w:val="00A64649"/>
    <w:rsid w:val="00A658CD"/>
    <w:rsid w:val="00A664AC"/>
    <w:rsid w:val="00A71721"/>
    <w:rsid w:val="00A91CFC"/>
    <w:rsid w:val="00A9672D"/>
    <w:rsid w:val="00AA24E0"/>
    <w:rsid w:val="00AA414E"/>
    <w:rsid w:val="00AB2961"/>
    <w:rsid w:val="00AB545F"/>
    <w:rsid w:val="00AC6AD3"/>
    <w:rsid w:val="00AD0652"/>
    <w:rsid w:val="00AF5346"/>
    <w:rsid w:val="00B06502"/>
    <w:rsid w:val="00B218DB"/>
    <w:rsid w:val="00B22722"/>
    <w:rsid w:val="00B256D6"/>
    <w:rsid w:val="00B400B5"/>
    <w:rsid w:val="00B52135"/>
    <w:rsid w:val="00B615AA"/>
    <w:rsid w:val="00B72CE4"/>
    <w:rsid w:val="00B75B9B"/>
    <w:rsid w:val="00B8527A"/>
    <w:rsid w:val="00B8712B"/>
    <w:rsid w:val="00B90D30"/>
    <w:rsid w:val="00B976DD"/>
    <w:rsid w:val="00BC0090"/>
    <w:rsid w:val="00BD4363"/>
    <w:rsid w:val="00BD4449"/>
    <w:rsid w:val="00BD6F06"/>
    <w:rsid w:val="00BD79F9"/>
    <w:rsid w:val="00BE5D5F"/>
    <w:rsid w:val="00BF6DBC"/>
    <w:rsid w:val="00BF7D4D"/>
    <w:rsid w:val="00C00298"/>
    <w:rsid w:val="00C1715F"/>
    <w:rsid w:val="00C26BD7"/>
    <w:rsid w:val="00C35A86"/>
    <w:rsid w:val="00C404DF"/>
    <w:rsid w:val="00C41810"/>
    <w:rsid w:val="00C432BC"/>
    <w:rsid w:val="00C45AD1"/>
    <w:rsid w:val="00C513A1"/>
    <w:rsid w:val="00C55384"/>
    <w:rsid w:val="00C56F3F"/>
    <w:rsid w:val="00C6038A"/>
    <w:rsid w:val="00C6190C"/>
    <w:rsid w:val="00C74B7F"/>
    <w:rsid w:val="00C90A61"/>
    <w:rsid w:val="00C97D7A"/>
    <w:rsid w:val="00CA4254"/>
    <w:rsid w:val="00CC2401"/>
    <w:rsid w:val="00CD35D5"/>
    <w:rsid w:val="00CD4E74"/>
    <w:rsid w:val="00CD6455"/>
    <w:rsid w:val="00CF78FE"/>
    <w:rsid w:val="00CF7EAA"/>
    <w:rsid w:val="00D05011"/>
    <w:rsid w:val="00D0529A"/>
    <w:rsid w:val="00D134B7"/>
    <w:rsid w:val="00D1533F"/>
    <w:rsid w:val="00D175A4"/>
    <w:rsid w:val="00D212DA"/>
    <w:rsid w:val="00D23BAE"/>
    <w:rsid w:val="00D26316"/>
    <w:rsid w:val="00D32DE2"/>
    <w:rsid w:val="00D3641F"/>
    <w:rsid w:val="00D402E7"/>
    <w:rsid w:val="00D433F5"/>
    <w:rsid w:val="00D4354F"/>
    <w:rsid w:val="00D609A0"/>
    <w:rsid w:val="00D807A1"/>
    <w:rsid w:val="00D91BA6"/>
    <w:rsid w:val="00D92C53"/>
    <w:rsid w:val="00DA098F"/>
    <w:rsid w:val="00DB0423"/>
    <w:rsid w:val="00DB5832"/>
    <w:rsid w:val="00DB679E"/>
    <w:rsid w:val="00DC2BB9"/>
    <w:rsid w:val="00DC5470"/>
    <w:rsid w:val="00DE18C5"/>
    <w:rsid w:val="00DF2723"/>
    <w:rsid w:val="00E00DF0"/>
    <w:rsid w:val="00E05426"/>
    <w:rsid w:val="00E12033"/>
    <w:rsid w:val="00E12428"/>
    <w:rsid w:val="00E13BF9"/>
    <w:rsid w:val="00E15BFB"/>
    <w:rsid w:val="00E229F1"/>
    <w:rsid w:val="00E300D4"/>
    <w:rsid w:val="00E31E9F"/>
    <w:rsid w:val="00E33B5A"/>
    <w:rsid w:val="00E36202"/>
    <w:rsid w:val="00E36B05"/>
    <w:rsid w:val="00E50596"/>
    <w:rsid w:val="00E55E98"/>
    <w:rsid w:val="00E674E5"/>
    <w:rsid w:val="00E73038"/>
    <w:rsid w:val="00E77B42"/>
    <w:rsid w:val="00E805D4"/>
    <w:rsid w:val="00E80F65"/>
    <w:rsid w:val="00E8348C"/>
    <w:rsid w:val="00E94C23"/>
    <w:rsid w:val="00EA5778"/>
    <w:rsid w:val="00EA6CF0"/>
    <w:rsid w:val="00EB30AC"/>
    <w:rsid w:val="00EB46BA"/>
    <w:rsid w:val="00EC7BB6"/>
    <w:rsid w:val="00ED18C2"/>
    <w:rsid w:val="00ED7E70"/>
    <w:rsid w:val="00EE023D"/>
    <w:rsid w:val="00EE561E"/>
    <w:rsid w:val="00EE7ED3"/>
    <w:rsid w:val="00EF0B50"/>
    <w:rsid w:val="00EF2BB4"/>
    <w:rsid w:val="00EF30A9"/>
    <w:rsid w:val="00F11E62"/>
    <w:rsid w:val="00F20EEC"/>
    <w:rsid w:val="00F2291F"/>
    <w:rsid w:val="00F25972"/>
    <w:rsid w:val="00F32ADB"/>
    <w:rsid w:val="00F35BBA"/>
    <w:rsid w:val="00F433DE"/>
    <w:rsid w:val="00F61F8A"/>
    <w:rsid w:val="00F632DD"/>
    <w:rsid w:val="00F71CFB"/>
    <w:rsid w:val="00F7205B"/>
    <w:rsid w:val="00F72689"/>
    <w:rsid w:val="00F736B2"/>
    <w:rsid w:val="00F752BC"/>
    <w:rsid w:val="00F752EA"/>
    <w:rsid w:val="00F770C9"/>
    <w:rsid w:val="00F824A4"/>
    <w:rsid w:val="00F879FF"/>
    <w:rsid w:val="00FA429C"/>
    <w:rsid w:val="00FB30D7"/>
    <w:rsid w:val="00FB4324"/>
    <w:rsid w:val="00FB5FC9"/>
    <w:rsid w:val="00FC2582"/>
    <w:rsid w:val="00FD172D"/>
    <w:rsid w:val="00FE5DF9"/>
    <w:rsid w:val="00FF2415"/>
    <w:rsid w:val="00FF68DA"/>
    <w:rsid w:val="03169F9E"/>
    <w:rsid w:val="04C7DD39"/>
    <w:rsid w:val="074E189E"/>
    <w:rsid w:val="08D479FC"/>
    <w:rsid w:val="08E9E8FF"/>
    <w:rsid w:val="09482CA2"/>
    <w:rsid w:val="0D3ABAF5"/>
    <w:rsid w:val="113A162A"/>
    <w:rsid w:val="1299B4D4"/>
    <w:rsid w:val="144F03BA"/>
    <w:rsid w:val="15215AA2"/>
    <w:rsid w:val="15F2BC59"/>
    <w:rsid w:val="1606FB88"/>
    <w:rsid w:val="16BD2B03"/>
    <w:rsid w:val="18192627"/>
    <w:rsid w:val="1915E135"/>
    <w:rsid w:val="1CBFB4AC"/>
    <w:rsid w:val="1FDDE8BF"/>
    <w:rsid w:val="2329AA19"/>
    <w:rsid w:val="235EC911"/>
    <w:rsid w:val="26250CD8"/>
    <w:rsid w:val="2655D8BE"/>
    <w:rsid w:val="2D31557A"/>
    <w:rsid w:val="2E301EBD"/>
    <w:rsid w:val="2FB1332A"/>
    <w:rsid w:val="3068F63C"/>
    <w:rsid w:val="30E7CF7C"/>
    <w:rsid w:val="329F614F"/>
    <w:rsid w:val="341F703E"/>
    <w:rsid w:val="3484A44D"/>
    <w:rsid w:val="35BB409F"/>
    <w:rsid w:val="368906DD"/>
    <w:rsid w:val="39AB9313"/>
    <w:rsid w:val="3ABA6B7F"/>
    <w:rsid w:val="3FEB8EFB"/>
    <w:rsid w:val="407D03AE"/>
    <w:rsid w:val="40BCAD7E"/>
    <w:rsid w:val="4344534C"/>
    <w:rsid w:val="43BEA84E"/>
    <w:rsid w:val="453866C3"/>
    <w:rsid w:val="45901EA1"/>
    <w:rsid w:val="46DD20B3"/>
    <w:rsid w:val="47C40CCB"/>
    <w:rsid w:val="48C7BF63"/>
    <w:rsid w:val="4977BA57"/>
    <w:rsid w:val="4AB7D9FD"/>
    <w:rsid w:val="4B0096E2"/>
    <w:rsid w:val="4BE5BA2B"/>
    <w:rsid w:val="4EF28047"/>
    <w:rsid w:val="4F670BD8"/>
    <w:rsid w:val="50962B2E"/>
    <w:rsid w:val="524B2CE5"/>
    <w:rsid w:val="53C259D3"/>
    <w:rsid w:val="5A66E520"/>
    <w:rsid w:val="5C02B581"/>
    <w:rsid w:val="5C53C354"/>
    <w:rsid w:val="5D51E2A2"/>
    <w:rsid w:val="602E4B0C"/>
    <w:rsid w:val="60D626A4"/>
    <w:rsid w:val="6174C159"/>
    <w:rsid w:val="63E63550"/>
    <w:rsid w:val="64FABDEF"/>
    <w:rsid w:val="66DF9C8B"/>
    <w:rsid w:val="6B9A7CDF"/>
    <w:rsid w:val="6EB08BFB"/>
    <w:rsid w:val="7189E91A"/>
    <w:rsid w:val="7192D2A9"/>
    <w:rsid w:val="71E82CBD"/>
    <w:rsid w:val="7383FD1E"/>
    <w:rsid w:val="746FE73A"/>
    <w:rsid w:val="76BB9DE0"/>
    <w:rsid w:val="7802142D"/>
    <w:rsid w:val="78362688"/>
    <w:rsid w:val="78576E41"/>
    <w:rsid w:val="7A89B9FB"/>
    <w:rsid w:val="7F07B53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898C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5"/>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rsid w:val="008D7BE5"/>
    <w:rPr>
      <w:lang w:val="en-CA"/>
    </w:rPr>
  </w:style>
  <w:style w:type="paragraph" w:styleId="Heading1">
    <w:name w:val="heading 1"/>
    <w:basedOn w:val="Normal"/>
    <w:next w:val="Normal"/>
    <w:link w:val="Heading1Char"/>
    <w:uiPriority w:val="9"/>
    <w:pPr>
      <w:keepNext/>
      <w:keepLines/>
      <w:spacing w:before="400" w:after="120"/>
      <w:outlineLvl w:val="0"/>
    </w:pPr>
    <w:rPr>
      <w:sz w:val="40"/>
      <w:szCs w:val="40"/>
    </w:rPr>
  </w:style>
  <w:style w:type="paragraph" w:styleId="Heading2">
    <w:name w:val="heading 2"/>
    <w:basedOn w:val="Normal"/>
    <w:next w:val="Normal"/>
    <w:uiPriority w:val="9"/>
    <w:semiHidden/>
    <w:unhideWhenUsed/>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pPr>
      <w:keepNext/>
      <w:keepLines/>
      <w:spacing w:after="60"/>
    </w:pPr>
    <w:rPr>
      <w:sz w:val="52"/>
      <w:szCs w:val="52"/>
    </w:rPr>
  </w:style>
  <w:style w:type="paragraph" w:styleId="Subtitle">
    <w:name w:val="Subtitle"/>
    <w:basedOn w:val="Normal"/>
    <w:next w:val="Normal"/>
    <w:uiPriority w:val="11"/>
    <w:pPr>
      <w:keepNext/>
      <w:keepLines/>
      <w:spacing w:after="320"/>
    </w:pPr>
    <w:rPr>
      <w:color w:val="666666"/>
      <w:sz w:val="30"/>
      <w:szCs w:val="30"/>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Pr>
      <w:color w:val="0000FF" w:themeColor="hyperlink"/>
      <w:u w:val="single"/>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B72CE4"/>
    <w:pPr>
      <w:spacing w:line="240" w:lineRule="auto"/>
    </w:pPr>
  </w:style>
  <w:style w:type="paragraph" w:styleId="Bibliography">
    <w:name w:val="Bibliography"/>
    <w:basedOn w:val="Normal"/>
    <w:next w:val="Normal"/>
    <w:uiPriority w:val="37"/>
    <w:unhideWhenUsed/>
    <w:rsid w:val="00A01978"/>
  </w:style>
  <w:style w:type="character" w:styleId="PlaceholderText">
    <w:name w:val="Placeholder Text"/>
    <w:basedOn w:val="DefaultParagraphFont"/>
    <w:uiPriority w:val="99"/>
    <w:semiHidden/>
    <w:rsid w:val="00DE18C5"/>
    <w:rPr>
      <w:color w:val="808080"/>
    </w:rPr>
  </w:style>
  <w:style w:type="paragraph" w:styleId="NormalWeb">
    <w:name w:val="Normal (Web)"/>
    <w:basedOn w:val="Normal"/>
    <w:uiPriority w:val="99"/>
    <w:unhideWhenUsed/>
    <w:rsid w:val="008A4C6F"/>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CommentSubject">
    <w:name w:val="annotation subject"/>
    <w:basedOn w:val="CommentText"/>
    <w:next w:val="CommentText"/>
    <w:link w:val="CommentSubjectChar"/>
    <w:uiPriority w:val="99"/>
    <w:semiHidden/>
    <w:unhideWhenUsed/>
    <w:rsid w:val="00236CCF"/>
    <w:rPr>
      <w:b/>
      <w:bCs/>
    </w:rPr>
  </w:style>
  <w:style w:type="character" w:customStyle="1" w:styleId="CommentSubjectChar">
    <w:name w:val="Comment Subject Char"/>
    <w:basedOn w:val="CommentTextChar"/>
    <w:link w:val="CommentSubject"/>
    <w:uiPriority w:val="99"/>
    <w:semiHidden/>
    <w:rsid w:val="00236CCF"/>
    <w:rPr>
      <w:b/>
      <w:bCs/>
      <w:sz w:val="20"/>
      <w:szCs w:val="20"/>
    </w:rPr>
  </w:style>
  <w:style w:type="paragraph" w:styleId="Header">
    <w:name w:val="header"/>
    <w:basedOn w:val="Normal"/>
    <w:link w:val="HeaderChar"/>
    <w:uiPriority w:val="99"/>
    <w:unhideWhenUsed/>
    <w:rsid w:val="00981E30"/>
    <w:pPr>
      <w:tabs>
        <w:tab w:val="center" w:pos="4680"/>
        <w:tab w:val="right" w:pos="9360"/>
      </w:tabs>
      <w:spacing w:line="240" w:lineRule="auto"/>
    </w:pPr>
  </w:style>
  <w:style w:type="character" w:customStyle="1" w:styleId="HeaderChar">
    <w:name w:val="Header Char"/>
    <w:basedOn w:val="DefaultParagraphFont"/>
    <w:link w:val="Header"/>
    <w:uiPriority w:val="99"/>
    <w:rsid w:val="00981E30"/>
  </w:style>
  <w:style w:type="paragraph" w:styleId="Footer">
    <w:name w:val="footer"/>
    <w:basedOn w:val="Normal"/>
    <w:link w:val="FooterChar"/>
    <w:uiPriority w:val="99"/>
    <w:unhideWhenUsed/>
    <w:rsid w:val="00981E30"/>
    <w:pPr>
      <w:tabs>
        <w:tab w:val="center" w:pos="4680"/>
        <w:tab w:val="right" w:pos="9360"/>
      </w:tabs>
      <w:spacing w:line="240" w:lineRule="auto"/>
    </w:pPr>
  </w:style>
  <w:style w:type="character" w:customStyle="1" w:styleId="FooterChar">
    <w:name w:val="Footer Char"/>
    <w:basedOn w:val="DefaultParagraphFont"/>
    <w:link w:val="Footer"/>
    <w:uiPriority w:val="99"/>
    <w:rsid w:val="00981E30"/>
  </w:style>
  <w:style w:type="paragraph" w:styleId="Caption">
    <w:name w:val="caption"/>
    <w:basedOn w:val="Normal"/>
    <w:next w:val="Normal"/>
    <w:uiPriority w:val="35"/>
    <w:unhideWhenUsed/>
    <w:rsid w:val="005630C9"/>
    <w:pPr>
      <w:spacing w:after="200" w:line="240" w:lineRule="auto"/>
    </w:pPr>
    <w:rPr>
      <w:i/>
      <w:iCs/>
      <w:color w:val="1F497D" w:themeColor="text2"/>
      <w:sz w:val="18"/>
      <w:szCs w:val="18"/>
    </w:rPr>
  </w:style>
  <w:style w:type="paragraph" w:customStyle="1" w:styleId="SectionTitle">
    <w:name w:val="Section Title"/>
    <w:basedOn w:val="Heading2"/>
    <w:link w:val="SectionTitleChar"/>
    <w:qFormat/>
    <w:rsid w:val="008242B8"/>
    <w:rPr>
      <w:rFonts w:ascii="Times New Roman" w:hAnsi="Times New Roman" w:cs="Times New Roman"/>
      <w:b/>
      <w:noProof/>
      <w:u w:val="single"/>
    </w:rPr>
  </w:style>
  <w:style w:type="paragraph" w:customStyle="1" w:styleId="SectionSubtitle">
    <w:name w:val="Section Subtitle"/>
    <w:basedOn w:val="Heading3"/>
    <w:qFormat/>
    <w:rsid w:val="008242B8"/>
    <w:pPr>
      <w:spacing w:before="0" w:after="0"/>
    </w:pPr>
    <w:rPr>
      <w:rFonts w:ascii="Times New Roman" w:hAnsi="Times New Roman"/>
      <w:b/>
      <w:u w:val="single"/>
    </w:rPr>
  </w:style>
  <w:style w:type="paragraph" w:customStyle="1" w:styleId="SectionText">
    <w:name w:val="Section Text"/>
    <w:basedOn w:val="SectionText0"/>
    <w:link w:val="SectionTextChar"/>
    <w:qFormat/>
    <w:rsid w:val="00B8527A"/>
  </w:style>
  <w:style w:type="paragraph" w:customStyle="1" w:styleId="CaptionB">
    <w:name w:val="Caption B"/>
    <w:basedOn w:val="SectionText"/>
    <w:link w:val="CaptionBChar"/>
    <w:qFormat/>
    <w:rsid w:val="006C1CE7"/>
    <w:pPr>
      <w:spacing w:before="120" w:after="120"/>
    </w:pPr>
    <w:rPr>
      <w:b/>
      <w:bCs/>
    </w:rPr>
  </w:style>
  <w:style w:type="character" w:customStyle="1" w:styleId="SectionTextChar">
    <w:name w:val="Section Text Char"/>
    <w:basedOn w:val="DefaultParagraphFont"/>
    <w:link w:val="SectionText"/>
    <w:rsid w:val="008D7BE5"/>
    <w:rPr>
      <w:rFonts w:ascii="Times New Roman" w:hAnsi="Times New Roman" w:cs="Times New Roman"/>
      <w:iCs/>
      <w:sz w:val="24"/>
      <w:szCs w:val="24"/>
      <w:lang w:val="en-CA"/>
    </w:rPr>
  </w:style>
  <w:style w:type="character" w:customStyle="1" w:styleId="CaptionBChar">
    <w:name w:val="Caption B Char"/>
    <w:basedOn w:val="SectionTextChar"/>
    <w:link w:val="CaptionB"/>
    <w:rsid w:val="006C1CE7"/>
    <w:rPr>
      <w:rFonts w:ascii="Times New Roman" w:eastAsia="Times New Roman" w:hAnsi="Times New Roman" w:cs="Times New Roman"/>
      <w:b/>
      <w:bCs/>
      <w:iCs/>
      <w:sz w:val="24"/>
      <w:szCs w:val="24"/>
      <w:lang w:val="en-CA"/>
    </w:rPr>
  </w:style>
  <w:style w:type="paragraph" w:styleId="TableofFigures">
    <w:name w:val="table of figures"/>
    <w:basedOn w:val="Normal"/>
    <w:next w:val="Normal"/>
    <w:uiPriority w:val="99"/>
    <w:unhideWhenUsed/>
    <w:rsid w:val="00EA6CF0"/>
  </w:style>
  <w:style w:type="paragraph" w:styleId="TOCHeading">
    <w:name w:val="TOC Heading"/>
    <w:basedOn w:val="Heading1"/>
    <w:next w:val="Normal"/>
    <w:uiPriority w:val="39"/>
    <w:unhideWhenUsed/>
    <w:rsid w:val="00AF5346"/>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F11E62"/>
    <w:pPr>
      <w:spacing w:after="100"/>
    </w:pPr>
    <w:rPr>
      <w:rFonts w:ascii="Times New Roman" w:hAnsi="Times New Roman"/>
      <w:b/>
      <w:sz w:val="24"/>
    </w:rPr>
  </w:style>
  <w:style w:type="paragraph" w:styleId="TOC2">
    <w:name w:val="toc 2"/>
    <w:basedOn w:val="Normal"/>
    <w:next w:val="Normal"/>
    <w:autoRedefine/>
    <w:uiPriority w:val="39"/>
    <w:unhideWhenUsed/>
    <w:rsid w:val="00F11E62"/>
    <w:pPr>
      <w:spacing w:after="100"/>
      <w:ind w:left="220"/>
    </w:pPr>
    <w:rPr>
      <w:rFonts w:ascii="Times New Roman" w:hAnsi="Times New Roman"/>
      <w:sz w:val="24"/>
    </w:rPr>
  </w:style>
  <w:style w:type="paragraph" w:customStyle="1" w:styleId="SectionText0">
    <w:name w:val="Section Text"/>
    <w:basedOn w:val="Normal"/>
    <w:next w:val="SectionText"/>
    <w:link w:val="ChapterTitleChar"/>
    <w:qFormat/>
    <w:rsid w:val="00B8527A"/>
    <w:pPr>
      <w:spacing w:after="240"/>
    </w:pPr>
    <w:rPr>
      <w:rFonts w:ascii="Times New Roman" w:hAnsi="Times New Roman" w:cs="Times New Roman"/>
      <w:iCs/>
      <w:sz w:val="24"/>
      <w:szCs w:val="24"/>
    </w:rPr>
  </w:style>
  <w:style w:type="character" w:customStyle="1" w:styleId="Heading1Char">
    <w:name w:val="Heading 1 Char"/>
    <w:basedOn w:val="DefaultParagraphFont"/>
    <w:link w:val="Heading1"/>
    <w:uiPriority w:val="9"/>
    <w:rsid w:val="00083109"/>
    <w:rPr>
      <w:sz w:val="40"/>
      <w:szCs w:val="40"/>
      <w:lang w:val="en-CA"/>
    </w:rPr>
  </w:style>
  <w:style w:type="character" w:customStyle="1" w:styleId="SectionTitleChar">
    <w:name w:val="Section Title Char"/>
    <w:basedOn w:val="Heading1Char"/>
    <w:link w:val="SectionTitle"/>
    <w:rsid w:val="008242B8"/>
    <w:rPr>
      <w:rFonts w:ascii="Times New Roman" w:hAnsi="Times New Roman" w:cs="Times New Roman"/>
      <w:b/>
      <w:noProof/>
      <w:sz w:val="32"/>
      <w:szCs w:val="32"/>
      <w:u w:val="single"/>
      <w:lang w:val="en-CA"/>
    </w:rPr>
  </w:style>
  <w:style w:type="character" w:customStyle="1" w:styleId="ChapterTitleChar">
    <w:name w:val="Chapter Title Char"/>
    <w:basedOn w:val="SectionTitleChar"/>
    <w:link w:val="SectionText0"/>
    <w:rsid w:val="00083109"/>
    <w:rPr>
      <w:rFonts w:ascii="Times New Roman" w:hAnsi="Times New Roman" w:cs="Times New Roman"/>
      <w:b/>
      <w:noProof/>
      <w:sz w:val="36"/>
      <w:szCs w:val="44"/>
      <w:u w:val="single"/>
      <w:lang w:val="en-CA"/>
    </w:rPr>
  </w:style>
  <w:style w:type="paragraph" w:customStyle="1" w:styleId="ChapterTitle">
    <w:name w:val="Chapter Title"/>
    <w:basedOn w:val="SectionText"/>
    <w:uiPriority w:val="4"/>
    <w:locked/>
    <w:rsid w:val="00083109"/>
  </w:style>
  <w:style w:type="paragraph" w:customStyle="1" w:styleId="ChapterTitleB">
    <w:name w:val="Chapter Title B"/>
    <w:basedOn w:val="Heading1"/>
    <w:uiPriority w:val="3"/>
    <w:qFormat/>
    <w:rsid w:val="008242B8"/>
    <w:rPr>
      <w:rFonts w:ascii="Times New Roman" w:hAnsi="Times New Roman"/>
      <w:b/>
      <w:sz w:val="36"/>
      <w:u w:val="single"/>
    </w:rPr>
  </w:style>
  <w:style w:type="paragraph" w:styleId="TOC3">
    <w:name w:val="toc 3"/>
    <w:basedOn w:val="Normal"/>
    <w:next w:val="Normal"/>
    <w:autoRedefine/>
    <w:uiPriority w:val="39"/>
    <w:unhideWhenUsed/>
    <w:rsid w:val="00F11E62"/>
    <w:pPr>
      <w:spacing w:after="100"/>
      <w:ind w:left="440"/>
    </w:pPr>
    <w:rPr>
      <w:rFonts w:ascii="Times New Roman" w:hAnsi="Times New Roman"/>
      <w:sz w:val="24"/>
    </w:rPr>
  </w:style>
  <w:style w:type="paragraph" w:customStyle="1" w:styleId="BetterCaption">
    <w:name w:val="Better Caption"/>
    <w:basedOn w:val="Normal"/>
    <w:link w:val="BetterCaptionChar"/>
    <w:qFormat/>
    <w:rsid w:val="00A24D3D"/>
    <w:pPr>
      <w:spacing w:before="120" w:after="120"/>
    </w:pPr>
    <w:rPr>
      <w:rFonts w:ascii="Times New Roman" w:eastAsia="Times New Roman" w:hAnsi="Times New Roman" w:cs="Times New Roman"/>
      <w:b/>
      <w:bCs/>
      <w:sz w:val="24"/>
      <w:szCs w:val="24"/>
      <w:lang w:val="en"/>
    </w:rPr>
  </w:style>
  <w:style w:type="character" w:customStyle="1" w:styleId="BetterCaptionChar">
    <w:name w:val="Better Caption Char"/>
    <w:basedOn w:val="DefaultParagraphFont"/>
    <w:link w:val="BetterCaption"/>
    <w:rsid w:val="00A24D3D"/>
    <w:rPr>
      <w:rFonts w:ascii="Times New Roman" w:eastAsia="Times New Roman" w:hAnsi="Times New Roman" w:cs="Times New Roman"/>
      <w:b/>
      <w:bCs/>
      <w:sz w:val="24"/>
      <w:szCs w:val="24"/>
    </w:rPr>
  </w:style>
  <w:style w:type="table" w:styleId="TableGrid">
    <w:name w:val="Table Grid"/>
    <w:basedOn w:val="TableNormal"/>
    <w:uiPriority w:val="39"/>
    <w:rsid w:val="00A24D3D"/>
    <w:pPr>
      <w:spacing w:line="240" w:lineRule="auto"/>
    </w:pPr>
    <w:rPr>
      <w:rFonts w:asciiTheme="minorHAnsi" w:eastAsiaTheme="minorHAnsi" w:hAnsiTheme="minorHAnsi" w:cstheme="minorBidi"/>
      <w:kern w:val="2"/>
      <w:lang w:val="en-CA"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367147">
      <w:bodyDiv w:val="1"/>
      <w:marLeft w:val="0"/>
      <w:marRight w:val="0"/>
      <w:marTop w:val="0"/>
      <w:marBottom w:val="0"/>
      <w:divBdr>
        <w:top w:val="none" w:sz="0" w:space="0" w:color="auto"/>
        <w:left w:val="none" w:sz="0" w:space="0" w:color="auto"/>
        <w:bottom w:val="none" w:sz="0" w:space="0" w:color="auto"/>
        <w:right w:val="none" w:sz="0" w:space="0" w:color="auto"/>
      </w:divBdr>
    </w:div>
    <w:div w:id="521011463">
      <w:bodyDiv w:val="1"/>
      <w:marLeft w:val="0"/>
      <w:marRight w:val="0"/>
      <w:marTop w:val="0"/>
      <w:marBottom w:val="0"/>
      <w:divBdr>
        <w:top w:val="none" w:sz="0" w:space="0" w:color="auto"/>
        <w:left w:val="none" w:sz="0" w:space="0" w:color="auto"/>
        <w:bottom w:val="none" w:sz="0" w:space="0" w:color="auto"/>
        <w:right w:val="none" w:sz="0" w:space="0" w:color="auto"/>
      </w:divBdr>
    </w:div>
    <w:div w:id="615141161">
      <w:bodyDiv w:val="1"/>
      <w:marLeft w:val="0"/>
      <w:marRight w:val="0"/>
      <w:marTop w:val="0"/>
      <w:marBottom w:val="0"/>
      <w:divBdr>
        <w:top w:val="none" w:sz="0" w:space="0" w:color="auto"/>
        <w:left w:val="none" w:sz="0" w:space="0" w:color="auto"/>
        <w:bottom w:val="none" w:sz="0" w:space="0" w:color="auto"/>
        <w:right w:val="none" w:sz="0" w:space="0" w:color="auto"/>
      </w:divBdr>
    </w:div>
    <w:div w:id="786660584">
      <w:bodyDiv w:val="1"/>
      <w:marLeft w:val="0"/>
      <w:marRight w:val="0"/>
      <w:marTop w:val="0"/>
      <w:marBottom w:val="0"/>
      <w:divBdr>
        <w:top w:val="none" w:sz="0" w:space="0" w:color="auto"/>
        <w:left w:val="none" w:sz="0" w:space="0" w:color="auto"/>
        <w:bottom w:val="none" w:sz="0" w:space="0" w:color="auto"/>
        <w:right w:val="none" w:sz="0" w:space="0" w:color="auto"/>
      </w:divBdr>
    </w:div>
    <w:div w:id="894700104">
      <w:bodyDiv w:val="1"/>
      <w:marLeft w:val="0"/>
      <w:marRight w:val="0"/>
      <w:marTop w:val="0"/>
      <w:marBottom w:val="0"/>
      <w:divBdr>
        <w:top w:val="none" w:sz="0" w:space="0" w:color="auto"/>
        <w:left w:val="none" w:sz="0" w:space="0" w:color="auto"/>
        <w:bottom w:val="none" w:sz="0" w:space="0" w:color="auto"/>
        <w:right w:val="none" w:sz="0" w:space="0" w:color="auto"/>
      </w:divBdr>
    </w:div>
    <w:div w:id="1076584582">
      <w:bodyDiv w:val="1"/>
      <w:marLeft w:val="0"/>
      <w:marRight w:val="0"/>
      <w:marTop w:val="0"/>
      <w:marBottom w:val="0"/>
      <w:divBdr>
        <w:top w:val="none" w:sz="0" w:space="0" w:color="auto"/>
        <w:left w:val="none" w:sz="0" w:space="0" w:color="auto"/>
        <w:bottom w:val="none" w:sz="0" w:space="0" w:color="auto"/>
        <w:right w:val="none" w:sz="0" w:space="0" w:color="auto"/>
      </w:divBdr>
    </w:div>
    <w:div w:id="1229075589">
      <w:bodyDiv w:val="1"/>
      <w:marLeft w:val="0"/>
      <w:marRight w:val="0"/>
      <w:marTop w:val="0"/>
      <w:marBottom w:val="0"/>
      <w:divBdr>
        <w:top w:val="none" w:sz="0" w:space="0" w:color="auto"/>
        <w:left w:val="none" w:sz="0" w:space="0" w:color="auto"/>
        <w:bottom w:val="none" w:sz="0" w:space="0" w:color="auto"/>
        <w:right w:val="none" w:sz="0" w:space="0" w:color="auto"/>
      </w:divBdr>
    </w:div>
    <w:div w:id="1312104130">
      <w:bodyDiv w:val="1"/>
      <w:marLeft w:val="0"/>
      <w:marRight w:val="0"/>
      <w:marTop w:val="0"/>
      <w:marBottom w:val="0"/>
      <w:divBdr>
        <w:top w:val="none" w:sz="0" w:space="0" w:color="auto"/>
        <w:left w:val="none" w:sz="0" w:space="0" w:color="auto"/>
        <w:bottom w:val="none" w:sz="0" w:space="0" w:color="auto"/>
        <w:right w:val="none" w:sz="0" w:space="0" w:color="auto"/>
      </w:divBdr>
    </w:div>
    <w:div w:id="1669088521">
      <w:bodyDiv w:val="1"/>
      <w:marLeft w:val="0"/>
      <w:marRight w:val="0"/>
      <w:marTop w:val="0"/>
      <w:marBottom w:val="0"/>
      <w:divBdr>
        <w:top w:val="none" w:sz="0" w:space="0" w:color="auto"/>
        <w:left w:val="none" w:sz="0" w:space="0" w:color="auto"/>
        <w:bottom w:val="none" w:sz="0" w:space="0" w:color="auto"/>
        <w:right w:val="none" w:sz="0" w:space="0" w:color="auto"/>
      </w:divBdr>
    </w:div>
    <w:div w:id="18915692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png"/><Relationship Id="rId21" Type="http://schemas.openxmlformats.org/officeDocument/2006/relationships/header" Target="header11.xml"/><Relationship Id="rId42" Type="http://schemas.openxmlformats.org/officeDocument/2006/relationships/header" Target="header24.xml"/><Relationship Id="rId47" Type="http://schemas.openxmlformats.org/officeDocument/2006/relationships/header" Target="header27.xml"/><Relationship Id="rId63" Type="http://schemas.openxmlformats.org/officeDocument/2006/relationships/header" Target="header36.xml"/><Relationship Id="rId68" Type="http://schemas.openxmlformats.org/officeDocument/2006/relationships/header" Target="header40.xml"/><Relationship Id="rId84" Type="http://schemas.openxmlformats.org/officeDocument/2006/relationships/header" Target="header47.xml"/><Relationship Id="rId89" Type="http://schemas.openxmlformats.org/officeDocument/2006/relationships/image" Target="media/image25.png"/><Relationship Id="rId16" Type="http://schemas.openxmlformats.org/officeDocument/2006/relationships/header" Target="header6.xml"/><Relationship Id="rId11" Type="http://schemas.openxmlformats.org/officeDocument/2006/relationships/header" Target="header1.xml"/><Relationship Id="rId32" Type="http://schemas.openxmlformats.org/officeDocument/2006/relationships/image" Target="media/image2.png"/><Relationship Id="rId37" Type="http://schemas.openxmlformats.org/officeDocument/2006/relationships/header" Target="header21.xml"/><Relationship Id="rId53" Type="http://schemas.openxmlformats.org/officeDocument/2006/relationships/image" Target="media/image10.png"/><Relationship Id="rId58" Type="http://schemas.openxmlformats.org/officeDocument/2006/relationships/header" Target="header33.xml"/><Relationship Id="rId74" Type="http://schemas.openxmlformats.org/officeDocument/2006/relationships/header" Target="header42.xml"/><Relationship Id="rId79" Type="http://schemas.openxmlformats.org/officeDocument/2006/relationships/image" Target="media/image20.png"/><Relationship Id="rId5" Type="http://schemas.openxmlformats.org/officeDocument/2006/relationships/numbering" Target="numbering.xml"/><Relationship Id="rId90" Type="http://schemas.openxmlformats.org/officeDocument/2006/relationships/header" Target="header50.xml"/><Relationship Id="rId14" Type="http://schemas.openxmlformats.org/officeDocument/2006/relationships/header" Target="header4.xml"/><Relationship Id="rId22" Type="http://schemas.openxmlformats.org/officeDocument/2006/relationships/header" Target="header12.xml"/><Relationship Id="rId27" Type="http://schemas.openxmlformats.org/officeDocument/2006/relationships/header" Target="header13.xml"/><Relationship Id="rId30" Type="http://schemas.openxmlformats.org/officeDocument/2006/relationships/header" Target="header16.xml"/><Relationship Id="rId35" Type="http://schemas.openxmlformats.org/officeDocument/2006/relationships/header" Target="header20.xml"/><Relationship Id="rId43" Type="http://schemas.openxmlformats.org/officeDocument/2006/relationships/header" Target="header25.xml"/><Relationship Id="rId48" Type="http://schemas.openxmlformats.org/officeDocument/2006/relationships/image" Target="media/image8.png"/><Relationship Id="rId56" Type="http://schemas.openxmlformats.org/officeDocument/2006/relationships/header" Target="header32.xml"/><Relationship Id="rId64" Type="http://schemas.openxmlformats.org/officeDocument/2006/relationships/header" Target="header37.xml"/><Relationship Id="rId69" Type="http://schemas.openxmlformats.org/officeDocument/2006/relationships/header" Target="header41.xml"/><Relationship Id="rId77" Type="http://schemas.openxmlformats.org/officeDocument/2006/relationships/image" Target="media/image19.png"/><Relationship Id="rId8" Type="http://schemas.openxmlformats.org/officeDocument/2006/relationships/webSettings" Target="webSettings.xml"/><Relationship Id="rId51" Type="http://schemas.openxmlformats.org/officeDocument/2006/relationships/image" Target="media/image9.png"/><Relationship Id="rId72" Type="http://schemas.microsoft.com/office/2007/relationships/hdphoto" Target="media/hdphoto1.wdp"/><Relationship Id="rId80" Type="http://schemas.openxmlformats.org/officeDocument/2006/relationships/header" Target="header45.xml"/><Relationship Id="rId85" Type="http://schemas.openxmlformats.org/officeDocument/2006/relationships/image" Target="media/image23.png"/><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eader" Target="header7.xml"/><Relationship Id="rId25" Type="http://schemas.microsoft.com/office/2016/09/relationships/commentsIds" Target="commentsIds.xml"/><Relationship Id="rId33" Type="http://schemas.openxmlformats.org/officeDocument/2006/relationships/header" Target="header18.xml"/><Relationship Id="rId38" Type="http://schemas.openxmlformats.org/officeDocument/2006/relationships/header" Target="header22.xml"/><Relationship Id="rId46" Type="http://schemas.openxmlformats.org/officeDocument/2006/relationships/image" Target="media/image7.png"/><Relationship Id="rId59" Type="http://schemas.openxmlformats.org/officeDocument/2006/relationships/image" Target="media/image13.png"/><Relationship Id="rId67" Type="http://schemas.openxmlformats.org/officeDocument/2006/relationships/chart" Target="charts/chart1.xml"/><Relationship Id="rId20" Type="http://schemas.openxmlformats.org/officeDocument/2006/relationships/header" Target="header10.xml"/><Relationship Id="rId41" Type="http://schemas.openxmlformats.org/officeDocument/2006/relationships/image" Target="media/image5.png"/><Relationship Id="rId54" Type="http://schemas.openxmlformats.org/officeDocument/2006/relationships/header" Target="header31.xml"/><Relationship Id="rId62" Type="http://schemas.openxmlformats.org/officeDocument/2006/relationships/header" Target="header35.xml"/><Relationship Id="rId70" Type="http://schemas.openxmlformats.org/officeDocument/2006/relationships/image" Target="media/image15.png"/><Relationship Id="rId75" Type="http://schemas.openxmlformats.org/officeDocument/2006/relationships/image" Target="media/image18.png"/><Relationship Id="rId83" Type="http://schemas.openxmlformats.org/officeDocument/2006/relationships/image" Target="media/image22.png"/><Relationship Id="rId88" Type="http://schemas.openxmlformats.org/officeDocument/2006/relationships/header" Target="header49.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5.xml"/><Relationship Id="rId23" Type="http://schemas.openxmlformats.org/officeDocument/2006/relationships/comments" Target="comments.xml"/><Relationship Id="rId28" Type="http://schemas.openxmlformats.org/officeDocument/2006/relationships/header" Target="header14.xml"/><Relationship Id="rId36" Type="http://schemas.openxmlformats.org/officeDocument/2006/relationships/image" Target="media/image3.png"/><Relationship Id="rId49" Type="http://schemas.openxmlformats.org/officeDocument/2006/relationships/header" Target="header28.xml"/><Relationship Id="rId57" Type="http://schemas.openxmlformats.org/officeDocument/2006/relationships/image" Target="media/image12.png"/><Relationship Id="rId10" Type="http://schemas.openxmlformats.org/officeDocument/2006/relationships/endnotes" Target="endnotes.xml"/><Relationship Id="rId31" Type="http://schemas.openxmlformats.org/officeDocument/2006/relationships/header" Target="header17.xml"/><Relationship Id="rId44" Type="http://schemas.openxmlformats.org/officeDocument/2006/relationships/image" Target="media/image6.png"/><Relationship Id="rId52" Type="http://schemas.openxmlformats.org/officeDocument/2006/relationships/header" Target="header30.xml"/><Relationship Id="rId60" Type="http://schemas.openxmlformats.org/officeDocument/2006/relationships/header" Target="header34.xml"/><Relationship Id="rId65" Type="http://schemas.openxmlformats.org/officeDocument/2006/relationships/header" Target="header38.xml"/><Relationship Id="rId73" Type="http://schemas.openxmlformats.org/officeDocument/2006/relationships/image" Target="media/image17.png"/><Relationship Id="rId78" Type="http://schemas.openxmlformats.org/officeDocument/2006/relationships/header" Target="header44.xml"/><Relationship Id="rId81" Type="http://schemas.openxmlformats.org/officeDocument/2006/relationships/image" Target="media/image21.png"/><Relationship Id="rId86" Type="http://schemas.openxmlformats.org/officeDocument/2006/relationships/header" Target="header48.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3.xml"/><Relationship Id="rId18" Type="http://schemas.openxmlformats.org/officeDocument/2006/relationships/header" Target="header8.xml"/><Relationship Id="rId39" Type="http://schemas.openxmlformats.org/officeDocument/2006/relationships/image" Target="media/image4.png"/><Relationship Id="rId34" Type="http://schemas.openxmlformats.org/officeDocument/2006/relationships/header" Target="header19.xml"/><Relationship Id="rId50" Type="http://schemas.openxmlformats.org/officeDocument/2006/relationships/header" Target="header29.xml"/><Relationship Id="rId55" Type="http://schemas.openxmlformats.org/officeDocument/2006/relationships/image" Target="media/image11.png"/><Relationship Id="rId76" Type="http://schemas.openxmlformats.org/officeDocument/2006/relationships/header" Target="header43.xml"/><Relationship Id="rId7" Type="http://schemas.openxmlformats.org/officeDocument/2006/relationships/settings" Target="settings.xml"/><Relationship Id="rId71" Type="http://schemas.openxmlformats.org/officeDocument/2006/relationships/image" Target="media/image16.png"/><Relationship Id="rId9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header" Target="header15.xml"/><Relationship Id="rId24" Type="http://schemas.microsoft.com/office/2011/relationships/commentsExtended" Target="commentsExtended.xml"/><Relationship Id="rId40" Type="http://schemas.openxmlformats.org/officeDocument/2006/relationships/header" Target="header23.xml"/><Relationship Id="rId45" Type="http://schemas.openxmlformats.org/officeDocument/2006/relationships/header" Target="header26.xml"/><Relationship Id="rId66" Type="http://schemas.openxmlformats.org/officeDocument/2006/relationships/header" Target="header39.xml"/><Relationship Id="rId87" Type="http://schemas.openxmlformats.org/officeDocument/2006/relationships/image" Target="media/image24.png"/><Relationship Id="rId61" Type="http://schemas.openxmlformats.org/officeDocument/2006/relationships/image" Target="media/image14.png"/><Relationship Id="rId82" Type="http://schemas.openxmlformats.org/officeDocument/2006/relationships/header" Target="header46.xml"/><Relationship Id="rId19" Type="http://schemas.openxmlformats.org/officeDocument/2006/relationships/header" Target="header9.xml"/></Relationships>
</file>

<file path=word/charts/_rels/chart1.xml.rels><?xml version="1.0" encoding="UTF-8" standalone="yes"?>
<Relationships xmlns="http://schemas.openxmlformats.org/package/2006/relationships"><Relationship Id="rId3" Type="http://schemas.openxmlformats.org/officeDocument/2006/relationships/oleObject" Target="file:///D:\Documents\Alex-Popescu-Thesis-2023\Systematic%20Review\Alex%20Popescu%20-%20SR%20Sheet%20Final.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[Alex Popescu - SR Sheet Final.xlsx]Sheet3!PivotTable2</c:name>
    <c:fmtId val="-1"/>
  </c:pivotSource>
  <c:chart>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2.8947254076461919E-2"/>
          <c:y val="8.2491204842185181E-2"/>
          <c:w val="0.95315565420094295"/>
          <c:h val="0.7862450083746827"/>
        </c:manualLayout>
      </c:layout>
      <c:barChart>
        <c:barDir val="col"/>
        <c:grouping val="clustered"/>
        <c:varyColors val="0"/>
        <c:ser>
          <c:idx val="0"/>
          <c:order val="0"/>
          <c:tx>
            <c:strRef>
              <c:f>Sheet3!$B$3:$B$4</c:f>
              <c:strCache>
                <c:ptCount val="1"/>
                <c:pt idx="0">
                  <c:v>NO</c:v>
                </c:pt>
              </c:strCache>
            </c:strRef>
          </c:tx>
          <c:spPr>
            <a:solidFill>
              <a:srgbClr val="3399FF"/>
            </a:solidFill>
            <a:ln>
              <a:noFill/>
            </a:ln>
            <a:effectLst/>
          </c:spPr>
          <c:invertIfNegative val="0"/>
          <c:cat>
            <c:strRef>
              <c:f>Sheet3!$A$5:$A$28</c:f>
              <c:strCache>
                <c:ptCount val="23"/>
                <c:pt idx="0">
                  <c:v>1977</c:v>
                </c:pt>
                <c:pt idx="1">
                  <c:v>1986</c:v>
                </c:pt>
                <c:pt idx="2">
                  <c:v>1992</c:v>
                </c:pt>
                <c:pt idx="3">
                  <c:v>1994</c:v>
                </c:pt>
                <c:pt idx="4">
                  <c:v>1996</c:v>
                </c:pt>
                <c:pt idx="5">
                  <c:v>1998</c:v>
                </c:pt>
                <c:pt idx="6">
                  <c:v>1999</c:v>
                </c:pt>
                <c:pt idx="7">
                  <c:v>2001</c:v>
                </c:pt>
                <c:pt idx="8">
                  <c:v>2003</c:v>
                </c:pt>
                <c:pt idx="9">
                  <c:v>2006</c:v>
                </c:pt>
                <c:pt idx="10">
                  <c:v>2009</c:v>
                </c:pt>
                <c:pt idx="11">
                  <c:v>2010</c:v>
                </c:pt>
                <c:pt idx="12">
                  <c:v>2011</c:v>
                </c:pt>
                <c:pt idx="13">
                  <c:v>2012</c:v>
                </c:pt>
                <c:pt idx="14">
                  <c:v>2013</c:v>
                </c:pt>
                <c:pt idx="15">
                  <c:v>2014</c:v>
                </c:pt>
                <c:pt idx="16">
                  <c:v>2015</c:v>
                </c:pt>
                <c:pt idx="17">
                  <c:v>2016</c:v>
                </c:pt>
                <c:pt idx="18">
                  <c:v>2017</c:v>
                </c:pt>
                <c:pt idx="19">
                  <c:v>2019</c:v>
                </c:pt>
                <c:pt idx="20">
                  <c:v>2020</c:v>
                </c:pt>
                <c:pt idx="21">
                  <c:v>2021</c:v>
                </c:pt>
                <c:pt idx="22">
                  <c:v>2022</c:v>
                </c:pt>
              </c:strCache>
            </c:strRef>
          </c:cat>
          <c:val>
            <c:numRef>
              <c:f>Sheet3!$B$5:$B$28</c:f>
              <c:numCache>
                <c:formatCode>General</c:formatCode>
                <c:ptCount val="23"/>
                <c:pt idx="0">
                  <c:v>1</c:v>
                </c:pt>
                <c:pt idx="1">
                  <c:v>1</c:v>
                </c:pt>
                <c:pt idx="4">
                  <c:v>2</c:v>
                </c:pt>
                <c:pt idx="5">
                  <c:v>2</c:v>
                </c:pt>
                <c:pt idx="7">
                  <c:v>4</c:v>
                </c:pt>
                <c:pt idx="8">
                  <c:v>1</c:v>
                </c:pt>
                <c:pt idx="10">
                  <c:v>1</c:v>
                </c:pt>
                <c:pt idx="11">
                  <c:v>1</c:v>
                </c:pt>
                <c:pt idx="12">
                  <c:v>1</c:v>
                </c:pt>
                <c:pt idx="13">
                  <c:v>1</c:v>
                </c:pt>
                <c:pt idx="14">
                  <c:v>3</c:v>
                </c:pt>
                <c:pt idx="15">
                  <c:v>1</c:v>
                </c:pt>
                <c:pt idx="16">
                  <c:v>1</c:v>
                </c:pt>
                <c:pt idx="17">
                  <c:v>2</c:v>
                </c:pt>
                <c:pt idx="19">
                  <c:v>1</c:v>
                </c:pt>
                <c:pt idx="20">
                  <c:v>3</c:v>
                </c:pt>
                <c:pt idx="21">
                  <c:v>2</c:v>
                </c:pt>
                <c:pt idx="22">
                  <c:v>1</c:v>
                </c:pt>
              </c:numCache>
            </c:numRef>
          </c:val>
          <c:extLst>
            <c:ext xmlns:c16="http://schemas.microsoft.com/office/drawing/2014/chart" uri="{C3380CC4-5D6E-409C-BE32-E72D297353CC}">
              <c16:uniqueId val="{00000000-F5D4-4786-8DD5-C5476FEEDA1E}"/>
            </c:ext>
          </c:extLst>
        </c:ser>
        <c:ser>
          <c:idx val="1"/>
          <c:order val="1"/>
          <c:tx>
            <c:strRef>
              <c:f>Sheet3!$C$3:$C$4</c:f>
              <c:strCache>
                <c:ptCount val="1"/>
                <c:pt idx="0">
                  <c:v>YES</c:v>
                </c:pt>
              </c:strCache>
            </c:strRef>
          </c:tx>
          <c:spPr>
            <a:solidFill>
              <a:srgbClr val="FF9933"/>
            </a:solidFill>
            <a:ln>
              <a:noFill/>
            </a:ln>
            <a:effectLst/>
          </c:spPr>
          <c:invertIfNegative val="0"/>
          <c:cat>
            <c:strRef>
              <c:f>Sheet3!$A$5:$A$28</c:f>
              <c:strCache>
                <c:ptCount val="23"/>
                <c:pt idx="0">
                  <c:v>1977</c:v>
                </c:pt>
                <c:pt idx="1">
                  <c:v>1986</c:v>
                </c:pt>
                <c:pt idx="2">
                  <c:v>1992</c:v>
                </c:pt>
                <c:pt idx="3">
                  <c:v>1994</c:v>
                </c:pt>
                <c:pt idx="4">
                  <c:v>1996</c:v>
                </c:pt>
                <c:pt idx="5">
                  <c:v>1998</c:v>
                </c:pt>
                <c:pt idx="6">
                  <c:v>1999</c:v>
                </c:pt>
                <c:pt idx="7">
                  <c:v>2001</c:v>
                </c:pt>
                <c:pt idx="8">
                  <c:v>2003</c:v>
                </c:pt>
                <c:pt idx="9">
                  <c:v>2006</c:v>
                </c:pt>
                <c:pt idx="10">
                  <c:v>2009</c:v>
                </c:pt>
                <c:pt idx="11">
                  <c:v>2010</c:v>
                </c:pt>
                <c:pt idx="12">
                  <c:v>2011</c:v>
                </c:pt>
                <c:pt idx="13">
                  <c:v>2012</c:v>
                </c:pt>
                <c:pt idx="14">
                  <c:v>2013</c:v>
                </c:pt>
                <c:pt idx="15">
                  <c:v>2014</c:v>
                </c:pt>
                <c:pt idx="16">
                  <c:v>2015</c:v>
                </c:pt>
                <c:pt idx="17">
                  <c:v>2016</c:v>
                </c:pt>
                <c:pt idx="18">
                  <c:v>2017</c:v>
                </c:pt>
                <c:pt idx="19">
                  <c:v>2019</c:v>
                </c:pt>
                <c:pt idx="20">
                  <c:v>2020</c:v>
                </c:pt>
                <c:pt idx="21">
                  <c:v>2021</c:v>
                </c:pt>
                <c:pt idx="22">
                  <c:v>2022</c:v>
                </c:pt>
              </c:strCache>
            </c:strRef>
          </c:cat>
          <c:val>
            <c:numRef>
              <c:f>Sheet3!$C$5:$C$28</c:f>
              <c:numCache>
                <c:formatCode>General</c:formatCode>
                <c:ptCount val="23"/>
                <c:pt idx="2">
                  <c:v>1</c:v>
                </c:pt>
                <c:pt idx="3">
                  <c:v>1</c:v>
                </c:pt>
                <c:pt idx="6">
                  <c:v>1</c:v>
                </c:pt>
                <c:pt idx="7">
                  <c:v>1</c:v>
                </c:pt>
                <c:pt idx="8">
                  <c:v>1</c:v>
                </c:pt>
                <c:pt idx="9">
                  <c:v>1</c:v>
                </c:pt>
                <c:pt idx="11">
                  <c:v>1</c:v>
                </c:pt>
                <c:pt idx="18">
                  <c:v>1</c:v>
                </c:pt>
                <c:pt idx="19">
                  <c:v>2</c:v>
                </c:pt>
                <c:pt idx="21">
                  <c:v>3</c:v>
                </c:pt>
              </c:numCache>
            </c:numRef>
          </c:val>
          <c:extLst>
            <c:ext xmlns:c16="http://schemas.microsoft.com/office/drawing/2014/chart" uri="{C3380CC4-5D6E-409C-BE32-E72D297353CC}">
              <c16:uniqueId val="{00000001-F5D4-4786-8DD5-C5476FEEDA1E}"/>
            </c:ext>
          </c:extLst>
        </c:ser>
        <c:dLbls>
          <c:showLegendKey val="0"/>
          <c:showVal val="0"/>
          <c:showCatName val="0"/>
          <c:showSerName val="0"/>
          <c:showPercent val="0"/>
          <c:showBubbleSize val="0"/>
        </c:dLbls>
        <c:gapWidth val="219"/>
        <c:overlap val="-27"/>
        <c:axId val="1882790191"/>
        <c:axId val="147140832"/>
      </c:barChart>
      <c:catAx>
        <c:axId val="18827901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47140832"/>
        <c:crosses val="autoZero"/>
        <c:auto val="1"/>
        <c:lblAlgn val="ctr"/>
        <c:lblOffset val="100"/>
        <c:noMultiLvlLbl val="0"/>
      </c:catAx>
      <c:valAx>
        <c:axId val="147140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882790191"/>
        <c:crosses val="autoZero"/>
        <c:crossBetween val="between"/>
        <c:majorUnit val="1"/>
      </c:valAx>
      <c:spPr>
        <a:noFill/>
        <a:ln>
          <a:noFill/>
        </a:ln>
        <a:effectLst/>
      </c:spPr>
    </c:plotArea>
    <c:legend>
      <c:legendPos val="r"/>
      <c:layout>
        <c:manualLayout>
          <c:xMode val="edge"/>
          <c:yMode val="edge"/>
          <c:x val="0.74873636972504898"/>
          <c:y val="0.92316873452382509"/>
          <c:w val="0.24906785980611484"/>
          <c:h val="7.579166971779315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1742f647-34aa-47ad-81ff-611e282eb03c">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6D842EEC58A2744A2ADC524444A7A0D" ma:contentTypeVersion="13" ma:contentTypeDescription="Create a new document." ma:contentTypeScope="" ma:versionID="31d7c2980fc02f388bca6070f05e6973">
  <xsd:schema xmlns:xsd="http://www.w3.org/2001/XMLSchema" xmlns:xs="http://www.w3.org/2001/XMLSchema" xmlns:p="http://schemas.microsoft.com/office/2006/metadata/properties" xmlns:ns2="1742f647-34aa-47ad-81ff-611e282eb03c" xmlns:ns3="2474bc95-ce3a-4b46-bc4a-5c320303d6f9" targetNamespace="http://schemas.microsoft.com/office/2006/metadata/properties" ma:root="true" ma:fieldsID="dd3416237101d79489dfd7cfa880e398" ns2:_="" ns3:_="">
    <xsd:import namespace="1742f647-34aa-47ad-81ff-611e282eb03c"/>
    <xsd:import namespace="2474bc95-ce3a-4b46-bc4a-5c320303d6f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GenerationTime" minOccurs="0"/>
                <xsd:element ref="ns2:MediaServiceEventHashCode" minOccurs="0"/>
                <xsd:element ref="ns2:lcf76f155ced4ddcb4097134ff3c332f" minOccurs="0"/>
                <xsd:element ref="ns2:MediaServiceOCR"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42f647-34aa-47ad-81ff-611e282eb03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08d44918-0402-4173-a38e-4345c47fbb37"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474bc95-ce3a-4b46-bc4a-5c320303d6f9"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C550C94-F7AC-45B8-B6E1-E56A79D60015}">
  <ds:schemaRefs>
    <ds:schemaRef ds:uri="http://schemas.microsoft.com/sharepoint/v3/contenttype/forms"/>
  </ds:schemaRefs>
</ds:datastoreItem>
</file>

<file path=customXml/itemProps2.xml><?xml version="1.0" encoding="utf-8"?>
<ds:datastoreItem xmlns:ds="http://schemas.openxmlformats.org/officeDocument/2006/customXml" ds:itemID="{16AB7F7E-F721-4A5C-ACB3-FDD0A05D2AE2}">
  <ds:schemaRefs>
    <ds:schemaRef ds:uri="http://schemas.microsoft.com/office/2006/metadata/properties"/>
    <ds:schemaRef ds:uri="http://schemas.microsoft.com/office/infopath/2007/PartnerControls"/>
    <ds:schemaRef ds:uri="1742f647-34aa-47ad-81ff-611e282eb03c"/>
  </ds:schemaRefs>
</ds:datastoreItem>
</file>

<file path=customXml/itemProps3.xml><?xml version="1.0" encoding="utf-8"?>
<ds:datastoreItem xmlns:ds="http://schemas.openxmlformats.org/officeDocument/2006/customXml" ds:itemID="{23217208-9B3D-4249-BDE5-2974F7193580}">
  <ds:schemaRefs>
    <ds:schemaRef ds:uri="http://schemas.openxmlformats.org/officeDocument/2006/bibliography"/>
  </ds:schemaRefs>
</ds:datastoreItem>
</file>

<file path=customXml/itemProps4.xml><?xml version="1.0" encoding="utf-8"?>
<ds:datastoreItem xmlns:ds="http://schemas.openxmlformats.org/officeDocument/2006/customXml" ds:itemID="{3BF92A04-0AD6-4C18-B648-EAD4D67068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742f647-34aa-47ad-81ff-611e282eb03c"/>
    <ds:schemaRef ds:uri="2474bc95-ce3a-4b46-bc4a-5c320303d6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78</Pages>
  <Words>50884</Words>
  <Characters>290043</Characters>
  <Application>Microsoft Office Word</Application>
  <DocSecurity>0</DocSecurity>
  <Lines>2417</Lines>
  <Paragraphs>680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2024-03-25T01:39:00Z</dcterms:created>
  <dcterms:modified xsi:type="dcterms:W3CDTF">2024-03-27T12:44:00Z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0x01010076D842EEC58A2744A2ADC524444A7A0D</vt:lpwstr>
  </property>
  <property fmtid="{D5CDD505-2E9C-101B-9397-08002B2CF9AE}" pid="3" name="ZOTERO_PREF_1">
    <vt:lpwstr>&lt;data data-version="3" zotero-version="6.0.36"&gt;&lt;session id="hAHaZpbU"/&gt;&lt;style id="http://www.zotero.org/styles/proceedings-of-the-royal-society-b" hasBibliography="1" bibliographyStyleHasBeenSet="1"/&gt;&lt;prefs&gt;&lt;pref name="fieldType" value="Field"/&gt;&lt;pref name</vt:lpwstr>
  </property>
  <property fmtid="{D5CDD505-2E9C-101B-9397-08002B2CF9AE}" pid="4" name="ZOTERO_PREF_2">
    <vt:lpwstr>="automaticJournalAbbreviations" value="true"/&gt;&lt;/prefs&gt;&lt;/data&gt;</vt:lpwstr>
  </property>
</Properties>
</file>