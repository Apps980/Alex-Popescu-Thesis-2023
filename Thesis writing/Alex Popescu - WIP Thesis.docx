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C9A83" w14:textId="078CE9FB" w:rsidR="00B22722" w:rsidRDefault="00B22722" w:rsidP="00B8527A">
      <w:pPr>
        <w:pStyle w:val="SectionTitle"/>
        <w:spacing w:before="1440"/>
        <w:jc w:val="center"/>
      </w:pPr>
      <w:bookmarkStart w:id="0" w:name="_Toc162204945"/>
      <w:bookmarkStart w:id="1" w:name="_Toc162208118"/>
      <w:r>
        <w:t>Sentinel behaviour and  urban environments: A corvid’s perspective</w:t>
      </w:r>
      <w:bookmarkEnd w:id="0"/>
      <w:bookmarkEnd w:id="1"/>
    </w:p>
    <w:p w14:paraId="5710681C" w14:textId="77777777" w:rsidR="00B22722" w:rsidRDefault="00B22722" w:rsidP="00B8527A">
      <w:pPr>
        <w:pStyle w:val="SectionText"/>
        <w:jc w:val="center"/>
      </w:pPr>
    </w:p>
    <w:p w14:paraId="2B76CFD1" w14:textId="77777777" w:rsidR="00B22722" w:rsidRDefault="00B22722" w:rsidP="00B8527A">
      <w:pPr>
        <w:pStyle w:val="SectionText"/>
        <w:jc w:val="center"/>
      </w:pPr>
    </w:p>
    <w:p w14:paraId="080F5002" w14:textId="77777777" w:rsidR="00B22722" w:rsidRDefault="00B22722" w:rsidP="00B8527A">
      <w:pPr>
        <w:pStyle w:val="SectionText"/>
        <w:jc w:val="center"/>
      </w:pPr>
      <w:r>
        <w:t>By</w:t>
      </w:r>
    </w:p>
    <w:p w14:paraId="4E7D105A" w14:textId="77777777" w:rsidR="00B22722" w:rsidRDefault="00B22722" w:rsidP="00B8527A">
      <w:pPr>
        <w:pStyle w:val="SectionText"/>
        <w:jc w:val="center"/>
      </w:pPr>
      <w:r>
        <w:t>Alex Popescu. B.Sc.</w:t>
      </w:r>
    </w:p>
    <w:p w14:paraId="2EE92C4E" w14:textId="77777777" w:rsidR="00B22722" w:rsidRDefault="00B22722" w:rsidP="00B8527A">
      <w:pPr>
        <w:pStyle w:val="SectionText"/>
        <w:jc w:val="center"/>
      </w:pPr>
      <w:r>
        <w:t>Biological Sciences (Ecology &amp; Evolution)</w:t>
      </w:r>
    </w:p>
    <w:p w14:paraId="42557D7C" w14:textId="77777777" w:rsidR="00B22722" w:rsidRDefault="00B22722" w:rsidP="00B8527A">
      <w:pPr>
        <w:pStyle w:val="SectionText"/>
        <w:jc w:val="center"/>
      </w:pPr>
    </w:p>
    <w:p w14:paraId="64BBCD05" w14:textId="77777777" w:rsidR="00B22722" w:rsidRDefault="00B22722" w:rsidP="00B8527A">
      <w:pPr>
        <w:pStyle w:val="SectionText"/>
        <w:jc w:val="center"/>
      </w:pPr>
    </w:p>
    <w:p w14:paraId="13B523E4" w14:textId="77777777" w:rsidR="00B22722" w:rsidRDefault="00B22722" w:rsidP="00B8527A">
      <w:pPr>
        <w:pStyle w:val="SectionText"/>
        <w:jc w:val="center"/>
      </w:pPr>
      <w:r w:rsidRPr="00514AFC">
        <w:t>A thesis</w:t>
      </w:r>
    </w:p>
    <w:p w14:paraId="272EAAF6" w14:textId="77777777" w:rsidR="00B22722" w:rsidRDefault="00B22722" w:rsidP="00B8527A">
      <w:pPr>
        <w:pStyle w:val="SectionText"/>
        <w:jc w:val="center"/>
      </w:pPr>
      <w:r w:rsidRPr="00514AFC">
        <w:t xml:space="preserve">submitted in partial </w:t>
      </w:r>
      <w:proofErr w:type="gramStart"/>
      <w:r w:rsidRPr="00514AFC">
        <w:t>fulfillment</w:t>
      </w:r>
      <w:proofErr w:type="gramEnd"/>
    </w:p>
    <w:p w14:paraId="44615DA2" w14:textId="77777777" w:rsidR="00B22722" w:rsidRDefault="00B22722" w:rsidP="00B8527A">
      <w:pPr>
        <w:pStyle w:val="SectionText"/>
        <w:jc w:val="center"/>
      </w:pPr>
      <w:r w:rsidRPr="00514AFC">
        <w:t>of the requirements for the degree of</w:t>
      </w:r>
    </w:p>
    <w:p w14:paraId="6651E784" w14:textId="77777777" w:rsidR="00B22722" w:rsidRPr="00B22722" w:rsidRDefault="00B22722" w:rsidP="00B8527A">
      <w:pPr>
        <w:pStyle w:val="SectionText"/>
        <w:jc w:val="center"/>
      </w:pPr>
    </w:p>
    <w:p w14:paraId="6F2BA0B8" w14:textId="77777777" w:rsidR="00B22722" w:rsidRDefault="00B22722" w:rsidP="00B8527A">
      <w:pPr>
        <w:pStyle w:val="SectionText"/>
        <w:jc w:val="center"/>
      </w:pPr>
      <w:r w:rsidRPr="00514AFC">
        <w:t>Master of Science</w:t>
      </w:r>
    </w:p>
    <w:p w14:paraId="77C1B704" w14:textId="77777777" w:rsidR="00B22722" w:rsidRPr="00B22722" w:rsidRDefault="00B22722" w:rsidP="00B8527A">
      <w:pPr>
        <w:pStyle w:val="SectionText"/>
        <w:jc w:val="center"/>
      </w:pPr>
    </w:p>
    <w:p w14:paraId="5D96FE2D" w14:textId="77777777" w:rsidR="00B22722" w:rsidRPr="00B22722" w:rsidRDefault="00B22722" w:rsidP="00B8527A">
      <w:pPr>
        <w:pStyle w:val="SectionText"/>
        <w:jc w:val="center"/>
      </w:pPr>
    </w:p>
    <w:p w14:paraId="04A1E994" w14:textId="77777777" w:rsidR="00B22722" w:rsidRDefault="00B22722" w:rsidP="00B8527A">
      <w:pPr>
        <w:pStyle w:val="SectionText"/>
        <w:jc w:val="center"/>
      </w:pPr>
      <w:r>
        <w:t>Faculty of Mathematics and Sciences,</w:t>
      </w:r>
    </w:p>
    <w:p w14:paraId="528A9573" w14:textId="77777777" w:rsidR="00B22722" w:rsidRDefault="00B22722" w:rsidP="00B8527A">
      <w:pPr>
        <w:pStyle w:val="SectionText"/>
        <w:jc w:val="center"/>
      </w:pPr>
      <w:r>
        <w:t>Brock University</w:t>
      </w:r>
    </w:p>
    <w:p w14:paraId="29944FF2" w14:textId="77777777" w:rsidR="00B22722" w:rsidRDefault="00B22722" w:rsidP="00B8527A">
      <w:pPr>
        <w:pStyle w:val="SectionText"/>
        <w:jc w:val="center"/>
      </w:pPr>
      <w:r>
        <w:t>St. Catharines, Ontario, Canada</w:t>
      </w:r>
    </w:p>
    <w:p w14:paraId="39CBB15C" w14:textId="77777777" w:rsidR="00B22722" w:rsidRPr="00B22722" w:rsidRDefault="00B22722" w:rsidP="00B8527A">
      <w:pPr>
        <w:pStyle w:val="SectionText"/>
        <w:jc w:val="center"/>
      </w:pPr>
    </w:p>
    <w:p w14:paraId="565FE3F9" w14:textId="77777777" w:rsidR="00B22722" w:rsidRPr="00514AFC" w:rsidRDefault="00B22722" w:rsidP="00B8527A">
      <w:pPr>
        <w:pStyle w:val="SectionText"/>
        <w:jc w:val="center"/>
        <w:sectPr w:rsidR="00B22722" w:rsidRPr="00514AFC" w:rsidSect="00635BA0">
          <w:headerReference w:type="default" r:id="rId11"/>
          <w:pgSz w:w="12240" w:h="15840"/>
          <w:pgMar w:top="1440" w:right="1440" w:bottom="1440" w:left="1440" w:header="720" w:footer="720" w:gutter="0"/>
          <w:pgNumType w:fmt="upperRoman" w:start="1"/>
          <w:cols w:space="720"/>
          <w:titlePg/>
          <w:docGrid w:linePitch="299"/>
        </w:sectPr>
      </w:pPr>
      <w:r w:rsidRPr="00B22722">
        <w:t>© 20</w:t>
      </w:r>
      <w:r>
        <w:t>23</w:t>
      </w:r>
    </w:p>
    <w:p w14:paraId="01F02319" w14:textId="77777777" w:rsidR="00B22722" w:rsidRDefault="00B22722" w:rsidP="00AF5346">
      <w:pPr>
        <w:pStyle w:val="SectionTitle"/>
      </w:pPr>
      <w:bookmarkStart w:id="2" w:name="_Toc162204946"/>
      <w:bookmarkStart w:id="3" w:name="_Toc162208119"/>
      <w:r>
        <w:lastRenderedPageBreak/>
        <w:t>Abstract</w:t>
      </w:r>
      <w:bookmarkEnd w:id="2"/>
      <w:bookmarkEnd w:id="3"/>
    </w:p>
    <w:p w14:paraId="4DB4E143" w14:textId="77777777" w:rsidR="00B22722" w:rsidRDefault="00B22722" w:rsidP="00AF5346">
      <w:pPr>
        <w:pStyle w:val="SectionTitle"/>
      </w:pPr>
    </w:p>
    <w:p w14:paraId="204B0B5D" w14:textId="77777777" w:rsidR="00B22722" w:rsidRDefault="00B22722" w:rsidP="00AF5346">
      <w:pPr>
        <w:pStyle w:val="SectionTitle"/>
        <w:sectPr w:rsidR="00B22722" w:rsidSect="00635B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Default="00B22722" w:rsidP="00AF5346">
      <w:pPr>
        <w:pStyle w:val="SectionTitle"/>
      </w:pPr>
      <w:bookmarkStart w:id="4" w:name="_Toc162204947"/>
      <w:bookmarkStart w:id="5" w:name="_Toc162208120"/>
      <w:r>
        <w:lastRenderedPageBreak/>
        <w:t>Acknowledgements</w:t>
      </w:r>
      <w:bookmarkEnd w:id="4"/>
      <w:bookmarkEnd w:id="5"/>
    </w:p>
    <w:p w14:paraId="3C3C7941" w14:textId="5921BB52" w:rsidR="001668EA" w:rsidRDefault="0033662F" w:rsidP="0002591E">
      <w:pPr>
        <w:pStyle w:val="SectionText0"/>
        <w:spacing w:line="480" w:lineRule="auto"/>
      </w:pPr>
      <w:r>
        <w:t xml:space="preserve">I’d like to thank Dr. Kiyoko Gotanda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You have helped me conquer many challenges</w:t>
      </w:r>
      <w:r w:rsidR="001668EA">
        <w:t xml:space="preserve"> and pushed me to learn new skills. I cannot thank you enough.</w:t>
      </w:r>
    </w:p>
    <w:p w14:paraId="1BD3B2C8" w14:textId="51ACD393" w:rsidR="001668EA" w:rsidRDefault="001668EA" w:rsidP="0002591E">
      <w:pPr>
        <w:pStyle w:val="SectionText"/>
        <w:spacing w:line="480" w:lineRule="auto"/>
      </w:pPr>
      <w:r>
        <w:t>Next. I would like to thank my other committee members Dr. Liette Vasseur and Dr. Anne Clark for their wealth of knowledge and the guidance they have given me throughout my thesis.</w:t>
      </w:r>
    </w:p>
    <w:p w14:paraId="4AB757A6" w14:textId="71829BF0" w:rsidR="003C73D2" w:rsidRDefault="003C73D2" w:rsidP="0002591E">
      <w:pPr>
        <w:pStyle w:val="SectionText"/>
        <w:spacing w:line="480" w:lineRule="auto"/>
      </w:pPr>
      <w:r>
        <w:t>My fellow lab-members Alex Wilder and Albert Wu were sources of new perspectives and great improvements. Alex, I can’t thank you enough for those awful 6AM drives for a whole summer. I can’t begin to describe how priceless your help was. Albert, you have been instrumental in keeping myself productive and accountable. You have both been instrumental during my time at Brock University.</w:t>
      </w:r>
    </w:p>
    <w:p w14:paraId="58128647" w14:textId="0CCEC9DC" w:rsidR="003C73D2" w:rsidRDefault="003C73D2" w:rsidP="0002591E">
      <w:pPr>
        <w:pStyle w:val="SectionText"/>
        <w:spacing w:line="480" w:lineRule="auto"/>
      </w:pPr>
      <w:r>
        <w:t>My family and friends have always been at my side, through thick and thin. F</w:t>
      </w:r>
      <w:r w:rsidR="0023763D">
        <w:t>rom helping me move to St. Catharines, to being someone I could vent to, they have always been there for me. They listened in times of doubt and celebrated with me my accomplishments. My parents’ continued desire to see me improve are the reason I undertook this monumental task, and I would like to thank them for helping me achieve my full potential.</w:t>
      </w:r>
    </w:p>
    <w:p w14:paraId="715D5028" w14:textId="5DAF0CAA" w:rsidR="0023763D" w:rsidRPr="001668EA" w:rsidRDefault="0023763D" w:rsidP="0002591E">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w:t>
      </w:r>
      <w:proofErr w:type="gramStart"/>
      <w:r w:rsidR="0002591E">
        <w:t>amount</w:t>
      </w:r>
      <w:proofErr w:type="gramEnd"/>
      <w:r w:rsidR="0002591E">
        <w:t xml:space="preserve"> of dishes. We have lived through so much, and I can’t see myself living without you. Thank you so much for your incredible support and for keeping me going in during the harder times. </w:t>
      </w:r>
    </w:p>
    <w:p w14:paraId="19FDA416" w14:textId="7FFA1618" w:rsidR="00B22722" w:rsidRDefault="00B22722" w:rsidP="00AF5346">
      <w:pPr>
        <w:pStyle w:val="SectionTitle"/>
        <w:sectPr w:rsidR="00B22722" w:rsidSect="00635BA0">
          <w:headerReference w:type="default" r:id="rId13"/>
          <w:pgSz w:w="12240" w:h="15840"/>
          <w:pgMar w:top="1440" w:right="1440" w:bottom="1440" w:left="1440" w:header="720" w:footer="720" w:gutter="0"/>
          <w:pgNumType w:fmt="upperRoman"/>
          <w:cols w:space="720"/>
          <w:docGrid w:linePitch="299"/>
        </w:sectPr>
      </w:pPr>
    </w:p>
    <w:bookmarkStart w:id="6" w:name="_Toc162204948" w:displacedByCustomXml="next"/>
    <w:bookmarkStart w:id="7" w:name="_Toc162208121" w:displacedByCustomXml="next"/>
    <w:sdt>
      <w:sdtPr>
        <w:rPr>
          <w:rFonts w:ascii="Arial" w:hAnsi="Arial" w:cs="Arial"/>
          <w:b w:val="0"/>
          <w:noProof w:val="0"/>
          <w:sz w:val="22"/>
          <w:szCs w:val="22"/>
          <w:u w:val="none"/>
        </w:rPr>
        <w:id w:val="814455963"/>
        <w:docPartObj>
          <w:docPartGallery w:val="Table of Contents"/>
          <w:docPartUnique/>
        </w:docPartObj>
      </w:sdtPr>
      <w:sdtEndPr>
        <w:rPr>
          <w:bCs/>
        </w:rPr>
      </w:sdtEndPr>
      <w:sdtContent>
        <w:p w14:paraId="798AF82F" w14:textId="3932322B" w:rsidR="00AF5346" w:rsidRDefault="00514AFC" w:rsidP="00AF5346">
          <w:pPr>
            <w:pStyle w:val="SectionTitle"/>
          </w:pPr>
          <w:r>
            <w:t xml:space="preserve">Table of </w:t>
          </w:r>
          <w:r w:rsidR="00AF5346">
            <w:t>Contents</w:t>
          </w:r>
          <w:bookmarkEnd w:id="7"/>
          <w:bookmarkEnd w:id="6"/>
        </w:p>
        <w:p w14:paraId="42792D7E" w14:textId="4294F4FB" w:rsidR="00864C67" w:rsidRDefault="00F11E62">
          <w:pPr>
            <w:pStyle w:val="TOC2"/>
            <w:tabs>
              <w:tab w:val="right" w:leader="dot" w:pos="9350"/>
            </w:tabs>
            <w:rPr>
              <w:rFonts w:asciiTheme="minorHAnsi" w:eastAsiaTheme="minorEastAsia" w:hAnsiTheme="minorHAnsi" w:cstheme="minorBidi"/>
              <w:noProof/>
              <w:kern w:val="2"/>
              <w:szCs w:val="24"/>
              <w:lang w:eastAsia="en-CA"/>
              <w14:ligatures w14:val="standardContextual"/>
            </w:rPr>
          </w:pPr>
          <w:r>
            <w:rPr>
              <w:rFonts w:cs="Times New Roman"/>
              <w:szCs w:val="24"/>
              <w:u w:val="single"/>
            </w:rPr>
            <w:fldChar w:fldCharType="begin"/>
          </w:r>
          <w:r>
            <w:rPr>
              <w:rFonts w:cs="Times New Roman"/>
              <w:szCs w:val="24"/>
              <w:u w:val="single"/>
            </w:rPr>
            <w:instrText xml:space="preserve"> TOC \o "3-3" \h \z \t "Heading 1,1,Heading 2,2,Section Title,2,Section Subtitle,3,Chapter Title B,1" </w:instrText>
          </w:r>
          <w:r>
            <w:rPr>
              <w:rFonts w:cs="Times New Roman"/>
              <w:szCs w:val="24"/>
              <w:u w:val="single"/>
            </w:rPr>
            <w:fldChar w:fldCharType="separate"/>
          </w:r>
          <w:hyperlink w:anchor="_Toc162208118" w:history="1">
            <w:r w:rsidR="00215D50">
              <w:rPr>
                <w:rStyle w:val="Hyperlink"/>
                <w:noProof/>
              </w:rPr>
              <w:t>Title Page</w:t>
            </w:r>
            <w:r w:rsidR="00864C67">
              <w:rPr>
                <w:noProof/>
                <w:webHidden/>
              </w:rPr>
              <w:tab/>
            </w:r>
            <w:r w:rsidR="00864C67">
              <w:rPr>
                <w:noProof/>
                <w:webHidden/>
              </w:rPr>
              <w:fldChar w:fldCharType="begin"/>
            </w:r>
            <w:r w:rsidR="00864C67">
              <w:rPr>
                <w:noProof/>
                <w:webHidden/>
              </w:rPr>
              <w:instrText xml:space="preserve"> PAGEREF _Toc162208118 \h </w:instrText>
            </w:r>
            <w:r w:rsidR="00864C67">
              <w:rPr>
                <w:noProof/>
                <w:webHidden/>
              </w:rPr>
            </w:r>
            <w:r w:rsidR="00864C67">
              <w:rPr>
                <w:noProof/>
                <w:webHidden/>
              </w:rPr>
              <w:fldChar w:fldCharType="separate"/>
            </w:r>
            <w:r w:rsidR="00864C67">
              <w:rPr>
                <w:noProof/>
                <w:webHidden/>
              </w:rPr>
              <w:t>I</w:t>
            </w:r>
            <w:r w:rsidR="00864C67">
              <w:rPr>
                <w:noProof/>
                <w:webHidden/>
              </w:rPr>
              <w:fldChar w:fldCharType="end"/>
            </w:r>
          </w:hyperlink>
        </w:p>
        <w:p w14:paraId="3DD31BF5" w14:textId="68E92378"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19" w:history="1">
            <w:r w:rsidR="00864C67" w:rsidRPr="00F62FAB">
              <w:rPr>
                <w:rStyle w:val="Hyperlink"/>
                <w:noProof/>
              </w:rPr>
              <w:t>Abstract</w:t>
            </w:r>
            <w:r w:rsidR="00864C67">
              <w:rPr>
                <w:noProof/>
                <w:webHidden/>
              </w:rPr>
              <w:tab/>
            </w:r>
            <w:r w:rsidR="00864C67">
              <w:rPr>
                <w:noProof/>
                <w:webHidden/>
              </w:rPr>
              <w:fldChar w:fldCharType="begin"/>
            </w:r>
            <w:r w:rsidR="00864C67">
              <w:rPr>
                <w:noProof/>
                <w:webHidden/>
              </w:rPr>
              <w:instrText xml:space="preserve"> PAGEREF _Toc162208119 \h </w:instrText>
            </w:r>
            <w:r w:rsidR="00864C67">
              <w:rPr>
                <w:noProof/>
                <w:webHidden/>
              </w:rPr>
            </w:r>
            <w:r w:rsidR="00864C67">
              <w:rPr>
                <w:noProof/>
                <w:webHidden/>
              </w:rPr>
              <w:fldChar w:fldCharType="separate"/>
            </w:r>
            <w:r w:rsidR="00864C67">
              <w:rPr>
                <w:noProof/>
                <w:webHidden/>
              </w:rPr>
              <w:t>II</w:t>
            </w:r>
            <w:r w:rsidR="00864C67">
              <w:rPr>
                <w:noProof/>
                <w:webHidden/>
              </w:rPr>
              <w:fldChar w:fldCharType="end"/>
            </w:r>
          </w:hyperlink>
        </w:p>
        <w:p w14:paraId="66E45008" w14:textId="0E7481BD"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0" w:history="1">
            <w:r w:rsidR="00864C67" w:rsidRPr="00F62FAB">
              <w:rPr>
                <w:rStyle w:val="Hyperlink"/>
                <w:noProof/>
              </w:rPr>
              <w:t>Acknowledgements</w:t>
            </w:r>
            <w:r w:rsidR="00864C67">
              <w:rPr>
                <w:noProof/>
                <w:webHidden/>
              </w:rPr>
              <w:tab/>
            </w:r>
            <w:r w:rsidR="00864C67">
              <w:rPr>
                <w:noProof/>
                <w:webHidden/>
              </w:rPr>
              <w:fldChar w:fldCharType="begin"/>
            </w:r>
            <w:r w:rsidR="00864C67">
              <w:rPr>
                <w:noProof/>
                <w:webHidden/>
              </w:rPr>
              <w:instrText xml:space="preserve"> PAGEREF _Toc162208120 \h </w:instrText>
            </w:r>
            <w:r w:rsidR="00864C67">
              <w:rPr>
                <w:noProof/>
                <w:webHidden/>
              </w:rPr>
            </w:r>
            <w:r w:rsidR="00864C67">
              <w:rPr>
                <w:noProof/>
                <w:webHidden/>
              </w:rPr>
              <w:fldChar w:fldCharType="separate"/>
            </w:r>
            <w:r w:rsidR="00864C67">
              <w:rPr>
                <w:noProof/>
                <w:webHidden/>
              </w:rPr>
              <w:t>III</w:t>
            </w:r>
            <w:r w:rsidR="00864C67">
              <w:rPr>
                <w:noProof/>
                <w:webHidden/>
              </w:rPr>
              <w:fldChar w:fldCharType="end"/>
            </w:r>
          </w:hyperlink>
        </w:p>
        <w:p w14:paraId="5FDF2E6D" w14:textId="699C6EBD"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1" w:history="1">
            <w:r w:rsidR="00864C67" w:rsidRPr="00F62FAB">
              <w:rPr>
                <w:rStyle w:val="Hyperlink"/>
                <w:noProof/>
              </w:rPr>
              <w:t>Table of Contents</w:t>
            </w:r>
            <w:r w:rsidR="00864C67">
              <w:rPr>
                <w:noProof/>
                <w:webHidden/>
              </w:rPr>
              <w:tab/>
            </w:r>
            <w:r w:rsidR="00864C67">
              <w:rPr>
                <w:noProof/>
                <w:webHidden/>
              </w:rPr>
              <w:fldChar w:fldCharType="begin"/>
            </w:r>
            <w:r w:rsidR="00864C67">
              <w:rPr>
                <w:noProof/>
                <w:webHidden/>
              </w:rPr>
              <w:instrText xml:space="preserve"> PAGEREF _Toc162208121 \h </w:instrText>
            </w:r>
            <w:r w:rsidR="00864C67">
              <w:rPr>
                <w:noProof/>
                <w:webHidden/>
              </w:rPr>
            </w:r>
            <w:r w:rsidR="00864C67">
              <w:rPr>
                <w:noProof/>
                <w:webHidden/>
              </w:rPr>
              <w:fldChar w:fldCharType="separate"/>
            </w:r>
            <w:r w:rsidR="00864C67">
              <w:rPr>
                <w:noProof/>
                <w:webHidden/>
              </w:rPr>
              <w:t>IV</w:t>
            </w:r>
            <w:r w:rsidR="00864C67">
              <w:rPr>
                <w:noProof/>
                <w:webHidden/>
              </w:rPr>
              <w:fldChar w:fldCharType="end"/>
            </w:r>
          </w:hyperlink>
        </w:p>
        <w:p w14:paraId="1004FE8A" w14:textId="6AE01C4B"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2" w:history="1">
            <w:r w:rsidR="00864C67" w:rsidRPr="00F62FAB">
              <w:rPr>
                <w:rStyle w:val="Hyperlink"/>
                <w:noProof/>
              </w:rPr>
              <w:t>List of Tables</w:t>
            </w:r>
            <w:r w:rsidR="00864C67">
              <w:rPr>
                <w:noProof/>
                <w:webHidden/>
              </w:rPr>
              <w:tab/>
            </w:r>
            <w:r w:rsidR="00864C67">
              <w:rPr>
                <w:noProof/>
                <w:webHidden/>
              </w:rPr>
              <w:fldChar w:fldCharType="begin"/>
            </w:r>
            <w:r w:rsidR="00864C67">
              <w:rPr>
                <w:noProof/>
                <w:webHidden/>
              </w:rPr>
              <w:instrText xml:space="preserve"> PAGEREF _Toc162208122 \h </w:instrText>
            </w:r>
            <w:r w:rsidR="00864C67">
              <w:rPr>
                <w:noProof/>
                <w:webHidden/>
              </w:rPr>
            </w:r>
            <w:r w:rsidR="00864C67">
              <w:rPr>
                <w:noProof/>
                <w:webHidden/>
              </w:rPr>
              <w:fldChar w:fldCharType="separate"/>
            </w:r>
            <w:r w:rsidR="00864C67">
              <w:rPr>
                <w:noProof/>
                <w:webHidden/>
              </w:rPr>
              <w:t>VI</w:t>
            </w:r>
            <w:r w:rsidR="00864C67">
              <w:rPr>
                <w:noProof/>
                <w:webHidden/>
              </w:rPr>
              <w:fldChar w:fldCharType="end"/>
            </w:r>
          </w:hyperlink>
        </w:p>
        <w:p w14:paraId="2AA5C009" w14:textId="7B379E61"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3" w:history="1">
            <w:r w:rsidR="00864C67" w:rsidRPr="00F62FAB">
              <w:rPr>
                <w:rStyle w:val="Hyperlink"/>
                <w:noProof/>
              </w:rPr>
              <w:t>List of Figures</w:t>
            </w:r>
            <w:r w:rsidR="00864C67">
              <w:rPr>
                <w:noProof/>
                <w:webHidden/>
              </w:rPr>
              <w:tab/>
            </w:r>
            <w:r w:rsidR="00864C67">
              <w:rPr>
                <w:noProof/>
                <w:webHidden/>
              </w:rPr>
              <w:fldChar w:fldCharType="begin"/>
            </w:r>
            <w:r w:rsidR="00864C67">
              <w:rPr>
                <w:noProof/>
                <w:webHidden/>
              </w:rPr>
              <w:instrText xml:space="preserve"> PAGEREF _Toc162208123 \h </w:instrText>
            </w:r>
            <w:r w:rsidR="00864C67">
              <w:rPr>
                <w:noProof/>
                <w:webHidden/>
              </w:rPr>
            </w:r>
            <w:r w:rsidR="00864C67">
              <w:rPr>
                <w:noProof/>
                <w:webHidden/>
              </w:rPr>
              <w:fldChar w:fldCharType="separate"/>
            </w:r>
            <w:r w:rsidR="00864C67">
              <w:rPr>
                <w:noProof/>
                <w:webHidden/>
              </w:rPr>
              <w:t>VII</w:t>
            </w:r>
            <w:r w:rsidR="00864C67">
              <w:rPr>
                <w:noProof/>
                <w:webHidden/>
              </w:rPr>
              <w:fldChar w:fldCharType="end"/>
            </w:r>
          </w:hyperlink>
        </w:p>
        <w:p w14:paraId="33C4F32F" w14:textId="71EBB1E0"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24" w:history="1">
            <w:r w:rsidR="00864C67" w:rsidRPr="00F62FAB">
              <w:rPr>
                <w:rStyle w:val="Hyperlink"/>
                <w:noProof/>
              </w:rPr>
              <w:t>General Introduction</w:t>
            </w:r>
            <w:r w:rsidR="00864C67">
              <w:rPr>
                <w:noProof/>
                <w:webHidden/>
              </w:rPr>
              <w:tab/>
            </w:r>
            <w:r w:rsidR="00864C67">
              <w:rPr>
                <w:noProof/>
                <w:webHidden/>
              </w:rPr>
              <w:fldChar w:fldCharType="begin"/>
            </w:r>
            <w:r w:rsidR="00864C67">
              <w:rPr>
                <w:noProof/>
                <w:webHidden/>
              </w:rPr>
              <w:instrText xml:space="preserve"> PAGEREF _Toc162208124 \h </w:instrText>
            </w:r>
            <w:r w:rsidR="00864C67">
              <w:rPr>
                <w:noProof/>
                <w:webHidden/>
              </w:rPr>
            </w:r>
            <w:r w:rsidR="00864C67">
              <w:rPr>
                <w:noProof/>
                <w:webHidden/>
              </w:rPr>
              <w:fldChar w:fldCharType="separate"/>
            </w:r>
            <w:r w:rsidR="00864C67">
              <w:rPr>
                <w:noProof/>
                <w:webHidden/>
              </w:rPr>
              <w:t>1</w:t>
            </w:r>
            <w:r w:rsidR="00864C67">
              <w:rPr>
                <w:noProof/>
                <w:webHidden/>
              </w:rPr>
              <w:fldChar w:fldCharType="end"/>
            </w:r>
          </w:hyperlink>
        </w:p>
        <w:p w14:paraId="25B22AB7" w14:textId="1A610805"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5" w:history="1">
            <w:r w:rsidR="00864C67" w:rsidRPr="00F62FAB">
              <w:rPr>
                <w:rStyle w:val="Hyperlink"/>
                <w:noProof/>
              </w:rPr>
              <w:t>Sentinel Behaviour</w:t>
            </w:r>
            <w:r w:rsidR="00864C67">
              <w:rPr>
                <w:noProof/>
                <w:webHidden/>
              </w:rPr>
              <w:tab/>
            </w:r>
            <w:r w:rsidR="00864C67">
              <w:rPr>
                <w:noProof/>
                <w:webHidden/>
              </w:rPr>
              <w:fldChar w:fldCharType="begin"/>
            </w:r>
            <w:r w:rsidR="00864C67">
              <w:rPr>
                <w:noProof/>
                <w:webHidden/>
              </w:rPr>
              <w:instrText xml:space="preserve"> PAGEREF _Toc162208125 \h </w:instrText>
            </w:r>
            <w:r w:rsidR="00864C67">
              <w:rPr>
                <w:noProof/>
                <w:webHidden/>
              </w:rPr>
            </w:r>
            <w:r w:rsidR="00864C67">
              <w:rPr>
                <w:noProof/>
                <w:webHidden/>
              </w:rPr>
              <w:fldChar w:fldCharType="separate"/>
            </w:r>
            <w:r w:rsidR="00864C67">
              <w:rPr>
                <w:noProof/>
                <w:webHidden/>
              </w:rPr>
              <w:t>1</w:t>
            </w:r>
            <w:r w:rsidR="00864C67">
              <w:rPr>
                <w:noProof/>
                <w:webHidden/>
              </w:rPr>
              <w:fldChar w:fldCharType="end"/>
            </w:r>
          </w:hyperlink>
        </w:p>
        <w:p w14:paraId="3F1D83C0" w14:textId="1308AD8F"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6" w:history="1">
            <w:r w:rsidR="00864C67" w:rsidRPr="00F62FAB">
              <w:rPr>
                <w:rStyle w:val="Hyperlink"/>
                <w:noProof/>
              </w:rPr>
              <w:t>Urbanization</w:t>
            </w:r>
            <w:r w:rsidR="00864C67">
              <w:rPr>
                <w:noProof/>
                <w:webHidden/>
              </w:rPr>
              <w:tab/>
            </w:r>
            <w:r w:rsidR="00864C67">
              <w:rPr>
                <w:noProof/>
                <w:webHidden/>
              </w:rPr>
              <w:fldChar w:fldCharType="begin"/>
            </w:r>
            <w:r w:rsidR="00864C67">
              <w:rPr>
                <w:noProof/>
                <w:webHidden/>
              </w:rPr>
              <w:instrText xml:space="preserve"> PAGEREF _Toc162208126 \h </w:instrText>
            </w:r>
            <w:r w:rsidR="00864C67">
              <w:rPr>
                <w:noProof/>
                <w:webHidden/>
              </w:rPr>
            </w:r>
            <w:r w:rsidR="00864C67">
              <w:rPr>
                <w:noProof/>
                <w:webHidden/>
              </w:rPr>
              <w:fldChar w:fldCharType="separate"/>
            </w:r>
            <w:r w:rsidR="00864C67">
              <w:rPr>
                <w:noProof/>
                <w:webHidden/>
              </w:rPr>
              <w:t>4</w:t>
            </w:r>
            <w:r w:rsidR="00864C67">
              <w:rPr>
                <w:noProof/>
                <w:webHidden/>
              </w:rPr>
              <w:fldChar w:fldCharType="end"/>
            </w:r>
          </w:hyperlink>
        </w:p>
        <w:p w14:paraId="6A542B59" w14:textId="4642B366"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7" w:history="1">
            <w:r w:rsidR="00864C67" w:rsidRPr="00F62FAB">
              <w:rPr>
                <w:rStyle w:val="Hyperlink"/>
                <w:noProof/>
              </w:rPr>
              <w:t>The American crow, Corvus brachyrhynchos</w:t>
            </w:r>
            <w:r w:rsidR="00864C67">
              <w:rPr>
                <w:noProof/>
                <w:webHidden/>
              </w:rPr>
              <w:tab/>
            </w:r>
            <w:r w:rsidR="00864C67">
              <w:rPr>
                <w:noProof/>
                <w:webHidden/>
              </w:rPr>
              <w:fldChar w:fldCharType="begin"/>
            </w:r>
            <w:r w:rsidR="00864C67">
              <w:rPr>
                <w:noProof/>
                <w:webHidden/>
              </w:rPr>
              <w:instrText xml:space="preserve"> PAGEREF _Toc162208127 \h </w:instrText>
            </w:r>
            <w:r w:rsidR="00864C67">
              <w:rPr>
                <w:noProof/>
                <w:webHidden/>
              </w:rPr>
            </w:r>
            <w:r w:rsidR="00864C67">
              <w:rPr>
                <w:noProof/>
                <w:webHidden/>
              </w:rPr>
              <w:fldChar w:fldCharType="separate"/>
            </w:r>
            <w:r w:rsidR="00864C67">
              <w:rPr>
                <w:noProof/>
                <w:webHidden/>
              </w:rPr>
              <w:t>6</w:t>
            </w:r>
            <w:r w:rsidR="00864C67">
              <w:rPr>
                <w:noProof/>
                <w:webHidden/>
              </w:rPr>
              <w:fldChar w:fldCharType="end"/>
            </w:r>
          </w:hyperlink>
        </w:p>
        <w:p w14:paraId="3A0FE3ED" w14:textId="2E064D33"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8" w:history="1">
            <w:r w:rsidR="00864C67" w:rsidRPr="00F62FAB">
              <w:rPr>
                <w:rStyle w:val="Hyperlink"/>
                <w:noProof/>
              </w:rPr>
              <w:t>Research Objectives</w:t>
            </w:r>
            <w:r w:rsidR="00864C67">
              <w:rPr>
                <w:noProof/>
                <w:webHidden/>
              </w:rPr>
              <w:tab/>
            </w:r>
            <w:r w:rsidR="00864C67">
              <w:rPr>
                <w:noProof/>
                <w:webHidden/>
              </w:rPr>
              <w:fldChar w:fldCharType="begin"/>
            </w:r>
            <w:r w:rsidR="00864C67">
              <w:rPr>
                <w:noProof/>
                <w:webHidden/>
              </w:rPr>
              <w:instrText xml:space="preserve"> PAGEREF _Toc162208128 \h </w:instrText>
            </w:r>
            <w:r w:rsidR="00864C67">
              <w:rPr>
                <w:noProof/>
                <w:webHidden/>
              </w:rPr>
            </w:r>
            <w:r w:rsidR="00864C67">
              <w:rPr>
                <w:noProof/>
                <w:webHidden/>
              </w:rPr>
              <w:fldChar w:fldCharType="separate"/>
            </w:r>
            <w:r w:rsidR="00864C67">
              <w:rPr>
                <w:noProof/>
                <w:webHidden/>
              </w:rPr>
              <w:t>7</w:t>
            </w:r>
            <w:r w:rsidR="00864C67">
              <w:rPr>
                <w:noProof/>
                <w:webHidden/>
              </w:rPr>
              <w:fldChar w:fldCharType="end"/>
            </w:r>
          </w:hyperlink>
        </w:p>
        <w:p w14:paraId="0EA7D8D6" w14:textId="47581348"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29" w:history="1">
            <w:r w:rsidR="00864C67" w:rsidRPr="00F62FAB">
              <w:rPr>
                <w:rStyle w:val="Hyperlink"/>
                <w:noProof/>
              </w:rPr>
              <w:t>Chapter 1: Sentinel behaviour in mammal and avian species</w:t>
            </w:r>
            <w:r w:rsidR="00864C67">
              <w:rPr>
                <w:noProof/>
                <w:webHidden/>
              </w:rPr>
              <w:tab/>
            </w:r>
            <w:r w:rsidR="00864C67">
              <w:rPr>
                <w:noProof/>
                <w:webHidden/>
              </w:rPr>
              <w:fldChar w:fldCharType="begin"/>
            </w:r>
            <w:r w:rsidR="00864C67">
              <w:rPr>
                <w:noProof/>
                <w:webHidden/>
              </w:rPr>
              <w:instrText xml:space="preserve"> PAGEREF _Toc162208129 \h </w:instrText>
            </w:r>
            <w:r w:rsidR="00864C67">
              <w:rPr>
                <w:noProof/>
                <w:webHidden/>
              </w:rPr>
            </w:r>
            <w:r w:rsidR="00864C67">
              <w:rPr>
                <w:noProof/>
                <w:webHidden/>
              </w:rPr>
              <w:fldChar w:fldCharType="separate"/>
            </w:r>
            <w:r w:rsidR="00864C67">
              <w:rPr>
                <w:noProof/>
                <w:webHidden/>
              </w:rPr>
              <w:t>9</w:t>
            </w:r>
            <w:r w:rsidR="00864C67">
              <w:rPr>
                <w:noProof/>
                <w:webHidden/>
              </w:rPr>
              <w:fldChar w:fldCharType="end"/>
            </w:r>
          </w:hyperlink>
        </w:p>
        <w:p w14:paraId="58364622" w14:textId="53E36B17"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0" w:history="1">
            <w:r w:rsidR="00864C67" w:rsidRPr="00F62FAB">
              <w:rPr>
                <w:rStyle w:val="Hyperlink"/>
                <w:noProof/>
              </w:rPr>
              <w:t>Introduction</w:t>
            </w:r>
            <w:r w:rsidR="00864C67">
              <w:rPr>
                <w:noProof/>
                <w:webHidden/>
              </w:rPr>
              <w:tab/>
            </w:r>
            <w:r w:rsidR="00864C67">
              <w:rPr>
                <w:noProof/>
                <w:webHidden/>
              </w:rPr>
              <w:fldChar w:fldCharType="begin"/>
            </w:r>
            <w:r w:rsidR="00864C67">
              <w:rPr>
                <w:noProof/>
                <w:webHidden/>
              </w:rPr>
              <w:instrText xml:space="preserve"> PAGEREF _Toc162208130 \h </w:instrText>
            </w:r>
            <w:r w:rsidR="00864C67">
              <w:rPr>
                <w:noProof/>
                <w:webHidden/>
              </w:rPr>
            </w:r>
            <w:r w:rsidR="00864C67">
              <w:rPr>
                <w:noProof/>
                <w:webHidden/>
              </w:rPr>
              <w:fldChar w:fldCharType="separate"/>
            </w:r>
            <w:r w:rsidR="00864C67">
              <w:rPr>
                <w:noProof/>
                <w:webHidden/>
              </w:rPr>
              <w:t>9</w:t>
            </w:r>
            <w:r w:rsidR="00864C67">
              <w:rPr>
                <w:noProof/>
                <w:webHidden/>
              </w:rPr>
              <w:fldChar w:fldCharType="end"/>
            </w:r>
          </w:hyperlink>
        </w:p>
        <w:p w14:paraId="352D6FA0" w14:textId="049AA118"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1" w:history="1">
            <w:r w:rsidR="00864C67" w:rsidRPr="00F62FAB">
              <w:rPr>
                <w:rStyle w:val="Hyperlink"/>
                <w:noProof/>
              </w:rPr>
              <w:t>Methods</w:t>
            </w:r>
            <w:r w:rsidR="00864C67">
              <w:rPr>
                <w:noProof/>
                <w:webHidden/>
              </w:rPr>
              <w:tab/>
            </w:r>
            <w:r w:rsidR="00864C67">
              <w:rPr>
                <w:noProof/>
                <w:webHidden/>
              </w:rPr>
              <w:fldChar w:fldCharType="begin"/>
            </w:r>
            <w:r w:rsidR="00864C67">
              <w:rPr>
                <w:noProof/>
                <w:webHidden/>
              </w:rPr>
              <w:instrText xml:space="preserve"> PAGEREF _Toc162208131 \h </w:instrText>
            </w:r>
            <w:r w:rsidR="00864C67">
              <w:rPr>
                <w:noProof/>
                <w:webHidden/>
              </w:rPr>
            </w:r>
            <w:r w:rsidR="00864C67">
              <w:rPr>
                <w:noProof/>
                <w:webHidden/>
              </w:rPr>
              <w:fldChar w:fldCharType="separate"/>
            </w:r>
            <w:r w:rsidR="00864C67">
              <w:rPr>
                <w:noProof/>
                <w:webHidden/>
              </w:rPr>
              <w:t>10</w:t>
            </w:r>
            <w:r w:rsidR="00864C67">
              <w:rPr>
                <w:noProof/>
                <w:webHidden/>
              </w:rPr>
              <w:fldChar w:fldCharType="end"/>
            </w:r>
          </w:hyperlink>
        </w:p>
        <w:p w14:paraId="2B202ED5" w14:textId="74FE9DA3"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2" w:history="1">
            <w:r w:rsidR="00864C67" w:rsidRPr="00F62FAB">
              <w:rPr>
                <w:rStyle w:val="Hyperlink"/>
                <w:rFonts w:cs="Times New Roman"/>
                <w:noProof/>
              </w:rPr>
              <w:t>Selection criteria</w:t>
            </w:r>
            <w:r w:rsidR="00864C67">
              <w:rPr>
                <w:noProof/>
                <w:webHidden/>
              </w:rPr>
              <w:tab/>
            </w:r>
            <w:r w:rsidR="00864C67">
              <w:rPr>
                <w:noProof/>
                <w:webHidden/>
              </w:rPr>
              <w:fldChar w:fldCharType="begin"/>
            </w:r>
            <w:r w:rsidR="00864C67">
              <w:rPr>
                <w:noProof/>
                <w:webHidden/>
              </w:rPr>
              <w:instrText xml:space="preserve"> PAGEREF _Toc162208132 \h </w:instrText>
            </w:r>
            <w:r w:rsidR="00864C67">
              <w:rPr>
                <w:noProof/>
                <w:webHidden/>
              </w:rPr>
            </w:r>
            <w:r w:rsidR="00864C67">
              <w:rPr>
                <w:noProof/>
                <w:webHidden/>
              </w:rPr>
              <w:fldChar w:fldCharType="separate"/>
            </w:r>
            <w:r w:rsidR="00864C67">
              <w:rPr>
                <w:noProof/>
                <w:webHidden/>
              </w:rPr>
              <w:t>10</w:t>
            </w:r>
            <w:r w:rsidR="00864C67">
              <w:rPr>
                <w:noProof/>
                <w:webHidden/>
              </w:rPr>
              <w:fldChar w:fldCharType="end"/>
            </w:r>
          </w:hyperlink>
        </w:p>
        <w:p w14:paraId="0CB175D4" w14:textId="5A36C153"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3" w:history="1">
            <w:r w:rsidR="00864C67" w:rsidRPr="00F62FAB">
              <w:rPr>
                <w:rStyle w:val="Hyperlink"/>
                <w:rFonts w:cs="Times New Roman"/>
                <w:noProof/>
              </w:rPr>
              <w:t>Search strategy</w:t>
            </w:r>
            <w:r w:rsidR="00864C67">
              <w:rPr>
                <w:noProof/>
                <w:webHidden/>
              </w:rPr>
              <w:tab/>
            </w:r>
            <w:r w:rsidR="00864C67">
              <w:rPr>
                <w:noProof/>
                <w:webHidden/>
              </w:rPr>
              <w:fldChar w:fldCharType="begin"/>
            </w:r>
            <w:r w:rsidR="00864C67">
              <w:rPr>
                <w:noProof/>
                <w:webHidden/>
              </w:rPr>
              <w:instrText xml:space="preserve"> PAGEREF _Toc162208133 \h </w:instrText>
            </w:r>
            <w:r w:rsidR="00864C67">
              <w:rPr>
                <w:noProof/>
                <w:webHidden/>
              </w:rPr>
            </w:r>
            <w:r w:rsidR="00864C67">
              <w:rPr>
                <w:noProof/>
                <w:webHidden/>
              </w:rPr>
              <w:fldChar w:fldCharType="separate"/>
            </w:r>
            <w:r w:rsidR="00864C67">
              <w:rPr>
                <w:noProof/>
                <w:webHidden/>
              </w:rPr>
              <w:t>10</w:t>
            </w:r>
            <w:r w:rsidR="00864C67">
              <w:rPr>
                <w:noProof/>
                <w:webHidden/>
              </w:rPr>
              <w:fldChar w:fldCharType="end"/>
            </w:r>
          </w:hyperlink>
        </w:p>
        <w:p w14:paraId="0F01EE55" w14:textId="0FABF04F"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4" w:history="1">
            <w:r w:rsidR="00864C67" w:rsidRPr="00F62FAB">
              <w:rPr>
                <w:rStyle w:val="Hyperlink"/>
                <w:rFonts w:cs="Times New Roman"/>
                <w:noProof/>
              </w:rPr>
              <w:t>Data collection &amp; analysis</w:t>
            </w:r>
            <w:r w:rsidR="00864C67">
              <w:rPr>
                <w:noProof/>
                <w:webHidden/>
              </w:rPr>
              <w:tab/>
            </w:r>
            <w:r w:rsidR="00864C67">
              <w:rPr>
                <w:noProof/>
                <w:webHidden/>
              </w:rPr>
              <w:fldChar w:fldCharType="begin"/>
            </w:r>
            <w:r w:rsidR="00864C67">
              <w:rPr>
                <w:noProof/>
                <w:webHidden/>
              </w:rPr>
              <w:instrText xml:space="preserve"> PAGEREF _Toc162208134 \h </w:instrText>
            </w:r>
            <w:r w:rsidR="00864C67">
              <w:rPr>
                <w:noProof/>
                <w:webHidden/>
              </w:rPr>
            </w:r>
            <w:r w:rsidR="00864C67">
              <w:rPr>
                <w:noProof/>
                <w:webHidden/>
              </w:rPr>
              <w:fldChar w:fldCharType="separate"/>
            </w:r>
            <w:r w:rsidR="00864C67">
              <w:rPr>
                <w:noProof/>
                <w:webHidden/>
              </w:rPr>
              <w:t>12</w:t>
            </w:r>
            <w:r w:rsidR="00864C67">
              <w:rPr>
                <w:noProof/>
                <w:webHidden/>
              </w:rPr>
              <w:fldChar w:fldCharType="end"/>
            </w:r>
          </w:hyperlink>
        </w:p>
        <w:p w14:paraId="5820DBB7" w14:textId="248AF335"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5" w:history="1">
            <w:r w:rsidR="00864C67" w:rsidRPr="00F62FAB">
              <w:rPr>
                <w:rStyle w:val="Hyperlink"/>
                <w:noProof/>
              </w:rPr>
              <w:t>Results</w:t>
            </w:r>
            <w:r w:rsidR="00864C67">
              <w:rPr>
                <w:noProof/>
                <w:webHidden/>
              </w:rPr>
              <w:tab/>
            </w:r>
            <w:r w:rsidR="00864C67">
              <w:rPr>
                <w:noProof/>
                <w:webHidden/>
              </w:rPr>
              <w:fldChar w:fldCharType="begin"/>
            </w:r>
            <w:r w:rsidR="00864C67">
              <w:rPr>
                <w:noProof/>
                <w:webHidden/>
              </w:rPr>
              <w:instrText xml:space="preserve"> PAGEREF _Toc162208135 \h </w:instrText>
            </w:r>
            <w:r w:rsidR="00864C67">
              <w:rPr>
                <w:noProof/>
                <w:webHidden/>
              </w:rPr>
            </w:r>
            <w:r w:rsidR="00864C67">
              <w:rPr>
                <w:noProof/>
                <w:webHidden/>
              </w:rPr>
              <w:fldChar w:fldCharType="separate"/>
            </w:r>
            <w:r w:rsidR="00864C67">
              <w:rPr>
                <w:noProof/>
                <w:webHidden/>
              </w:rPr>
              <w:t>14</w:t>
            </w:r>
            <w:r w:rsidR="00864C67">
              <w:rPr>
                <w:noProof/>
                <w:webHidden/>
              </w:rPr>
              <w:fldChar w:fldCharType="end"/>
            </w:r>
          </w:hyperlink>
        </w:p>
        <w:p w14:paraId="7F99D517" w14:textId="3AED5CAB"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6" w:history="1">
            <w:r w:rsidR="00864C67" w:rsidRPr="00F62FAB">
              <w:rPr>
                <w:rStyle w:val="Hyperlink"/>
                <w:rFonts w:cs="Times New Roman"/>
                <w:noProof/>
              </w:rPr>
              <w:t>Trends observed</w:t>
            </w:r>
            <w:r w:rsidR="00864C67">
              <w:rPr>
                <w:noProof/>
                <w:webHidden/>
              </w:rPr>
              <w:tab/>
            </w:r>
            <w:r w:rsidR="00864C67">
              <w:rPr>
                <w:noProof/>
                <w:webHidden/>
              </w:rPr>
              <w:fldChar w:fldCharType="begin"/>
            </w:r>
            <w:r w:rsidR="00864C67">
              <w:rPr>
                <w:noProof/>
                <w:webHidden/>
              </w:rPr>
              <w:instrText xml:space="preserve"> PAGEREF _Toc162208136 \h </w:instrText>
            </w:r>
            <w:r w:rsidR="00864C67">
              <w:rPr>
                <w:noProof/>
                <w:webHidden/>
              </w:rPr>
            </w:r>
            <w:r w:rsidR="00864C67">
              <w:rPr>
                <w:noProof/>
                <w:webHidden/>
              </w:rPr>
              <w:fldChar w:fldCharType="separate"/>
            </w:r>
            <w:r w:rsidR="00864C67">
              <w:rPr>
                <w:noProof/>
                <w:webHidden/>
              </w:rPr>
              <w:t>15</w:t>
            </w:r>
            <w:r w:rsidR="00864C67">
              <w:rPr>
                <w:noProof/>
                <w:webHidden/>
              </w:rPr>
              <w:fldChar w:fldCharType="end"/>
            </w:r>
          </w:hyperlink>
        </w:p>
        <w:p w14:paraId="4B90DCD9" w14:textId="5662C0E0"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7" w:history="1">
            <w:r w:rsidR="00864C67" w:rsidRPr="00F62FAB">
              <w:rPr>
                <w:rStyle w:val="Hyperlink"/>
                <w:noProof/>
              </w:rPr>
              <w:t>Discussion</w:t>
            </w:r>
            <w:r w:rsidR="00864C67">
              <w:rPr>
                <w:noProof/>
                <w:webHidden/>
              </w:rPr>
              <w:tab/>
            </w:r>
            <w:r w:rsidR="00864C67">
              <w:rPr>
                <w:noProof/>
                <w:webHidden/>
              </w:rPr>
              <w:fldChar w:fldCharType="begin"/>
            </w:r>
            <w:r w:rsidR="00864C67">
              <w:rPr>
                <w:noProof/>
                <w:webHidden/>
              </w:rPr>
              <w:instrText xml:space="preserve"> PAGEREF _Toc162208137 \h </w:instrText>
            </w:r>
            <w:r w:rsidR="00864C67">
              <w:rPr>
                <w:noProof/>
                <w:webHidden/>
              </w:rPr>
            </w:r>
            <w:r w:rsidR="00864C67">
              <w:rPr>
                <w:noProof/>
                <w:webHidden/>
              </w:rPr>
              <w:fldChar w:fldCharType="separate"/>
            </w:r>
            <w:r w:rsidR="00864C67">
              <w:rPr>
                <w:noProof/>
                <w:webHidden/>
              </w:rPr>
              <w:t>18</w:t>
            </w:r>
            <w:r w:rsidR="00864C67">
              <w:rPr>
                <w:noProof/>
                <w:webHidden/>
              </w:rPr>
              <w:fldChar w:fldCharType="end"/>
            </w:r>
          </w:hyperlink>
        </w:p>
        <w:p w14:paraId="0F7556AA" w14:textId="3A55CCAE"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38" w:history="1">
            <w:r w:rsidR="00864C67" w:rsidRPr="00F62FAB">
              <w:rPr>
                <w:rStyle w:val="Hyperlink"/>
                <w:noProof/>
              </w:rPr>
              <w:t>Chapter 2: Heads up! Social vigilance behaviour in urban American crows</w:t>
            </w:r>
            <w:r w:rsidR="00864C67">
              <w:rPr>
                <w:noProof/>
                <w:webHidden/>
              </w:rPr>
              <w:tab/>
            </w:r>
            <w:r w:rsidR="00864C67">
              <w:rPr>
                <w:noProof/>
                <w:webHidden/>
              </w:rPr>
              <w:fldChar w:fldCharType="begin"/>
            </w:r>
            <w:r w:rsidR="00864C67">
              <w:rPr>
                <w:noProof/>
                <w:webHidden/>
              </w:rPr>
              <w:instrText xml:space="preserve"> PAGEREF _Toc162208138 \h </w:instrText>
            </w:r>
            <w:r w:rsidR="00864C67">
              <w:rPr>
                <w:noProof/>
                <w:webHidden/>
              </w:rPr>
            </w:r>
            <w:r w:rsidR="00864C67">
              <w:rPr>
                <w:noProof/>
                <w:webHidden/>
              </w:rPr>
              <w:fldChar w:fldCharType="separate"/>
            </w:r>
            <w:r w:rsidR="00864C67">
              <w:rPr>
                <w:noProof/>
                <w:webHidden/>
              </w:rPr>
              <w:t>18</w:t>
            </w:r>
            <w:r w:rsidR="00864C67">
              <w:rPr>
                <w:noProof/>
                <w:webHidden/>
              </w:rPr>
              <w:fldChar w:fldCharType="end"/>
            </w:r>
          </w:hyperlink>
        </w:p>
        <w:p w14:paraId="238A6577" w14:textId="0ABD5D13"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9" w:history="1">
            <w:r w:rsidR="00864C67" w:rsidRPr="00F62FAB">
              <w:rPr>
                <w:rStyle w:val="Hyperlink"/>
                <w:noProof/>
              </w:rPr>
              <w:t>Introduction</w:t>
            </w:r>
            <w:r w:rsidR="00864C67">
              <w:rPr>
                <w:noProof/>
                <w:webHidden/>
              </w:rPr>
              <w:tab/>
            </w:r>
            <w:r w:rsidR="00864C67">
              <w:rPr>
                <w:noProof/>
                <w:webHidden/>
              </w:rPr>
              <w:fldChar w:fldCharType="begin"/>
            </w:r>
            <w:r w:rsidR="00864C67">
              <w:rPr>
                <w:noProof/>
                <w:webHidden/>
              </w:rPr>
              <w:instrText xml:space="preserve"> PAGEREF _Toc162208139 \h </w:instrText>
            </w:r>
            <w:r w:rsidR="00864C67">
              <w:rPr>
                <w:noProof/>
                <w:webHidden/>
              </w:rPr>
            </w:r>
            <w:r w:rsidR="00864C67">
              <w:rPr>
                <w:noProof/>
                <w:webHidden/>
              </w:rPr>
              <w:fldChar w:fldCharType="separate"/>
            </w:r>
            <w:r w:rsidR="00864C67">
              <w:rPr>
                <w:noProof/>
                <w:webHidden/>
              </w:rPr>
              <w:t>18</w:t>
            </w:r>
            <w:r w:rsidR="00864C67">
              <w:rPr>
                <w:noProof/>
                <w:webHidden/>
              </w:rPr>
              <w:fldChar w:fldCharType="end"/>
            </w:r>
          </w:hyperlink>
        </w:p>
        <w:p w14:paraId="0F63586E" w14:textId="002EF9FF"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0" w:history="1">
            <w:r w:rsidR="00864C67" w:rsidRPr="00F62FAB">
              <w:rPr>
                <w:rStyle w:val="Hyperlink"/>
                <w:noProof/>
              </w:rPr>
              <w:t>Sentinel Behaviour</w:t>
            </w:r>
            <w:r w:rsidR="00864C67">
              <w:rPr>
                <w:noProof/>
                <w:webHidden/>
              </w:rPr>
              <w:tab/>
            </w:r>
            <w:r w:rsidR="00864C67">
              <w:rPr>
                <w:noProof/>
                <w:webHidden/>
              </w:rPr>
              <w:fldChar w:fldCharType="begin"/>
            </w:r>
            <w:r w:rsidR="00864C67">
              <w:rPr>
                <w:noProof/>
                <w:webHidden/>
              </w:rPr>
              <w:instrText xml:space="preserve"> PAGEREF _Toc162208140 \h </w:instrText>
            </w:r>
            <w:r w:rsidR="00864C67">
              <w:rPr>
                <w:noProof/>
                <w:webHidden/>
              </w:rPr>
            </w:r>
            <w:r w:rsidR="00864C67">
              <w:rPr>
                <w:noProof/>
                <w:webHidden/>
              </w:rPr>
              <w:fldChar w:fldCharType="separate"/>
            </w:r>
            <w:r w:rsidR="00864C67">
              <w:rPr>
                <w:noProof/>
                <w:webHidden/>
              </w:rPr>
              <w:t>19</w:t>
            </w:r>
            <w:r w:rsidR="00864C67">
              <w:rPr>
                <w:noProof/>
                <w:webHidden/>
              </w:rPr>
              <w:fldChar w:fldCharType="end"/>
            </w:r>
          </w:hyperlink>
        </w:p>
        <w:p w14:paraId="71443166" w14:textId="2A2CAFBE"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1" w:history="1">
            <w:r w:rsidR="00864C67" w:rsidRPr="00F62FAB">
              <w:rPr>
                <w:rStyle w:val="Hyperlink"/>
                <w:noProof/>
              </w:rPr>
              <w:t>Urban Environments</w:t>
            </w:r>
            <w:r w:rsidR="00864C67">
              <w:rPr>
                <w:noProof/>
                <w:webHidden/>
              </w:rPr>
              <w:tab/>
            </w:r>
            <w:r w:rsidR="00864C67">
              <w:rPr>
                <w:noProof/>
                <w:webHidden/>
              </w:rPr>
              <w:fldChar w:fldCharType="begin"/>
            </w:r>
            <w:r w:rsidR="00864C67">
              <w:rPr>
                <w:noProof/>
                <w:webHidden/>
              </w:rPr>
              <w:instrText xml:space="preserve"> PAGEREF _Toc162208141 \h </w:instrText>
            </w:r>
            <w:r w:rsidR="00864C67">
              <w:rPr>
                <w:noProof/>
                <w:webHidden/>
              </w:rPr>
            </w:r>
            <w:r w:rsidR="00864C67">
              <w:rPr>
                <w:noProof/>
                <w:webHidden/>
              </w:rPr>
              <w:fldChar w:fldCharType="separate"/>
            </w:r>
            <w:r w:rsidR="00864C67">
              <w:rPr>
                <w:noProof/>
                <w:webHidden/>
              </w:rPr>
              <w:t>20</w:t>
            </w:r>
            <w:r w:rsidR="00864C67">
              <w:rPr>
                <w:noProof/>
                <w:webHidden/>
              </w:rPr>
              <w:fldChar w:fldCharType="end"/>
            </w:r>
          </w:hyperlink>
        </w:p>
        <w:p w14:paraId="60281428" w14:textId="208E1EF1"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2" w:history="1">
            <w:r w:rsidR="00864C67" w:rsidRPr="00F62FAB">
              <w:rPr>
                <w:rStyle w:val="Hyperlink"/>
                <w:noProof/>
              </w:rPr>
              <w:t>Study Objectives</w:t>
            </w:r>
            <w:r w:rsidR="00864C67">
              <w:rPr>
                <w:noProof/>
                <w:webHidden/>
              </w:rPr>
              <w:tab/>
            </w:r>
            <w:r w:rsidR="00864C67">
              <w:rPr>
                <w:noProof/>
                <w:webHidden/>
              </w:rPr>
              <w:fldChar w:fldCharType="begin"/>
            </w:r>
            <w:r w:rsidR="00864C67">
              <w:rPr>
                <w:noProof/>
                <w:webHidden/>
              </w:rPr>
              <w:instrText xml:space="preserve"> PAGEREF _Toc162208142 \h </w:instrText>
            </w:r>
            <w:r w:rsidR="00864C67">
              <w:rPr>
                <w:noProof/>
                <w:webHidden/>
              </w:rPr>
            </w:r>
            <w:r w:rsidR="00864C67">
              <w:rPr>
                <w:noProof/>
                <w:webHidden/>
              </w:rPr>
              <w:fldChar w:fldCharType="separate"/>
            </w:r>
            <w:r w:rsidR="00864C67">
              <w:rPr>
                <w:noProof/>
                <w:webHidden/>
              </w:rPr>
              <w:t>21</w:t>
            </w:r>
            <w:r w:rsidR="00864C67">
              <w:rPr>
                <w:noProof/>
                <w:webHidden/>
              </w:rPr>
              <w:fldChar w:fldCharType="end"/>
            </w:r>
          </w:hyperlink>
        </w:p>
        <w:p w14:paraId="7C9A3757" w14:textId="383BC012"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3" w:history="1">
            <w:r w:rsidR="00864C67" w:rsidRPr="00F62FAB">
              <w:rPr>
                <w:rStyle w:val="Hyperlink"/>
                <w:noProof/>
              </w:rPr>
              <w:t>Significance</w:t>
            </w:r>
            <w:r w:rsidR="00864C67">
              <w:rPr>
                <w:noProof/>
                <w:webHidden/>
              </w:rPr>
              <w:tab/>
            </w:r>
            <w:r w:rsidR="00864C67">
              <w:rPr>
                <w:noProof/>
                <w:webHidden/>
              </w:rPr>
              <w:fldChar w:fldCharType="begin"/>
            </w:r>
            <w:r w:rsidR="00864C67">
              <w:rPr>
                <w:noProof/>
                <w:webHidden/>
              </w:rPr>
              <w:instrText xml:space="preserve"> PAGEREF _Toc162208143 \h </w:instrText>
            </w:r>
            <w:r w:rsidR="00864C67">
              <w:rPr>
                <w:noProof/>
                <w:webHidden/>
              </w:rPr>
            </w:r>
            <w:r w:rsidR="00864C67">
              <w:rPr>
                <w:noProof/>
                <w:webHidden/>
              </w:rPr>
              <w:fldChar w:fldCharType="separate"/>
            </w:r>
            <w:r w:rsidR="00864C67">
              <w:rPr>
                <w:noProof/>
                <w:webHidden/>
              </w:rPr>
              <w:t>22</w:t>
            </w:r>
            <w:r w:rsidR="00864C67">
              <w:rPr>
                <w:noProof/>
                <w:webHidden/>
              </w:rPr>
              <w:fldChar w:fldCharType="end"/>
            </w:r>
          </w:hyperlink>
        </w:p>
        <w:p w14:paraId="434A0BA0" w14:textId="5DB04F6C"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4" w:history="1">
            <w:r w:rsidR="00864C67" w:rsidRPr="00F62FAB">
              <w:rPr>
                <w:rStyle w:val="Hyperlink"/>
                <w:noProof/>
              </w:rPr>
              <w:t>Methods</w:t>
            </w:r>
            <w:r w:rsidR="00864C67">
              <w:rPr>
                <w:noProof/>
                <w:webHidden/>
              </w:rPr>
              <w:tab/>
            </w:r>
            <w:r w:rsidR="00864C67">
              <w:rPr>
                <w:noProof/>
                <w:webHidden/>
              </w:rPr>
              <w:fldChar w:fldCharType="begin"/>
            </w:r>
            <w:r w:rsidR="00864C67">
              <w:rPr>
                <w:noProof/>
                <w:webHidden/>
              </w:rPr>
              <w:instrText xml:space="preserve"> PAGEREF _Toc162208144 \h </w:instrText>
            </w:r>
            <w:r w:rsidR="00864C67">
              <w:rPr>
                <w:noProof/>
                <w:webHidden/>
              </w:rPr>
            </w:r>
            <w:r w:rsidR="00864C67">
              <w:rPr>
                <w:noProof/>
                <w:webHidden/>
              </w:rPr>
              <w:fldChar w:fldCharType="separate"/>
            </w:r>
            <w:r w:rsidR="00864C67">
              <w:rPr>
                <w:noProof/>
                <w:webHidden/>
              </w:rPr>
              <w:t>24</w:t>
            </w:r>
            <w:r w:rsidR="00864C67">
              <w:rPr>
                <w:noProof/>
                <w:webHidden/>
              </w:rPr>
              <w:fldChar w:fldCharType="end"/>
            </w:r>
          </w:hyperlink>
        </w:p>
        <w:p w14:paraId="0AACDF41" w14:textId="6639CCB4"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5" w:history="1">
            <w:r w:rsidR="00864C67" w:rsidRPr="00F62FAB">
              <w:rPr>
                <w:rStyle w:val="Hyperlink"/>
                <w:noProof/>
              </w:rPr>
              <w:t>Site Selection</w:t>
            </w:r>
            <w:r w:rsidR="00864C67">
              <w:rPr>
                <w:noProof/>
                <w:webHidden/>
              </w:rPr>
              <w:tab/>
            </w:r>
            <w:r w:rsidR="00864C67">
              <w:rPr>
                <w:noProof/>
                <w:webHidden/>
              </w:rPr>
              <w:fldChar w:fldCharType="begin"/>
            </w:r>
            <w:r w:rsidR="00864C67">
              <w:rPr>
                <w:noProof/>
                <w:webHidden/>
              </w:rPr>
              <w:instrText xml:space="preserve"> PAGEREF _Toc162208145 \h </w:instrText>
            </w:r>
            <w:r w:rsidR="00864C67">
              <w:rPr>
                <w:noProof/>
                <w:webHidden/>
              </w:rPr>
            </w:r>
            <w:r w:rsidR="00864C67">
              <w:rPr>
                <w:noProof/>
                <w:webHidden/>
              </w:rPr>
              <w:fldChar w:fldCharType="separate"/>
            </w:r>
            <w:r w:rsidR="00864C67">
              <w:rPr>
                <w:noProof/>
                <w:webHidden/>
              </w:rPr>
              <w:t>24</w:t>
            </w:r>
            <w:r w:rsidR="00864C67">
              <w:rPr>
                <w:noProof/>
                <w:webHidden/>
              </w:rPr>
              <w:fldChar w:fldCharType="end"/>
            </w:r>
          </w:hyperlink>
        </w:p>
        <w:p w14:paraId="24FD8A32" w14:textId="48303B96"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6" w:history="1">
            <w:r w:rsidR="00864C67" w:rsidRPr="00F62FAB">
              <w:rPr>
                <w:rStyle w:val="Hyperlink"/>
                <w:noProof/>
              </w:rPr>
              <w:t>Field observation</w:t>
            </w:r>
            <w:r w:rsidR="00864C67">
              <w:rPr>
                <w:noProof/>
                <w:webHidden/>
              </w:rPr>
              <w:tab/>
            </w:r>
            <w:r w:rsidR="00864C67">
              <w:rPr>
                <w:noProof/>
                <w:webHidden/>
              </w:rPr>
              <w:fldChar w:fldCharType="begin"/>
            </w:r>
            <w:r w:rsidR="00864C67">
              <w:rPr>
                <w:noProof/>
                <w:webHidden/>
              </w:rPr>
              <w:instrText xml:space="preserve"> PAGEREF _Toc162208146 \h </w:instrText>
            </w:r>
            <w:r w:rsidR="00864C67">
              <w:rPr>
                <w:noProof/>
                <w:webHidden/>
              </w:rPr>
            </w:r>
            <w:r w:rsidR="00864C67">
              <w:rPr>
                <w:noProof/>
                <w:webHidden/>
              </w:rPr>
              <w:fldChar w:fldCharType="separate"/>
            </w:r>
            <w:r w:rsidR="00864C67">
              <w:rPr>
                <w:noProof/>
                <w:webHidden/>
              </w:rPr>
              <w:t>24</w:t>
            </w:r>
            <w:r w:rsidR="00864C67">
              <w:rPr>
                <w:noProof/>
                <w:webHidden/>
              </w:rPr>
              <w:fldChar w:fldCharType="end"/>
            </w:r>
          </w:hyperlink>
        </w:p>
        <w:p w14:paraId="2DAB61E1" w14:textId="0442AA85"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7" w:history="1">
            <w:r w:rsidR="00864C67" w:rsidRPr="00F62FAB">
              <w:rPr>
                <w:rStyle w:val="Hyperlink"/>
                <w:noProof/>
              </w:rPr>
              <w:t>Video Analysis</w:t>
            </w:r>
            <w:r w:rsidR="00864C67">
              <w:rPr>
                <w:noProof/>
                <w:webHidden/>
              </w:rPr>
              <w:tab/>
            </w:r>
            <w:r w:rsidR="00864C67">
              <w:rPr>
                <w:noProof/>
                <w:webHidden/>
              </w:rPr>
              <w:fldChar w:fldCharType="begin"/>
            </w:r>
            <w:r w:rsidR="00864C67">
              <w:rPr>
                <w:noProof/>
                <w:webHidden/>
              </w:rPr>
              <w:instrText xml:space="preserve"> PAGEREF _Toc162208147 \h </w:instrText>
            </w:r>
            <w:r w:rsidR="00864C67">
              <w:rPr>
                <w:noProof/>
                <w:webHidden/>
              </w:rPr>
            </w:r>
            <w:r w:rsidR="00864C67">
              <w:rPr>
                <w:noProof/>
                <w:webHidden/>
              </w:rPr>
              <w:fldChar w:fldCharType="separate"/>
            </w:r>
            <w:r w:rsidR="00864C67">
              <w:rPr>
                <w:noProof/>
                <w:webHidden/>
              </w:rPr>
              <w:t>27</w:t>
            </w:r>
            <w:r w:rsidR="00864C67">
              <w:rPr>
                <w:noProof/>
                <w:webHidden/>
              </w:rPr>
              <w:fldChar w:fldCharType="end"/>
            </w:r>
          </w:hyperlink>
        </w:p>
        <w:p w14:paraId="22D6B3AE" w14:textId="704D1B2F"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8" w:history="1">
            <w:r w:rsidR="00864C67" w:rsidRPr="00F62FAB">
              <w:rPr>
                <w:rStyle w:val="Hyperlink"/>
                <w:noProof/>
              </w:rPr>
              <w:t>Statistical Analysis</w:t>
            </w:r>
            <w:r w:rsidR="00864C67">
              <w:rPr>
                <w:noProof/>
                <w:webHidden/>
              </w:rPr>
              <w:tab/>
            </w:r>
            <w:r w:rsidR="00864C67">
              <w:rPr>
                <w:noProof/>
                <w:webHidden/>
              </w:rPr>
              <w:fldChar w:fldCharType="begin"/>
            </w:r>
            <w:r w:rsidR="00864C67">
              <w:rPr>
                <w:noProof/>
                <w:webHidden/>
              </w:rPr>
              <w:instrText xml:space="preserve"> PAGEREF _Toc162208148 \h </w:instrText>
            </w:r>
            <w:r w:rsidR="00864C67">
              <w:rPr>
                <w:noProof/>
                <w:webHidden/>
              </w:rPr>
            </w:r>
            <w:r w:rsidR="00864C67">
              <w:rPr>
                <w:noProof/>
                <w:webHidden/>
              </w:rPr>
              <w:fldChar w:fldCharType="separate"/>
            </w:r>
            <w:r w:rsidR="00864C67">
              <w:rPr>
                <w:noProof/>
                <w:webHidden/>
              </w:rPr>
              <w:t>27</w:t>
            </w:r>
            <w:r w:rsidR="00864C67">
              <w:rPr>
                <w:noProof/>
                <w:webHidden/>
              </w:rPr>
              <w:fldChar w:fldCharType="end"/>
            </w:r>
          </w:hyperlink>
        </w:p>
        <w:p w14:paraId="21B7E3DE" w14:textId="5429FD0B"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9" w:history="1">
            <w:r w:rsidR="00864C67" w:rsidRPr="00F62FAB">
              <w:rPr>
                <w:rStyle w:val="Hyperlink"/>
                <w:noProof/>
              </w:rPr>
              <w:t>Results</w:t>
            </w:r>
            <w:r w:rsidR="00864C67">
              <w:rPr>
                <w:noProof/>
                <w:webHidden/>
              </w:rPr>
              <w:tab/>
            </w:r>
            <w:r w:rsidR="00864C67">
              <w:rPr>
                <w:noProof/>
                <w:webHidden/>
              </w:rPr>
              <w:fldChar w:fldCharType="begin"/>
            </w:r>
            <w:r w:rsidR="00864C67">
              <w:rPr>
                <w:noProof/>
                <w:webHidden/>
              </w:rPr>
              <w:instrText xml:space="preserve"> PAGEREF _Toc162208149 \h </w:instrText>
            </w:r>
            <w:r w:rsidR="00864C67">
              <w:rPr>
                <w:noProof/>
                <w:webHidden/>
              </w:rPr>
            </w:r>
            <w:r w:rsidR="00864C67">
              <w:rPr>
                <w:noProof/>
                <w:webHidden/>
              </w:rPr>
              <w:fldChar w:fldCharType="separate"/>
            </w:r>
            <w:r w:rsidR="00864C67">
              <w:rPr>
                <w:noProof/>
                <w:webHidden/>
              </w:rPr>
              <w:t>29</w:t>
            </w:r>
            <w:r w:rsidR="00864C67">
              <w:rPr>
                <w:noProof/>
                <w:webHidden/>
              </w:rPr>
              <w:fldChar w:fldCharType="end"/>
            </w:r>
          </w:hyperlink>
        </w:p>
        <w:p w14:paraId="26AD8455" w14:textId="3EE327AE"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0" w:history="1">
            <w:r w:rsidR="00864C67" w:rsidRPr="00F62FAB">
              <w:rPr>
                <w:rStyle w:val="Hyperlink"/>
                <w:noProof/>
              </w:rPr>
              <w:t>Sentinel presence</w:t>
            </w:r>
            <w:r w:rsidR="00864C67">
              <w:rPr>
                <w:noProof/>
                <w:webHidden/>
              </w:rPr>
              <w:tab/>
            </w:r>
            <w:r w:rsidR="00864C67">
              <w:rPr>
                <w:noProof/>
                <w:webHidden/>
              </w:rPr>
              <w:fldChar w:fldCharType="begin"/>
            </w:r>
            <w:r w:rsidR="00864C67">
              <w:rPr>
                <w:noProof/>
                <w:webHidden/>
              </w:rPr>
              <w:instrText xml:space="preserve"> PAGEREF _Toc162208150 \h </w:instrText>
            </w:r>
            <w:r w:rsidR="00864C67">
              <w:rPr>
                <w:noProof/>
                <w:webHidden/>
              </w:rPr>
            </w:r>
            <w:r w:rsidR="00864C67">
              <w:rPr>
                <w:noProof/>
                <w:webHidden/>
              </w:rPr>
              <w:fldChar w:fldCharType="separate"/>
            </w:r>
            <w:r w:rsidR="00864C67">
              <w:rPr>
                <w:noProof/>
                <w:webHidden/>
              </w:rPr>
              <w:t>29</w:t>
            </w:r>
            <w:r w:rsidR="00864C67">
              <w:rPr>
                <w:noProof/>
                <w:webHidden/>
              </w:rPr>
              <w:fldChar w:fldCharType="end"/>
            </w:r>
          </w:hyperlink>
        </w:p>
        <w:p w14:paraId="69BA6BB2" w14:textId="286AD4D7"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1" w:history="1">
            <w:r w:rsidR="00864C67" w:rsidRPr="00F62FAB">
              <w:rPr>
                <w:rStyle w:val="Hyperlink"/>
                <w:noProof/>
              </w:rPr>
              <w:t>Proportion of time allocated to each behaviour</w:t>
            </w:r>
            <w:r w:rsidR="00864C67">
              <w:rPr>
                <w:noProof/>
                <w:webHidden/>
              </w:rPr>
              <w:tab/>
            </w:r>
            <w:r w:rsidR="00864C67">
              <w:rPr>
                <w:noProof/>
                <w:webHidden/>
              </w:rPr>
              <w:fldChar w:fldCharType="begin"/>
            </w:r>
            <w:r w:rsidR="00864C67">
              <w:rPr>
                <w:noProof/>
                <w:webHidden/>
              </w:rPr>
              <w:instrText xml:space="preserve"> PAGEREF _Toc162208151 \h </w:instrText>
            </w:r>
            <w:r w:rsidR="00864C67">
              <w:rPr>
                <w:noProof/>
                <w:webHidden/>
              </w:rPr>
            </w:r>
            <w:r w:rsidR="00864C67">
              <w:rPr>
                <w:noProof/>
                <w:webHidden/>
              </w:rPr>
              <w:fldChar w:fldCharType="separate"/>
            </w:r>
            <w:r w:rsidR="00864C67">
              <w:rPr>
                <w:noProof/>
                <w:webHidden/>
              </w:rPr>
              <w:t>29</w:t>
            </w:r>
            <w:r w:rsidR="00864C67">
              <w:rPr>
                <w:noProof/>
                <w:webHidden/>
              </w:rPr>
              <w:fldChar w:fldCharType="end"/>
            </w:r>
          </w:hyperlink>
        </w:p>
        <w:p w14:paraId="2FC27C0F" w14:textId="2DC42E77"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2" w:history="1">
            <w:r w:rsidR="00864C67" w:rsidRPr="00F62FAB">
              <w:rPr>
                <w:rStyle w:val="Hyperlink"/>
                <w:noProof/>
              </w:rPr>
              <w:t>Duration of bouts of all behaviours</w:t>
            </w:r>
            <w:r w:rsidR="00864C67">
              <w:rPr>
                <w:noProof/>
                <w:webHidden/>
              </w:rPr>
              <w:tab/>
            </w:r>
            <w:r w:rsidR="00864C67">
              <w:rPr>
                <w:noProof/>
                <w:webHidden/>
              </w:rPr>
              <w:fldChar w:fldCharType="begin"/>
            </w:r>
            <w:r w:rsidR="00864C67">
              <w:rPr>
                <w:noProof/>
                <w:webHidden/>
              </w:rPr>
              <w:instrText xml:space="preserve"> PAGEREF _Toc162208152 \h </w:instrText>
            </w:r>
            <w:r w:rsidR="00864C67">
              <w:rPr>
                <w:noProof/>
                <w:webHidden/>
              </w:rPr>
            </w:r>
            <w:r w:rsidR="00864C67">
              <w:rPr>
                <w:noProof/>
                <w:webHidden/>
              </w:rPr>
              <w:fldChar w:fldCharType="separate"/>
            </w:r>
            <w:r w:rsidR="00864C67">
              <w:rPr>
                <w:noProof/>
                <w:webHidden/>
              </w:rPr>
              <w:t>32</w:t>
            </w:r>
            <w:r w:rsidR="00864C67">
              <w:rPr>
                <w:noProof/>
                <w:webHidden/>
              </w:rPr>
              <w:fldChar w:fldCharType="end"/>
            </w:r>
          </w:hyperlink>
        </w:p>
        <w:p w14:paraId="531E109B" w14:textId="4DAA85D1"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3" w:history="1">
            <w:r w:rsidR="00864C67" w:rsidRPr="00F62FAB">
              <w:rPr>
                <w:rStyle w:val="Hyperlink"/>
                <w:noProof/>
              </w:rPr>
              <w:t>Duration of bouts of “foraging” behaviour</w:t>
            </w:r>
            <w:r w:rsidR="00864C67">
              <w:rPr>
                <w:noProof/>
                <w:webHidden/>
              </w:rPr>
              <w:tab/>
            </w:r>
            <w:r w:rsidR="00864C67">
              <w:rPr>
                <w:noProof/>
                <w:webHidden/>
              </w:rPr>
              <w:fldChar w:fldCharType="begin"/>
            </w:r>
            <w:r w:rsidR="00864C67">
              <w:rPr>
                <w:noProof/>
                <w:webHidden/>
              </w:rPr>
              <w:instrText xml:space="preserve"> PAGEREF _Toc162208153 \h </w:instrText>
            </w:r>
            <w:r w:rsidR="00864C67">
              <w:rPr>
                <w:noProof/>
                <w:webHidden/>
              </w:rPr>
            </w:r>
            <w:r w:rsidR="00864C67">
              <w:rPr>
                <w:noProof/>
                <w:webHidden/>
              </w:rPr>
              <w:fldChar w:fldCharType="separate"/>
            </w:r>
            <w:r w:rsidR="00864C67">
              <w:rPr>
                <w:noProof/>
                <w:webHidden/>
              </w:rPr>
              <w:t>32</w:t>
            </w:r>
            <w:r w:rsidR="00864C67">
              <w:rPr>
                <w:noProof/>
                <w:webHidden/>
              </w:rPr>
              <w:fldChar w:fldCharType="end"/>
            </w:r>
          </w:hyperlink>
        </w:p>
        <w:p w14:paraId="436FFD40" w14:textId="49F584C6"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4" w:history="1">
            <w:r w:rsidR="00864C67" w:rsidRPr="00F62FAB">
              <w:rPr>
                <w:rStyle w:val="Hyperlink"/>
                <w:noProof/>
              </w:rPr>
              <w:t>Duration of bouts of “alert” behaviour</w:t>
            </w:r>
            <w:r w:rsidR="00864C67">
              <w:rPr>
                <w:noProof/>
                <w:webHidden/>
              </w:rPr>
              <w:tab/>
            </w:r>
            <w:r w:rsidR="00864C67">
              <w:rPr>
                <w:noProof/>
                <w:webHidden/>
              </w:rPr>
              <w:fldChar w:fldCharType="begin"/>
            </w:r>
            <w:r w:rsidR="00864C67">
              <w:rPr>
                <w:noProof/>
                <w:webHidden/>
              </w:rPr>
              <w:instrText xml:space="preserve"> PAGEREF _Toc162208154 \h </w:instrText>
            </w:r>
            <w:r w:rsidR="00864C67">
              <w:rPr>
                <w:noProof/>
                <w:webHidden/>
              </w:rPr>
            </w:r>
            <w:r w:rsidR="00864C67">
              <w:rPr>
                <w:noProof/>
                <w:webHidden/>
              </w:rPr>
              <w:fldChar w:fldCharType="separate"/>
            </w:r>
            <w:r w:rsidR="00864C67">
              <w:rPr>
                <w:noProof/>
                <w:webHidden/>
              </w:rPr>
              <w:t>35</w:t>
            </w:r>
            <w:r w:rsidR="00864C67">
              <w:rPr>
                <w:noProof/>
                <w:webHidden/>
              </w:rPr>
              <w:fldChar w:fldCharType="end"/>
            </w:r>
          </w:hyperlink>
        </w:p>
        <w:p w14:paraId="3A534C27" w14:textId="72399294"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5" w:history="1">
            <w:r w:rsidR="00864C67" w:rsidRPr="00F62FAB">
              <w:rPr>
                <w:rStyle w:val="Hyperlink"/>
                <w:noProof/>
              </w:rPr>
              <w:t>Foraging rate</w:t>
            </w:r>
            <w:r w:rsidR="00864C67">
              <w:rPr>
                <w:noProof/>
                <w:webHidden/>
              </w:rPr>
              <w:tab/>
            </w:r>
            <w:r w:rsidR="00864C67">
              <w:rPr>
                <w:noProof/>
                <w:webHidden/>
              </w:rPr>
              <w:fldChar w:fldCharType="begin"/>
            </w:r>
            <w:r w:rsidR="00864C67">
              <w:rPr>
                <w:noProof/>
                <w:webHidden/>
              </w:rPr>
              <w:instrText xml:space="preserve"> PAGEREF _Toc162208155 \h </w:instrText>
            </w:r>
            <w:r w:rsidR="00864C67">
              <w:rPr>
                <w:noProof/>
                <w:webHidden/>
              </w:rPr>
            </w:r>
            <w:r w:rsidR="00864C67">
              <w:rPr>
                <w:noProof/>
                <w:webHidden/>
              </w:rPr>
              <w:fldChar w:fldCharType="separate"/>
            </w:r>
            <w:r w:rsidR="00864C67">
              <w:rPr>
                <w:noProof/>
                <w:webHidden/>
              </w:rPr>
              <w:t>38</w:t>
            </w:r>
            <w:r w:rsidR="00864C67">
              <w:rPr>
                <w:noProof/>
                <w:webHidden/>
              </w:rPr>
              <w:fldChar w:fldCharType="end"/>
            </w:r>
          </w:hyperlink>
        </w:p>
        <w:p w14:paraId="289D4E15" w14:textId="74BC166D"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6" w:history="1">
            <w:r w:rsidR="00864C67" w:rsidRPr="00F62FAB">
              <w:rPr>
                <w:rStyle w:val="Hyperlink"/>
                <w:noProof/>
              </w:rPr>
              <w:t>Transition analysis</w:t>
            </w:r>
            <w:r w:rsidR="00864C67">
              <w:rPr>
                <w:noProof/>
                <w:webHidden/>
              </w:rPr>
              <w:tab/>
            </w:r>
            <w:r w:rsidR="00864C67">
              <w:rPr>
                <w:noProof/>
                <w:webHidden/>
              </w:rPr>
              <w:fldChar w:fldCharType="begin"/>
            </w:r>
            <w:r w:rsidR="00864C67">
              <w:rPr>
                <w:noProof/>
                <w:webHidden/>
              </w:rPr>
              <w:instrText xml:space="preserve"> PAGEREF _Toc162208156 \h </w:instrText>
            </w:r>
            <w:r w:rsidR="00864C67">
              <w:rPr>
                <w:noProof/>
                <w:webHidden/>
              </w:rPr>
            </w:r>
            <w:r w:rsidR="00864C67">
              <w:rPr>
                <w:noProof/>
                <w:webHidden/>
              </w:rPr>
              <w:fldChar w:fldCharType="separate"/>
            </w:r>
            <w:r w:rsidR="00864C67">
              <w:rPr>
                <w:noProof/>
                <w:webHidden/>
              </w:rPr>
              <w:t>38</w:t>
            </w:r>
            <w:r w:rsidR="00864C67">
              <w:rPr>
                <w:noProof/>
                <w:webHidden/>
              </w:rPr>
              <w:fldChar w:fldCharType="end"/>
            </w:r>
          </w:hyperlink>
        </w:p>
        <w:p w14:paraId="35C95445" w14:textId="7CF8D54D"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7" w:history="1">
            <w:r w:rsidR="00864C67" w:rsidRPr="00F62FAB">
              <w:rPr>
                <w:rStyle w:val="Hyperlink"/>
                <w:noProof/>
              </w:rPr>
              <w:t>Discussion</w:t>
            </w:r>
            <w:r w:rsidR="00864C67">
              <w:rPr>
                <w:noProof/>
                <w:webHidden/>
              </w:rPr>
              <w:tab/>
            </w:r>
            <w:r w:rsidR="00864C67">
              <w:rPr>
                <w:noProof/>
                <w:webHidden/>
              </w:rPr>
              <w:fldChar w:fldCharType="begin"/>
            </w:r>
            <w:r w:rsidR="00864C67">
              <w:rPr>
                <w:noProof/>
                <w:webHidden/>
              </w:rPr>
              <w:instrText xml:space="preserve"> PAGEREF _Toc162208157 \h </w:instrText>
            </w:r>
            <w:r w:rsidR="00864C67">
              <w:rPr>
                <w:noProof/>
                <w:webHidden/>
              </w:rPr>
            </w:r>
            <w:r w:rsidR="00864C67">
              <w:rPr>
                <w:noProof/>
                <w:webHidden/>
              </w:rPr>
              <w:fldChar w:fldCharType="separate"/>
            </w:r>
            <w:r w:rsidR="00864C67">
              <w:rPr>
                <w:noProof/>
                <w:webHidden/>
              </w:rPr>
              <w:t>46</w:t>
            </w:r>
            <w:r w:rsidR="00864C67">
              <w:rPr>
                <w:noProof/>
                <w:webHidden/>
              </w:rPr>
              <w:fldChar w:fldCharType="end"/>
            </w:r>
          </w:hyperlink>
        </w:p>
        <w:p w14:paraId="07B2B057" w14:textId="684F20B8"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8" w:history="1">
            <w:r w:rsidR="00864C67" w:rsidRPr="00F62FAB">
              <w:rPr>
                <w:rStyle w:val="Hyperlink"/>
                <w:noProof/>
              </w:rPr>
              <w:t>Sentinel behaviour</w:t>
            </w:r>
            <w:r w:rsidR="00864C67">
              <w:rPr>
                <w:noProof/>
                <w:webHidden/>
              </w:rPr>
              <w:tab/>
            </w:r>
            <w:r w:rsidR="00864C67">
              <w:rPr>
                <w:noProof/>
                <w:webHidden/>
              </w:rPr>
              <w:fldChar w:fldCharType="begin"/>
            </w:r>
            <w:r w:rsidR="00864C67">
              <w:rPr>
                <w:noProof/>
                <w:webHidden/>
              </w:rPr>
              <w:instrText xml:space="preserve"> PAGEREF _Toc162208158 \h </w:instrText>
            </w:r>
            <w:r w:rsidR="00864C67">
              <w:rPr>
                <w:noProof/>
                <w:webHidden/>
              </w:rPr>
            </w:r>
            <w:r w:rsidR="00864C67">
              <w:rPr>
                <w:noProof/>
                <w:webHidden/>
              </w:rPr>
              <w:fldChar w:fldCharType="separate"/>
            </w:r>
            <w:r w:rsidR="00864C67">
              <w:rPr>
                <w:noProof/>
                <w:webHidden/>
              </w:rPr>
              <w:t>46</w:t>
            </w:r>
            <w:r w:rsidR="00864C67">
              <w:rPr>
                <w:noProof/>
                <w:webHidden/>
              </w:rPr>
              <w:fldChar w:fldCharType="end"/>
            </w:r>
          </w:hyperlink>
        </w:p>
        <w:p w14:paraId="6D23A1D7" w14:textId="47F7B657"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9" w:history="1">
            <w:r w:rsidR="00864C67" w:rsidRPr="00F62FAB">
              <w:rPr>
                <w:rStyle w:val="Hyperlink"/>
                <w:noProof/>
              </w:rPr>
              <w:t>Generalized Environment</w:t>
            </w:r>
            <w:r w:rsidR="00864C67">
              <w:rPr>
                <w:noProof/>
                <w:webHidden/>
              </w:rPr>
              <w:tab/>
            </w:r>
            <w:r w:rsidR="00864C67">
              <w:rPr>
                <w:noProof/>
                <w:webHidden/>
              </w:rPr>
              <w:fldChar w:fldCharType="begin"/>
            </w:r>
            <w:r w:rsidR="00864C67">
              <w:rPr>
                <w:noProof/>
                <w:webHidden/>
              </w:rPr>
              <w:instrText xml:space="preserve"> PAGEREF _Toc162208159 \h </w:instrText>
            </w:r>
            <w:r w:rsidR="00864C67">
              <w:rPr>
                <w:noProof/>
                <w:webHidden/>
              </w:rPr>
            </w:r>
            <w:r w:rsidR="00864C67">
              <w:rPr>
                <w:noProof/>
                <w:webHidden/>
              </w:rPr>
              <w:fldChar w:fldCharType="separate"/>
            </w:r>
            <w:r w:rsidR="00864C67">
              <w:rPr>
                <w:noProof/>
                <w:webHidden/>
              </w:rPr>
              <w:t>48</w:t>
            </w:r>
            <w:r w:rsidR="00864C67">
              <w:rPr>
                <w:noProof/>
                <w:webHidden/>
              </w:rPr>
              <w:fldChar w:fldCharType="end"/>
            </w:r>
          </w:hyperlink>
        </w:p>
        <w:p w14:paraId="0B04A3B4" w14:textId="5572A190"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0" w:history="1">
            <w:r w:rsidR="00864C67" w:rsidRPr="00F62FAB">
              <w:rPr>
                <w:rStyle w:val="Hyperlink"/>
                <w:noProof/>
              </w:rPr>
              <w:t>Disturbances</w:t>
            </w:r>
            <w:r w:rsidR="00864C67">
              <w:rPr>
                <w:noProof/>
                <w:webHidden/>
              </w:rPr>
              <w:tab/>
            </w:r>
            <w:r w:rsidR="00864C67">
              <w:rPr>
                <w:noProof/>
                <w:webHidden/>
              </w:rPr>
              <w:fldChar w:fldCharType="begin"/>
            </w:r>
            <w:r w:rsidR="00864C67">
              <w:rPr>
                <w:noProof/>
                <w:webHidden/>
              </w:rPr>
              <w:instrText xml:space="preserve"> PAGEREF _Toc162208160 \h </w:instrText>
            </w:r>
            <w:r w:rsidR="00864C67">
              <w:rPr>
                <w:noProof/>
                <w:webHidden/>
              </w:rPr>
            </w:r>
            <w:r w:rsidR="00864C67">
              <w:rPr>
                <w:noProof/>
                <w:webHidden/>
              </w:rPr>
              <w:fldChar w:fldCharType="separate"/>
            </w:r>
            <w:r w:rsidR="00864C67">
              <w:rPr>
                <w:noProof/>
                <w:webHidden/>
              </w:rPr>
              <w:t>50</w:t>
            </w:r>
            <w:r w:rsidR="00864C67">
              <w:rPr>
                <w:noProof/>
                <w:webHidden/>
              </w:rPr>
              <w:fldChar w:fldCharType="end"/>
            </w:r>
          </w:hyperlink>
        </w:p>
        <w:p w14:paraId="4C08E7C3" w14:textId="6D0FBF47"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1" w:history="1">
            <w:r w:rsidR="00864C67" w:rsidRPr="00F62FAB">
              <w:rPr>
                <w:rStyle w:val="Hyperlink"/>
                <w:noProof/>
              </w:rPr>
              <w:t>Baited sites</w:t>
            </w:r>
            <w:r w:rsidR="00864C67">
              <w:rPr>
                <w:noProof/>
                <w:webHidden/>
              </w:rPr>
              <w:tab/>
            </w:r>
            <w:r w:rsidR="00864C67">
              <w:rPr>
                <w:noProof/>
                <w:webHidden/>
              </w:rPr>
              <w:fldChar w:fldCharType="begin"/>
            </w:r>
            <w:r w:rsidR="00864C67">
              <w:rPr>
                <w:noProof/>
                <w:webHidden/>
              </w:rPr>
              <w:instrText xml:space="preserve"> PAGEREF _Toc162208161 \h </w:instrText>
            </w:r>
            <w:r w:rsidR="00864C67">
              <w:rPr>
                <w:noProof/>
                <w:webHidden/>
              </w:rPr>
            </w:r>
            <w:r w:rsidR="00864C67">
              <w:rPr>
                <w:noProof/>
                <w:webHidden/>
              </w:rPr>
              <w:fldChar w:fldCharType="separate"/>
            </w:r>
            <w:r w:rsidR="00864C67">
              <w:rPr>
                <w:noProof/>
                <w:webHidden/>
              </w:rPr>
              <w:t>51</w:t>
            </w:r>
            <w:r w:rsidR="00864C67">
              <w:rPr>
                <w:noProof/>
                <w:webHidden/>
              </w:rPr>
              <w:fldChar w:fldCharType="end"/>
            </w:r>
          </w:hyperlink>
        </w:p>
        <w:p w14:paraId="0CB00699" w14:textId="5CDB8FB5"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2" w:history="1">
            <w:r w:rsidR="00864C67" w:rsidRPr="00F62FAB">
              <w:rPr>
                <w:rStyle w:val="Hyperlink"/>
                <w:noProof/>
              </w:rPr>
              <w:t>Group Size</w:t>
            </w:r>
            <w:r w:rsidR="00864C67">
              <w:rPr>
                <w:noProof/>
                <w:webHidden/>
              </w:rPr>
              <w:tab/>
            </w:r>
            <w:r w:rsidR="00864C67">
              <w:rPr>
                <w:noProof/>
                <w:webHidden/>
              </w:rPr>
              <w:fldChar w:fldCharType="begin"/>
            </w:r>
            <w:r w:rsidR="00864C67">
              <w:rPr>
                <w:noProof/>
                <w:webHidden/>
              </w:rPr>
              <w:instrText xml:space="preserve"> PAGEREF _Toc162208162 \h </w:instrText>
            </w:r>
            <w:r w:rsidR="00864C67">
              <w:rPr>
                <w:noProof/>
                <w:webHidden/>
              </w:rPr>
            </w:r>
            <w:r w:rsidR="00864C67">
              <w:rPr>
                <w:noProof/>
                <w:webHidden/>
              </w:rPr>
              <w:fldChar w:fldCharType="separate"/>
            </w:r>
            <w:r w:rsidR="00864C67">
              <w:rPr>
                <w:noProof/>
                <w:webHidden/>
              </w:rPr>
              <w:t>51</w:t>
            </w:r>
            <w:r w:rsidR="00864C67">
              <w:rPr>
                <w:noProof/>
                <w:webHidden/>
              </w:rPr>
              <w:fldChar w:fldCharType="end"/>
            </w:r>
          </w:hyperlink>
        </w:p>
        <w:p w14:paraId="57F9DE7E" w14:textId="31F65BF2"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3" w:history="1">
            <w:r w:rsidR="00864C67" w:rsidRPr="00F62FAB">
              <w:rPr>
                <w:rStyle w:val="Hyperlink"/>
                <w:noProof/>
              </w:rPr>
              <w:t>Future directions and improvements</w:t>
            </w:r>
            <w:r w:rsidR="00864C67">
              <w:rPr>
                <w:noProof/>
                <w:webHidden/>
              </w:rPr>
              <w:tab/>
            </w:r>
            <w:r w:rsidR="00864C67">
              <w:rPr>
                <w:noProof/>
                <w:webHidden/>
              </w:rPr>
              <w:fldChar w:fldCharType="begin"/>
            </w:r>
            <w:r w:rsidR="00864C67">
              <w:rPr>
                <w:noProof/>
                <w:webHidden/>
              </w:rPr>
              <w:instrText xml:space="preserve"> PAGEREF _Toc162208163 \h </w:instrText>
            </w:r>
            <w:r w:rsidR="00864C67">
              <w:rPr>
                <w:noProof/>
                <w:webHidden/>
              </w:rPr>
            </w:r>
            <w:r w:rsidR="00864C67">
              <w:rPr>
                <w:noProof/>
                <w:webHidden/>
              </w:rPr>
              <w:fldChar w:fldCharType="separate"/>
            </w:r>
            <w:r w:rsidR="00864C67">
              <w:rPr>
                <w:noProof/>
                <w:webHidden/>
              </w:rPr>
              <w:t>52</w:t>
            </w:r>
            <w:r w:rsidR="00864C67">
              <w:rPr>
                <w:noProof/>
                <w:webHidden/>
              </w:rPr>
              <w:fldChar w:fldCharType="end"/>
            </w:r>
          </w:hyperlink>
        </w:p>
        <w:p w14:paraId="27D9697B" w14:textId="2348A2F5"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4" w:history="1">
            <w:r w:rsidR="00864C67" w:rsidRPr="00F62FAB">
              <w:rPr>
                <w:rStyle w:val="Hyperlink"/>
                <w:noProof/>
              </w:rPr>
              <w:t>Conclusion</w:t>
            </w:r>
            <w:r w:rsidR="00864C67">
              <w:rPr>
                <w:noProof/>
                <w:webHidden/>
              </w:rPr>
              <w:tab/>
            </w:r>
            <w:r w:rsidR="00864C67">
              <w:rPr>
                <w:noProof/>
                <w:webHidden/>
              </w:rPr>
              <w:fldChar w:fldCharType="begin"/>
            </w:r>
            <w:r w:rsidR="00864C67">
              <w:rPr>
                <w:noProof/>
                <w:webHidden/>
              </w:rPr>
              <w:instrText xml:space="preserve"> PAGEREF _Toc162208164 \h </w:instrText>
            </w:r>
            <w:r w:rsidR="00864C67">
              <w:rPr>
                <w:noProof/>
                <w:webHidden/>
              </w:rPr>
            </w:r>
            <w:r w:rsidR="00864C67">
              <w:rPr>
                <w:noProof/>
                <w:webHidden/>
              </w:rPr>
              <w:fldChar w:fldCharType="separate"/>
            </w:r>
            <w:r w:rsidR="00864C67">
              <w:rPr>
                <w:noProof/>
                <w:webHidden/>
              </w:rPr>
              <w:t>52</w:t>
            </w:r>
            <w:r w:rsidR="00864C67">
              <w:rPr>
                <w:noProof/>
                <w:webHidden/>
              </w:rPr>
              <w:fldChar w:fldCharType="end"/>
            </w:r>
          </w:hyperlink>
        </w:p>
        <w:p w14:paraId="5AB06820" w14:textId="244B1723"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65" w:history="1">
            <w:r w:rsidR="00864C67" w:rsidRPr="00F62FAB">
              <w:rPr>
                <w:rStyle w:val="Hyperlink"/>
                <w:noProof/>
              </w:rPr>
              <w:t>General Discussion</w:t>
            </w:r>
            <w:r w:rsidR="00864C67">
              <w:rPr>
                <w:noProof/>
                <w:webHidden/>
              </w:rPr>
              <w:tab/>
            </w:r>
            <w:r w:rsidR="00864C67">
              <w:rPr>
                <w:noProof/>
                <w:webHidden/>
              </w:rPr>
              <w:fldChar w:fldCharType="begin"/>
            </w:r>
            <w:r w:rsidR="00864C67">
              <w:rPr>
                <w:noProof/>
                <w:webHidden/>
              </w:rPr>
              <w:instrText xml:space="preserve"> PAGEREF _Toc162208165 \h </w:instrText>
            </w:r>
            <w:r w:rsidR="00864C67">
              <w:rPr>
                <w:noProof/>
                <w:webHidden/>
              </w:rPr>
            </w:r>
            <w:r w:rsidR="00864C67">
              <w:rPr>
                <w:noProof/>
                <w:webHidden/>
              </w:rPr>
              <w:fldChar w:fldCharType="separate"/>
            </w:r>
            <w:r w:rsidR="00864C67">
              <w:rPr>
                <w:noProof/>
                <w:webHidden/>
              </w:rPr>
              <w:t>54</w:t>
            </w:r>
            <w:r w:rsidR="00864C67">
              <w:rPr>
                <w:noProof/>
                <w:webHidden/>
              </w:rPr>
              <w:fldChar w:fldCharType="end"/>
            </w:r>
          </w:hyperlink>
        </w:p>
        <w:p w14:paraId="3C9788AA" w14:textId="736AD1D3"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66" w:history="1">
            <w:r w:rsidR="00864C67" w:rsidRPr="00F62FAB">
              <w:rPr>
                <w:rStyle w:val="Hyperlink"/>
                <w:noProof/>
              </w:rPr>
              <w:t>References</w:t>
            </w:r>
            <w:r w:rsidR="00864C67">
              <w:rPr>
                <w:noProof/>
                <w:webHidden/>
              </w:rPr>
              <w:tab/>
            </w:r>
            <w:r w:rsidR="00864C67">
              <w:rPr>
                <w:noProof/>
                <w:webHidden/>
              </w:rPr>
              <w:fldChar w:fldCharType="begin"/>
            </w:r>
            <w:r w:rsidR="00864C67">
              <w:rPr>
                <w:noProof/>
                <w:webHidden/>
              </w:rPr>
              <w:instrText xml:space="preserve"> PAGEREF _Toc162208166 \h </w:instrText>
            </w:r>
            <w:r w:rsidR="00864C67">
              <w:rPr>
                <w:noProof/>
                <w:webHidden/>
              </w:rPr>
            </w:r>
            <w:r w:rsidR="00864C67">
              <w:rPr>
                <w:noProof/>
                <w:webHidden/>
              </w:rPr>
              <w:fldChar w:fldCharType="separate"/>
            </w:r>
            <w:r w:rsidR="00864C67">
              <w:rPr>
                <w:noProof/>
                <w:webHidden/>
              </w:rPr>
              <w:t>55</w:t>
            </w:r>
            <w:r w:rsidR="00864C67">
              <w:rPr>
                <w:noProof/>
                <w:webHidden/>
              </w:rPr>
              <w:fldChar w:fldCharType="end"/>
            </w:r>
          </w:hyperlink>
        </w:p>
        <w:p w14:paraId="1C62B0F6" w14:textId="1C0D734D"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67" w:history="1">
            <w:r w:rsidR="00864C67" w:rsidRPr="00F62FAB">
              <w:rPr>
                <w:rStyle w:val="Hyperlink"/>
                <w:noProof/>
              </w:rPr>
              <w:t>Supplemental Material</w:t>
            </w:r>
            <w:r w:rsidR="00864C67">
              <w:rPr>
                <w:noProof/>
                <w:webHidden/>
              </w:rPr>
              <w:tab/>
            </w:r>
            <w:r w:rsidR="00864C67">
              <w:rPr>
                <w:noProof/>
                <w:webHidden/>
              </w:rPr>
              <w:fldChar w:fldCharType="begin"/>
            </w:r>
            <w:r w:rsidR="00864C67">
              <w:rPr>
                <w:noProof/>
                <w:webHidden/>
              </w:rPr>
              <w:instrText xml:space="preserve"> PAGEREF _Toc162208167 \h </w:instrText>
            </w:r>
            <w:r w:rsidR="00864C67">
              <w:rPr>
                <w:noProof/>
                <w:webHidden/>
              </w:rPr>
            </w:r>
            <w:r w:rsidR="00864C67">
              <w:rPr>
                <w:noProof/>
                <w:webHidden/>
              </w:rPr>
              <w:fldChar w:fldCharType="separate"/>
            </w:r>
            <w:r w:rsidR="00864C67">
              <w:rPr>
                <w:noProof/>
                <w:webHidden/>
              </w:rPr>
              <w:t>62</w:t>
            </w:r>
            <w:r w:rsidR="00864C67">
              <w:rPr>
                <w:noProof/>
                <w:webHidden/>
              </w:rPr>
              <w:fldChar w:fldCharType="end"/>
            </w:r>
          </w:hyperlink>
        </w:p>
        <w:p w14:paraId="112B809F" w14:textId="7DB168D3"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8" w:history="1">
            <w:r w:rsidR="00864C67" w:rsidRPr="00F62FAB">
              <w:rPr>
                <w:rStyle w:val="Hyperlink"/>
                <w:noProof/>
              </w:rPr>
              <w:t>List of Supplemental Tables</w:t>
            </w:r>
            <w:r w:rsidR="00864C67">
              <w:rPr>
                <w:noProof/>
                <w:webHidden/>
              </w:rPr>
              <w:tab/>
            </w:r>
            <w:r w:rsidR="00864C67">
              <w:rPr>
                <w:noProof/>
                <w:webHidden/>
              </w:rPr>
              <w:fldChar w:fldCharType="begin"/>
            </w:r>
            <w:r w:rsidR="00864C67">
              <w:rPr>
                <w:noProof/>
                <w:webHidden/>
              </w:rPr>
              <w:instrText xml:space="preserve"> PAGEREF _Toc162208168 \h </w:instrText>
            </w:r>
            <w:r w:rsidR="00864C67">
              <w:rPr>
                <w:noProof/>
                <w:webHidden/>
              </w:rPr>
            </w:r>
            <w:r w:rsidR="00864C67">
              <w:rPr>
                <w:noProof/>
                <w:webHidden/>
              </w:rPr>
              <w:fldChar w:fldCharType="separate"/>
            </w:r>
            <w:r w:rsidR="00864C67">
              <w:rPr>
                <w:noProof/>
                <w:webHidden/>
              </w:rPr>
              <w:t>62</w:t>
            </w:r>
            <w:r w:rsidR="00864C67">
              <w:rPr>
                <w:noProof/>
                <w:webHidden/>
              </w:rPr>
              <w:fldChar w:fldCharType="end"/>
            </w:r>
          </w:hyperlink>
        </w:p>
        <w:p w14:paraId="4CF21087" w14:textId="219929CC"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9" w:history="1">
            <w:r w:rsidR="00864C67" w:rsidRPr="00F62FAB">
              <w:rPr>
                <w:rStyle w:val="Hyperlink"/>
                <w:noProof/>
              </w:rPr>
              <w:t>List of Supplemental Figures</w:t>
            </w:r>
            <w:r w:rsidR="00864C67">
              <w:rPr>
                <w:noProof/>
                <w:webHidden/>
              </w:rPr>
              <w:tab/>
            </w:r>
            <w:r w:rsidR="00864C67">
              <w:rPr>
                <w:noProof/>
                <w:webHidden/>
              </w:rPr>
              <w:fldChar w:fldCharType="begin"/>
            </w:r>
            <w:r w:rsidR="00864C67">
              <w:rPr>
                <w:noProof/>
                <w:webHidden/>
              </w:rPr>
              <w:instrText xml:space="preserve"> PAGEREF _Toc162208169 \h </w:instrText>
            </w:r>
            <w:r w:rsidR="00864C67">
              <w:rPr>
                <w:noProof/>
                <w:webHidden/>
              </w:rPr>
            </w:r>
            <w:r w:rsidR="00864C67">
              <w:rPr>
                <w:noProof/>
                <w:webHidden/>
              </w:rPr>
              <w:fldChar w:fldCharType="separate"/>
            </w:r>
            <w:r w:rsidR="00864C67">
              <w:rPr>
                <w:noProof/>
                <w:webHidden/>
              </w:rPr>
              <w:t>62</w:t>
            </w:r>
            <w:r w:rsidR="00864C67">
              <w:rPr>
                <w:noProof/>
                <w:webHidden/>
              </w:rPr>
              <w:fldChar w:fldCharType="end"/>
            </w:r>
          </w:hyperlink>
        </w:p>
        <w:p w14:paraId="57DFD528" w14:textId="7D70F0CB" w:rsidR="00F11E62" w:rsidRPr="00F11E62" w:rsidRDefault="00F11E62" w:rsidP="00F11E62">
          <w:pPr>
            <w:rPr>
              <w:b/>
              <w:bCs/>
            </w:rPr>
            <w:sectPr w:rsidR="00F11E62" w:rsidRPr="00F11E62" w:rsidSect="00635BA0">
              <w:headerReference w:type="default" r:id="rId14"/>
              <w:pgSz w:w="12240" w:h="15840"/>
              <w:pgMar w:top="1440" w:right="1440" w:bottom="1440" w:left="1440" w:header="720" w:footer="720" w:gutter="0"/>
              <w:pgNumType w:fmt="upperRoman"/>
              <w:cols w:space="720"/>
            </w:sectPr>
          </w:pPr>
          <w:r>
            <w:rPr>
              <w:rFonts w:ascii="Times New Roman" w:hAnsi="Times New Roman" w:cs="Times New Roman"/>
              <w:sz w:val="24"/>
              <w:szCs w:val="24"/>
              <w:u w:val="single"/>
            </w:rPr>
            <w:fldChar w:fldCharType="end"/>
          </w:r>
        </w:p>
      </w:sdtContent>
    </w:sdt>
    <w:bookmarkStart w:id="8" w:name="_Toc162204949" w:displacedByCustomXml="prev"/>
    <w:p w14:paraId="270B54AF" w14:textId="1A7A5CAD" w:rsidR="00EA6CF0" w:rsidRPr="006843E1" w:rsidRDefault="00EA6CF0" w:rsidP="00EA6CF0">
      <w:pPr>
        <w:pStyle w:val="SectionTitle"/>
        <w:spacing w:before="0"/>
        <w:rPr>
          <w:noProof w:val="0"/>
        </w:rPr>
      </w:pPr>
      <w:bookmarkStart w:id="9" w:name="_Toc162208122"/>
      <w:r w:rsidRPr="006843E1">
        <w:rPr>
          <w:noProof w:val="0"/>
        </w:rPr>
        <w:lastRenderedPageBreak/>
        <w:t>List of Tables</w:t>
      </w:r>
      <w:bookmarkEnd w:id="8"/>
      <w:bookmarkEnd w:id="9"/>
    </w:p>
    <w:p w14:paraId="15A63956" w14:textId="3C4BD16F"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"Table"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Table 1:</w:t>
      </w:r>
      <w:r w:rsidR="00215D50" w:rsidRPr="00E55E98">
        <w:rPr>
          <w:rFonts w:ascii="Times New Roman" w:hAnsi="Times New Roman" w:cs="Times New Roman"/>
          <w:iCs/>
          <w:noProof/>
          <w:sz w:val="24"/>
          <w:szCs w:val="24"/>
        </w:rPr>
        <w:t xml:space="preserve"> Inclusion and exclusion criteria for scoping review</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_Toc162210467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215D50" w:rsidRPr="00E55E98">
        <w:rPr>
          <w:rFonts w:ascii="Times New Roman" w:hAnsi="Times New Roman" w:cs="Times New Roman"/>
          <w:noProof/>
          <w:sz w:val="24"/>
          <w:szCs w:val="24"/>
        </w:rPr>
        <w:t>11</w:t>
      </w:r>
      <w:r w:rsidR="00215D50" w:rsidRPr="00E55E98">
        <w:rPr>
          <w:rFonts w:ascii="Times New Roman" w:hAnsi="Times New Roman" w:cs="Times New Roman"/>
          <w:noProof/>
          <w:sz w:val="24"/>
          <w:szCs w:val="24"/>
        </w:rPr>
        <w:fldChar w:fldCharType="end"/>
      </w:r>
    </w:p>
    <w:p w14:paraId="24F25D7A" w14:textId="46F0CD1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2: Search string used on Nov. 1st, 2022</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13</w:t>
      </w:r>
      <w:r w:rsidRPr="00E55E98">
        <w:rPr>
          <w:rFonts w:ascii="Times New Roman" w:hAnsi="Times New Roman" w:cs="Times New Roman"/>
          <w:noProof/>
          <w:sz w:val="24"/>
          <w:szCs w:val="24"/>
        </w:rPr>
        <w:fldChar w:fldCharType="end"/>
      </w:r>
    </w:p>
    <w:p w14:paraId="00F8E4DF" w14:textId="12DCE35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3: Number of articles retained by the search strategy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16</w:t>
      </w:r>
      <w:r w:rsidRPr="00E55E98">
        <w:rPr>
          <w:rFonts w:ascii="Times New Roman" w:hAnsi="Times New Roman" w:cs="Times New Roman"/>
          <w:noProof/>
          <w:sz w:val="24"/>
          <w:szCs w:val="24"/>
        </w:rPr>
        <w:fldChar w:fldCharType="end"/>
      </w:r>
    </w:p>
    <w:p w14:paraId="6770E06D" w14:textId="246BCE7C"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4: Effects of sentinel presence and generalized environment on the proportion of time allocated to each behaviour</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31</w:t>
      </w:r>
      <w:r w:rsidRPr="00E55E98">
        <w:rPr>
          <w:rFonts w:ascii="Times New Roman" w:hAnsi="Times New Roman" w:cs="Times New Roman"/>
          <w:noProof/>
          <w:sz w:val="24"/>
          <w:szCs w:val="24"/>
        </w:rPr>
        <w:fldChar w:fldCharType="end"/>
      </w:r>
    </w:p>
    <w:p w14:paraId="705EB640" w14:textId="0D2FF0E4"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5: Results of the linear mixed models fit to the mean bout duration</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34</w:t>
      </w:r>
      <w:r w:rsidRPr="00E55E98">
        <w:rPr>
          <w:rFonts w:ascii="Times New Roman" w:hAnsi="Times New Roman" w:cs="Times New Roman"/>
          <w:noProof/>
          <w:sz w:val="24"/>
          <w:szCs w:val="24"/>
        </w:rPr>
        <w:fldChar w:fldCharType="end"/>
      </w:r>
    </w:p>
    <w:p w14:paraId="7C8295D4" w14:textId="3F15F30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6: Result of the linear mixed model fit to peck rate</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40</w:t>
      </w:r>
      <w:r w:rsidRPr="00E55E98">
        <w:rPr>
          <w:rFonts w:ascii="Times New Roman" w:hAnsi="Times New Roman" w:cs="Times New Roman"/>
          <w:noProof/>
          <w:sz w:val="24"/>
          <w:szCs w:val="24"/>
        </w:rPr>
        <w:fldChar w:fldCharType="end"/>
      </w:r>
    </w:p>
    <w:p w14:paraId="38BAEB77" w14:textId="7053C90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7: Results of generalized linear mixed model fit to the number of transitions performed by foragers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_Toc162210473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43</w:t>
      </w:r>
      <w:r w:rsidRPr="00E55E98">
        <w:rPr>
          <w:rFonts w:ascii="Times New Roman" w:hAnsi="Times New Roman" w:cs="Times New Roman"/>
          <w:noProof/>
          <w:sz w:val="24"/>
          <w:szCs w:val="24"/>
        </w:rPr>
        <w:fldChar w:fldCharType="end"/>
      </w:r>
    </w:p>
    <w:p w14:paraId="6D1621F5" w14:textId="75E7FB09" w:rsidR="00EA6CF0" w:rsidRPr="00E55E98" w:rsidRDefault="00EA6CF0" w:rsidP="00215D50">
      <w:pPr>
        <w:pStyle w:val="SectionTitle"/>
        <w:spacing w:after="240"/>
        <w:rPr>
          <w:noProof w:val="0"/>
          <w:sz w:val="24"/>
          <w:szCs w:val="24"/>
        </w:rPr>
        <w:sectPr w:rsidR="00EA6CF0" w:rsidRPr="00E55E98" w:rsidSect="00635BA0">
          <w:pgSz w:w="12240" w:h="15840"/>
          <w:pgMar w:top="1440" w:right="1440" w:bottom="1440" w:left="1440" w:header="720" w:footer="720" w:gutter="0"/>
          <w:pgNumType w:fmt="upperRoman"/>
          <w:cols w:space="720"/>
        </w:sectPr>
      </w:pPr>
      <w:r w:rsidRPr="00E55E98">
        <w:rPr>
          <w:noProof w:val="0"/>
          <w:sz w:val="24"/>
          <w:szCs w:val="24"/>
        </w:rPr>
        <w:fldChar w:fldCharType="end"/>
      </w:r>
    </w:p>
    <w:p w14:paraId="280B3C07" w14:textId="41E467ED" w:rsidR="00EA6CF0" w:rsidRPr="006843E1" w:rsidRDefault="00EA6CF0" w:rsidP="00EA6CF0">
      <w:pPr>
        <w:pStyle w:val="SectionTitle"/>
        <w:spacing w:before="0"/>
        <w:rPr>
          <w:noProof w:val="0"/>
        </w:rPr>
      </w:pPr>
      <w:bookmarkStart w:id="10" w:name="_Toc162204950"/>
      <w:bookmarkStart w:id="11" w:name="_Toc162208123"/>
      <w:r w:rsidRPr="006843E1">
        <w:rPr>
          <w:noProof w:val="0"/>
        </w:rPr>
        <w:lastRenderedPageBreak/>
        <w:t>List of Figures</w:t>
      </w:r>
      <w:bookmarkEnd w:id="10"/>
      <w:bookmarkEnd w:id="11"/>
    </w:p>
    <w:p w14:paraId="2BEDABF6" w14:textId="2E9E58F2"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"Figure"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Figure 1: ROSES Flow diagram showing literature sources and inclusion/exclusion process.</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_Toc162210493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215D50" w:rsidRPr="00E55E98">
        <w:rPr>
          <w:rFonts w:ascii="Times New Roman" w:hAnsi="Times New Roman" w:cs="Times New Roman"/>
          <w:noProof/>
          <w:sz w:val="24"/>
          <w:szCs w:val="24"/>
        </w:rPr>
        <w:t>15</w:t>
      </w:r>
      <w:r w:rsidR="00215D50" w:rsidRPr="00E55E98">
        <w:rPr>
          <w:rFonts w:ascii="Times New Roman" w:hAnsi="Times New Roman" w:cs="Times New Roman"/>
          <w:noProof/>
          <w:sz w:val="24"/>
          <w:szCs w:val="24"/>
        </w:rPr>
        <w:fldChar w:fldCharType="end"/>
      </w:r>
    </w:p>
    <w:p w14:paraId="57EACC77" w14:textId="548DFB3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2: Map of observations from Crowkemon Go and sampling locations.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_Toc162210494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25</w:t>
      </w:r>
      <w:r w:rsidRPr="00E55E98">
        <w:rPr>
          <w:rFonts w:ascii="Times New Roman" w:hAnsi="Times New Roman" w:cs="Times New Roman"/>
          <w:noProof/>
          <w:sz w:val="24"/>
          <w:szCs w:val="24"/>
        </w:rPr>
        <w:fldChar w:fldCharType="end"/>
      </w:r>
    </w:p>
    <w:p w14:paraId="65B2D1BC" w14:textId="55E2CB7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3: Proportion of time allocated to each behaviour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_Toc162210495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30</w:t>
      </w:r>
      <w:r w:rsidRPr="00E55E98">
        <w:rPr>
          <w:rFonts w:ascii="Times New Roman" w:hAnsi="Times New Roman" w:cs="Times New Roman"/>
          <w:noProof/>
          <w:sz w:val="24"/>
          <w:szCs w:val="24"/>
        </w:rPr>
        <w:fldChar w:fldCharType="end"/>
      </w:r>
    </w:p>
    <w:p w14:paraId="182517B4" w14:textId="65EC3D2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4: Mean bout duration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_Toc162210496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33</w:t>
      </w:r>
      <w:r w:rsidRPr="00E55E98">
        <w:rPr>
          <w:rFonts w:ascii="Times New Roman" w:hAnsi="Times New Roman" w:cs="Times New Roman"/>
          <w:noProof/>
          <w:sz w:val="24"/>
          <w:szCs w:val="24"/>
        </w:rPr>
        <w:fldChar w:fldCharType="end"/>
      </w:r>
    </w:p>
    <w:p w14:paraId="620B1846" w14:textId="32F40EB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5: Mean foraging bout duration of crows in small and large groups.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_Toc162210497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36</w:t>
      </w:r>
      <w:r w:rsidRPr="00E55E98">
        <w:rPr>
          <w:rFonts w:ascii="Times New Roman" w:hAnsi="Times New Roman" w:cs="Times New Roman"/>
          <w:noProof/>
          <w:sz w:val="24"/>
          <w:szCs w:val="24"/>
        </w:rPr>
        <w:fldChar w:fldCharType="end"/>
      </w:r>
    </w:p>
    <w:p w14:paraId="5EAF24FF" w14:textId="06E283D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6: Foraging bout duration decreasing with increasing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37</w:t>
      </w:r>
      <w:r w:rsidRPr="00E55E98">
        <w:rPr>
          <w:rFonts w:ascii="Times New Roman" w:hAnsi="Times New Roman" w:cs="Times New Roman"/>
          <w:noProof/>
          <w:sz w:val="24"/>
          <w:szCs w:val="24"/>
        </w:rPr>
        <w:fldChar w:fldCharType="end"/>
      </w:r>
    </w:p>
    <w:p w14:paraId="002B363D" w14:textId="57E63A4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7: Mean peck rate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39</w:t>
      </w:r>
      <w:r w:rsidRPr="00E55E98">
        <w:rPr>
          <w:rFonts w:ascii="Times New Roman" w:hAnsi="Times New Roman" w:cs="Times New Roman"/>
          <w:noProof/>
          <w:sz w:val="24"/>
          <w:szCs w:val="24"/>
        </w:rPr>
        <w:fldChar w:fldCharType="end"/>
      </w:r>
    </w:p>
    <w:p w14:paraId="14CC6F58" w14:textId="65402E0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8: Peck rate in relation to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41</w:t>
      </w:r>
      <w:r w:rsidRPr="00E55E98">
        <w:rPr>
          <w:rFonts w:ascii="Times New Roman" w:hAnsi="Times New Roman" w:cs="Times New Roman"/>
          <w:noProof/>
          <w:sz w:val="24"/>
          <w:szCs w:val="24"/>
        </w:rPr>
        <w:fldChar w:fldCharType="end"/>
      </w:r>
    </w:p>
    <w:p w14:paraId="01D84AC1" w14:textId="3655C86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9: Number of transitions performed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42</w:t>
      </w:r>
      <w:r w:rsidRPr="00E55E98">
        <w:rPr>
          <w:rFonts w:ascii="Times New Roman" w:hAnsi="Times New Roman" w:cs="Times New Roman"/>
          <w:noProof/>
          <w:sz w:val="24"/>
          <w:szCs w:val="24"/>
        </w:rPr>
        <w:fldChar w:fldCharType="end"/>
      </w:r>
    </w:p>
    <w:p w14:paraId="61B89068" w14:textId="13F5C36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10: The number of transitions from foraging to alert behaviour decreases as disturbance frequency increases.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44</w:t>
      </w:r>
      <w:r w:rsidRPr="00E55E98">
        <w:rPr>
          <w:rFonts w:ascii="Times New Roman" w:hAnsi="Times New Roman" w:cs="Times New Roman"/>
          <w:noProof/>
          <w:sz w:val="24"/>
          <w:szCs w:val="24"/>
        </w:rPr>
        <w:fldChar w:fldCharType="end"/>
      </w:r>
    </w:p>
    <w:p w14:paraId="0F9FC00A" w14:textId="0088BDF6" w:rsidR="00EA6CF0" w:rsidRPr="00E55E98" w:rsidRDefault="00EA6CF0" w:rsidP="00215D50">
      <w:pPr>
        <w:pStyle w:val="SectionTitle"/>
        <w:spacing w:before="0" w:after="240"/>
        <w:rPr>
          <w:noProof w:val="0"/>
          <w:sz w:val="24"/>
          <w:szCs w:val="24"/>
        </w:rPr>
        <w:sectPr w:rsidR="00EA6CF0" w:rsidRPr="00E55E98" w:rsidSect="00635BA0">
          <w:headerReference w:type="default" r:id="rId15"/>
          <w:pgSz w:w="12240" w:h="15840"/>
          <w:pgMar w:top="1440" w:right="1440" w:bottom="1440" w:left="1440" w:header="720" w:footer="720" w:gutter="0"/>
          <w:pgNumType w:fmt="upperRoman"/>
          <w:cols w:space="720"/>
        </w:sectPr>
      </w:pPr>
      <w:r w:rsidRPr="00E55E98">
        <w:rPr>
          <w:noProof w:val="0"/>
          <w:sz w:val="24"/>
          <w:szCs w:val="24"/>
        </w:rPr>
        <w:fldChar w:fldCharType="end"/>
      </w:r>
    </w:p>
    <w:p w14:paraId="17B34533" w14:textId="77777777" w:rsidR="008D7BE5" w:rsidRPr="00B56980" w:rsidRDefault="008D7BE5" w:rsidP="008D7BE5">
      <w:pPr>
        <w:pStyle w:val="ChapterTitleB"/>
      </w:pPr>
      <w:bookmarkStart w:id="12" w:name="_Toc162208124"/>
      <w:bookmarkStart w:id="13" w:name="_Toc162204951"/>
      <w:r w:rsidRPr="00B56980">
        <w:lastRenderedPageBreak/>
        <w:t>General Introduction</w:t>
      </w:r>
      <w:bookmarkEnd w:id="12"/>
    </w:p>
    <w:p w14:paraId="5372810E" w14:textId="77777777" w:rsidR="008D7BE5" w:rsidRPr="00B56980" w:rsidRDefault="008D7BE5" w:rsidP="00A24D3D">
      <w:pPr>
        <w:pStyle w:val="SectionSubtitle"/>
        <w:spacing w:line="480" w:lineRule="auto"/>
      </w:pPr>
      <w:bookmarkStart w:id="14" w:name="_Toc162208125"/>
      <w:r w:rsidRPr="00B56980">
        <w:t>Sentinel Behaviour</w:t>
      </w:r>
      <w:bookmarkEnd w:id="14"/>
    </w:p>
    <w:p w14:paraId="6ACDD385" w14:textId="6B142FD0" w:rsidR="008D7BE5" w:rsidRPr="00B56980" w:rsidRDefault="00BD6F06" w:rsidP="00A24D3D">
      <w:pPr>
        <w:pStyle w:val="SectionText0"/>
        <w:spacing w:line="480" w:lineRule="auto"/>
      </w:pPr>
      <w:r>
        <w:t>The</w:t>
      </w:r>
      <w:r w:rsidR="008D7BE5" w:rsidRPr="00B56980">
        <w:t xml:space="preserve"> original definition for sentinel behaviour in animals likely originates from the human definition of </w:t>
      </w:r>
      <w:r w:rsidR="008D7BE5">
        <w:t xml:space="preserve">a </w:t>
      </w:r>
      <w:r w:rsidR="008D7BE5" w:rsidRPr="00B56980">
        <w:t>sentinel</w:t>
      </w:r>
      <w:r>
        <w:t xml:space="preserve"> where a guard keeps watch over </w:t>
      </w:r>
      <w:r w:rsidR="008D7BE5" w:rsidRPr="00B56980">
        <w:t>other group-members, alert</w:t>
      </w:r>
      <w:r w:rsidR="008D7BE5">
        <w:t>ing them of</w:t>
      </w:r>
      <w:r w:rsidR="008D7BE5" w:rsidRPr="00B56980">
        <w:t xml:space="preserve"> potential dangers or threats. Similarly, animal sentinels take on the role of a sentinel by exhibiting constant vigilance over other group-members from a prominent, exposed position</w:t>
      </w:r>
      <w:bookmarkStart w:id="15" w:name="_Hlk160799229"/>
      <w:r w:rsidR="008D7BE5" w:rsidRPr="00B56980">
        <w:t xml:space="preserve"> and making alarm calls when sources of danger are detected</w:t>
      </w:r>
      <w:r w:rsidR="008D7BE5">
        <w:t xml:space="preserve"> </w:t>
      </w:r>
      <w:r w:rsidR="008D7BE5">
        <w:fldChar w:fldCharType="begin"/>
      </w:r>
      <w:r w:rsidR="008D7BE5">
        <w:instrText xml:space="preserve"> ADDIN ZOTERO_ITEM CSL_CITATION {"citationID":"uOuUG1fI","properties":{"formattedCitation":"[1,2]","plainCitation":"[1,2]","noteIndex":0},"citationItems":[{"id":239,"uris":["http://zotero.org/users/8430992/items/S3J3SQSD"],"itemData":{"id":239,"type":"chapter","container-title":"Advances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rsidR="008D7BE5">
        <w:fldChar w:fldCharType="separate"/>
      </w:r>
      <w:r w:rsidR="008D7BE5" w:rsidRPr="00D266AE">
        <w:t>[1,2]</w:t>
      </w:r>
      <w:r w:rsidR="008D7BE5">
        <w:fldChar w:fldCharType="end"/>
      </w:r>
      <w:bookmarkEnd w:id="15"/>
      <w:r w:rsidR="008D7BE5" w:rsidRPr="00B56980">
        <w:t>. Observations of sentinel behaviour have very likely been made by naturalists and researchers for centuries</w:t>
      </w:r>
      <w:r w:rsidR="008D7BE5">
        <w:t xml:space="preserve"> and the earliest </w:t>
      </w:r>
      <w:r w:rsidR="008D7BE5" w:rsidRPr="00B56980">
        <w:t>descriptions of sentinel behaviour in animals appear in mid-</w:t>
      </w:r>
      <w:r>
        <w:t>20</w:t>
      </w:r>
      <w:r w:rsidR="008D7BE5" w:rsidRPr="00B56980">
        <w:t>th century research articles, mostly associated with the behaviour of birds</w:t>
      </w:r>
      <w:r w:rsidR="008D7BE5">
        <w:t xml:space="preserve"> and mammals</w:t>
      </w:r>
      <w:r w:rsidR="008D7BE5" w:rsidRPr="00B56980">
        <w:t xml:space="preserve">. </w:t>
      </w:r>
      <w:r>
        <w:t>Sentinel</w:t>
      </w:r>
      <w:r w:rsidR="008D7BE5" w:rsidRPr="00B56980">
        <w:t xml:space="preserve"> behaviour has been predominantly researched in avian species, though much research has been done on the behaviour in mammal and even in aquatic species. Possibly the most recognizable sentinel species are meerkats, </w:t>
      </w:r>
      <w:r w:rsidR="008D7BE5" w:rsidRPr="00B56980">
        <w:rPr>
          <w:i/>
        </w:rPr>
        <w:t xml:space="preserve">Suricata </w:t>
      </w:r>
      <w:proofErr w:type="spellStart"/>
      <w:r w:rsidR="008D7BE5" w:rsidRPr="00B56980">
        <w:rPr>
          <w:i/>
        </w:rPr>
        <w:t>suricatta</w:t>
      </w:r>
      <w:proofErr w:type="spellEnd"/>
      <w:r w:rsidR="008D7BE5" w:rsidRPr="00B56980">
        <w:rPr>
          <w:i/>
        </w:rPr>
        <w:t>,</w:t>
      </w:r>
      <w:r w:rsidR="008D7BE5" w:rsidRPr="00B56980">
        <w:t xml:space="preserve"> a species whose sentinels stand up on their hind legs to perform sentinel duties</w:t>
      </w:r>
      <w:r w:rsidR="008D7BE5">
        <w:t xml:space="preserve"> </w:t>
      </w:r>
      <w:r w:rsidR="008D7BE5">
        <w:fldChar w:fldCharType="begin"/>
      </w:r>
      <w:r w:rsidR="008D7BE5">
        <w:instrText xml:space="preserve"> ADDIN ZOTERO_ITEM CSL_CITATION {"citationID":"PiDGAup4","properties":{"formattedCitation":"[3\\uc0\\u8211{}8]","plainCitation":"[3–8]","noteIndex":0},"citationItems":[{"id":631,"uris":["http://zotero.org/users/8430992/items/KQJR9S6E"],"itemData":{"id":631,"type":"article-journal","abstract":"The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B."}],"issued":{"date-parts":[["2021",1]]}}},{"id":1725,"uris":["http://zotero.org/users/8430992/items/GJUINRSW"],"itemData":{"id":1725,"type":"article-journal","abstract":"Cooperative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id":605,"uris":["http://zotero.org/users/8430992/items/NM3ZGIRG"],"itemData":{"id":605,"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schema":"https://github.com/citation-style-language/schema/raw/master/csl-citation.json"} </w:instrText>
      </w:r>
      <w:r w:rsidR="008D7BE5">
        <w:fldChar w:fldCharType="separate"/>
      </w:r>
      <w:r w:rsidR="008D7BE5" w:rsidRPr="008F6FB2">
        <w:t>[3–8]</w:t>
      </w:r>
      <w:r w:rsidR="008D7BE5">
        <w:fldChar w:fldCharType="end"/>
      </w:r>
      <w:r w:rsidR="008D7BE5">
        <w:t>.</w:t>
      </w:r>
      <w:r w:rsidR="008D7BE5" w:rsidRPr="00B56980">
        <w:t xml:space="preserve"> </w:t>
      </w:r>
      <w:r w:rsidR="008D7BE5">
        <w:t>Studies have also been conducted on sentinel behaviour in certain</w:t>
      </w:r>
      <w:r w:rsidR="008D7BE5" w:rsidRPr="00B56980">
        <w:t xml:space="preserve"> mongoose and primate</w:t>
      </w:r>
      <w:r w:rsidR="008D7BE5">
        <w:t xml:space="preserve"> species </w:t>
      </w:r>
      <w:r w:rsidR="008D7BE5">
        <w:fldChar w:fldCharType="begin"/>
      </w:r>
      <w:r w:rsidR="008D7BE5">
        <w:instrText xml:space="preserve"> ADDIN ZOTERO_ITEM CSL_CITATION {"citationID":"BvCMehC8","properties":{"formattedCitation":"[9\\uc0\\u8211{}14]","plainCitation":"[9–14]","noteIndex":0},"citationItems":[{"id":644,"uris":["http://zotero.org/users/8430992/items/8V5EL56W"],"itemData":{"id":644,"type":"article-journal","abstract":"Anthropogenic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N"}],"editor":[{"family":"Candolin","given":"Ulrika"}],"issued":{"date-parts":[["2020",6,19]]}}},{"id":620,"uris":["http://zotero.org/users/8430992/items/S4B6CGCU"],"itemData":{"id":620,"type":"article-journal","abstract":"Significance\n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N."}],"issued":{"date-parts":[["2014",12]]}}},{"id":618,"uris":["http://zotero.org/users/8430992/items/JCKJXI9A"],"itemData":{"id":618,"type":"article-journal","container-title":"Animal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A."},{"family":"Hunte","given":"W."}],"issued":{"date-parts":[["1986",10,1]]}}},{"id":597,"uris":["http://zotero.org/users/8430992/items/GBPMVDYK"],"itemData":{"id":597,"type":"article-journal","container-title":"Behaviour","DOI":"10.1163/156853959X00054","ISSN":"0005-7959,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ursinus&lt;/i&gt;","volume":"14","author":[{"family":"Bolwig","given":"Niels"}],"issued":{"date-parts":[["1959"]]}}}],"schema":"https://github.com/citation-style-language/schema/raw/master/csl-citation.json"} </w:instrText>
      </w:r>
      <w:r w:rsidR="008D7BE5">
        <w:fldChar w:fldCharType="separate"/>
      </w:r>
      <w:r w:rsidR="008D7BE5" w:rsidRPr="00580163">
        <w:t>[9–14]</w:t>
      </w:r>
      <w:r w:rsidR="008D7BE5">
        <w:fldChar w:fldCharType="end"/>
      </w:r>
      <w:r w:rsidR="008D7BE5" w:rsidRPr="00B56980">
        <w:t xml:space="preserve">. In avian species, sentinel systems have been described and exhaustively researched in species of the </w:t>
      </w:r>
      <w:proofErr w:type="spellStart"/>
      <w:r w:rsidR="008D7BE5" w:rsidRPr="00B56980">
        <w:rPr>
          <w:i/>
        </w:rPr>
        <w:t>Aphelocoma</w:t>
      </w:r>
      <w:proofErr w:type="spellEnd"/>
      <w:r w:rsidR="008D7BE5">
        <w:rPr>
          <w:i/>
        </w:rPr>
        <w:t xml:space="preserve"> </w:t>
      </w:r>
      <w:r w:rsidR="008D7BE5">
        <w:rPr>
          <w:i/>
          <w:iCs w:val="0"/>
        </w:rPr>
        <w:fldChar w:fldCharType="begin"/>
      </w:r>
      <w:r w:rsidR="008D7BE5">
        <w:rPr>
          <w:i/>
        </w:rPr>
        <w:instrText xml:space="preserve"> ADDIN ZOTERO_ITEM CSL_CITATION {"citationID":"sBT63MYv","properties":{"formattedCitation":"[15\\uc0\\u8211{}19]","plainCitation":"[15–19]","noteIndex":0},"citationItems":[{"id":641,"uris":["http://zotero.org/users/8430992/items/2RMFDXDF"],"itemData":{"id":641,"type":"article-journal","abstract":"Sentinels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E."}],"issued":{"date-parts":[["2006",8]]}}},{"id":758,"uris":["http://zotero.org/users/8430992/items/FNUF65IF"],"itemData":{"id":758,"type":"article-journal","abstract":"Supplemental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E."}],"issued":{"date-parts":[["1989",6]]}}}],"schema":"https://github.com/citation-style-language/schema/raw/master/csl-citation.json"} </w:instrText>
      </w:r>
      <w:r w:rsidR="008D7BE5">
        <w:rPr>
          <w:i/>
          <w:iCs w:val="0"/>
        </w:rPr>
        <w:fldChar w:fldCharType="separate"/>
      </w:r>
      <w:r w:rsidR="008D7BE5" w:rsidRPr="00580163">
        <w:t>[15–19]</w:t>
      </w:r>
      <w:r w:rsidR="008D7BE5">
        <w:rPr>
          <w:i/>
          <w:iCs w:val="0"/>
        </w:rPr>
        <w:fldChar w:fldCharType="end"/>
      </w:r>
      <w:r w:rsidR="008D7BE5" w:rsidRPr="00B56980">
        <w:t xml:space="preserve">, </w:t>
      </w:r>
      <w:proofErr w:type="spellStart"/>
      <w:r w:rsidR="008D7BE5" w:rsidRPr="00B56980">
        <w:rPr>
          <w:i/>
        </w:rPr>
        <w:t>Argya</w:t>
      </w:r>
      <w:proofErr w:type="spellEnd"/>
      <w:r w:rsidR="008D7BE5">
        <w:rPr>
          <w:i/>
        </w:rPr>
        <w:t xml:space="preserve"> </w:t>
      </w:r>
      <w:r w:rsidR="008D7BE5">
        <w:rPr>
          <w:i/>
          <w:iCs w:val="0"/>
        </w:rPr>
        <w:fldChar w:fldCharType="begin"/>
      </w:r>
      <w:r w:rsidR="008D7BE5">
        <w:rPr>
          <w:i/>
        </w:rPr>
        <w:instrText xml:space="preserve"> ADDIN ZOTERO_ITEM CSL_CITATION {"citationID":"aKr1boay","properties":{"formattedCitation":"[20\\uc0\\u8211{}25]","plainCitation":"[20–25]","noteIndex":0},"citationItems":[{"id":614,"uris":["http://zotero.org/users/8430992/items/T3TH35UT"],"itemData":{"id":614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A."},{"family":"Khazin","given":"V."}],"issued":{"date-parts":[["2001",4,22]]}}}],"schema":"https://github.com/citation-style-language/schema/raw/master/csl-citation.json"} </w:instrText>
      </w:r>
      <w:r w:rsidR="008D7BE5">
        <w:rPr>
          <w:i/>
          <w:iCs w:val="0"/>
        </w:rPr>
        <w:fldChar w:fldCharType="separate"/>
      </w:r>
      <w:r w:rsidR="008D7BE5" w:rsidRPr="00580163">
        <w:t>[20–25]</w:t>
      </w:r>
      <w:r w:rsidR="008D7BE5">
        <w:rPr>
          <w:i/>
          <w:iCs w:val="0"/>
        </w:rPr>
        <w:fldChar w:fldCharType="end"/>
      </w:r>
      <w:r w:rsidR="008D7BE5" w:rsidRPr="00B56980">
        <w:t xml:space="preserve">, and </w:t>
      </w:r>
      <w:proofErr w:type="spellStart"/>
      <w:r w:rsidR="008D7BE5" w:rsidRPr="00B56980">
        <w:rPr>
          <w:i/>
        </w:rPr>
        <w:t>Turdoides</w:t>
      </w:r>
      <w:proofErr w:type="spellEnd"/>
      <w:r w:rsidR="008D7BE5" w:rsidRPr="00B56980">
        <w:t xml:space="preserve"> gen</w:t>
      </w:r>
      <w:r w:rsidR="008D7BE5">
        <w:t xml:space="preserve">era </w:t>
      </w:r>
      <w:r w:rsidR="008D7BE5">
        <w:fldChar w:fldCharType="begin"/>
      </w:r>
      <w:r w:rsidR="008D7BE5">
        <w:instrText xml:space="preserve"> ADDIN ZOTERO_ITEM CSL_CITATION {"citationID":"0ttmifa2","properties":{"formattedCitation":"[26,27]","plainCitation":"[26,27]","noteIndex":0},"citationItems":[{"id":770,"uris":["http://zotero.org/users/8430992/items/2SFBTQ8B"],"itemData":{"id":770,"type":"article-journal","abstract":"Five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striatus&lt;/i&gt;)","volume":"25","author":[{"family":"Gaston","given":"A.J."}],"issued":{"date-parts":[["1977"]]}}},{"id":765,"uris":["http://zotero.org/users/8430992/items/CEUGZXST"],"itemData":{"id":765,"type":"article-journal","container-title":"Pakistan Journal of Zoology","DOI":"https://dx.doi.org/10.17582/journal.pjz/20170420070416","issue":"5","language":"en","page":"1701-1708","source":"Zotero","title":"Breeding and feeding behaviour of jungle babbler(&lt;i&gt;Turdiodes striata dumont&lt;/i&gt;, 1923) in agro-ecological zones of district layyah, pakistan","volume":"52","author":[{"family":"Rafay","given":"Muhammad"},{"family":"Ahmad","given":"Ghafoor"},{"family":"Ruby","given":"Tahira"},{"family":"Abdullah","given":"Muhammad"},{"family":"Rasheed","given":"Fahad"},{"family":"Abid","given":"Muhammad"}],"issued":{"date-parts":[["2020"]]}}}],"schema":"https://github.com/citation-style-language/schema/raw/master/csl-citation.json"} </w:instrText>
      </w:r>
      <w:r w:rsidR="008D7BE5">
        <w:fldChar w:fldCharType="separate"/>
      </w:r>
      <w:r w:rsidR="008D7BE5" w:rsidRPr="00580163">
        <w:t>[26,27]</w:t>
      </w:r>
      <w:r w:rsidR="008D7BE5">
        <w:fldChar w:fldCharType="end"/>
      </w:r>
      <w:r w:rsidR="008D7BE5">
        <w:t xml:space="preserve">. Since this behaviour </w:t>
      </w:r>
      <w:r w:rsidR="008D7BE5" w:rsidRPr="00B56980">
        <w:t>is not limited to those genera</w:t>
      </w:r>
      <w:r w:rsidR="008D7BE5">
        <w:t xml:space="preserve"> and is shared across several taxa without common ancestry, t</w:t>
      </w:r>
      <w:r w:rsidR="008D7BE5" w:rsidRPr="00B56980">
        <w:t>his behaviour must have evolved when very specific environmental and social conditions were met</w:t>
      </w:r>
      <w:r w:rsidR="00B52135">
        <w:t xml:space="preserve"> </w:t>
      </w:r>
      <w:r w:rsidR="00B52135">
        <w:fldChar w:fldCharType="begin"/>
      </w:r>
      <w:r w:rsidR="00B52135">
        <w:instrText xml:space="preserve"> ADDIN ZOTERO_ITEM CSL_CITATION {"citationID":"Zc9q80kI","properties":{"formattedCitation":"[28,29]","plainCitation":"[28,29]","noteIndex":0},"citationItems":[{"id":1726,"uris":["http://zotero.org/users/8430992/items/5Y2MYXKI"],"itemData":{"id":1726,"type":"article-journal","container-title":"The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B52135">
        <w:fldChar w:fldCharType="separate"/>
      </w:r>
      <w:r w:rsidR="00B52135" w:rsidRPr="00B52135">
        <w:t>[28,29]</w:t>
      </w:r>
      <w:r w:rsidR="00B52135">
        <w:fldChar w:fldCharType="end"/>
      </w:r>
      <w:r w:rsidR="008D7BE5" w:rsidRPr="00B56980">
        <w:t>.</w:t>
      </w:r>
    </w:p>
    <w:p w14:paraId="7538828F" w14:textId="38861FD4" w:rsidR="008D7BE5" w:rsidRDefault="008D7BE5" w:rsidP="00A24D3D">
      <w:pPr>
        <w:pStyle w:val="SectionText0"/>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rsidR="00B52135">
        <w:instrText xml:space="preserve"> ADDIN ZOTERO_ITEM CSL_CITATION {"citationID":"YWJaPM7H","properties":{"formattedCitation":"[30]","plainCitation":"[30]","noteIndex":0},"citationItems":[{"id":845,"uris":["http://zotero.org/users/8430992/items/KLYWEFGE"],"itemData":{"id":845,"type":"article-journal","container-title":"Journal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fldChar w:fldCharType="separate"/>
      </w:r>
      <w:r w:rsidR="00B52135" w:rsidRPr="00B52135">
        <w:t>[30]</w:t>
      </w:r>
      <w:r>
        <w:fldChar w:fldCharType="end"/>
      </w:r>
      <w:r w:rsidRPr="00B56980">
        <w:t xml:space="preserve">. These two behaviours are </w:t>
      </w:r>
      <w:r w:rsidR="004F74BA">
        <w:t xml:space="preserve">generally </w:t>
      </w:r>
      <w:r w:rsidRPr="00B56980">
        <w:t>considered mutually exclusive</w:t>
      </w:r>
      <w:r>
        <w:t xml:space="preserve"> and are equally important</w:t>
      </w:r>
      <w:r w:rsidR="004F74BA">
        <w:t xml:space="preserve"> </w:t>
      </w:r>
      <w:r w:rsidR="004F74BA">
        <w:fldChar w:fldCharType="begin"/>
      </w:r>
      <w:r w:rsidR="004F74BA">
        <w:instrText xml:space="preserve"> ADDIN ZOTERO_ITEM CSL_CITATION {"citationID":"8k8nc95D","properties":{"formattedCitation":"[31,32]","plainCitation":"[31,32]","noteIndex":0},"citationItems":[{"id":1810,"uris":["http://zotero.org/users/8430992/items/XBZR23BR"],"itemData":{"id":1810,"type":"article-journal","abstract":"Even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4F74BA">
        <w:fldChar w:fldCharType="separate"/>
      </w:r>
      <w:r w:rsidR="004F74BA" w:rsidRPr="004F74BA">
        <w:t>[31,32]</w:t>
      </w:r>
      <w:r w:rsidR="004F74BA">
        <w:fldChar w:fldCharType="end"/>
      </w:r>
      <w:r>
        <w:t>. T</w:t>
      </w:r>
      <w:r w:rsidRPr="00B56980">
        <w:t>ime spent performing each behaviour must be carefully managed</w:t>
      </w:r>
      <w:r>
        <w:t xml:space="preserve"> </w:t>
      </w:r>
      <w:r>
        <w:fldChar w:fldCharType="begin"/>
      </w:r>
      <w:r w:rsidR="004F74BA">
        <w:instrText xml:space="preserve"> ADDIN ZOTERO_ITEM CSL_CITATION {"citationID":"6GWdXrCU","properties":{"formattedCitation":"[32,33]","plainCitation":"[32,33]","noteIndex":0},"citationItems":[{"id":231,"uris":["http://zotero.org/users/8430992/items/JFF5UC7G"],"itemData":{"id":231,"type":"article-journal","container-title":"Canadian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M."}],"issued":{"date-parts":[["1990",4,1]]}}},{"id":235,"uris":["http://zotero.org/users/8430992/items/5WK6RU6E"],"itemData":{"id":235,"type":"chapter","collection-title":"Stress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B."}],"accessed":{"date-parts":[["2022",1,9]]},"issued":{"date-parts":[["1998",1,1]]}}}],"schema":"https://github.com/citation-style-language/schema/raw/master/csl-citation.json"} </w:instrText>
      </w:r>
      <w:r>
        <w:fldChar w:fldCharType="separate"/>
      </w:r>
      <w:r w:rsidR="004F74BA" w:rsidRPr="004F74BA">
        <w:t>[32,33]</w:t>
      </w:r>
      <w:r>
        <w:fldChar w:fldCharType="end"/>
      </w:r>
      <w:r w:rsidRPr="00B56980">
        <w:t xml:space="preserve">. </w:t>
      </w:r>
      <w:r w:rsidR="004F74BA">
        <w:t xml:space="preserve">A reduction of vigilance to increase foraging efficiency can result in increased </w:t>
      </w:r>
      <w:r w:rsidR="004F74BA">
        <w:lastRenderedPageBreak/>
        <w:t>risk of predation. A sentinel’s vigilance can compensate for the individual decrease in vigilance, providing an advantage to species that exhibit this behaviour.</w:t>
      </w:r>
    </w:p>
    <w:p w14:paraId="13F5A1DC" w14:textId="555E4A6E" w:rsidR="008D7BE5" w:rsidRPr="00B56980" w:rsidRDefault="008D7BE5" w:rsidP="00A24D3D">
      <w:pPr>
        <w:pStyle w:val="SectionText0"/>
        <w:spacing w:line="480" w:lineRule="auto"/>
      </w:pPr>
      <w:r w:rsidRPr="00B56980">
        <w:t xml:space="preserve">Yet, the underlying mechanisms for sentinel decision-making are not clear, giving rise to much debate over whether this behaviour </w:t>
      </w:r>
      <w:r>
        <w:t xml:space="preserve">is a </w:t>
      </w:r>
      <w:r w:rsidR="006A53F7">
        <w:t>selfless</w:t>
      </w:r>
      <w:r>
        <w:t xml:space="preserve"> or </w:t>
      </w:r>
      <w:r w:rsidRPr="00B56980">
        <w:t xml:space="preserve">selfish </w:t>
      </w:r>
      <w:r>
        <w:t>behaviour</w:t>
      </w:r>
      <w:r w:rsidRPr="00B56980">
        <w:t>. The</w:t>
      </w:r>
      <w:r w:rsidR="006A53F7">
        <w:t xml:space="preserve"> former</w:t>
      </w:r>
      <w:r w:rsidRPr="00B56980">
        <w:t xml:space="preserve"> </w:t>
      </w:r>
      <w:r w:rsidR="006A53F7">
        <w:t xml:space="preserve">hypothesis is that sentinel behaviour is selfless, where individuals take turns provide benefits to other group members at their expense. Whether through reciprocal altruism </w:t>
      </w:r>
      <w:r w:rsidR="006A53F7">
        <w:fldChar w:fldCharType="begin"/>
      </w:r>
      <w:r w:rsidR="002702D2">
        <w:instrText xml:space="preserve"> ADDIN ZOTERO_ITEM CSL_CITATION {"citationID":"SZnaiat5","properties":{"formattedCitation":"[34]","plainCitation":"[34]","noteIndex":0},"citationItems":[{"id":1812,"uris":["http://zotero.org/users/8430992/items/9QEP3NE8"],"itemData":{"id":1812,"type":"article-journal","abstract":"A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L."}],"issued":{"date-parts":[["1971"]]}}}],"schema":"https://github.com/citation-style-language/schema/raw/master/csl-citation.json"} </w:instrText>
      </w:r>
      <w:r w:rsidR="006A53F7">
        <w:fldChar w:fldCharType="separate"/>
      </w:r>
      <w:r w:rsidR="002702D2" w:rsidRPr="002702D2">
        <w:t>[34]</w:t>
      </w:r>
      <w:r w:rsidR="006A53F7">
        <w:fldChar w:fldCharType="end"/>
      </w:r>
      <w:r w:rsidR="006A53F7">
        <w:t xml:space="preserve"> or kin selection </w:t>
      </w:r>
      <w:r w:rsidR="006A53F7">
        <w:fldChar w:fldCharType="begin"/>
      </w:r>
      <w:r w:rsidR="002702D2">
        <w:instrText xml:space="preserve"> ADDIN ZOTERO_ITEM CSL_CITATION {"citationID":"v0f3lmYL","properties":{"formattedCitation":"[35]","plainCitation":"[35]","noteIndex":0},"citationItems":[{"id":1813,"uris":["http://zotero.org/users/8430992/items/CCMIJ8T5"],"itemData":{"id":1813,"type":"article-journal","abstract":"A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 I","volume":"7","author":[{"family":"Hamilton","given":"W. D."}],"issued":{"date-parts":[["1964",7,1]]}}}],"schema":"https://github.com/citation-style-language/schema/raw/master/csl-citation.json"} </w:instrText>
      </w:r>
      <w:r w:rsidR="006A53F7">
        <w:fldChar w:fldCharType="separate"/>
      </w:r>
      <w:r w:rsidR="002702D2" w:rsidRPr="002702D2">
        <w:t>[35]</w:t>
      </w:r>
      <w:r w:rsidR="006A53F7">
        <w:fldChar w:fldCharType="end"/>
      </w:r>
      <w:r w:rsidR="006A53F7">
        <w:t>, the behaviour is self-sacrificing and primarily benefits the group</w:t>
      </w:r>
      <w:r w:rsidRPr="00B56980">
        <w:t>. This</w:t>
      </w:r>
      <w:r w:rsidR="00D05011">
        <w:t xml:space="preserve"> could</w:t>
      </w:r>
      <w:r w:rsidRPr="00B56980">
        <w:t xml:space="preserve"> be due to direct benefits </w:t>
      </w:r>
      <w:r w:rsidR="00046DB9">
        <w:t xml:space="preserve">including increased </w:t>
      </w:r>
      <w:r w:rsidRPr="00B56980">
        <w:t xml:space="preserve">foraging efficiency and </w:t>
      </w:r>
      <w:r w:rsidR="00046DB9">
        <w:t xml:space="preserve">reduced </w:t>
      </w:r>
      <w:r w:rsidRPr="00B56980">
        <w:t xml:space="preserve">predation risk. </w:t>
      </w:r>
      <w:r w:rsidR="006A53F7">
        <w:t>The latter hypothesis is that sentinel</w:t>
      </w:r>
      <w:r w:rsidRPr="00B56980">
        <w:t xml:space="preserve"> behaviour could be driven by selfish, state-dependent decisions. Originally hypothesized by </w:t>
      </w:r>
      <w:r w:rsidR="00046DB9">
        <w:t xml:space="preserve">P.A. </w:t>
      </w:r>
      <w:proofErr w:type="spellStart"/>
      <w:r w:rsidRPr="00B56980">
        <w:t>Bednekoff</w:t>
      </w:r>
      <w:proofErr w:type="spellEnd"/>
      <w:r w:rsidRPr="00B56980">
        <w:t>, an important contributor to research on sentinel behaviour, this state-dependent model for sentinel decision-making revolves around an individual’s energetic reserves and requirements</w:t>
      </w:r>
      <w:r>
        <w:t xml:space="preserve"> </w:t>
      </w:r>
      <w:r>
        <w:fldChar w:fldCharType="begin"/>
      </w:r>
      <w:r w:rsidR="00B52135">
        <w:instrText xml:space="preserve"> ADDIN ZOTERO_ITEM CSL_CITATION {"citationID":"Echfz8Pz","properties":{"formattedCitation":"[28,29]","plainCitation":"[28,29]","noteIndex":0},"citationItems":[{"id":1728,"uris":["http://zotero.org/users/8430992/items/RK8XJ8GS"],"itemData":{"id":1728,"type":"article-journal","abstract":"Sentinels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[28,29]</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rsidR="00046DB9">
        <w:t>Studies on the effects of satiation and body mass on the propensity of an individual to perform sentinel behaviour support this hypothesis</w:t>
      </w:r>
      <w:r>
        <w:t xml:space="preserve"> </w:t>
      </w:r>
      <w:r>
        <w:fldChar w:fldCharType="begin"/>
      </w:r>
      <w:r w:rsidR="002702D2">
        <w:instrText xml:space="preserve"> ADDIN ZOTERO_ITEM CSL_CITATION {"citationID":"vJilKRNK","properties":{"formattedCitation":"[3,25,30,36]","plainCitation":"[3,25,30,36]","noteIndex":0},"citationItems":[{"id":631,"uris":["http://zotero.org/users/8430992/items/KQJR9S6E"],"itemData":{"id":631,"type":"article-journal","abstract":"The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fldChar w:fldCharType="separate"/>
      </w:r>
      <w:r w:rsidR="002702D2" w:rsidRPr="002702D2">
        <w:t>[3,25,30,36]</w:t>
      </w:r>
      <w:r>
        <w:fldChar w:fldCharType="end"/>
      </w:r>
      <w:r w:rsidRPr="00B56980">
        <w:t>. These two hypotheses</w:t>
      </w:r>
      <w:r>
        <w:t xml:space="preserve"> are</w:t>
      </w:r>
      <w:r w:rsidRPr="00B56980">
        <w:t xml:space="preserve"> not mutually exclusive, and sentinel behaviour invariably provides benefits to other individuals in the group</w:t>
      </w:r>
      <w:r>
        <w:t xml:space="preserve"> and could benefit the sentinel itself</w:t>
      </w:r>
      <w:r w:rsidRPr="00B56980">
        <w:t xml:space="preserve">. Studies </w:t>
      </w:r>
      <w:r w:rsidR="00BF7D4D">
        <w:t xml:space="preserve">support this </w:t>
      </w:r>
      <w:r w:rsidRPr="00B56980">
        <w:t>show</w:t>
      </w:r>
      <w:r w:rsidR="00BF7D4D">
        <w:t>ing</w:t>
      </w:r>
      <w:r w:rsidRPr="00B56980">
        <w:t xml:space="preserve"> that dominant males will perform more sentinel behaviour when in the presence of </w:t>
      </w:r>
      <w:r w:rsidR="00BF7D4D">
        <w:t xml:space="preserve">auditory or chemical </w:t>
      </w:r>
      <w:r w:rsidRPr="00B56980">
        <w:t>signals from out-group rivals</w:t>
      </w:r>
      <w:r w:rsidR="00BF7D4D">
        <w:t xml:space="preserve"> </w:t>
      </w:r>
      <w:r>
        <w:fldChar w:fldCharType="begin"/>
      </w:r>
      <w:r w:rsidR="002702D2">
        <w:instrText xml:space="preserve"> ADDIN ZOTERO_ITEM CSL_CITATION {"citationID":"aTKzHOgn","properties":{"formattedCitation":"[37,38]","plainCitation":"[37,38]","noteIndex":0},"citationItems":[{"id":598,"uris":["http://zotero.org/users/8430992/items/AURHX4ZR"],"itemData":{"id":598,"type":"article-journal","abstract":"Abstract\n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002702D2" w:rsidRPr="002702D2">
        <w:t>[37,38]</w:t>
      </w:r>
      <w:r>
        <w:fldChar w:fldCharType="end"/>
      </w:r>
      <w:r w:rsidR="00BF7D4D">
        <w:t>. D</w:t>
      </w:r>
      <w:r>
        <w:t xml:space="preserve">ominant males could be using sentinel behaviour to also gather information about </w:t>
      </w:r>
      <w:r w:rsidR="00664297">
        <w:t>rival</w:t>
      </w:r>
      <w:r>
        <w:t xml:space="preserve"> groups and defend against intrusion</w:t>
      </w:r>
      <w:r w:rsidRPr="00B56980">
        <w:t>. Sentinel behaviour could then serve additional purposes apart from the identification of possible threats.</w:t>
      </w:r>
    </w:p>
    <w:p w14:paraId="514F3CC7" w14:textId="3B9E0834" w:rsidR="008D7BE5" w:rsidRPr="00B56980" w:rsidRDefault="008D7BE5" w:rsidP="00A24D3D">
      <w:pPr>
        <w:pStyle w:val="SectionText0"/>
        <w:spacing w:line="480" w:lineRule="auto"/>
      </w:pPr>
      <w:r w:rsidRPr="00B56980">
        <w:lastRenderedPageBreak/>
        <w:t xml:space="preserve">Individuals </w:t>
      </w:r>
      <w:r>
        <w:t xml:space="preserve">under the watchful eye of </w:t>
      </w:r>
      <w:r w:rsidRPr="00B56980">
        <w:t xml:space="preserve">a sentinel receive significant benefits. </w:t>
      </w:r>
      <w:r w:rsidR="00664297">
        <w:t>O</w:t>
      </w:r>
      <w:r w:rsidRPr="00B56980">
        <w:t>ther group-members could reduce their individual vigilance and increase their foraging efficiency</w:t>
      </w:r>
      <w:r>
        <w:t xml:space="preserve"> as vigilance is ensured by the sentinel </w:t>
      </w:r>
      <w:r>
        <w:fldChar w:fldCharType="begin"/>
      </w:r>
      <w:r w:rsidR="002702D2">
        <w:instrText xml:space="preserve"> ADDIN ZOTERO_ITEM CSL_CITATION {"citationID":"iDU44r5K","properties":{"formattedCitation":"[39]","plainCitation":"[39]","noteIndex":0},"citationItems":[{"id":240,"uris":["http://zotero.org/users/8430992/items/MPPQIDNU"],"itemData":{"id":240,"type":"article-journal","container-title":"Current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fldChar w:fldCharType="separate"/>
      </w:r>
      <w:r w:rsidR="002702D2" w:rsidRPr="002702D2">
        <w:t>[39]</w:t>
      </w:r>
      <w:r>
        <w:fldChar w:fldCharType="end"/>
      </w:r>
      <w:r w:rsidRPr="00B56980">
        <w:t xml:space="preserve">. </w:t>
      </w:r>
      <w:r>
        <w:t xml:space="preserve">A sentinel cannot be vigilant in perpetuity, and eventually will relinquish the position </w:t>
      </w:r>
      <w:r w:rsidR="00664297">
        <w:t>to perform other behaviours</w:t>
      </w:r>
      <w:r>
        <w:t xml:space="preserve">. </w:t>
      </w:r>
      <w:r w:rsidR="00664297">
        <w:t>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rsidR="00B52135">
        <w:instrText xml:space="preserve"> ADDIN ZOTERO_ITEM CSL_CITATION {"citationID":"T7vbIZoQ","properties":{"formattedCitation":"[1,28,29]","plainCitation":"[1,28,29]","noteIndex":0},"citationItems":[{"id":239,"uris":["http://zotero.org/users/8430992/items/S3J3SQSD"],"itemData":{"id":239,"type":"chapter","container-title":"Advances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[1,28,29]</w:t>
      </w:r>
      <w:r>
        <w:fldChar w:fldCharType="end"/>
      </w:r>
      <w:r w:rsidRPr="00B56980">
        <w:t xml:space="preserve">. </w:t>
      </w:r>
      <w:r>
        <w:t>T</w:t>
      </w:r>
      <w:r w:rsidR="00664297">
        <w:t xml:space="preserve">he </w:t>
      </w:r>
      <w:r w:rsidRPr="00B56980">
        <w:t xml:space="preserve">coordination of sentinels </w:t>
      </w:r>
      <w:r>
        <w:t>has been recognized as</w:t>
      </w:r>
      <w:r w:rsidRPr="00B56980">
        <w:t xml:space="preserve"> the defining feature of sentinel behaviour since adopting an exposed position and making alarm calls are not behaviours exclusive to sentinel behaviour</w:t>
      </w:r>
      <w:r w:rsidR="00664297">
        <w:t xml:space="preserve"> </w:t>
      </w:r>
      <w:r>
        <w:fldChar w:fldCharType="begin"/>
      </w:r>
      <w:r w:rsidR="00B52135">
        <w:instrText xml:space="preserve"> ADDIN ZOTERO_ITEM CSL_CITATION {"citationID":"vO7q8WBY","properties":{"formattedCitation":"[1,19,28]","plainCitation":"[1,19,28]","noteIndex":0},"citationItems":[{"id":239,"uris":["http://zotero.org/users/8430992/items/S3J3SQSD"],"itemData":{"id":239,"type":"chapter","container-title":"Advances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[1,19,28]</w:t>
      </w:r>
      <w:r>
        <w:fldChar w:fldCharType="end"/>
      </w:r>
      <w:r w:rsidRPr="00B56980">
        <w:t xml:space="preserve">. </w:t>
      </w:r>
      <w:r>
        <w:t>T</w:t>
      </w:r>
      <w:r w:rsidRPr="00B56980">
        <w:t xml:space="preserve">his </w:t>
      </w:r>
      <w:r>
        <w:t xml:space="preserve">definition </w:t>
      </w:r>
      <w:r w:rsidRPr="00B56980">
        <w:t>is not universally used, resulting in possible misidentification of sentinel behaviour in non-sentinel species.</w:t>
      </w:r>
    </w:p>
    <w:p w14:paraId="6AB91538" w14:textId="77777777" w:rsidR="008D7BE5" w:rsidRPr="00B56980" w:rsidRDefault="008D7BE5" w:rsidP="00A24D3D">
      <w:pPr>
        <w:pStyle w:val="SectionSubtitle"/>
        <w:spacing w:line="480" w:lineRule="auto"/>
      </w:pPr>
      <w:bookmarkStart w:id="16" w:name="_Toc162208126"/>
      <w:r w:rsidRPr="00B56980">
        <w:t>Urbanization</w:t>
      </w:r>
      <w:bookmarkEnd w:id="16"/>
    </w:p>
    <w:p w14:paraId="535C8978" w14:textId="22875CE1" w:rsidR="00B52135" w:rsidRDefault="008D7BE5" w:rsidP="00A24D3D">
      <w:pPr>
        <w:pStyle w:val="SectionText0"/>
        <w:spacing w:line="480" w:lineRule="auto"/>
      </w:pPr>
      <w:r w:rsidRPr="00B56980">
        <w:t>Unfortunately, these specialist species are at a severe disadvantage in the face of urbanization</w:t>
      </w:r>
      <w:r>
        <w:t xml:space="preserve"> </w:t>
      </w:r>
      <w:r>
        <w:fldChar w:fldCharType="begin"/>
      </w:r>
      <w:r w:rsidR="002702D2">
        <w:instrText xml:space="preserve"> ADDIN ZOTERO_ITEM CSL_CITATION {"citationID":"4Ry4eHI5","properties":{"formattedCitation":"[40,41]","plainCitation":"[40,41]","noteIndex":0},"citationItems":[{"id":1752,"uris":["http://zotero.org/users/8430992/items/XK785JE9"],"itemData":{"id":1752,"type":"article-journal","abstract":"Although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K."}],"issued":{"date-parts":[["2019"]]}}}],"schema":"https://github.com/citation-style-language/schema/raw/master/csl-citation.json"} </w:instrText>
      </w:r>
      <w:r>
        <w:fldChar w:fldCharType="separate"/>
      </w:r>
      <w:r w:rsidR="002702D2" w:rsidRPr="002702D2">
        <w:t>[40,41]</w:t>
      </w:r>
      <w:r>
        <w:fldChar w:fldCharType="end"/>
      </w:r>
      <w:r w:rsidRPr="00B56980">
        <w:t xml:space="preserve">. 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rsidR="002702D2">
        <w:instrText xml:space="preserve"> ADDIN ZOTERO_ITEM CSL_CITATION {"citationID":"lryxS5Cj","properties":{"formattedCitation":"[42]","plainCitation":"[42]","noteIndex":0},"citationItems":[{"id":1753,"uris":["http://zotero.org/users/8430992/items/XPQJSEGW"],"itemData":{"id":1753,"type":"webpage","container-title":"United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Affairs","given":""}],"issued":{"date-parts":[["2018"]]}}}],"schema":"https://github.com/citation-style-language/schema/raw/master/csl-citation.json"} </w:instrText>
      </w:r>
      <w:r>
        <w:fldChar w:fldCharType="separate"/>
      </w:r>
      <w:r w:rsidR="002702D2" w:rsidRPr="002702D2">
        <w:t>[42]</w:t>
      </w:r>
      <w:r>
        <w:fldChar w:fldCharType="end"/>
      </w:r>
      <w:r>
        <w:t xml:space="preserve">, </w:t>
      </w:r>
      <w:r w:rsidR="00664297">
        <w:t>wildlife will increasingly be</w:t>
      </w:r>
      <w:r>
        <w:t xml:space="preserve"> affected by the environmental changes made to accommodate human occupation. </w:t>
      </w:r>
      <w:r w:rsidRPr="00B56980">
        <w:t xml:space="preserve">Species must therefore quickly adapt to minimize fitness losses accrued by foraging in unnatural, anthropogenic environments. </w:t>
      </w:r>
    </w:p>
    <w:p w14:paraId="08087FFA" w14:textId="1469CB31" w:rsidR="00B52135" w:rsidRDefault="008D7BE5" w:rsidP="00A24D3D">
      <w:pPr>
        <w:pStyle w:val="SectionText0"/>
        <w:spacing w:line="480" w:lineRule="auto"/>
      </w:pPr>
      <w:r w:rsidRPr="00B56980">
        <w:t>Specialist species are at a disadvantage when compared to more generalist species if the conditions to which they are adapted to are no longer present. Since urbanization can cause habitat loss or fragmentation, and increases the frequency and severity of anthropogenic disturbances</w:t>
      </w:r>
      <w:r>
        <w:t xml:space="preserve"> </w:t>
      </w:r>
      <w:r>
        <w:fldChar w:fldCharType="begin"/>
      </w:r>
      <w:r w:rsidR="002702D2">
        <w:instrText xml:space="preserve"> ADDIN ZOTERO_ITEM CSL_CITATION {"citationID":"KPAFvPL7","properties":{"formattedCitation":"[43,44]","plainCitation":"[43,44]","noteIndex":0},"citationItems":[{"id":268,"uris":["http://zotero.org/users/8430992/items/U83EWWCW"],"itemData":{"id":268,"type":"chapter","abstract":"Urban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M."},{"family":"Bowman","given":"Reed"},{"family":"Donnelly","given":"Roarke"}],"accessed":{"date-parts":[["2021",9,22]]},"issued":{"date-parts":[["2001"]]}}}],"schema":"https://github.com/citation-style-language/schema/raw/master/csl-citation.json"} </w:instrText>
      </w:r>
      <w:r>
        <w:fldChar w:fldCharType="separate"/>
      </w:r>
      <w:r w:rsidR="002702D2" w:rsidRPr="002702D2">
        <w:t>[43,44]</w:t>
      </w:r>
      <w:r>
        <w:fldChar w:fldCharType="end"/>
      </w:r>
      <w:r w:rsidRPr="00B56980">
        <w:t xml:space="preserve">, specialist species are often ill-suited for urban spaces, resulting in species </w:t>
      </w:r>
      <w:r w:rsidRPr="00B56980">
        <w:lastRenderedPageBreak/>
        <w:t>extirpation and even extinction. This can be observed in the significant loss of biodiversity caused by the ever-increasing global urbanization</w:t>
      </w:r>
      <w:r>
        <w:t xml:space="preserve"> </w:t>
      </w:r>
      <w:r>
        <w:fldChar w:fldCharType="begin"/>
      </w:r>
      <w:r w:rsidR="002702D2">
        <w:instrText xml:space="preserve"> ADDIN ZOTERO_ITEM CSL_CITATION {"citationID":"KKB5rJX9","properties":{"formattedCitation":"[45]","plainCitation":"[45]","noteIndex":0},"citationItems":[{"id":665,"uris":["http://zotero.org/users/8430992/items/36DLFC7F"],"itemData":{"id":665,"type":"article-journal","abstract":"Urbanization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schema":"https://github.com/citation-style-language/schema/raw/master/csl-citation.json"} </w:instrText>
      </w:r>
      <w:r>
        <w:fldChar w:fldCharType="separate"/>
      </w:r>
      <w:r w:rsidR="002702D2" w:rsidRPr="002702D2">
        <w:t>[45]</w:t>
      </w:r>
      <w:r>
        <w:fldChar w:fldCharType="end"/>
      </w:r>
      <w:r w:rsidRPr="00B56980">
        <w:t>.</w:t>
      </w:r>
      <w:r>
        <w:t xml:space="preserve"> </w:t>
      </w:r>
    </w:p>
    <w:p w14:paraId="21CD7417" w14:textId="4E9E0286" w:rsidR="001241DF" w:rsidRDefault="008D7BE5" w:rsidP="00A24D3D">
      <w:pPr>
        <w:pStyle w:val="SectionText0"/>
        <w:spacing w:line="480" w:lineRule="auto"/>
      </w:pPr>
      <w:r w:rsidRPr="00B56980">
        <w:t>Generalist</w:t>
      </w:r>
      <w:r>
        <w:t xml:space="preserve"> </w:t>
      </w:r>
      <w:r w:rsidRPr="00B56980">
        <w:t>s</w:t>
      </w:r>
      <w:r>
        <w:t>pecies</w:t>
      </w:r>
      <w:r w:rsidRPr="00B56980">
        <w:t xml:space="preserve"> </w:t>
      </w:r>
      <w:r>
        <w:t xml:space="preserve">are </w:t>
      </w:r>
      <w:r w:rsidRPr="00B56980">
        <w:t>better suited to forage in most conditions</w:t>
      </w:r>
      <w:r>
        <w:t xml:space="preserve"> than specialist species and</w:t>
      </w:r>
      <w:r w:rsidRPr="00B56980">
        <w:t xml:space="preserve"> could even benefit from living and foraging in urban areas</w:t>
      </w:r>
      <w:r>
        <w:t xml:space="preserve"> </w:t>
      </w:r>
      <w:r>
        <w:fldChar w:fldCharType="begin"/>
      </w:r>
      <w:r w:rsidR="002702D2">
        <w:instrText xml:space="preserve"> ADDIN ZOTERO_ITEM CSL_CITATION {"citationID":"GNknNFJo","properties":{"formattedCitation":"[40,41]","plainCitation":"[40,41]","noteIndex":0},"citationItems":[{"id":1752,"uris":["http://zotero.org/users/8430992/items/XK785JE9"],"itemData":{"id":1752,"type":"article-journal","abstract":"Although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K."}],"issued":{"date-parts":[["2019"]]}}}],"schema":"https://github.com/citation-style-language/schema/raw/master/csl-citation.json"} </w:instrText>
      </w:r>
      <w:r>
        <w:fldChar w:fldCharType="separate"/>
      </w:r>
      <w:r w:rsidR="002702D2" w:rsidRPr="002702D2">
        <w:t>[40,41]</w:t>
      </w:r>
      <w:r>
        <w:fldChar w:fldCharType="end"/>
      </w:r>
      <w:r w:rsidRPr="00B56980">
        <w:t>. S</w:t>
      </w:r>
      <w:r>
        <w:t>uch s</w:t>
      </w:r>
      <w:r w:rsidRPr="00B56980">
        <w:t>pecies could adapt at many levels, with physiological, morphological, and behavioural adaptations being observed in many species</w:t>
      </w:r>
      <w:r>
        <w:t xml:space="preserve"> </w:t>
      </w:r>
      <w:r>
        <w:fldChar w:fldCharType="begin"/>
      </w:r>
      <w:r w:rsidR="002702D2">
        <w:instrText xml:space="preserve"> ADDIN ZOTERO_ITEM CSL_CITATION {"citationID":"HXhq8cgb","properties":{"formattedCitation":"[43,44,46,47]","plainCitation":"[43,44,46,47]","noteIndex":0},"citationItems":[{"id":268,"uris":["http://zotero.org/users/8430992/items/U83EWWCW"],"itemData":{"id":268,"type":"chapter","abstract":"Urban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263,"uris":["http://zotero.org/users/8430992/items/N5ZS9TPD"],"itemData":{"id":263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fldChar w:fldCharType="separate"/>
      </w:r>
      <w:r w:rsidR="002702D2" w:rsidRPr="002702D2">
        <w:t>[43,44,46,47]</w:t>
      </w:r>
      <w:r>
        <w:fldChar w:fldCharType="end"/>
      </w:r>
      <w:r w:rsidRPr="00B56980">
        <w:t>. Behavioural adaptations such as the use of anthropogenic structures for nesting, changes in foraging</w:t>
      </w:r>
      <w:r w:rsidR="001241DF">
        <w:t xml:space="preserve"> such as preferentially consuming anthropogenic foods</w:t>
      </w:r>
      <w:r w:rsidRPr="00B56980">
        <w:t xml:space="preserve"> and vigilance such as increased tolerance to human proximity and disturbances are some of many adaptations observed in urban</w:t>
      </w:r>
      <w:r>
        <w:t>ized</w:t>
      </w:r>
      <w:r w:rsidRPr="00B56980">
        <w:t xml:space="preserve"> species. As a result, urban</w:t>
      </w:r>
      <w:r>
        <w:t>ized species</w:t>
      </w:r>
      <w:r w:rsidR="00E674E5">
        <w:t xml:space="preserve"> </w:t>
      </w:r>
      <w:r w:rsidRPr="00B56980">
        <w:t>could increase in abundance in urban areas</w:t>
      </w:r>
      <w:r>
        <w:t xml:space="preserve"> </w:t>
      </w:r>
      <w:r>
        <w:fldChar w:fldCharType="begin"/>
      </w:r>
      <w:r w:rsidR="002702D2">
        <w:instrText xml:space="preserve"> ADDIN ZOTERO_ITEM CSL_CITATION {"citationID":"lOCNNnmX","properties":{"formattedCitation":"[48]","plainCitation":"[48]","noteIndex":0},"citationItems":[{"id":1764,"uris":["http://zotero.org/users/8430992/items/MA4AZRZD"],"itemData":{"id":1764,"type":"article-journal","abstract":"The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A."}],"issued":{"date-parts":[["2012",3,1]]}}}],"schema":"https://github.com/citation-style-language/schema/raw/master/csl-citation.json"} </w:instrText>
      </w:r>
      <w:r>
        <w:fldChar w:fldCharType="separate"/>
      </w:r>
      <w:r w:rsidR="002702D2" w:rsidRPr="002702D2">
        <w:t>[48]</w:t>
      </w:r>
      <w:r>
        <w:fldChar w:fldCharType="end"/>
      </w:r>
      <w:r w:rsidRPr="00B56980">
        <w:t xml:space="preserve">. </w:t>
      </w:r>
      <w:r w:rsidR="00664297">
        <w:t>The</w:t>
      </w:r>
      <w:r>
        <w:t xml:space="preserve"> </w:t>
      </w:r>
      <w:r w:rsidRPr="00B56980">
        <w:t xml:space="preserve">abundance </w:t>
      </w:r>
      <w:r w:rsidR="00664297">
        <w:t>of American crows (</w:t>
      </w:r>
      <w:r w:rsidR="00664297">
        <w:rPr>
          <w:i/>
          <w:iCs w:val="0"/>
        </w:rPr>
        <w:t xml:space="preserve">Corvus </w:t>
      </w:r>
      <w:r w:rsidR="00664297" w:rsidRPr="00664297">
        <w:t>brachyrhynchos</w:t>
      </w:r>
      <w:r w:rsidR="00664297">
        <w:t xml:space="preserve">) </w:t>
      </w:r>
      <w:r w:rsidR="00664297" w:rsidRPr="00664297">
        <w:t>has</w:t>
      </w:r>
      <w:r w:rsidR="00664297">
        <w:t xml:space="preserve"> been </w:t>
      </w:r>
      <w:r w:rsidRPr="00B56980">
        <w:t>consistently increas</w:t>
      </w:r>
      <w:r>
        <w:t>ing</w:t>
      </w:r>
      <w:r w:rsidRPr="00B56980">
        <w:t xml:space="preserve"> over the years, correlating with the increase in the size </w:t>
      </w:r>
      <w:r>
        <w:t xml:space="preserve">and number </w:t>
      </w:r>
      <w:r w:rsidRPr="00B56980">
        <w:t>of urban areas</w:t>
      </w:r>
      <w:r>
        <w:t xml:space="preserve"> and cities </w:t>
      </w:r>
      <w:r>
        <w:fldChar w:fldCharType="begin"/>
      </w:r>
      <w:r w:rsidR="002702D2">
        <w:instrText xml:space="preserve"> ADDIN ZOTERO_ITEM CSL_CITATION {"citationID":"qDIUXDNv","properties":{"formattedCitation":"[49\\uc0\\u8211{}52]","plainCitation":"[49–52]","noteIndex":0},"citationItems":[{"id":218,"uris":["http://zotero.org/users/8430992/items/WBMUKQWR"],"itemData":{"id":218,"type":"chapter","container-title":"Avian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urbanization","volume":"122","author":[{"family":"Withey","given":"John"},{"family":"Marzluff","given":"John"}],"issued":{"date-parts":[["2005",1,1]]}}}],"schema":"https://github.com/citation-style-language/schema/raw/master/csl-citation.json"} </w:instrText>
      </w:r>
      <w:r>
        <w:fldChar w:fldCharType="separate"/>
      </w:r>
      <w:r w:rsidR="002702D2" w:rsidRPr="002702D2">
        <w:t>[49–52]</w:t>
      </w:r>
      <w:r>
        <w:fldChar w:fldCharType="end"/>
      </w:r>
      <w:r w:rsidRPr="00B56980">
        <w:t>. Adaptations to urban living have also been observed in these species, such as preferring anthropogenic foods and greatly increased tolerance to human proximity</w:t>
      </w:r>
      <w:r w:rsidR="001241DF">
        <w:t xml:space="preserve"> </w:t>
      </w:r>
      <w:r>
        <w:fldChar w:fldCharType="begin"/>
      </w:r>
      <w:r w:rsidR="002702D2">
        <w:instrText xml:space="preserve"> ADDIN ZOTERO_ITEM CSL_CITATION {"citationID":"fYqZiZjo","properties":{"formattedCitation":"[49,51\\uc0\\u8211{}54]","plainCitation":"[49,51–54]","noteIndex":0},"citationItems":[{"id":218,"uris":["http://zotero.org/users/8430992/items/WBMUKQWR"],"itemData":{"id":218,"type":"chapter","container-title":"Avian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id":1814,"uris":["http://zotero.org/users/8430992/items/4XVX3WPF"],"itemData":{"id":1814,"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fldChar w:fldCharType="separate"/>
      </w:r>
      <w:r w:rsidR="002702D2" w:rsidRPr="002702D2">
        <w:t>[49,51–54]</w:t>
      </w:r>
      <w:r>
        <w:fldChar w:fldCharType="end"/>
      </w:r>
      <w:r w:rsidRPr="00B56980">
        <w:t xml:space="preserve">. </w:t>
      </w:r>
    </w:p>
    <w:p w14:paraId="596FECBE" w14:textId="28C2BDDD" w:rsidR="008D7BE5" w:rsidRPr="00B56980" w:rsidRDefault="00D05011" w:rsidP="00A24D3D">
      <w:pPr>
        <w:pStyle w:val="SectionText0"/>
        <w:spacing w:line="480" w:lineRule="auto"/>
      </w:pPr>
      <w:r>
        <w:t>Urban living can also have effects on a species’ social behaviours</w:t>
      </w:r>
      <w:r w:rsidR="00A31659">
        <w:t>.</w:t>
      </w:r>
      <w:r w:rsidR="008D7BE5" w:rsidRPr="00B56980">
        <w:t xml:space="preserve"> For example, urban areas </w:t>
      </w:r>
      <w:r w:rsidR="001241DF">
        <w:t>can</w:t>
      </w:r>
      <w:r w:rsidR="008D7BE5" w:rsidRPr="00B56980">
        <w:t xml:space="preserve"> reduce the effectiveness of </w:t>
      </w:r>
      <w:r>
        <w:t>sentinel behaviour</w:t>
      </w:r>
      <w:r w:rsidR="001241DF">
        <w:t xml:space="preserve"> because of</w:t>
      </w:r>
      <w:r w:rsidR="008D7BE5" w:rsidRPr="00B56980">
        <w:t xml:space="preserve"> increased anthropogenic noise which make sentinel calls and signals more difficult to hear</w:t>
      </w:r>
      <w:r w:rsidR="008D7BE5">
        <w:t xml:space="preserve"> </w:t>
      </w:r>
      <w:r w:rsidR="008D7BE5">
        <w:fldChar w:fldCharType="begin"/>
      </w:r>
      <w:r w:rsidR="002702D2">
        <w:instrText xml:space="preserve"> ADDIN ZOTERO_ITEM CSL_CITATION {"citationID":"Rd5pyRNH","properties":{"formattedCitation":"[9,55]","plainCitation":"[9,55]","noteIndex":0},"citationItems":[{"id":644,"uris":["http://zotero.org/users/8430992/items/8V5EL56W"],"itemData":{"id":644,"type":"article-journal","abstract":"Anthropogenic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8D7BE5">
        <w:fldChar w:fldCharType="separate"/>
      </w:r>
      <w:r w:rsidR="002702D2" w:rsidRPr="002702D2">
        <w:t>[9,55]</w:t>
      </w:r>
      <w:r w:rsidR="008D7BE5">
        <w:fldChar w:fldCharType="end"/>
      </w:r>
      <w:r w:rsidR="008D7BE5" w:rsidRPr="00B56980">
        <w:t>. In such scenarios</w:t>
      </w:r>
      <w:r w:rsidR="008D7BE5">
        <w:t>, species increa</w:t>
      </w:r>
      <w:r>
        <w:t>sed</w:t>
      </w:r>
      <w:r w:rsidR="008D7BE5">
        <w:t xml:space="preserve"> their individual vigilance despite the presence of a sentinel</w:t>
      </w:r>
      <w:r w:rsidR="001241DF">
        <w:t xml:space="preserve"> </w:t>
      </w:r>
      <w:r w:rsidR="001241DF">
        <w:fldChar w:fldCharType="begin"/>
      </w:r>
      <w:r w:rsidR="002702D2">
        <w:instrText xml:space="preserve"> ADDIN ZOTERO_ITEM CSL_CITATION {"citationID":"OyJhrNKK","properties":{"formattedCitation":"[55]","plainCitation":"[55]","noteIndex":0},"citationItems":[{"id":1763,"uris":["http://zotero.org/users/8430992/items/HIRBGBBW"],"itemData":{"id":1763,"type":"article-journal","abstract":"Anthropogenic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1241DF">
        <w:fldChar w:fldCharType="separate"/>
      </w:r>
      <w:r w:rsidR="002702D2" w:rsidRPr="002702D2">
        <w:t>[55]</w:t>
      </w:r>
      <w:r w:rsidR="001241DF">
        <w:fldChar w:fldCharType="end"/>
      </w:r>
      <w:r w:rsidR="008D7BE5" w:rsidRPr="00B56980">
        <w:t>. Urban areas also have an increased abundance and predictability of food sources (e.g. litter, trash cans, dumpsters) containing highly caloric anthropogenic foods</w:t>
      </w:r>
      <w:r w:rsidR="008D7BE5">
        <w:t>. I</w:t>
      </w:r>
      <w:r w:rsidR="008D7BE5" w:rsidRPr="00B56980">
        <w:t xml:space="preserve">ndividuals </w:t>
      </w:r>
      <w:r w:rsidR="008D7BE5">
        <w:t xml:space="preserve">could therefore consume more energy in a quicker manner than in wilder, less disturbed areas, resulting in greater body mass and energetic reserves </w:t>
      </w:r>
      <w:r w:rsidR="008D7BE5">
        <w:fldChar w:fldCharType="begin"/>
      </w:r>
      <w:r w:rsidR="002702D2">
        <w:instrText xml:space="preserve"> ADDIN ZOTERO_ITEM CSL_CITATION {"citationID":"CJOs9Cwu","properties":{"formattedCitation":"[56,57]","plainCitation":"[56,57]","noteIndex":0},"citationItems":[{"id":1759,"uris":["http://zotero.org/users/8430992/items/UAUNU9FT"],"itemData":{"id":1759,"type":"article-journal","container-title":"Urban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id":1760,"uris":["http://zotero.org/users/8430992/items/CE8F4UD3"],"itemData":{"id":1760,"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M."},{"family":"Gagnon","given":"Jeffrey"}],"issued":{"date-parts":[["2018"]]}}}],"schema":"https://github.com/citation-style-language/schema/raw/master/csl-citation.json"} </w:instrText>
      </w:r>
      <w:r w:rsidR="008D7BE5">
        <w:fldChar w:fldCharType="separate"/>
      </w:r>
      <w:r w:rsidR="002702D2" w:rsidRPr="002702D2">
        <w:t>[56,57]</w:t>
      </w:r>
      <w:r w:rsidR="008D7BE5">
        <w:fldChar w:fldCharType="end"/>
      </w:r>
      <w:r w:rsidR="008D7BE5">
        <w:t>. I</w:t>
      </w:r>
      <w:r w:rsidR="008D7BE5" w:rsidRPr="00B56980">
        <w:t xml:space="preserve">f </w:t>
      </w:r>
      <w:proofErr w:type="spellStart"/>
      <w:r w:rsidR="008D7BE5" w:rsidRPr="00B56980">
        <w:t>Bednekoff’s</w:t>
      </w:r>
      <w:proofErr w:type="spellEnd"/>
      <w:r w:rsidR="008D7BE5" w:rsidRPr="00B56980">
        <w:t xml:space="preserve"> model </w:t>
      </w:r>
      <w:r w:rsidR="008D7BE5">
        <w:t xml:space="preserve">of state-dependent decision-making </w:t>
      </w:r>
      <w:r w:rsidR="008D7BE5" w:rsidRPr="00B56980">
        <w:t>holds true,</w:t>
      </w:r>
      <w:r w:rsidR="008D7BE5">
        <w:t xml:space="preserve"> individuals should then be </w:t>
      </w:r>
      <w:r w:rsidR="008D7BE5" w:rsidRPr="00B56980">
        <w:t xml:space="preserve">able to perform sentinel behaviour earlier, more often and/or for </w:t>
      </w:r>
      <w:r w:rsidR="008D7BE5" w:rsidRPr="00B56980">
        <w:lastRenderedPageBreak/>
        <w:t>longer</w:t>
      </w:r>
      <w:r w:rsidR="008D7BE5">
        <w:t xml:space="preserve"> </w:t>
      </w:r>
      <w:r w:rsidR="008D7BE5">
        <w:fldChar w:fldCharType="begin"/>
      </w:r>
      <w:r w:rsidR="00B52135">
        <w:instrText xml:space="preserve"> ADDIN ZOTERO_ITEM CSL_CITATION {"citationID":"seUdSWpL","properties":{"formattedCitation":"[28,29]","plainCitation":"[28,29]","noteIndex":0},"citationItems":[{"id":1728,"uris":["http://zotero.org/users/8430992/items/RK8XJ8GS"],"itemData":{"id":1728,"type":"article-journal","abstract":"Sentinels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8D7BE5">
        <w:fldChar w:fldCharType="separate"/>
      </w:r>
      <w:r w:rsidR="00B52135" w:rsidRPr="00B52135">
        <w:t>[28,29]</w:t>
      </w:r>
      <w:r w:rsidR="008D7BE5">
        <w:fldChar w:fldCharType="end"/>
      </w:r>
      <w:r w:rsidR="008D7BE5" w:rsidRPr="00B56980">
        <w:t xml:space="preserve">. Considering that sentinel behaviour can provide advantages to both antipredator vigilance and foraging efficiency, sentinel species could be better suited to foraging in urban areas, outcompeting non-social and less adapted individuals. </w:t>
      </w:r>
    </w:p>
    <w:p w14:paraId="35DA2857" w14:textId="77777777" w:rsidR="008D7BE5" w:rsidRPr="00B56980" w:rsidRDefault="008D7BE5" w:rsidP="00A24D3D">
      <w:pPr>
        <w:pStyle w:val="SectionSubtitle"/>
        <w:spacing w:line="480" w:lineRule="auto"/>
      </w:pPr>
      <w:bookmarkStart w:id="17" w:name="_Toc162208127"/>
      <w:r w:rsidRPr="00B56980">
        <w:t>The American crow, Corvus brachyrhynchos</w:t>
      </w:r>
      <w:bookmarkEnd w:id="17"/>
    </w:p>
    <w:p w14:paraId="0D4A59FD" w14:textId="3628E730" w:rsidR="008D7BE5" w:rsidRPr="00B56980" w:rsidRDefault="008D7BE5" w:rsidP="00A24D3D">
      <w:pPr>
        <w:pStyle w:val="SectionText0"/>
        <w:spacing w:line="480" w:lineRule="auto"/>
      </w:pPr>
      <w:r w:rsidRPr="00B56980">
        <w:t xml:space="preserve">American crows are a cooperatively breeding species that can be found </w:t>
      </w:r>
      <w:r w:rsidR="00902979">
        <w:t>in</w:t>
      </w:r>
      <w:r w:rsidRPr="00B56980">
        <w:t xml:space="preserve"> most </w:t>
      </w:r>
      <w:r w:rsidR="00947DF0">
        <w:t>N</w:t>
      </w:r>
      <w:r w:rsidRPr="00B56980">
        <w:t>orth American cities</w:t>
      </w:r>
      <w:r>
        <w:t xml:space="preserve"> </w:t>
      </w:r>
      <w:r>
        <w:fldChar w:fldCharType="begin"/>
      </w:r>
      <w:r w:rsidR="002702D2">
        <w:instrText xml:space="preserve"> ADDIN ZOTERO_ITEM CSL_CITATION {"citationID":"St1Y4jXs","properties":{"formattedCitation":"[49,50]","plainCitation":"[49,50]","noteIndex":0},"citationItems":[{"id":218,"uris":["http://zotero.org/users/8430992/items/WBMUKQWR"],"itemData":{"id":218,"type":"chapter","container-title":"Avian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fldChar w:fldCharType="separate"/>
      </w:r>
      <w:r w:rsidR="002702D2" w:rsidRPr="002702D2">
        <w:t>[49,50]</w:t>
      </w:r>
      <w:r>
        <w:fldChar w:fldCharType="end"/>
      </w:r>
      <w:r w:rsidRPr="00B56980">
        <w:t xml:space="preserve">. </w:t>
      </w:r>
      <w:r w:rsidR="00947DF0">
        <w:t>Sentinels</w:t>
      </w:r>
      <w:r w:rsidRPr="00B56980">
        <w:t xml:space="preserve"> are often spotted in the proximity of groups of foraging crows, and a sentinel system has been described in the species</w:t>
      </w:r>
      <w:r>
        <w:t xml:space="preserve"> </w:t>
      </w:r>
      <w:r>
        <w:fldChar w:fldCharType="begin"/>
      </w:r>
      <w:r w:rsidR="002702D2">
        <w:instrText xml:space="preserve"> ADDIN ZOTERO_ITEM CSL_CITATION {"citationID":"25XNIcPH","properties":{"formattedCitation":"[58]","plainCitation":"[58]","noteIndex":0},"citationItems":[{"id":250,"uris":["http://zotero.org/users/8430992/items/YW3AMMQD"],"itemData":{"id":250,"type":"article-journal","container-title":"Bird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D."}],"issued":{"date-parts":[["1987",12,1]]}}}],"schema":"https://github.com/citation-style-language/schema/raw/master/csl-citation.json"} </w:instrText>
      </w:r>
      <w:r>
        <w:fldChar w:fldCharType="separate"/>
      </w:r>
      <w:r w:rsidR="002702D2" w:rsidRPr="002702D2">
        <w:t>[58]</w:t>
      </w:r>
      <w:r>
        <w:fldChar w:fldCharType="end"/>
      </w:r>
      <w:r w:rsidRPr="00B56980">
        <w:t>. Their synurbic and social nature therefore makes them good models to determine if the use of social behaviours, specifically sentinel behaviour, is adapt</w:t>
      </w:r>
      <w:r w:rsidR="00902979">
        <w:t>ive</w:t>
      </w:r>
      <w:r w:rsidRPr="00B56980">
        <w:t xml:space="preserve"> in urban areas</w:t>
      </w:r>
      <w:r w:rsidR="00E674E5">
        <w:t xml:space="preserve">. </w:t>
      </w:r>
      <w:r>
        <w:t xml:space="preserve">By observing the behaviour of foraging American crows, </w:t>
      </w:r>
      <w:r w:rsidR="00E674E5">
        <w:t>we</w:t>
      </w:r>
      <w:r>
        <w:t xml:space="preserve"> could make inferences about how the use of sentinel behaviour is impacted by the foraging environment, and by extension</w:t>
      </w:r>
      <w:r w:rsidR="00B52135">
        <w:t>,</w:t>
      </w:r>
      <w:r>
        <w:t xml:space="preserve"> urbanization. </w:t>
      </w:r>
      <w:r w:rsidR="00E674E5">
        <w:t>Their use of sentinel behaviour could allow them to forage more effectively and safely than other species, possibly contributing to their success in urban environments.</w:t>
      </w:r>
      <w:r>
        <w:t xml:space="preserve"> </w:t>
      </w:r>
      <w:r w:rsidR="00E674E5">
        <w:t xml:space="preserve">The increasing abundance of American crows and other urban sentinel species could be contributing </w:t>
      </w:r>
      <w:r w:rsidR="00E674E5" w:rsidRPr="00B56980">
        <w:t>to the loss of biodiversity in and around urban areas, exacerbating an already devastating problem.</w:t>
      </w:r>
    </w:p>
    <w:p w14:paraId="786B0437" w14:textId="77777777" w:rsidR="008D7BE5" w:rsidRPr="008D7BE5" w:rsidRDefault="008D7BE5" w:rsidP="00A24D3D">
      <w:pPr>
        <w:pStyle w:val="SectionSubtitle"/>
        <w:spacing w:line="480" w:lineRule="auto"/>
      </w:pPr>
      <w:bookmarkStart w:id="18" w:name="_Toc162208128"/>
      <w:r w:rsidRPr="008D7BE5">
        <w:t>Research Objectives</w:t>
      </w:r>
      <w:bookmarkEnd w:id="18"/>
    </w:p>
    <w:p w14:paraId="3C8DB2DC" w14:textId="6A3DF2D6" w:rsidR="008D7BE5" w:rsidRDefault="008D7BE5" w:rsidP="00A24D3D">
      <w:pPr>
        <w:pStyle w:val="SectionText0"/>
        <w:spacing w:line="480" w:lineRule="auto"/>
      </w:pPr>
      <w:r w:rsidRPr="00B56980">
        <w:t xml:space="preserve">In chapter 1, </w:t>
      </w:r>
      <w:r w:rsidR="00902979">
        <w:t>we</w:t>
      </w:r>
      <w:r w:rsidRPr="00B56980">
        <w:t xml:space="preserve"> performed a scoping review on the currently available literature on intrinsic and extrinsic factors affecting sentinel decision-making in terrestrial and avian species.</w:t>
      </w:r>
      <w:r>
        <w:t xml:space="preserve"> </w:t>
      </w:r>
      <w:r w:rsidR="00902979">
        <w:t>We</w:t>
      </w:r>
      <w:r>
        <w:t xml:space="preserve"> discuss the</w:t>
      </w:r>
      <w:r w:rsidR="00902979">
        <w:t xml:space="preserve"> trends observed in studies on these factors and explore </w:t>
      </w:r>
      <w:r>
        <w:t xml:space="preserve">how urbanization could alter </w:t>
      </w:r>
      <w:r w:rsidR="00902979">
        <w:t xml:space="preserve">an individual’s decision to perform </w:t>
      </w:r>
      <w:r>
        <w:t xml:space="preserve">this behaviour. The purpose of this chapter is to help predict and explain the results of the </w:t>
      </w:r>
      <w:r w:rsidR="00902979">
        <w:t>c</w:t>
      </w:r>
      <w:r>
        <w:t xml:space="preserve">hapter 2’s observational study. </w:t>
      </w:r>
      <w:r w:rsidR="00D05011">
        <w:t>we</w:t>
      </w:r>
      <w:r>
        <w:t xml:space="preserve"> hypothesize</w:t>
      </w:r>
      <w:r w:rsidR="00D05011">
        <w:t>d</w:t>
      </w:r>
      <w:r>
        <w:t xml:space="preserve"> that sentinel </w:t>
      </w:r>
      <w:r>
        <w:lastRenderedPageBreak/>
        <w:t xml:space="preserve">behaviour </w:t>
      </w:r>
      <w:r w:rsidR="00D05011">
        <w:t>can be</w:t>
      </w:r>
      <w:r>
        <w:t xml:space="preserve"> affected by both intrinsic and extrinsic factors, and that while some factors are unchangeable, many</w:t>
      </w:r>
      <w:r w:rsidR="00D05011">
        <w:t xml:space="preserve"> </w:t>
      </w:r>
      <w:r>
        <w:t>can be affected by urbanization.</w:t>
      </w:r>
    </w:p>
    <w:p w14:paraId="23136596" w14:textId="5D33A639" w:rsidR="008D7BE5" w:rsidRPr="00B56980" w:rsidRDefault="008D7BE5" w:rsidP="00A24D3D">
      <w:pPr>
        <w:pStyle w:val="SectionText0"/>
        <w:spacing w:line="480" w:lineRule="auto"/>
      </w:pPr>
      <w:r w:rsidRPr="00B56980">
        <w:t xml:space="preserve">In chapter 2, </w:t>
      </w:r>
      <w:r w:rsidR="006B3590">
        <w:t>we</w:t>
      </w:r>
      <w:r w:rsidRPr="00B56980">
        <w:t xml:space="preserve"> investigate the results of an observational study </w:t>
      </w:r>
      <w:r w:rsidR="006B3590">
        <w:t>we</w:t>
      </w:r>
      <w:r w:rsidRPr="00B56980">
        <w:t xml:space="preserve"> undertook in summer 2022</w:t>
      </w:r>
      <w:r>
        <w:t xml:space="preserve">. </w:t>
      </w:r>
      <w:r w:rsidR="00902979">
        <w:t>The</w:t>
      </w:r>
      <w:r>
        <w:t xml:space="preserve"> objective was</w:t>
      </w:r>
      <w:r w:rsidRPr="00B56980">
        <w:t xml:space="preserve"> to determine how American crows alter </w:t>
      </w:r>
      <w:r>
        <w:t>their use of sentinel coverage</w:t>
      </w:r>
      <w:r w:rsidRPr="00B56980">
        <w:t xml:space="preserve"> when foraging in different urban areas. To do this, </w:t>
      </w:r>
      <w:r w:rsidR="00902979">
        <w:t>we</w:t>
      </w:r>
      <w:r w:rsidRPr="00B56980">
        <w:t xml:space="preserve"> recorded foraging crows and measured the duration of bouts of alert and foraging behaviours. Since these two behaviours are mutually exclusive and directly linked with Lima’s theory of a foraging-vigilance trade-off</w:t>
      </w:r>
      <w:r w:rsidR="00902979">
        <w:t xml:space="preserve"> </w:t>
      </w:r>
      <w:r w:rsidR="00902979">
        <w:fldChar w:fldCharType="begin"/>
      </w:r>
      <w:r w:rsidR="004F74BA">
        <w:instrText xml:space="preserve"> ADDIN ZOTERO_ITEM CSL_CITATION {"citationID":"iEOdwER0","properties":{"formattedCitation":"[32]","plainCitation":"[32]","noteIndex":0},"citationItems":[{"id":231,"uris":["http://zotero.org/users/8430992/items/JFF5UC7G"],"itemData":{"id":231,"type":"article-journal","container-title":"Canadian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902979">
        <w:fldChar w:fldCharType="separate"/>
      </w:r>
      <w:r w:rsidR="004F74BA" w:rsidRPr="004F74BA">
        <w:t>[32]</w:t>
      </w:r>
      <w:r w:rsidR="00902979">
        <w:fldChar w:fldCharType="end"/>
      </w:r>
      <w:r w:rsidRPr="00B56980">
        <w:t xml:space="preserve">, they are good metrics to measure how the foragers </w:t>
      </w:r>
      <w:r>
        <w:t xml:space="preserve">perceive their environment and </w:t>
      </w:r>
      <w:r w:rsidRPr="00B56980">
        <w:t>u</w:t>
      </w:r>
      <w:r w:rsidR="00902979">
        <w:t>se</w:t>
      </w:r>
      <w:r w:rsidRPr="00B56980">
        <w:t xml:space="preserve"> the </w:t>
      </w:r>
      <w:r>
        <w:t xml:space="preserve">added </w:t>
      </w:r>
      <w:r w:rsidRPr="00B56980">
        <w:t xml:space="preserve">vigilance provided by </w:t>
      </w:r>
      <w:r>
        <w:t>the</w:t>
      </w:r>
      <w:r w:rsidRPr="00B56980">
        <w:t xml:space="preserve"> sentinel. </w:t>
      </w:r>
      <w:r w:rsidR="006B3590">
        <w:t>We</w:t>
      </w:r>
      <w:r w:rsidRPr="00B56980">
        <w:t xml:space="preserve"> hypothesize that foragers </w:t>
      </w:r>
      <w:r>
        <w:t>will</w:t>
      </w:r>
      <w:r w:rsidRPr="00B56980">
        <w:t xml:space="preserve"> reduce the time spent being vigilant in </w:t>
      </w:r>
      <w:r w:rsidR="006B3590">
        <w:t>green areas and in the presence of a sentinel, as the sentinel’s vigilance will be more effective due to increased lines of sight and decreased ambient noise levels</w:t>
      </w:r>
      <w:r w:rsidRPr="00B56980">
        <w:t>.</w:t>
      </w:r>
    </w:p>
    <w:p w14:paraId="3A2CDFCB" w14:textId="0D622461" w:rsidR="008D7BE5" w:rsidRDefault="008D7BE5" w:rsidP="00A24D3D">
      <w:pPr>
        <w:pStyle w:val="SectionText0"/>
        <w:spacing w:line="480" w:lineRule="auto"/>
      </w:pPr>
      <w:r>
        <w:t xml:space="preserve">Chapter 1 of this </w:t>
      </w:r>
      <w:r w:rsidRPr="00B56980">
        <w:t xml:space="preserve">thesis </w:t>
      </w:r>
      <w:r>
        <w:t xml:space="preserve">will </w:t>
      </w:r>
      <w:r w:rsidRPr="00B56980">
        <w:t xml:space="preserve">provide some insights into how </w:t>
      </w:r>
      <w:r w:rsidR="00BD6F06">
        <w:t xml:space="preserve">intrinsic and extrinsic factors could affect </w:t>
      </w:r>
      <w:r w:rsidRPr="00B56980">
        <w:t xml:space="preserve">sentinel </w:t>
      </w:r>
      <w:r w:rsidR="00BD6F06">
        <w:t xml:space="preserve">behaviour in mammal and avian </w:t>
      </w:r>
      <w:r w:rsidRPr="00B56980">
        <w:t>species.</w:t>
      </w:r>
      <w:r w:rsidR="00902979">
        <w:t xml:space="preserve"> By identifying the main factors involved in sentinel decision-making, we can infer how urbanization could affect the decision to perform the behaviour.</w:t>
      </w:r>
      <w:r w:rsidRPr="00B56980">
        <w:t xml:space="preserve"> Moreover, the results of chapter 2 will help elucidate </w:t>
      </w:r>
      <w:r w:rsidR="00902979">
        <w:t>how foragers respond to the presence of a sentinel and its foraging environment. Th</w:t>
      </w:r>
      <w:r>
        <w:t xml:space="preserve">ese results </w:t>
      </w:r>
      <w:r w:rsidR="00902979">
        <w:t xml:space="preserve">of this thesis </w:t>
      </w:r>
      <w:r>
        <w:t>could help explain why certain social species, including the American crow, are so successful in urban areas and how sentinel behaviour could contribute to this success</w:t>
      </w:r>
      <w:r w:rsidR="00D05011">
        <w:t>.</w:t>
      </w:r>
    </w:p>
    <w:p w14:paraId="194DFAA0" w14:textId="55A5BD46" w:rsidR="008D7BE5" w:rsidRPr="00580163" w:rsidRDefault="008D7BE5" w:rsidP="002D084B">
      <w:pPr>
        <w:pStyle w:val="SectionText0"/>
      </w:pPr>
    </w:p>
    <w:p w14:paraId="426DFF28" w14:textId="77777777" w:rsidR="008D7BE5" w:rsidRDefault="008D7BE5" w:rsidP="00B8527A">
      <w:pPr>
        <w:pStyle w:val="ChapterTitleB"/>
        <w:sectPr w:rsidR="008D7BE5" w:rsidSect="00635BA0">
          <w:headerReference w:type="default" r:id="rId16"/>
          <w:pgSz w:w="12240" w:h="15840"/>
          <w:pgMar w:top="1440" w:right="1440" w:bottom="1440" w:left="1440" w:header="720" w:footer="720" w:gutter="0"/>
          <w:pgNumType w:start="1"/>
          <w:cols w:space="720"/>
        </w:sectPr>
      </w:pPr>
    </w:p>
    <w:p w14:paraId="1F952457" w14:textId="77777777" w:rsidR="00A24D3D" w:rsidRDefault="00A24D3D" w:rsidP="00A24D3D">
      <w:pPr>
        <w:pStyle w:val="ChapterTitleB"/>
      </w:pPr>
      <w:bookmarkStart w:id="19" w:name="_Toc162208129"/>
      <w:r>
        <w:lastRenderedPageBreak/>
        <w:t>Chapter 1: Sentinel behaviour in mammal and avian species</w:t>
      </w:r>
      <w:bookmarkEnd w:id="19"/>
    </w:p>
    <w:p w14:paraId="0D649FC4" w14:textId="77777777" w:rsidR="00A24D3D" w:rsidRDefault="00A24D3D" w:rsidP="00A24D3D">
      <w:pPr>
        <w:pStyle w:val="SectionTitle"/>
      </w:pPr>
      <w:bookmarkStart w:id="20" w:name="_Toc162208130"/>
      <w:r>
        <w:t>Introduction</w:t>
      </w:r>
      <w:bookmarkEnd w:id="20"/>
    </w:p>
    <w:p w14:paraId="3E964BE0" w14:textId="0EC86472" w:rsidR="00A24D3D" w:rsidRPr="00A24D3D" w:rsidRDefault="00A24D3D" w:rsidP="00A24D3D">
      <w:pPr>
        <w:pStyle w:val="SectionTitle"/>
        <w:sectPr w:rsidR="00A24D3D" w:rsidRPr="00A24D3D" w:rsidSect="00635BA0">
          <w:headerReference w:type="default" r:id="rId17"/>
          <w:pgSz w:w="12240" w:h="15840"/>
          <w:pgMar w:top="1440" w:right="1440" w:bottom="1440" w:left="1440" w:header="720" w:footer="720" w:gutter="0"/>
          <w:cols w:space="720"/>
        </w:sectPr>
      </w:pPr>
    </w:p>
    <w:p w14:paraId="7993BF20" w14:textId="77777777" w:rsidR="00A24D3D" w:rsidRPr="004E4EAA" w:rsidRDefault="00A24D3D" w:rsidP="00A24D3D">
      <w:pPr>
        <w:pStyle w:val="SectionTitle"/>
        <w:spacing w:before="0" w:after="0" w:line="480" w:lineRule="auto"/>
      </w:pPr>
      <w:bookmarkStart w:id="21" w:name="_Toc162208131"/>
      <w:r w:rsidRPr="004E4EAA">
        <w:lastRenderedPageBreak/>
        <w:t>Methods</w:t>
      </w:r>
      <w:bookmarkEnd w:id="21"/>
    </w:p>
    <w:p w14:paraId="341829E2" w14:textId="47E87E7D" w:rsidR="00A24D3D" w:rsidRPr="004E4EAA" w:rsidRDefault="00A24D3D" w:rsidP="00A24D3D">
      <w:pPr>
        <w:pStyle w:val="SectionText0"/>
        <w:spacing w:line="480" w:lineRule="auto"/>
      </w:pPr>
      <w:r w:rsidRPr="004E4EAA">
        <w:t xml:space="preserve">This scoping review followed the ROSES standards of reporting for scoping and systematic reviews to the best of our ability </w:t>
      </w:r>
      <w:r w:rsidRPr="004E4EAA">
        <w:fldChar w:fldCharType="begin"/>
      </w:r>
      <w:r w:rsidR="002702D2">
        <w:instrText xml:space="preserve"> ADDIN ZOTERO_ITEM CSL_CITATION {"citationID":"jFxDGtjj","properties":{"formattedCitation":"[59]","plainCitation":"[59]","noteIndex":0},"citationItems":[{"id":1733,"uris":["http://zotero.org/users/8430992/items/CFQ588MT"],"itemData":{"id":1733,"type":"article-journal","abstract":"Reliable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S."}],"issued":{"date-parts":[["2018",3,19]]}}}],"schema":"https://github.com/citation-style-language/schema/raw/master/csl-citation.json"} </w:instrText>
      </w:r>
      <w:r w:rsidRPr="004E4EAA">
        <w:fldChar w:fldCharType="separate"/>
      </w:r>
      <w:r w:rsidR="002702D2" w:rsidRPr="002702D2">
        <w:t>[59]</w:t>
      </w:r>
      <w:r w:rsidRPr="004E4EAA">
        <w:fldChar w:fldCharType="end"/>
      </w:r>
      <w:r w:rsidRPr="004E4EAA">
        <w:t>. The protocol was not pre-published, though our objective was to ensure transparency and maximize the reproducibility of the search performed.</w:t>
      </w:r>
    </w:p>
    <w:p w14:paraId="1E0B954D" w14:textId="77777777" w:rsidR="00A24D3D" w:rsidRPr="004E4EAA" w:rsidRDefault="00A24D3D" w:rsidP="00A24D3D">
      <w:pPr>
        <w:pStyle w:val="SectionSubtitle"/>
        <w:spacing w:line="480" w:lineRule="auto"/>
        <w:rPr>
          <w:rFonts w:cs="Times New Roman"/>
        </w:rPr>
      </w:pPr>
      <w:bookmarkStart w:id="22" w:name="_Toc162208132"/>
      <w:r w:rsidRPr="004E4EAA">
        <w:rPr>
          <w:rFonts w:cs="Times New Roman"/>
        </w:rPr>
        <w:t>Selection criteria</w:t>
      </w:r>
      <w:bookmarkEnd w:id="22"/>
    </w:p>
    <w:p w14:paraId="3D6B686A" w14:textId="1B81C608" w:rsidR="00A24D3D" w:rsidRPr="004E4EAA" w:rsidRDefault="00A24D3D" w:rsidP="00A24D3D">
      <w:pPr>
        <w:pStyle w:val="SectionText0"/>
        <w:spacing w:line="480" w:lineRule="auto"/>
      </w:pPr>
      <w:r w:rsidRPr="004E4EAA">
        <w:t xml:space="preserve">The inclusion and exclusion criteria for the screening were identified and </w:t>
      </w:r>
      <w:r>
        <w:t>noted</w:t>
      </w:r>
      <w:r w:rsidRPr="004E4EAA">
        <w:t xml:space="preserve"> before initiating database searches</w:t>
      </w:r>
      <w:r>
        <w:t xml:space="preserve"> (</w:t>
      </w:r>
      <w:r w:rsidR="006B3590">
        <w:fldChar w:fldCharType="begin"/>
      </w:r>
      <w:r w:rsidR="006B3590">
        <w:instrText xml:space="preserve"> REF _Ref162209371 \h </w:instrText>
      </w:r>
      <w:r w:rsidR="006B3590">
        <w:fldChar w:fldCharType="separate"/>
      </w:r>
      <w:r w:rsidR="006B3590">
        <w:t xml:space="preserve">Table </w:t>
      </w:r>
      <w:r w:rsidR="006B3590">
        <w:rPr>
          <w:noProof/>
        </w:rPr>
        <w:t>1</w:t>
      </w:r>
      <w:r w:rsidR="006B3590">
        <w:fldChar w:fldCharType="end"/>
      </w:r>
      <w:r>
        <w:t>)</w:t>
      </w:r>
      <w:r w:rsidRPr="004E4EAA">
        <w:t xml:space="preserve">. We </w:t>
      </w:r>
      <w:r>
        <w:t xml:space="preserve">searched various databases for studies on </w:t>
      </w:r>
      <w:r w:rsidRPr="004E4EAA">
        <w:t xml:space="preserve">the effects of a factor on a quantitative measurement of sentinel behaviour (e.g., frequency, duration, number of bouts, etc.). We only included articles that tested sentinel behaviour in terrestrial or avian vertebrates. </w:t>
      </w:r>
      <w:r>
        <w:t xml:space="preserve">Aquatic species can have different methods of identifying threats and communicating their presence. </w:t>
      </w:r>
      <w:r w:rsidRPr="004E4EAA">
        <w:t>We excluded articles published before 1970, because the definition of sentinel behaviour prior to this date was nebulous and not consistent with the current</w:t>
      </w:r>
      <w:r>
        <w:t>ly</w:t>
      </w:r>
      <w:r w:rsidRPr="004E4EAA">
        <w:t xml:space="preserve"> </w:t>
      </w:r>
      <w:r>
        <w:t xml:space="preserve">used </w:t>
      </w:r>
      <w:r w:rsidRPr="004E4EAA">
        <w:t>definition</w:t>
      </w:r>
      <w:r>
        <w:t xml:space="preserve"> of sentinel behaviour. </w:t>
      </w:r>
      <w:r w:rsidRPr="004E4EAA">
        <w:t>For inclusion, we defined sentinel behaviour as an individual that adopts a prominent, exposed position and whose purpose is to maintain constant vigilance over other group members, whether coordinated or not</w:t>
      </w:r>
      <w:r>
        <w:t xml:space="preserve"> </w:t>
      </w:r>
      <w:r>
        <w:fldChar w:fldCharType="begin"/>
      </w:r>
      <w:r w:rsidR="00EE023D">
        <w:instrText xml:space="preserve"> ADDIN ZOTERO_ITEM CSL_CITATION {"citationID":"JF06EZNO","properties":{"formattedCitation":"[1,2]","plainCitation":"[1,2]","noteIndex":0},"citationItems":[{"id":239,"uris":["http://zotero.org/users/8430992/items/S3J3SQSD"],"itemData":{"id":239,"type":"chapter","container-title":"Advances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fldChar w:fldCharType="separate"/>
      </w:r>
      <w:r w:rsidR="00EE023D" w:rsidRPr="00EE023D">
        <w:t>[1,2]</w:t>
      </w:r>
      <w:r>
        <w:fldChar w:fldCharType="end"/>
      </w:r>
      <w:r w:rsidRPr="004E4EAA">
        <w:t xml:space="preserve">. Theoretical or review articles were excluded, though review article citations were screened. </w:t>
      </w:r>
      <w:r>
        <w:t xml:space="preserve"> We also excluded mixed-species flocks to better observe effects on sentinel behaviour within a species, without the effects of eavesdropping and fake alarm cries performed by other species </w:t>
      </w:r>
      <w:r>
        <w:fldChar w:fldCharType="begin"/>
      </w:r>
      <w:r w:rsidR="002702D2">
        <w:instrText xml:space="preserve"> ADDIN ZOTERO_ITEM CSL_CITATION {"citationID":"HDO69hOz","properties":{"formattedCitation":"[60]","plainCitation":"[60]","noteIndex":0},"citationItems":[{"id":600,"uris":["http://zotero.org/users/8430992/items/VJDVFLV9"],"itemData":{"id":600,"type":"article-journal","container-title":"Functional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M."}],"editor":[{"family":"Lewis","given":"Sara"}],"issued":{"date-parts":[["2014",2]]}}}],"schema":"https://github.com/citation-style-language/schema/raw/master/csl-citation.json"} </w:instrText>
      </w:r>
      <w:r>
        <w:fldChar w:fldCharType="separate"/>
      </w:r>
      <w:r w:rsidR="002702D2" w:rsidRPr="002702D2">
        <w:t>[60]</w:t>
      </w:r>
      <w:r>
        <w:fldChar w:fldCharType="end"/>
      </w:r>
      <w:r w:rsidRPr="004E4EAA">
        <w:t>.</w:t>
      </w:r>
    </w:p>
    <w:p w14:paraId="5C91823F" w14:textId="77777777" w:rsidR="00A24D3D" w:rsidRPr="004E4EAA" w:rsidRDefault="00A24D3D" w:rsidP="00A24D3D">
      <w:pPr>
        <w:pStyle w:val="SectionSubtitle"/>
        <w:spacing w:line="480" w:lineRule="auto"/>
        <w:rPr>
          <w:rFonts w:cs="Times New Roman"/>
        </w:rPr>
      </w:pPr>
      <w:bookmarkStart w:id="23" w:name="_Toc162208133"/>
      <w:r w:rsidRPr="004E4EAA">
        <w:rPr>
          <w:rFonts w:cs="Times New Roman"/>
        </w:rPr>
        <w:t xml:space="preserve">Search </w:t>
      </w:r>
      <w:proofErr w:type="gramStart"/>
      <w:r w:rsidRPr="004E4EAA">
        <w:rPr>
          <w:rFonts w:cs="Times New Roman"/>
        </w:rPr>
        <w:t>strategy</w:t>
      </w:r>
      <w:bookmarkEnd w:id="23"/>
      <w:proofErr w:type="gramEnd"/>
    </w:p>
    <w:p w14:paraId="20E0B25E" w14:textId="77777777" w:rsidR="00A24D3D" w:rsidRDefault="00A24D3D" w:rsidP="00A24D3D">
      <w:pPr>
        <w:pStyle w:val="SectionText0"/>
        <w:spacing w:line="480" w:lineRule="auto"/>
        <w:sectPr w:rsidR="00A24D3D" w:rsidSect="00635BA0">
          <w:headerReference w:type="default" r:id="rId18"/>
          <w:pgSz w:w="12240" w:h="15840" w:code="1"/>
          <w:pgMar w:top="1440" w:right="1440" w:bottom="1440" w:left="1440" w:header="709" w:footer="709" w:gutter="0"/>
          <w:cols w:space="708"/>
          <w:docGrid w:linePitch="360"/>
        </w:sectPr>
      </w:pPr>
      <w:r>
        <w:t>On Jan. 24</w:t>
      </w:r>
      <w:r w:rsidRPr="00B02DC2">
        <w:rPr>
          <w:vertAlign w:val="superscript"/>
        </w:rPr>
        <w:t>th</w:t>
      </w:r>
      <w:r>
        <w:t>, 2022, a</w:t>
      </w:r>
      <w:r w:rsidRPr="004E4EAA">
        <w:t xml:space="preserve"> preliminary search was performed in Web of Science and Google Scholar to find relevant articles and generate a list of exemplar articles</w:t>
      </w:r>
      <w:r>
        <w:t xml:space="preserve"> using “sentinel behaviour in animals” as a search string</w:t>
      </w:r>
      <w:r w:rsidRPr="004E4EAA">
        <w:t>. This list</w:t>
      </w:r>
      <w:r>
        <w:t xml:space="preserve"> of 20 articles</w:t>
      </w:r>
      <w:r w:rsidRPr="004E4EAA">
        <w:t xml:space="preserve"> was subsequently used to test the </w:t>
      </w:r>
    </w:p>
    <w:p w14:paraId="6FFC5EF4" w14:textId="77777777" w:rsidR="00A24D3D" w:rsidRDefault="00A24D3D" w:rsidP="00A24D3D">
      <w:pPr>
        <w:pStyle w:val="BetterCaption"/>
      </w:pPr>
      <w:bookmarkStart w:id="24" w:name="_Ref162209371"/>
      <w:bookmarkStart w:id="25" w:name="_Toc162210467"/>
      <w:r>
        <w:lastRenderedPageBreak/>
        <w:t xml:space="preserve">Table </w:t>
      </w:r>
      <w:r>
        <w:fldChar w:fldCharType="begin"/>
      </w:r>
      <w:r>
        <w:instrText xml:space="preserve"> SEQ Table \* ARABIC </w:instrText>
      </w:r>
      <w:r>
        <w:fldChar w:fldCharType="separate"/>
      </w:r>
      <w:r>
        <w:rPr>
          <w:noProof/>
        </w:rPr>
        <w:t>1</w:t>
      </w:r>
      <w:r>
        <w:fldChar w:fldCharType="end"/>
      </w:r>
      <w:bookmarkEnd w:id="24"/>
      <w:r>
        <w:t>:</w:t>
      </w:r>
      <w:r w:rsidRPr="00F23B36">
        <w:rPr>
          <w:rStyle w:val="SectionTextChar"/>
          <w:b w:val="0"/>
          <w:bCs w:val="0"/>
        </w:rPr>
        <w:t xml:space="preserve"> </w:t>
      </w:r>
      <w:r w:rsidRPr="00BD2BF0">
        <w:rPr>
          <w:rStyle w:val="SectionTextChar"/>
          <w:b w:val="0"/>
          <w:bCs w:val="0"/>
        </w:rPr>
        <w:t>Inclusion and exclusion criteria for scoping review</w:t>
      </w:r>
      <w:bookmarkEnd w:id="25"/>
    </w:p>
    <w:tbl>
      <w:tblPr>
        <w:tblStyle w:val="TableGrid"/>
        <w:tblW w:w="0" w:type="auto"/>
        <w:tblLook w:val="04A0" w:firstRow="1" w:lastRow="0" w:firstColumn="1" w:lastColumn="0" w:noHBand="0" w:noVBand="1"/>
      </w:tblPr>
      <w:tblGrid>
        <w:gridCol w:w="2547"/>
        <w:gridCol w:w="6803"/>
      </w:tblGrid>
      <w:tr w:rsidR="00A24D3D" w14:paraId="1F59FCF2" w14:textId="77777777" w:rsidTr="00031A67">
        <w:tc>
          <w:tcPr>
            <w:tcW w:w="2547" w:type="dxa"/>
            <w:shd w:val="clear" w:color="auto" w:fill="D9D9D9" w:themeFill="background1" w:themeFillShade="D9"/>
          </w:tcPr>
          <w:p w14:paraId="3FD3B4F8" w14:textId="77777777" w:rsidR="00A24D3D" w:rsidRPr="00095365" w:rsidRDefault="00A24D3D" w:rsidP="00031A67">
            <w:pPr>
              <w:pStyle w:val="SectionText0"/>
              <w:rPr>
                <w:b/>
                <w:bCs/>
              </w:rPr>
            </w:pPr>
            <w:r>
              <w:rPr>
                <w:b/>
                <w:bCs/>
              </w:rPr>
              <w:t>Inclusion Criteria</w:t>
            </w:r>
          </w:p>
        </w:tc>
        <w:tc>
          <w:tcPr>
            <w:tcW w:w="6803" w:type="dxa"/>
            <w:shd w:val="clear" w:color="auto" w:fill="D9D9D9" w:themeFill="background1" w:themeFillShade="D9"/>
          </w:tcPr>
          <w:p w14:paraId="37D27186" w14:textId="77777777" w:rsidR="00A24D3D" w:rsidRPr="00095365" w:rsidRDefault="00A24D3D" w:rsidP="00031A67">
            <w:pPr>
              <w:pStyle w:val="SectionText0"/>
              <w:rPr>
                <w:b/>
                <w:bCs/>
              </w:rPr>
            </w:pPr>
            <w:r>
              <w:rPr>
                <w:b/>
                <w:bCs/>
              </w:rPr>
              <w:t>Description</w:t>
            </w:r>
          </w:p>
        </w:tc>
      </w:tr>
      <w:tr w:rsidR="00A24D3D" w14:paraId="08B8010E" w14:textId="77777777" w:rsidTr="00031A67">
        <w:tc>
          <w:tcPr>
            <w:tcW w:w="2547" w:type="dxa"/>
          </w:tcPr>
          <w:p w14:paraId="5A498C88" w14:textId="77777777" w:rsidR="00A24D3D" w:rsidRPr="00095365" w:rsidRDefault="00A24D3D" w:rsidP="00031A67">
            <w:pPr>
              <w:pStyle w:val="SectionText0"/>
              <w:tabs>
                <w:tab w:val="right" w:pos="2331"/>
              </w:tabs>
            </w:pPr>
            <w:r>
              <w:t>Study design</w:t>
            </w:r>
            <w:r>
              <w:tab/>
            </w:r>
          </w:p>
        </w:tc>
        <w:tc>
          <w:tcPr>
            <w:tcW w:w="6803" w:type="dxa"/>
          </w:tcPr>
          <w:p w14:paraId="52A11539" w14:textId="77777777" w:rsidR="00A24D3D" w:rsidRDefault="00A24D3D" w:rsidP="00031A67">
            <w:pPr>
              <w:pStyle w:val="SectionText0"/>
            </w:pPr>
            <w:r>
              <w:t>Study must be experimental; testing the effect of one or more factors on some element of sentinel behaviour.</w:t>
            </w:r>
          </w:p>
        </w:tc>
      </w:tr>
      <w:tr w:rsidR="00A24D3D" w14:paraId="229BEB2C" w14:textId="77777777" w:rsidTr="00031A67">
        <w:tc>
          <w:tcPr>
            <w:tcW w:w="2547" w:type="dxa"/>
          </w:tcPr>
          <w:p w14:paraId="160D254B" w14:textId="77777777" w:rsidR="00A24D3D" w:rsidRDefault="00A24D3D" w:rsidP="00031A67">
            <w:pPr>
              <w:pStyle w:val="SectionText0"/>
            </w:pPr>
            <w:r>
              <w:t>Model species</w:t>
            </w:r>
          </w:p>
        </w:tc>
        <w:tc>
          <w:tcPr>
            <w:tcW w:w="6803" w:type="dxa"/>
          </w:tcPr>
          <w:p w14:paraId="115C725C" w14:textId="77777777" w:rsidR="00A24D3D" w:rsidRDefault="00A24D3D" w:rsidP="00031A67">
            <w:pPr>
              <w:pStyle w:val="SectionText0"/>
            </w:pPr>
            <w:r>
              <w:t>Model species must be terrestrial or avian, and vertebrate.</w:t>
            </w:r>
          </w:p>
        </w:tc>
      </w:tr>
      <w:tr w:rsidR="00A24D3D" w14:paraId="232C49A7" w14:textId="77777777" w:rsidTr="00031A67">
        <w:tc>
          <w:tcPr>
            <w:tcW w:w="2547" w:type="dxa"/>
            <w:tcBorders>
              <w:bottom w:val="single" w:sz="4" w:space="0" w:color="auto"/>
            </w:tcBorders>
          </w:tcPr>
          <w:p w14:paraId="5299AFDB" w14:textId="77777777" w:rsidR="00A24D3D" w:rsidRDefault="00A24D3D" w:rsidP="00031A67">
            <w:pPr>
              <w:pStyle w:val="SectionText0"/>
            </w:pPr>
            <w:r>
              <w:t>Date of publication</w:t>
            </w:r>
          </w:p>
        </w:tc>
        <w:tc>
          <w:tcPr>
            <w:tcW w:w="6803" w:type="dxa"/>
            <w:tcBorders>
              <w:bottom w:val="single" w:sz="4" w:space="0" w:color="auto"/>
            </w:tcBorders>
          </w:tcPr>
          <w:p w14:paraId="6CFC393A" w14:textId="77777777" w:rsidR="00A24D3D" w:rsidRDefault="00A24D3D" w:rsidP="00031A67">
            <w:pPr>
              <w:pStyle w:val="SectionText0"/>
            </w:pPr>
            <w:r>
              <w:t>Article must be published after 1970.</w:t>
            </w:r>
          </w:p>
        </w:tc>
      </w:tr>
      <w:tr w:rsidR="00A24D3D" w14:paraId="4C0AA767" w14:textId="77777777" w:rsidTr="00031A67">
        <w:tc>
          <w:tcPr>
            <w:tcW w:w="2547" w:type="dxa"/>
            <w:tcBorders>
              <w:bottom w:val="single" w:sz="4" w:space="0" w:color="auto"/>
            </w:tcBorders>
          </w:tcPr>
          <w:p w14:paraId="75124E93" w14:textId="77777777" w:rsidR="00A24D3D" w:rsidRDefault="00A24D3D" w:rsidP="00031A67">
            <w:pPr>
              <w:pStyle w:val="SectionText0"/>
            </w:pPr>
            <w:r>
              <w:t>Major concepts</w:t>
            </w:r>
          </w:p>
        </w:tc>
        <w:tc>
          <w:tcPr>
            <w:tcW w:w="6803" w:type="dxa"/>
            <w:tcBorders>
              <w:bottom w:val="single" w:sz="4" w:space="0" w:color="auto"/>
            </w:tcBorders>
          </w:tcPr>
          <w:p w14:paraId="5A5D6579" w14:textId="77777777" w:rsidR="00A24D3D" w:rsidRDefault="00A24D3D" w:rsidP="00031A67">
            <w:pPr>
              <w:pStyle w:val="SectionText0"/>
            </w:pPr>
            <w:r>
              <w:t xml:space="preserve">Must be related to behaviour, behavioural </w:t>
            </w:r>
            <w:proofErr w:type="gramStart"/>
            <w:r>
              <w:t>ecology</w:t>
            </w:r>
            <w:proofErr w:type="gramEnd"/>
            <w:r>
              <w:t xml:space="preserve"> or adjacent and related fields.</w:t>
            </w:r>
          </w:p>
        </w:tc>
      </w:tr>
      <w:tr w:rsidR="00A24D3D" w14:paraId="380F6CFC" w14:textId="77777777" w:rsidTr="00031A67">
        <w:tc>
          <w:tcPr>
            <w:tcW w:w="2547" w:type="dxa"/>
            <w:tcBorders>
              <w:top w:val="single" w:sz="4" w:space="0" w:color="auto"/>
              <w:left w:val="nil"/>
              <w:bottom w:val="single" w:sz="4" w:space="0" w:color="auto"/>
              <w:right w:val="nil"/>
            </w:tcBorders>
          </w:tcPr>
          <w:p w14:paraId="4FC4E918" w14:textId="77777777" w:rsidR="00A24D3D" w:rsidRDefault="00A24D3D" w:rsidP="00031A67">
            <w:pPr>
              <w:pStyle w:val="SectionText0"/>
            </w:pPr>
          </w:p>
        </w:tc>
        <w:tc>
          <w:tcPr>
            <w:tcW w:w="6803" w:type="dxa"/>
            <w:tcBorders>
              <w:top w:val="single" w:sz="4" w:space="0" w:color="auto"/>
              <w:left w:val="nil"/>
              <w:bottom w:val="single" w:sz="4" w:space="0" w:color="auto"/>
              <w:right w:val="nil"/>
            </w:tcBorders>
          </w:tcPr>
          <w:p w14:paraId="502F0CEB" w14:textId="77777777" w:rsidR="00A24D3D" w:rsidRDefault="00A24D3D" w:rsidP="00031A67">
            <w:pPr>
              <w:pStyle w:val="SectionText0"/>
            </w:pPr>
          </w:p>
        </w:tc>
      </w:tr>
      <w:tr w:rsidR="00A24D3D" w14:paraId="7D699D0B" w14:textId="77777777" w:rsidTr="00031A67">
        <w:tc>
          <w:tcPr>
            <w:tcW w:w="2547" w:type="dxa"/>
            <w:tcBorders>
              <w:top w:val="single" w:sz="4" w:space="0" w:color="auto"/>
            </w:tcBorders>
            <w:shd w:val="clear" w:color="auto" w:fill="D9D9D9" w:themeFill="background1" w:themeFillShade="D9"/>
          </w:tcPr>
          <w:p w14:paraId="42D4E2AD" w14:textId="77777777" w:rsidR="00A24D3D" w:rsidRPr="00095365" w:rsidRDefault="00A24D3D" w:rsidP="00031A67">
            <w:pPr>
              <w:pStyle w:val="SectionText0"/>
              <w:rPr>
                <w:b/>
                <w:bCs/>
              </w:rPr>
            </w:pPr>
            <w:r>
              <w:rPr>
                <w:b/>
                <w:bCs/>
              </w:rPr>
              <w:t>Exclusion Criteria</w:t>
            </w:r>
          </w:p>
        </w:tc>
        <w:tc>
          <w:tcPr>
            <w:tcW w:w="6803" w:type="dxa"/>
            <w:tcBorders>
              <w:top w:val="single" w:sz="4" w:space="0" w:color="auto"/>
            </w:tcBorders>
            <w:shd w:val="clear" w:color="auto" w:fill="D9D9D9" w:themeFill="background1" w:themeFillShade="D9"/>
          </w:tcPr>
          <w:p w14:paraId="7C08EC99" w14:textId="77777777" w:rsidR="00A24D3D" w:rsidRPr="00095365" w:rsidRDefault="00A24D3D" w:rsidP="00031A67">
            <w:pPr>
              <w:pStyle w:val="SectionText0"/>
              <w:rPr>
                <w:b/>
                <w:bCs/>
              </w:rPr>
            </w:pPr>
            <w:r>
              <w:rPr>
                <w:b/>
                <w:bCs/>
              </w:rPr>
              <w:t>Description</w:t>
            </w:r>
          </w:p>
        </w:tc>
      </w:tr>
      <w:tr w:rsidR="00A24D3D" w14:paraId="70299BD0" w14:textId="77777777" w:rsidTr="00031A67">
        <w:tc>
          <w:tcPr>
            <w:tcW w:w="2547" w:type="dxa"/>
          </w:tcPr>
          <w:p w14:paraId="57BAABC0" w14:textId="77777777" w:rsidR="00A24D3D" w:rsidRDefault="00A24D3D" w:rsidP="00031A67">
            <w:pPr>
              <w:pStyle w:val="SectionText0"/>
            </w:pPr>
            <w:r>
              <w:t>Study design</w:t>
            </w:r>
          </w:p>
        </w:tc>
        <w:tc>
          <w:tcPr>
            <w:tcW w:w="6803" w:type="dxa"/>
          </w:tcPr>
          <w:p w14:paraId="2F5BCF39" w14:textId="77777777" w:rsidR="00A24D3D" w:rsidRDefault="00A24D3D" w:rsidP="00031A67">
            <w:pPr>
              <w:pStyle w:val="SectionText0"/>
            </w:pPr>
            <w:r>
              <w:t>Study must not be observational (e.g. X species has a sentinel system), or mathematical/theoretical.</w:t>
            </w:r>
          </w:p>
        </w:tc>
      </w:tr>
      <w:tr w:rsidR="00A24D3D" w14:paraId="39C74CC3" w14:textId="77777777" w:rsidTr="00031A67">
        <w:tc>
          <w:tcPr>
            <w:tcW w:w="2547" w:type="dxa"/>
          </w:tcPr>
          <w:p w14:paraId="074B802A" w14:textId="77777777" w:rsidR="00A24D3D" w:rsidRDefault="00A24D3D" w:rsidP="00031A67">
            <w:pPr>
              <w:pStyle w:val="SectionText0"/>
            </w:pPr>
            <w:r>
              <w:t>Model species</w:t>
            </w:r>
          </w:p>
        </w:tc>
        <w:tc>
          <w:tcPr>
            <w:tcW w:w="6803" w:type="dxa"/>
          </w:tcPr>
          <w:p w14:paraId="768079A3" w14:textId="77777777" w:rsidR="00A24D3D" w:rsidRDefault="00A24D3D" w:rsidP="00031A67">
            <w:pPr>
              <w:pStyle w:val="SectionText0"/>
            </w:pPr>
            <w:r>
              <w:t>Model species must not be aquatic and must not be invertebrate.</w:t>
            </w:r>
          </w:p>
        </w:tc>
      </w:tr>
      <w:tr w:rsidR="00A24D3D" w14:paraId="018D08E0" w14:textId="77777777" w:rsidTr="00031A67">
        <w:tc>
          <w:tcPr>
            <w:tcW w:w="2547" w:type="dxa"/>
          </w:tcPr>
          <w:p w14:paraId="2DD8BA12" w14:textId="77777777" w:rsidR="00A24D3D" w:rsidRDefault="00A24D3D" w:rsidP="00031A67">
            <w:pPr>
              <w:pStyle w:val="SectionText0"/>
            </w:pPr>
            <w:r>
              <w:t>Date of publication</w:t>
            </w:r>
          </w:p>
        </w:tc>
        <w:tc>
          <w:tcPr>
            <w:tcW w:w="6803" w:type="dxa"/>
          </w:tcPr>
          <w:p w14:paraId="6E670739" w14:textId="77777777" w:rsidR="00A24D3D" w:rsidRDefault="00A24D3D" w:rsidP="00031A67">
            <w:pPr>
              <w:pStyle w:val="SectionText0"/>
            </w:pPr>
            <w:r>
              <w:t>Article must not be published before 1970.</w:t>
            </w:r>
          </w:p>
        </w:tc>
      </w:tr>
      <w:tr w:rsidR="00A24D3D" w14:paraId="427FA343" w14:textId="77777777" w:rsidTr="00031A67">
        <w:tc>
          <w:tcPr>
            <w:tcW w:w="2547" w:type="dxa"/>
          </w:tcPr>
          <w:p w14:paraId="1A9A33E6" w14:textId="77777777" w:rsidR="00A24D3D" w:rsidRDefault="00A24D3D" w:rsidP="00031A67">
            <w:pPr>
              <w:pStyle w:val="SectionText0"/>
            </w:pPr>
            <w:r>
              <w:t>Major concepts</w:t>
            </w:r>
          </w:p>
        </w:tc>
        <w:tc>
          <w:tcPr>
            <w:tcW w:w="6803" w:type="dxa"/>
          </w:tcPr>
          <w:p w14:paraId="28C5ACB7" w14:textId="77777777" w:rsidR="00A24D3D" w:rsidRDefault="00A24D3D" w:rsidP="00031A67">
            <w:pPr>
              <w:pStyle w:val="SectionText0"/>
            </w:pPr>
            <w:r>
              <w:t>Exclude studies from non-behaviour related fields (e.g. remote sensing, sentinels of ecosystem health/biodiversity, sleep).</w:t>
            </w:r>
          </w:p>
        </w:tc>
      </w:tr>
    </w:tbl>
    <w:p w14:paraId="35A71B11" w14:textId="77777777" w:rsidR="00A24D3D" w:rsidRDefault="00A24D3D" w:rsidP="00A24D3D">
      <w:pPr>
        <w:pStyle w:val="SectionTitle"/>
        <w:spacing w:before="0"/>
        <w:sectPr w:rsidR="00A24D3D" w:rsidSect="00635BA0">
          <w:headerReference w:type="default" r:id="rId19"/>
          <w:pgSz w:w="12240" w:h="15840" w:code="1"/>
          <w:pgMar w:top="1440" w:right="1440" w:bottom="1440" w:left="1440" w:header="709" w:footer="709" w:gutter="0"/>
          <w:cols w:space="708"/>
          <w:docGrid w:linePitch="360"/>
        </w:sectPr>
      </w:pPr>
    </w:p>
    <w:p w14:paraId="553E9FA0" w14:textId="4F7935D2" w:rsidR="00A24D3D" w:rsidRPr="004E4EAA" w:rsidRDefault="00A24D3D" w:rsidP="00A24D3D">
      <w:pPr>
        <w:pStyle w:val="SectionText0"/>
        <w:spacing w:line="480" w:lineRule="auto"/>
      </w:pPr>
      <w:r w:rsidRPr="004E4EAA">
        <w:lastRenderedPageBreak/>
        <w:t xml:space="preserve">comprehensiveness of the final search strategy and screening. Common keywords in the exemplar articles were compiled and used to develop the search string. The final search string we used to search for articles was "Sentinel AND </w:t>
      </w:r>
      <w:proofErr w:type="spellStart"/>
      <w:r w:rsidRPr="004E4EAA">
        <w:t>Behavio</w:t>
      </w:r>
      <w:proofErr w:type="spellEnd"/>
      <w:r w:rsidRPr="004E4EAA">
        <w:t>*" (</w:t>
      </w:r>
      <w:r>
        <w:fldChar w:fldCharType="begin"/>
      </w:r>
      <w:r>
        <w:instrText xml:space="preserve"> REF _Ref161749046 \h  \* MERGEFORMAT </w:instrText>
      </w:r>
      <w:r>
        <w:fldChar w:fldCharType="separate"/>
      </w:r>
      <w:r>
        <w:t xml:space="preserve">Table </w:t>
      </w:r>
      <w:r>
        <w:rPr>
          <w:noProof/>
        </w:rPr>
        <w:t>2</w:t>
      </w:r>
      <w:r>
        <w:fldChar w:fldCharType="end"/>
      </w:r>
      <w:r w:rsidRPr="004E4EAA">
        <w:t xml:space="preserve">). We filtered the articles by removing articles in fields unrelated to behaviour (e.g., sleep, remote sensing). On Nov. 1st, 2022, we searched through Web of Science Complete, which included </w:t>
      </w:r>
      <w:r w:rsidRPr="004E4EAA">
        <w:rPr>
          <w:lang w:eastAsia="en-US"/>
        </w:rPr>
        <w:t xml:space="preserve">Web of Science Core, Current Contents Connect, Zoological Records, </w:t>
      </w:r>
      <w:proofErr w:type="spellStart"/>
      <w:r w:rsidRPr="004E4EAA">
        <w:rPr>
          <w:lang w:eastAsia="en-US"/>
        </w:rPr>
        <w:t>SciELO</w:t>
      </w:r>
      <w:proofErr w:type="spellEnd"/>
      <w:r w:rsidRPr="004E4EAA">
        <w:rPr>
          <w:lang w:eastAsia="en-US"/>
        </w:rPr>
        <w:t xml:space="preserve"> Citation Index, KCI-Korean Journal Database, BIOSIS Citation Index, Data Citation Index</w:t>
      </w:r>
      <w:r w:rsidRPr="004E4EAA">
        <w:t>, and exported the list of search results.</w:t>
      </w:r>
      <w:r>
        <w:t xml:space="preserve"> </w:t>
      </w:r>
      <w:r w:rsidRPr="00187090">
        <w:t>Using the factors identified during the full-text screening of articles, E</w:t>
      </w:r>
      <w:r>
        <w:t>LICIT</w:t>
      </w:r>
      <w:r w:rsidRPr="00187090">
        <w:t xml:space="preserve"> was used to search for any articles not present in the databases searched</w:t>
      </w:r>
      <w:r w:rsidRPr="004E4EAA">
        <w:t xml:space="preserve"> </w:t>
      </w:r>
      <w:r>
        <w:t>on Nov. 20</w:t>
      </w:r>
      <w:r w:rsidRPr="00666AE0">
        <w:rPr>
          <w:vertAlign w:val="superscript"/>
        </w:rPr>
        <w:t>t</w:t>
      </w:r>
      <w:r>
        <w:rPr>
          <w:vertAlign w:val="superscript"/>
        </w:rPr>
        <w:t>h</w:t>
      </w:r>
      <w:r w:rsidRPr="00666AE0">
        <w:t>,</w:t>
      </w:r>
      <w:r>
        <w:rPr>
          <w:vertAlign w:val="superscript"/>
        </w:rPr>
        <w:t xml:space="preserve"> </w:t>
      </w:r>
      <w:r>
        <w:t xml:space="preserve">2023 using variations of the search string “how does [factor] affect sentinel behaviour?” </w:t>
      </w:r>
      <w:r w:rsidRPr="004E4EAA">
        <w:fldChar w:fldCharType="begin"/>
      </w:r>
      <w:r w:rsidR="002702D2">
        <w:instrText xml:space="preserve"> ADDIN ZOTERO_ITEM CSL_CITATION {"citationID":"ScOGkIcG","properties":{"formattedCitation":"[61]","plainCitation":"[61]","noteIndex":0},"citationItems":[{"id":1732,"uris":["http://zotero.org/users/8430992/items/MRMXZ3GG"],"itemData":{"id":1732,"type":"article-journal","container-title":"The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Y."}],"issued":{"date-parts":[["2023",4,1]]}},"label":"page"}],"schema":"https://github.com/citation-style-language/schema/raw/master/csl-citation.json"} </w:instrText>
      </w:r>
      <w:r w:rsidRPr="004E4EAA">
        <w:fldChar w:fldCharType="separate"/>
      </w:r>
      <w:r w:rsidR="002702D2" w:rsidRPr="002702D2">
        <w:t>[61]</w:t>
      </w:r>
      <w:r w:rsidRPr="004E4EAA">
        <w:fldChar w:fldCharType="end"/>
      </w:r>
      <w:r w:rsidRPr="004E4EAA">
        <w:t>.</w:t>
      </w:r>
    </w:p>
    <w:p w14:paraId="5E7E96D0" w14:textId="77777777" w:rsidR="00A24D3D" w:rsidRPr="004E4EAA" w:rsidRDefault="00A24D3D" w:rsidP="00A24D3D">
      <w:pPr>
        <w:pStyle w:val="SectionSubtitle"/>
        <w:spacing w:line="480" w:lineRule="auto"/>
        <w:rPr>
          <w:rFonts w:cs="Times New Roman"/>
        </w:rPr>
      </w:pPr>
      <w:bookmarkStart w:id="26" w:name="_Toc162208134"/>
      <w:r w:rsidRPr="004E4EAA">
        <w:rPr>
          <w:rFonts w:cs="Times New Roman"/>
        </w:rPr>
        <w:t>Data collection &amp; analysis</w:t>
      </w:r>
      <w:bookmarkEnd w:id="26"/>
    </w:p>
    <w:p w14:paraId="396C93A9" w14:textId="5BACE2B5" w:rsidR="00A24D3D" w:rsidRPr="00A24D3D" w:rsidRDefault="00A24D3D" w:rsidP="00A24D3D">
      <w:pPr>
        <w:pStyle w:val="SectionText0"/>
        <w:spacing w:line="480" w:lineRule="auto"/>
        <w:sectPr w:rsidR="00A24D3D" w:rsidRPr="00A24D3D" w:rsidSect="00635BA0">
          <w:headerReference w:type="default" r:id="rId20"/>
          <w:pgSz w:w="12240" w:h="15840" w:code="1"/>
          <w:pgMar w:top="1440" w:right="1440" w:bottom="1440" w:left="1440" w:header="709" w:footer="709" w:gutter="0"/>
          <w:cols w:space="708"/>
          <w:docGrid w:linePitch="360"/>
        </w:sectPr>
      </w:pPr>
      <w:r w:rsidRPr="004E4EAA">
        <w:t xml:space="preserve">Title and abstract were screened </w:t>
      </w:r>
      <w:r>
        <w:t xml:space="preserve">three times </w:t>
      </w:r>
      <w:r w:rsidRPr="004E4EAA">
        <w:t>using the "</w:t>
      </w:r>
      <w:proofErr w:type="spellStart"/>
      <w:r w:rsidRPr="004E4EAA">
        <w:t>Metagear</w:t>
      </w:r>
      <w:proofErr w:type="spellEnd"/>
      <w:r w:rsidRPr="004E4EAA">
        <w:t>" package in R</w:t>
      </w:r>
      <w:r>
        <w:t xml:space="preserve"> (v.4.2.3, </w:t>
      </w:r>
      <w:r w:rsidRPr="004E4EAA">
        <w:fldChar w:fldCharType="begin"/>
      </w:r>
      <w:r w:rsidR="002702D2">
        <w:instrText xml:space="preserve"> ADDIN ZOTERO_ITEM CSL_CITATION {"citationID":"l1affs2x","properties":{"formattedCitation":"[62]","plainCitation":"[62]","noteIndex":0},"citationItems":[{"id":1730,"uris":["http://zotero.org/users/8430992/items/H2DSTLGX"],"itemData":{"id":1730,"type":"article-journal","container-title":"Methods in Ecology and Evolution","DOI":"https://doi.org/10.1111/2041-210X.12472","issue":"3","page":"323-330","title":"Facilitating systematic reviews, data extraction and meta‐analysis with the metagear package for r","volume":"7","author":[{"family":"Lajeunesse","given":"Marc J."}],"issued":{"date-parts":[["2015"]]}}}],"schema":"https://github.com/citation-style-language/schema/raw/master/csl-citation.json"} </w:instrText>
      </w:r>
      <w:r w:rsidRPr="004E4EAA">
        <w:fldChar w:fldCharType="separate"/>
      </w:r>
      <w:r w:rsidR="002702D2" w:rsidRPr="002702D2">
        <w:t>[62]</w:t>
      </w:r>
      <w:r w:rsidRPr="004E4EAA">
        <w:fldChar w:fldCharType="end"/>
      </w:r>
      <w:r>
        <w:t>)</w:t>
      </w:r>
      <w:r w:rsidRPr="004E4EAA">
        <w:t xml:space="preserve"> by following the inclusion and exclusion criteria</w:t>
      </w:r>
      <w:r>
        <w:t xml:space="preserve"> (</w:t>
      </w:r>
      <w:r w:rsidR="00000000">
        <w:fldChar w:fldCharType="begin"/>
      </w:r>
      <w:r w:rsidR="00000000">
        <w:instrText xml:space="preserve"> REF _Ref161749023 \h  \* MERGEFORMAT </w:instrText>
      </w:r>
      <w:r w:rsidR="00000000">
        <w:fldChar w:fldCharType="separate"/>
      </w:r>
      <w:r w:rsidR="006B3590">
        <w:rPr>
          <w:b/>
          <w:bCs/>
          <w:lang w:val="en-US"/>
        </w:rPr>
        <w:fldChar w:fldCharType="begin"/>
      </w:r>
      <w:r w:rsidR="006B3590">
        <w:instrText xml:space="preserve"> REF _Ref162209371 \h </w:instrText>
      </w:r>
      <w:r w:rsidR="006B3590">
        <w:rPr>
          <w:b/>
          <w:bCs/>
          <w:lang w:val="en-US"/>
        </w:rPr>
      </w:r>
      <w:r w:rsidR="006B3590">
        <w:rPr>
          <w:b/>
          <w:bCs/>
          <w:lang w:val="en-US"/>
        </w:rPr>
        <w:fldChar w:fldCharType="separate"/>
      </w:r>
      <w:r w:rsidR="006B3590">
        <w:t xml:space="preserve">Table </w:t>
      </w:r>
      <w:r w:rsidR="006B3590">
        <w:rPr>
          <w:noProof/>
        </w:rPr>
        <w:t>1</w:t>
      </w:r>
      <w:r w:rsidR="006B3590">
        <w:rPr>
          <w:noProof/>
        </w:rPr>
        <w:fldChar w:fldCharType="end"/>
      </w:r>
      <w:r w:rsidR="00000000">
        <w:fldChar w:fldCharType="end"/>
      </w:r>
      <w:r>
        <w:t>)</w:t>
      </w:r>
      <w:r w:rsidRPr="004E4EAA">
        <w:t xml:space="preserve">. Full texts of articles </w:t>
      </w:r>
      <w:r>
        <w:t>were then</w:t>
      </w:r>
      <w:r w:rsidRPr="004E4EAA">
        <w:t xml:space="preserve"> screen</w:t>
      </w:r>
      <w:r>
        <w:t>ed</w:t>
      </w:r>
      <w:r w:rsidRPr="004E4EAA">
        <w:t xml:space="preserve"> </w:t>
      </w:r>
      <w:r>
        <w:t>for inclusion or exclusion based on our criteria</w:t>
      </w:r>
      <w:r w:rsidRPr="004E4EAA">
        <w:t xml:space="preserve">. </w:t>
      </w:r>
      <w:r>
        <w:t xml:space="preserve">How changes in </w:t>
      </w:r>
      <w:r w:rsidRPr="004E4EAA">
        <w:t xml:space="preserve">sentinel behaviour </w:t>
      </w:r>
      <w:r>
        <w:t xml:space="preserve">were measured (e.g. total duration, length of bout) </w:t>
      </w:r>
      <w:r w:rsidRPr="004E4EAA">
        <w:t xml:space="preserve">and </w:t>
      </w:r>
      <w:r>
        <w:t xml:space="preserve">which </w:t>
      </w:r>
      <w:r w:rsidRPr="004E4EAA">
        <w:t>factors tested by the articles were recorded, as well as the species</w:t>
      </w:r>
      <w:r>
        <w:t xml:space="preserve"> of interest</w:t>
      </w:r>
      <w:r w:rsidRPr="004E4EAA">
        <w:t xml:space="preserve">. </w:t>
      </w:r>
      <w:r>
        <w:t xml:space="preserve">We later grouped the factors as either intrinsic (e.g. sex, age, body mass) or extrinsic (e.g. anthropogenic noise, presence of predators or outgroup rivals). </w:t>
      </w:r>
      <w:r w:rsidRPr="004E4EAA">
        <w:t xml:space="preserve">We </w:t>
      </w:r>
      <w:r>
        <w:t xml:space="preserve">also </w:t>
      </w:r>
      <w:r w:rsidRPr="004E4EAA">
        <w:t xml:space="preserve">kept a record of articles that defined sentinel behaviour, and if that definition included coordination as a defining feature as proposed by </w:t>
      </w:r>
      <w:proofErr w:type="spellStart"/>
      <w:r w:rsidRPr="004E4EAA">
        <w:t>Bednekoff</w:t>
      </w:r>
      <w:proofErr w:type="spellEnd"/>
      <w:r w:rsidRPr="004E4EAA">
        <w:t xml:space="preserve"> </w:t>
      </w:r>
      <w:r w:rsidRPr="004E4EAA">
        <w:fldChar w:fldCharType="begin"/>
      </w:r>
      <w:r w:rsidR="00EE023D">
        <w:instrText xml:space="preserve"> ADDIN ZOTERO_ITEM CSL_CITATION {"citationID":"6UjsSTyp","properties":{"formattedCitation":"[1]","plainCitation":"[1]","noteIndex":0},"citationItems":[{"id":239,"uris":["http://zotero.org/users/8430992/items/S3J3SQSD"],"itemData":{"id":239,"type":"chapter","container-title":"Advances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Pr="004E4EAA">
        <w:fldChar w:fldCharType="separate"/>
      </w:r>
      <w:r w:rsidR="00EE023D" w:rsidRPr="00EE023D">
        <w:t>[1]</w:t>
      </w:r>
      <w:r w:rsidRPr="004E4EAA">
        <w:fldChar w:fldCharType="end"/>
      </w:r>
      <w:r w:rsidRPr="004E4EAA">
        <w:t>.</w:t>
      </w:r>
    </w:p>
    <w:p w14:paraId="020E31D0" w14:textId="77777777" w:rsidR="00A24D3D" w:rsidRDefault="00A24D3D" w:rsidP="00F23B36">
      <w:pPr>
        <w:pStyle w:val="BetterCaption"/>
      </w:pPr>
      <w:bookmarkStart w:id="27" w:name="_Ref161749046"/>
      <w:bookmarkStart w:id="28" w:name="_Toc161750861"/>
      <w:bookmarkStart w:id="29" w:name="_Toc162210468"/>
      <w:r>
        <w:lastRenderedPageBreak/>
        <w:t xml:space="preserve">Table </w:t>
      </w:r>
      <w:r>
        <w:fldChar w:fldCharType="begin"/>
      </w:r>
      <w:r>
        <w:instrText xml:space="preserve"> SEQ Table \* ARABIC </w:instrText>
      </w:r>
      <w:r>
        <w:fldChar w:fldCharType="separate"/>
      </w:r>
      <w:r>
        <w:rPr>
          <w:noProof/>
        </w:rPr>
        <w:t>2</w:t>
      </w:r>
      <w:r>
        <w:fldChar w:fldCharType="end"/>
      </w:r>
      <w:bookmarkEnd w:id="27"/>
      <w:r>
        <w:t xml:space="preserve">: </w:t>
      </w:r>
      <w:r w:rsidRPr="004E4EAA">
        <w:rPr>
          <w:b w:val="0"/>
          <w:bCs w:val="0"/>
        </w:rPr>
        <w:t xml:space="preserve">Search string used on Nov. 1st, </w:t>
      </w:r>
      <w:proofErr w:type="gramStart"/>
      <w:r w:rsidRPr="004E4EAA">
        <w:rPr>
          <w:b w:val="0"/>
          <w:bCs w:val="0"/>
        </w:rPr>
        <w:t>2022</w:t>
      </w:r>
      <w:bookmarkEnd w:id="28"/>
      <w:bookmarkEnd w:id="29"/>
      <w:proofErr w:type="gramEnd"/>
    </w:p>
    <w:tbl>
      <w:tblPr>
        <w:tblStyle w:val="TableGrid"/>
        <w:tblW w:w="12955" w:type="dxa"/>
        <w:tblLook w:val="04A0" w:firstRow="1" w:lastRow="0" w:firstColumn="1" w:lastColumn="0" w:noHBand="0" w:noVBand="1"/>
      </w:tblPr>
      <w:tblGrid>
        <w:gridCol w:w="1615"/>
        <w:gridCol w:w="11340"/>
      </w:tblGrid>
      <w:tr w:rsidR="00A24D3D" w:rsidRPr="004E4EAA" w14:paraId="2B4D6FF4" w14:textId="77777777" w:rsidTr="002A3494">
        <w:tc>
          <w:tcPr>
            <w:tcW w:w="1615" w:type="dxa"/>
            <w:shd w:val="clear" w:color="auto" w:fill="D9D9D9" w:themeFill="background1" w:themeFillShade="D9"/>
          </w:tcPr>
          <w:p w14:paraId="75999F99" w14:textId="77777777" w:rsidR="00A24D3D" w:rsidRPr="00095365" w:rsidRDefault="00A24D3D" w:rsidP="009F6D83">
            <w:pPr>
              <w:pStyle w:val="SectionText0"/>
              <w:rPr>
                <w:b/>
                <w:bCs/>
              </w:rPr>
            </w:pPr>
            <w:r w:rsidRPr="00095365">
              <w:rPr>
                <w:b/>
                <w:bCs/>
              </w:rPr>
              <w:t>Element</w:t>
            </w:r>
          </w:p>
        </w:tc>
        <w:tc>
          <w:tcPr>
            <w:tcW w:w="11340" w:type="dxa"/>
            <w:shd w:val="clear" w:color="auto" w:fill="D9D9D9" w:themeFill="background1" w:themeFillShade="D9"/>
          </w:tcPr>
          <w:p w14:paraId="218CA2C7" w14:textId="77777777" w:rsidR="00A24D3D" w:rsidRPr="00095365" w:rsidRDefault="00A24D3D" w:rsidP="009F6D83">
            <w:pPr>
              <w:pStyle w:val="SectionText0"/>
              <w:rPr>
                <w:b/>
                <w:bCs/>
              </w:rPr>
            </w:pPr>
            <w:r w:rsidRPr="00095365">
              <w:rPr>
                <w:b/>
                <w:bCs/>
              </w:rPr>
              <w:t>String</w:t>
            </w:r>
          </w:p>
        </w:tc>
      </w:tr>
      <w:tr w:rsidR="00A24D3D" w:rsidRPr="004E4EAA" w14:paraId="1544AE40" w14:textId="77777777" w:rsidTr="002A3494">
        <w:tc>
          <w:tcPr>
            <w:tcW w:w="1615" w:type="dxa"/>
          </w:tcPr>
          <w:p w14:paraId="54CCBE4E" w14:textId="77777777" w:rsidR="00A24D3D" w:rsidRPr="004E4EAA" w:rsidRDefault="00A24D3D" w:rsidP="009F6D83">
            <w:pPr>
              <w:pStyle w:val="SectionText0"/>
            </w:pPr>
            <w:r w:rsidRPr="004E4EAA">
              <w:t>Topic</w:t>
            </w:r>
          </w:p>
        </w:tc>
        <w:tc>
          <w:tcPr>
            <w:tcW w:w="11340" w:type="dxa"/>
          </w:tcPr>
          <w:p w14:paraId="4DAD87EF" w14:textId="77777777" w:rsidR="00A24D3D" w:rsidRPr="004E4EAA" w:rsidRDefault="00A24D3D" w:rsidP="009F6D83">
            <w:pPr>
              <w:pStyle w:val="SectionText0"/>
            </w:pPr>
            <w:r w:rsidRPr="004E4EAA">
              <w:t xml:space="preserve">sentinel AND </w:t>
            </w:r>
            <w:proofErr w:type="spellStart"/>
            <w:r w:rsidRPr="004E4EAA">
              <w:t>Behavio</w:t>
            </w:r>
            <w:proofErr w:type="spellEnd"/>
            <w:r w:rsidRPr="004E4EAA">
              <w:t>*</w:t>
            </w:r>
          </w:p>
        </w:tc>
      </w:tr>
      <w:tr w:rsidR="00A24D3D" w:rsidRPr="004E4EAA" w14:paraId="5B0C93D8" w14:textId="77777777" w:rsidTr="002A3494">
        <w:tc>
          <w:tcPr>
            <w:tcW w:w="1615" w:type="dxa"/>
          </w:tcPr>
          <w:p w14:paraId="06DD793D" w14:textId="77777777" w:rsidR="00A24D3D" w:rsidRPr="004E4EAA" w:rsidRDefault="00A24D3D" w:rsidP="009F6D83">
            <w:pPr>
              <w:pStyle w:val="SectionText0"/>
            </w:pPr>
            <w:r w:rsidRPr="004E4EAA">
              <w:t>Language</w:t>
            </w:r>
          </w:p>
        </w:tc>
        <w:tc>
          <w:tcPr>
            <w:tcW w:w="11340" w:type="dxa"/>
          </w:tcPr>
          <w:p w14:paraId="7980BE2C" w14:textId="77777777" w:rsidR="00A24D3D" w:rsidRPr="004E4EAA" w:rsidRDefault="00A24D3D" w:rsidP="009F6D83">
            <w:pPr>
              <w:pStyle w:val="SectionText0"/>
            </w:pPr>
            <w:r w:rsidRPr="004E4EAA">
              <w:t>“ENGLISH”</w:t>
            </w:r>
          </w:p>
        </w:tc>
      </w:tr>
      <w:tr w:rsidR="00A24D3D" w:rsidRPr="004E4EAA" w14:paraId="41B50072" w14:textId="77777777" w:rsidTr="002A3494">
        <w:tc>
          <w:tcPr>
            <w:tcW w:w="1615" w:type="dxa"/>
          </w:tcPr>
          <w:p w14:paraId="0C90BB09" w14:textId="77777777" w:rsidR="00A24D3D" w:rsidRPr="004E4EAA" w:rsidRDefault="00A24D3D" w:rsidP="009F6D83">
            <w:pPr>
              <w:pStyle w:val="SectionText0"/>
            </w:pPr>
            <w:r w:rsidRPr="004E4EAA">
              <w:t>Subject</w:t>
            </w:r>
          </w:p>
        </w:tc>
        <w:tc>
          <w:tcPr>
            <w:tcW w:w="11340" w:type="dxa"/>
          </w:tcPr>
          <w:p w14:paraId="2763FB86" w14:textId="77777777" w:rsidR="00A24D3D" w:rsidRPr="004E4EAA" w:rsidRDefault="00A24D3D" w:rsidP="009F6D83">
            <w:pPr>
              <w:pStyle w:val="SectionText0"/>
            </w:pPr>
            <w:r w:rsidRPr="004E4EAA">
              <w:t>“BEHAVIORAL SCIENCES”</w:t>
            </w:r>
          </w:p>
        </w:tc>
      </w:tr>
      <w:tr w:rsidR="00A24D3D" w:rsidRPr="004E4EAA" w14:paraId="2EBC2887" w14:textId="77777777" w:rsidTr="002A3494">
        <w:tc>
          <w:tcPr>
            <w:tcW w:w="1615" w:type="dxa"/>
          </w:tcPr>
          <w:p w14:paraId="57DEFB2A" w14:textId="77777777" w:rsidR="00A24D3D" w:rsidRPr="004E4EAA" w:rsidRDefault="00A24D3D" w:rsidP="009F6D83">
            <w:pPr>
              <w:pStyle w:val="SectionText0"/>
            </w:pPr>
            <w:r w:rsidRPr="004E4EAA">
              <w:t>NOT Subject</w:t>
            </w:r>
          </w:p>
        </w:tc>
        <w:tc>
          <w:tcPr>
            <w:tcW w:w="11340" w:type="dxa"/>
          </w:tcPr>
          <w:p w14:paraId="20566DB9" w14:textId="77777777" w:rsidR="00A24D3D" w:rsidRPr="004E4EAA" w:rsidRDefault="00A24D3D" w:rsidP="009F6D83">
            <w:pPr>
              <w:pStyle w:val="SectionText0"/>
            </w:pPr>
            <w:r w:rsidRPr="004E4EA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036B801D" w14:textId="77777777" w:rsidR="00A24D3D" w:rsidRPr="004E4EAA" w:rsidRDefault="00A24D3D" w:rsidP="009F6D83">
      <w:pPr>
        <w:pStyle w:val="SectionText0"/>
        <w:sectPr w:rsidR="00A24D3D" w:rsidRPr="004E4EAA" w:rsidSect="00635BA0">
          <w:headerReference w:type="default" r:id="rId21"/>
          <w:pgSz w:w="15840" w:h="12240" w:orient="landscape" w:code="1"/>
          <w:pgMar w:top="1440" w:right="1440" w:bottom="1440" w:left="1440" w:header="709" w:footer="709" w:gutter="0"/>
          <w:cols w:space="708"/>
          <w:docGrid w:linePitch="360"/>
        </w:sectPr>
      </w:pPr>
    </w:p>
    <w:p w14:paraId="4E1E8D6F" w14:textId="77777777" w:rsidR="00A24D3D" w:rsidRPr="004E4EAA" w:rsidRDefault="00A24D3D" w:rsidP="00A24D3D">
      <w:pPr>
        <w:pStyle w:val="SectionTitle"/>
        <w:spacing w:before="0" w:line="480" w:lineRule="auto"/>
      </w:pPr>
      <w:bookmarkStart w:id="30" w:name="_Toc162208135"/>
      <w:r w:rsidRPr="004E4EAA">
        <w:lastRenderedPageBreak/>
        <w:t>Results</w:t>
      </w:r>
      <w:bookmarkEnd w:id="30"/>
    </w:p>
    <w:p w14:paraId="0524BE4F" w14:textId="05EA6FB2" w:rsidR="00A24D3D" w:rsidRPr="004E4EAA" w:rsidRDefault="00A24D3D" w:rsidP="00A24D3D">
      <w:pPr>
        <w:pStyle w:val="SectionText0"/>
        <w:spacing w:line="480" w:lineRule="auto"/>
      </w:pPr>
      <w:r>
        <w:t>Our search string collected 364 articles on Web of Science. Title and abstract screening rejected 274 articles, three articles were unretrievable, and 48 articles were rejected during full-text screening (</w:t>
      </w:r>
      <w:r>
        <w:fldChar w:fldCharType="begin"/>
      </w:r>
      <w:r>
        <w:instrText xml:space="preserve"> REF _Ref155326346 \h  \* MERGEFORMAT </w:instrText>
      </w:r>
      <w:r>
        <w:fldChar w:fldCharType="separate"/>
      </w:r>
      <w:r w:rsidRPr="004E4EAA">
        <w:t xml:space="preserve">Figure </w:t>
      </w:r>
      <w:r w:rsidRPr="004E4EAA">
        <w:rPr>
          <w:noProof/>
        </w:rPr>
        <w:t>1</w:t>
      </w:r>
      <w:r>
        <w:fldChar w:fldCharType="end"/>
      </w:r>
      <w:r>
        <w:t xml:space="preserve">, Supplemental Materials). </w:t>
      </w:r>
      <w:r w:rsidRPr="004E4EAA">
        <w:t xml:space="preserve">We </w:t>
      </w:r>
      <w:r>
        <w:t xml:space="preserve">retained </w:t>
      </w:r>
      <w:r w:rsidRPr="004E4EAA">
        <w:t xml:space="preserve">42 </w:t>
      </w:r>
      <w:r>
        <w:t>studies that met the inclusion criteria</w:t>
      </w:r>
      <w:r w:rsidRPr="004E4EAA">
        <w:t>. Our search of Web of Science Complete and subsequent screening successfully retained 85% of the exemplar articles</w:t>
      </w:r>
      <w:r>
        <w:t xml:space="preserve"> (17/20 articles, higher than the minimum pre-established threshold of 80%)</w:t>
      </w:r>
      <w:r w:rsidRPr="004E4EAA">
        <w:t xml:space="preserve">. The </w:t>
      </w:r>
      <w:r>
        <w:t xml:space="preserve">three </w:t>
      </w:r>
      <w:r w:rsidRPr="004E4EAA">
        <w:t xml:space="preserve">exemplar articles missed by the search on Web of Science were found by searching and screening the results from </w:t>
      </w:r>
      <w:r>
        <w:t xml:space="preserve">ELICIT </w:t>
      </w:r>
      <w:r>
        <w:fldChar w:fldCharType="begin"/>
      </w:r>
      <w:r w:rsidR="002702D2">
        <w:instrText xml:space="preserve"> ADDIN ZOTERO_ITEM CSL_CITATION {"citationID":"uMeiML6e","properties":{"formattedCitation":"[61]","plainCitation":"[61]","noteIndex":0},"citationItems":[{"id":1732,"uris":["http://zotero.org/users/8430992/items/MRMXZ3GG"],"itemData":{"id":1732,"type":"article-journal","container-title":"The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Y."}],"issued":{"date-parts":[["2023",4,1]]}}}],"schema":"https://github.com/citation-style-language/schema/raw/master/csl-citation.json"} </w:instrText>
      </w:r>
      <w:r>
        <w:fldChar w:fldCharType="separate"/>
      </w:r>
      <w:r w:rsidR="002702D2" w:rsidRPr="002702D2">
        <w:t>[61]</w:t>
      </w:r>
      <w:r>
        <w:fldChar w:fldCharType="end"/>
      </w:r>
      <w:r>
        <w:t>.</w:t>
      </w:r>
    </w:p>
    <w:p w14:paraId="6DA58E26" w14:textId="46ACF745" w:rsidR="00A24D3D" w:rsidRPr="004E4EAA" w:rsidRDefault="00A24D3D" w:rsidP="00A24D3D">
      <w:pPr>
        <w:pStyle w:val="SectionText0"/>
        <w:spacing w:line="480" w:lineRule="auto"/>
      </w:pPr>
      <w:r>
        <w:t xml:space="preserve">We retained 29 </w:t>
      </w:r>
      <w:r w:rsidRPr="004E4EAA">
        <w:t xml:space="preserve">articles </w:t>
      </w:r>
      <w:r>
        <w:t xml:space="preserve">that </w:t>
      </w:r>
      <w:r w:rsidRPr="004E4EAA">
        <w:t xml:space="preserve">conducted studies on sentinel behaviour on avian species, with most studies being performed on </w:t>
      </w:r>
      <w:proofErr w:type="spellStart"/>
      <w:r w:rsidRPr="004E4EAA">
        <w:rPr>
          <w:i/>
        </w:rPr>
        <w:t>Argya</w:t>
      </w:r>
      <w:proofErr w:type="spellEnd"/>
      <w:r>
        <w:rPr>
          <w:i/>
        </w:rPr>
        <w:t xml:space="preserve"> </w:t>
      </w:r>
      <w:proofErr w:type="spellStart"/>
      <w:r>
        <w:rPr>
          <w:i/>
        </w:rPr>
        <w:t>squamiceps</w:t>
      </w:r>
      <w:proofErr w:type="spellEnd"/>
      <w:r w:rsidRPr="004E4EAA">
        <w:t xml:space="preserve"> (6), </w:t>
      </w:r>
      <w:proofErr w:type="spellStart"/>
      <w:r w:rsidRPr="004E4EAA">
        <w:rPr>
          <w:i/>
        </w:rPr>
        <w:t>Turdoides</w:t>
      </w:r>
      <w:proofErr w:type="spellEnd"/>
      <w:r>
        <w:rPr>
          <w:i/>
        </w:rPr>
        <w:t xml:space="preserve"> spp.</w:t>
      </w:r>
      <w:r w:rsidRPr="004E4EAA">
        <w:t xml:space="preserve"> (5), </w:t>
      </w:r>
      <w:proofErr w:type="spellStart"/>
      <w:r w:rsidRPr="004E4EAA">
        <w:rPr>
          <w:i/>
        </w:rPr>
        <w:t>Aphelocoma</w:t>
      </w:r>
      <w:proofErr w:type="spellEnd"/>
      <w:r>
        <w:rPr>
          <w:i/>
        </w:rPr>
        <w:t xml:space="preserve"> spp.</w:t>
      </w:r>
      <w:r w:rsidRPr="004E4EAA">
        <w:t xml:space="preserve"> (5)</w:t>
      </w:r>
      <w:r>
        <w:t>,</w:t>
      </w:r>
      <w:r w:rsidRPr="004E4EAA">
        <w:t xml:space="preserve"> </w:t>
      </w:r>
      <w:r>
        <w:t xml:space="preserve">and </w:t>
      </w:r>
      <w:r w:rsidRPr="004E4EAA">
        <w:t>red-winged blackbirds</w:t>
      </w:r>
      <w:r>
        <w:t xml:space="preserve"> (</w:t>
      </w:r>
      <w:r>
        <w:rPr>
          <w:i/>
        </w:rPr>
        <w:t>Agelaius phoeniceus</w:t>
      </w:r>
      <w:r>
        <w:t>, 3)</w:t>
      </w:r>
      <w:r w:rsidR="00563147">
        <w:t xml:space="preserve"> </w:t>
      </w:r>
      <w:r w:rsidRPr="004E4EAA">
        <w:t>(</w:t>
      </w:r>
      <w:r w:rsidR="00563147">
        <w:fldChar w:fldCharType="begin"/>
      </w:r>
      <w:r w:rsidR="00563147">
        <w:instrText xml:space="preserve"> REF _Ref155326295 \h </w:instrText>
      </w:r>
      <w:r w:rsidR="00563147">
        <w:fldChar w:fldCharType="separate"/>
      </w:r>
      <w:r w:rsidR="00563147" w:rsidRPr="004E4EAA">
        <w:t xml:space="preserve">Table </w:t>
      </w:r>
      <w:r w:rsidR="00563147">
        <w:rPr>
          <w:noProof/>
        </w:rPr>
        <w:t>3</w:t>
      </w:r>
      <w:r w:rsidR="00563147">
        <w:fldChar w:fldCharType="end"/>
      </w:r>
      <w:r w:rsidRPr="004E4EAA">
        <w:t>)</w:t>
      </w:r>
      <w:r>
        <w:t xml:space="preserve">. The other </w:t>
      </w:r>
      <w:r w:rsidRPr="004E4EAA">
        <w:t>13 studies were conducted on mammal species, with the majority being performed on meerkats (</w:t>
      </w:r>
      <w:r w:rsidRPr="004E4EAA">
        <w:rPr>
          <w:i/>
        </w:rPr>
        <w:t xml:space="preserve">Suricata </w:t>
      </w:r>
      <w:proofErr w:type="spellStart"/>
      <w:r w:rsidRPr="004E4EAA">
        <w:rPr>
          <w:i/>
        </w:rPr>
        <w:t>suricatta</w:t>
      </w:r>
      <w:proofErr w:type="spellEnd"/>
      <w:r w:rsidRPr="004E4EAA">
        <w:rPr>
          <w:i/>
        </w:rPr>
        <w:t>,</w:t>
      </w:r>
      <w:r w:rsidRPr="004E4EAA">
        <w:t xml:space="preserve"> 7), and dwarf mongoose</w:t>
      </w:r>
      <w:r>
        <w:t>s</w:t>
      </w:r>
      <w:r w:rsidRPr="004E4EAA">
        <w:t xml:space="preserve"> (</w:t>
      </w:r>
      <w:proofErr w:type="spellStart"/>
      <w:r w:rsidRPr="004E4EAA">
        <w:rPr>
          <w:i/>
        </w:rPr>
        <w:t>Helogale</w:t>
      </w:r>
      <w:proofErr w:type="spellEnd"/>
      <w:r w:rsidRPr="004E4EAA">
        <w:rPr>
          <w:i/>
        </w:rPr>
        <w:t xml:space="preserve"> </w:t>
      </w:r>
      <w:proofErr w:type="spellStart"/>
      <w:r w:rsidRPr="004E4EAA">
        <w:rPr>
          <w:i/>
        </w:rPr>
        <w:t>parvula</w:t>
      </w:r>
      <w:proofErr w:type="spellEnd"/>
      <w:r w:rsidRPr="004E4EAA">
        <w:rPr>
          <w:i/>
        </w:rPr>
        <w:t xml:space="preserve">, </w:t>
      </w:r>
      <w:r w:rsidRPr="004E4EAA">
        <w:t>5).</w:t>
      </w:r>
    </w:p>
    <w:p w14:paraId="7D737426" w14:textId="77777777" w:rsidR="00F72689" w:rsidRDefault="00A24D3D" w:rsidP="00A24D3D">
      <w:pPr>
        <w:pStyle w:val="SectionText0"/>
        <w:spacing w:line="480" w:lineRule="auto"/>
        <w:sectPr w:rsidR="00F72689" w:rsidSect="00635BA0">
          <w:headerReference w:type="default" r:id="rId22"/>
          <w:pgSz w:w="12240" w:h="15840" w:code="1"/>
          <w:pgMar w:top="1440" w:right="1440" w:bottom="1440" w:left="1440" w:header="709" w:footer="709" w:gutter="0"/>
          <w:cols w:space="708"/>
          <w:docGrid w:linePitch="360"/>
        </w:sectPr>
      </w:pPr>
      <w:commentRangeStart w:id="31"/>
      <w:commentRangeStart w:id="32"/>
      <w:r w:rsidRPr="004E4EAA">
        <w:t xml:space="preserve">Factors </w:t>
      </w:r>
      <w:commentRangeEnd w:id="31"/>
      <w:r>
        <w:rPr>
          <w:rStyle w:val="CommentReference"/>
          <w:rFonts w:asciiTheme="minorHAnsi" w:eastAsiaTheme="minorHAnsi" w:hAnsiTheme="minorHAnsi" w:cstheme="minorBidi"/>
          <w:kern w:val="2"/>
          <w:lang w:eastAsia="en-US"/>
          <w14:ligatures w14:val="standardContextual"/>
        </w:rPr>
        <w:commentReference w:id="31"/>
      </w:r>
      <w:commentRangeEnd w:id="32"/>
      <w:r>
        <w:rPr>
          <w:rStyle w:val="CommentReference"/>
          <w:rFonts w:asciiTheme="minorHAnsi" w:eastAsiaTheme="minorHAnsi" w:hAnsiTheme="minorHAnsi" w:cstheme="minorBidi"/>
          <w:kern w:val="2"/>
          <w:lang w:eastAsia="en-US"/>
          <w14:ligatures w14:val="standardContextual"/>
        </w:rPr>
        <w:commentReference w:id="32"/>
      </w:r>
      <w:r w:rsidRPr="004E4EAA">
        <w:t xml:space="preserve">tested were grouped as testing either intrinsic (e.g. sex, maturity, satiation, body size) or extrinsic (e.g. group size, dominance, risk). </w:t>
      </w:r>
      <w:r>
        <w:t>The</w:t>
      </w:r>
      <w:r w:rsidRPr="004E4EAA">
        <w:t xml:space="preserve"> effects of extrinsic factors on sentinel behaviour</w:t>
      </w:r>
      <w:r>
        <w:t xml:space="preserve"> were tested in 13 studies</w:t>
      </w:r>
      <w:r w:rsidRPr="004E4EAA">
        <w:t xml:space="preserve">, and 9 studies tested the effects of intrinsic factors on sentinel behaviour. </w:t>
      </w:r>
      <w:r>
        <w:t>T</w:t>
      </w:r>
      <w:r w:rsidRPr="004E4EAA">
        <w:t>he effects of both intrinsic and extrinsic factors</w:t>
      </w:r>
      <w:r>
        <w:t xml:space="preserve"> were tested in 20 studies</w:t>
      </w:r>
      <w:r w:rsidRPr="004E4EAA">
        <w:t>, the majority of which were studies testing the effects of sex and dominance on the sentinel behaviour. The effects of sex (17 articles), dominance (12 articles), and group size (10 articles) were the most studied factors (</w:t>
      </w:r>
      <w:r w:rsidR="00563147">
        <w:fldChar w:fldCharType="begin"/>
      </w:r>
      <w:r w:rsidR="00563147">
        <w:instrText xml:space="preserve"> REF _Ref155326295 \h </w:instrText>
      </w:r>
      <w:r w:rsidR="00563147">
        <w:fldChar w:fldCharType="separate"/>
      </w:r>
      <w:r w:rsidR="00563147" w:rsidRPr="004E4EAA">
        <w:t xml:space="preserve">Table </w:t>
      </w:r>
      <w:r w:rsidR="00563147">
        <w:rPr>
          <w:noProof/>
        </w:rPr>
        <w:t>3</w:t>
      </w:r>
      <w:r w:rsidR="00563147">
        <w:fldChar w:fldCharType="end"/>
      </w:r>
      <w:r w:rsidRPr="004E4EAA">
        <w:t>). The effects of satiation (8 articles), predation risk (7 articles), and maturity (7 articles) were also frequently studied.</w:t>
      </w:r>
    </w:p>
    <w:p w14:paraId="64589E58" w14:textId="77777777" w:rsidR="006B3590" w:rsidRPr="004E4EAA" w:rsidRDefault="006B3590" w:rsidP="006B3590">
      <w:pPr>
        <w:pStyle w:val="SectionText0"/>
      </w:pPr>
      <w:r>
        <w:rPr>
          <w:noProof/>
          <w14:ligatures w14:val="standardContextual"/>
        </w:rPr>
        <w:lastRenderedPageBreak/>
        <mc:AlternateContent>
          <mc:Choice Requires="wpg">
            <w:drawing>
              <wp:anchor distT="0" distB="0" distL="114300" distR="114300" simplePos="0" relativeHeight="251666432" behindDoc="0" locked="0" layoutInCell="1" allowOverlap="1" wp14:anchorId="6838B86E" wp14:editId="6308427A">
                <wp:simplePos x="0" y="0"/>
                <wp:positionH relativeFrom="column">
                  <wp:posOffset>1917700</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65B138" id="Group 3" o:spid="_x0000_s1026" style="position:absolute;margin-left:151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Pr="004E4EAA">
        <w:rPr>
          <w:noProof/>
        </w:rPr>
        <w:drawing>
          <wp:inline distT="0" distB="0" distL="0" distR="0" wp14:anchorId="4EEB3F73" wp14:editId="31EE05A8">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6">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36BF8D41" w14:textId="77777777" w:rsidR="006B3590" w:rsidRPr="004E4EAA" w:rsidRDefault="006B3590" w:rsidP="006B3590">
      <w:pPr>
        <w:pStyle w:val="BetterCaption"/>
      </w:pPr>
      <w:bookmarkStart w:id="33" w:name="_Ref155326346"/>
      <w:bookmarkStart w:id="34" w:name="_Toc155328548"/>
      <w:bookmarkStart w:id="35" w:name="_Toc155329355"/>
      <w:bookmarkStart w:id="36" w:name="_Toc162210493"/>
      <w:r w:rsidRPr="004E4EAA">
        <w:t xml:space="preserve">Figure </w:t>
      </w:r>
      <w:r w:rsidRPr="004E4EAA">
        <w:fldChar w:fldCharType="begin"/>
      </w:r>
      <w:r w:rsidRPr="004E4EAA">
        <w:instrText xml:space="preserve"> SEQ Figure \* ARABIC </w:instrText>
      </w:r>
      <w:r w:rsidRPr="004E4EAA">
        <w:fldChar w:fldCharType="separate"/>
      </w:r>
      <w:r w:rsidRPr="004E4EAA">
        <w:rPr>
          <w:noProof/>
        </w:rPr>
        <w:t>1</w:t>
      </w:r>
      <w:r w:rsidRPr="004E4EAA">
        <w:fldChar w:fldCharType="end"/>
      </w:r>
      <w:bookmarkEnd w:id="33"/>
      <w:r w:rsidRPr="004E4EAA">
        <w:t xml:space="preserve">: </w:t>
      </w:r>
      <w:r w:rsidRPr="004E4EAA">
        <w:rPr>
          <w:b w:val="0"/>
          <w:bCs w:val="0"/>
        </w:rPr>
        <w:t>ROSES Flow diagram showing literature sources and inclusion/exclusion process.</w:t>
      </w:r>
      <w:bookmarkEnd w:id="34"/>
      <w:bookmarkEnd w:id="35"/>
      <w:bookmarkEnd w:id="36"/>
    </w:p>
    <w:p w14:paraId="6D9AD70B" w14:textId="77777777" w:rsidR="006B3590" w:rsidRPr="004E4EAA" w:rsidRDefault="006B3590" w:rsidP="006B3590">
      <w:pPr>
        <w:pStyle w:val="BetterCaption"/>
        <w:sectPr w:rsidR="006B3590" w:rsidRPr="004E4EAA" w:rsidSect="00635BA0">
          <w:headerReference w:type="default" r:id="rId27"/>
          <w:pgSz w:w="12240" w:h="15840" w:code="1"/>
          <w:pgMar w:top="1440" w:right="1440" w:bottom="1440" w:left="1440" w:header="709" w:footer="709" w:gutter="0"/>
          <w:cols w:space="708"/>
          <w:docGrid w:linePitch="360"/>
        </w:sectPr>
      </w:pPr>
    </w:p>
    <w:p w14:paraId="7F58D26B" w14:textId="77777777" w:rsidR="00A24D3D" w:rsidRPr="004E4EAA" w:rsidRDefault="00A24D3D" w:rsidP="00060D3A">
      <w:pPr>
        <w:pStyle w:val="BetterCaption"/>
        <w:spacing w:before="0" w:after="0"/>
        <w:rPr>
          <w:b w:val="0"/>
          <w:bCs w:val="0"/>
        </w:rPr>
      </w:pPr>
      <w:bookmarkStart w:id="37" w:name="_Ref155326295"/>
      <w:bookmarkStart w:id="38" w:name="_Toc161750862"/>
      <w:bookmarkStart w:id="39" w:name="_Ref162206708"/>
      <w:bookmarkStart w:id="40" w:name="_Toc162210469"/>
      <w:r w:rsidRPr="004E4EAA">
        <w:lastRenderedPageBreak/>
        <w:t xml:space="preserve">Table </w:t>
      </w:r>
      <w:r w:rsidRPr="004E4EAA">
        <w:fldChar w:fldCharType="begin"/>
      </w:r>
      <w:r w:rsidRPr="004E4EAA">
        <w:instrText xml:space="preserve"> SEQ Table \* ARABIC </w:instrText>
      </w:r>
      <w:r w:rsidRPr="004E4EAA">
        <w:fldChar w:fldCharType="separate"/>
      </w:r>
      <w:r>
        <w:rPr>
          <w:noProof/>
        </w:rPr>
        <w:t>3</w:t>
      </w:r>
      <w:r w:rsidRPr="004E4EAA">
        <w:fldChar w:fldCharType="end"/>
      </w:r>
      <w:bookmarkEnd w:id="37"/>
      <w:r w:rsidRPr="004E4EAA">
        <w:t>:</w:t>
      </w:r>
      <w:r w:rsidRPr="004E4EAA">
        <w:rPr>
          <w:b w:val="0"/>
          <w:bCs w:val="0"/>
        </w:rPr>
        <w:t xml:space="preserve"> Number of articles retained by the search </w:t>
      </w:r>
      <w:proofErr w:type="gramStart"/>
      <w:r w:rsidRPr="004E4EAA">
        <w:rPr>
          <w:b w:val="0"/>
          <w:bCs w:val="0"/>
        </w:rPr>
        <w:t>strategy</w:t>
      </w:r>
      <w:bookmarkEnd w:id="38"/>
      <w:bookmarkEnd w:id="39"/>
      <w:bookmarkEnd w:id="40"/>
      <w:proofErr w:type="gramEnd"/>
    </w:p>
    <w:tbl>
      <w:tblPr>
        <w:tblW w:w="11129" w:type="dxa"/>
        <w:tblLook w:val="04A0" w:firstRow="1" w:lastRow="0" w:firstColumn="1" w:lastColumn="0" w:noHBand="0" w:noVBand="1"/>
      </w:tblPr>
      <w:tblGrid>
        <w:gridCol w:w="2767"/>
        <w:gridCol w:w="502"/>
        <w:gridCol w:w="860"/>
        <w:gridCol w:w="1100"/>
        <w:gridCol w:w="380"/>
        <w:gridCol w:w="1336"/>
        <w:gridCol w:w="1261"/>
        <w:gridCol w:w="723"/>
        <w:gridCol w:w="380"/>
        <w:gridCol w:w="1820"/>
      </w:tblGrid>
      <w:tr w:rsidR="00A24D3D" w:rsidRPr="009B7EEF" w14:paraId="5B701F1B" w14:textId="77777777" w:rsidTr="009B7EEF">
        <w:trPr>
          <w:trHeight w:val="66"/>
        </w:trPr>
        <w:tc>
          <w:tcPr>
            <w:tcW w:w="2767" w:type="dxa"/>
            <w:tcBorders>
              <w:top w:val="nil"/>
              <w:left w:val="nil"/>
              <w:bottom w:val="nil"/>
              <w:right w:val="nil"/>
            </w:tcBorders>
            <w:shd w:val="clear" w:color="auto" w:fill="auto"/>
            <w:noWrap/>
            <w:vAlign w:val="bottom"/>
            <w:hideMark/>
          </w:tcPr>
          <w:p w14:paraId="0D8D5A32"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02C9E571"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1673D92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Coordination</w:t>
            </w:r>
          </w:p>
        </w:tc>
        <w:tc>
          <w:tcPr>
            <w:tcW w:w="380" w:type="dxa"/>
            <w:tcBorders>
              <w:top w:val="nil"/>
              <w:left w:val="nil"/>
              <w:bottom w:val="nil"/>
              <w:right w:val="nil"/>
            </w:tcBorders>
            <w:shd w:val="clear" w:color="auto" w:fill="auto"/>
            <w:noWrap/>
            <w:vAlign w:val="bottom"/>
            <w:hideMark/>
          </w:tcPr>
          <w:p w14:paraId="755E4A0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D4A69A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6AC4CCD0" w14:textId="77777777" w:rsidR="00A24D3D" w:rsidRPr="009B7EEF" w:rsidRDefault="00A24D3D" w:rsidP="009B7EEF">
            <w:pPr>
              <w:spacing w:line="240" w:lineRule="auto"/>
              <w:jc w:val="center"/>
              <w:rPr>
                <w:rFonts w:ascii="Times New Roman" w:eastAsia="Times New Roman" w:hAnsi="Times New Roman" w:cs="Times New Roman"/>
                <w:b/>
                <w:bCs/>
                <w:color w:val="000000"/>
                <w:sz w:val="32"/>
                <w:szCs w:val="32"/>
                <w:lang w:eastAsia="en-CA"/>
              </w:rPr>
            </w:pPr>
          </w:p>
        </w:tc>
        <w:tc>
          <w:tcPr>
            <w:tcW w:w="1820" w:type="dxa"/>
            <w:tcBorders>
              <w:top w:val="nil"/>
              <w:left w:val="nil"/>
              <w:bottom w:val="nil"/>
              <w:right w:val="nil"/>
            </w:tcBorders>
            <w:shd w:val="clear" w:color="auto" w:fill="auto"/>
            <w:noWrap/>
            <w:vAlign w:val="bottom"/>
            <w:hideMark/>
          </w:tcPr>
          <w:p w14:paraId="1AF245E5"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r>
      <w:tr w:rsidR="00A24D3D" w:rsidRPr="004E4EAA" w14:paraId="073F61D8" w14:textId="77777777" w:rsidTr="009B7EEF">
        <w:trPr>
          <w:trHeight w:val="304"/>
        </w:trPr>
        <w:tc>
          <w:tcPr>
            <w:tcW w:w="2767" w:type="dxa"/>
            <w:tcBorders>
              <w:top w:val="nil"/>
              <w:left w:val="nil"/>
              <w:bottom w:val="single" w:sz="4" w:space="0" w:color="A6A6A6"/>
              <w:right w:val="nil"/>
            </w:tcBorders>
            <w:shd w:val="clear" w:color="D9D9D9" w:fill="D9D9D9"/>
            <w:noWrap/>
            <w:vAlign w:val="bottom"/>
            <w:hideMark/>
          </w:tcPr>
          <w:p w14:paraId="7766427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2911ED5C"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FCBB991"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359AAC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09DEF06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48B9F99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21A9AD1E"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5630A6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4392D53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820" w:type="dxa"/>
            <w:tcBorders>
              <w:top w:val="nil"/>
              <w:left w:val="nil"/>
              <w:bottom w:val="single" w:sz="4" w:space="0" w:color="A6A6A6"/>
              <w:right w:val="nil"/>
            </w:tcBorders>
            <w:shd w:val="clear" w:color="D9D9D9" w:fill="D9D9D9"/>
            <w:noWrap/>
            <w:vAlign w:val="bottom"/>
            <w:hideMark/>
          </w:tcPr>
          <w:p w14:paraId="730AFA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Nb. of studies</w:t>
            </w:r>
          </w:p>
        </w:tc>
      </w:tr>
      <w:tr w:rsidR="00A24D3D" w:rsidRPr="009B7EEF" w14:paraId="241083A6" w14:textId="77777777" w:rsidTr="009B7EEF">
        <w:trPr>
          <w:trHeight w:val="343"/>
        </w:trPr>
        <w:tc>
          <w:tcPr>
            <w:tcW w:w="2767" w:type="dxa"/>
            <w:tcBorders>
              <w:top w:val="nil"/>
              <w:left w:val="nil"/>
              <w:bottom w:val="single" w:sz="4" w:space="0" w:color="A6A6A6"/>
              <w:right w:val="nil"/>
            </w:tcBorders>
            <w:shd w:val="clear" w:color="auto" w:fill="auto"/>
            <w:noWrap/>
            <w:vAlign w:val="bottom"/>
            <w:hideMark/>
          </w:tcPr>
          <w:p w14:paraId="2599485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AVIAN</w:t>
            </w:r>
          </w:p>
        </w:tc>
        <w:tc>
          <w:tcPr>
            <w:tcW w:w="502" w:type="dxa"/>
            <w:tcBorders>
              <w:top w:val="nil"/>
              <w:left w:val="nil"/>
              <w:bottom w:val="single" w:sz="4" w:space="0" w:color="A6A6A6"/>
              <w:right w:val="nil"/>
            </w:tcBorders>
            <w:shd w:val="clear" w:color="auto" w:fill="auto"/>
            <w:noWrap/>
            <w:vAlign w:val="bottom"/>
            <w:hideMark/>
          </w:tcPr>
          <w:p w14:paraId="047976F8"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42D5CC81"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1F13447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413717C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998C34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74885049"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2C7CE41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4E477C5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820" w:type="dxa"/>
            <w:tcBorders>
              <w:top w:val="nil"/>
              <w:left w:val="nil"/>
              <w:bottom w:val="single" w:sz="4" w:space="0" w:color="A6A6A6"/>
              <w:right w:val="nil"/>
            </w:tcBorders>
            <w:shd w:val="clear" w:color="auto" w:fill="auto"/>
            <w:noWrap/>
            <w:vAlign w:val="bottom"/>
            <w:hideMark/>
          </w:tcPr>
          <w:p w14:paraId="277A90C4"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r>
      <w:tr w:rsidR="00A24D3D" w:rsidRPr="004E4EAA" w14:paraId="7FE52093" w14:textId="77777777" w:rsidTr="009B7EEF">
        <w:trPr>
          <w:trHeight w:val="334"/>
        </w:trPr>
        <w:tc>
          <w:tcPr>
            <w:tcW w:w="2767" w:type="dxa"/>
            <w:tcBorders>
              <w:top w:val="nil"/>
              <w:left w:val="nil"/>
              <w:bottom w:val="nil"/>
              <w:right w:val="nil"/>
            </w:tcBorders>
            <w:shd w:val="clear" w:color="000000" w:fill="F2F2F2"/>
            <w:noWrap/>
            <w:vAlign w:val="bottom"/>
            <w:hideMark/>
          </w:tcPr>
          <w:p w14:paraId="289745FB"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Agelaius</w:t>
            </w:r>
          </w:p>
        </w:tc>
        <w:tc>
          <w:tcPr>
            <w:tcW w:w="502" w:type="dxa"/>
            <w:tcBorders>
              <w:top w:val="nil"/>
              <w:left w:val="nil"/>
              <w:bottom w:val="nil"/>
              <w:right w:val="nil"/>
            </w:tcBorders>
            <w:shd w:val="clear" w:color="000000" w:fill="F2F2F2"/>
            <w:noWrap/>
            <w:vAlign w:val="bottom"/>
            <w:hideMark/>
          </w:tcPr>
          <w:p w14:paraId="4E647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02AF238"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A9B0B1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90616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A5D9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7D4B9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CD04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1238C3C7"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26BB70D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D106D83" w14:textId="77777777" w:rsidTr="009B7EEF">
        <w:trPr>
          <w:trHeight w:val="79"/>
        </w:trPr>
        <w:tc>
          <w:tcPr>
            <w:tcW w:w="2767" w:type="dxa"/>
            <w:tcBorders>
              <w:top w:val="nil"/>
              <w:left w:val="nil"/>
              <w:bottom w:val="nil"/>
              <w:right w:val="nil"/>
            </w:tcBorders>
            <w:shd w:val="clear" w:color="auto" w:fill="auto"/>
            <w:noWrap/>
            <w:vAlign w:val="bottom"/>
            <w:hideMark/>
          </w:tcPr>
          <w:p w14:paraId="141FAF4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phoeniceus</w:t>
            </w:r>
          </w:p>
        </w:tc>
        <w:tc>
          <w:tcPr>
            <w:tcW w:w="502" w:type="dxa"/>
            <w:tcBorders>
              <w:top w:val="nil"/>
              <w:left w:val="nil"/>
              <w:bottom w:val="nil"/>
              <w:right w:val="nil"/>
            </w:tcBorders>
            <w:shd w:val="clear" w:color="auto" w:fill="auto"/>
            <w:noWrap/>
            <w:vAlign w:val="bottom"/>
            <w:hideMark/>
          </w:tcPr>
          <w:p w14:paraId="1E92E9D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522A5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1D2BF83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ADDA11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37973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54A29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49156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554313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19F091A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r>
      <w:tr w:rsidR="00A24D3D" w:rsidRPr="004E4EAA" w14:paraId="5C9C1967" w14:textId="77777777" w:rsidTr="009B7EEF">
        <w:trPr>
          <w:trHeight w:val="296"/>
        </w:trPr>
        <w:tc>
          <w:tcPr>
            <w:tcW w:w="2767" w:type="dxa"/>
            <w:tcBorders>
              <w:top w:val="nil"/>
              <w:left w:val="nil"/>
              <w:bottom w:val="nil"/>
              <w:right w:val="nil"/>
            </w:tcBorders>
            <w:shd w:val="clear" w:color="000000" w:fill="F2F2F2"/>
            <w:noWrap/>
            <w:vAlign w:val="bottom"/>
            <w:hideMark/>
          </w:tcPr>
          <w:p w14:paraId="3A461D1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Aphelocoma</w:t>
            </w:r>
            <w:proofErr w:type="spellEnd"/>
          </w:p>
        </w:tc>
        <w:tc>
          <w:tcPr>
            <w:tcW w:w="502" w:type="dxa"/>
            <w:tcBorders>
              <w:top w:val="nil"/>
              <w:left w:val="nil"/>
              <w:bottom w:val="nil"/>
              <w:right w:val="nil"/>
            </w:tcBorders>
            <w:shd w:val="clear" w:color="000000" w:fill="F2F2F2"/>
            <w:noWrap/>
            <w:vAlign w:val="bottom"/>
            <w:hideMark/>
          </w:tcPr>
          <w:p w14:paraId="2ED802A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FE9C88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6BFE9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B64D54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657F7F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7D1790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A1DE74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83D61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35E2E5F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C12C2FA" w14:textId="77777777" w:rsidTr="009B7EEF">
        <w:trPr>
          <w:trHeight w:val="73"/>
        </w:trPr>
        <w:tc>
          <w:tcPr>
            <w:tcW w:w="2767" w:type="dxa"/>
            <w:tcBorders>
              <w:top w:val="nil"/>
              <w:left w:val="nil"/>
              <w:bottom w:val="nil"/>
              <w:right w:val="nil"/>
            </w:tcBorders>
            <w:shd w:val="clear" w:color="auto" w:fill="auto"/>
            <w:noWrap/>
            <w:vAlign w:val="bottom"/>
            <w:hideMark/>
          </w:tcPr>
          <w:p w14:paraId="6B876FD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californica</w:t>
            </w:r>
          </w:p>
        </w:tc>
        <w:tc>
          <w:tcPr>
            <w:tcW w:w="502" w:type="dxa"/>
            <w:tcBorders>
              <w:top w:val="nil"/>
              <w:left w:val="nil"/>
              <w:bottom w:val="nil"/>
              <w:right w:val="nil"/>
            </w:tcBorders>
            <w:shd w:val="clear" w:color="auto" w:fill="auto"/>
            <w:noWrap/>
            <w:vAlign w:val="bottom"/>
            <w:hideMark/>
          </w:tcPr>
          <w:p w14:paraId="45DB5D4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957D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0EC226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DF0EE2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1EEE6B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B9823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56A5F2B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75E21B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31412AC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F336DAC" w14:textId="77777777" w:rsidTr="009B7EEF">
        <w:trPr>
          <w:trHeight w:val="76"/>
        </w:trPr>
        <w:tc>
          <w:tcPr>
            <w:tcW w:w="2767" w:type="dxa"/>
            <w:tcBorders>
              <w:top w:val="nil"/>
              <w:left w:val="nil"/>
              <w:bottom w:val="nil"/>
              <w:right w:val="nil"/>
            </w:tcBorders>
            <w:shd w:val="clear" w:color="auto" w:fill="auto"/>
            <w:noWrap/>
            <w:vAlign w:val="bottom"/>
            <w:hideMark/>
          </w:tcPr>
          <w:p w14:paraId="66CEAA8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coerulescens</w:t>
            </w:r>
            <w:proofErr w:type="spellEnd"/>
          </w:p>
        </w:tc>
        <w:tc>
          <w:tcPr>
            <w:tcW w:w="502" w:type="dxa"/>
            <w:tcBorders>
              <w:top w:val="nil"/>
              <w:left w:val="nil"/>
              <w:bottom w:val="nil"/>
              <w:right w:val="nil"/>
            </w:tcBorders>
            <w:shd w:val="clear" w:color="auto" w:fill="auto"/>
            <w:noWrap/>
            <w:vAlign w:val="bottom"/>
            <w:hideMark/>
          </w:tcPr>
          <w:p w14:paraId="21705E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EE7FD7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4F3D1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28C8D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3C24707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5CFB8A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38F87C7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2FCB90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2F7F3C2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r>
      <w:tr w:rsidR="00A24D3D" w:rsidRPr="004E4EAA" w14:paraId="0F8320A7" w14:textId="77777777" w:rsidTr="009B7EEF">
        <w:trPr>
          <w:trHeight w:val="307"/>
        </w:trPr>
        <w:tc>
          <w:tcPr>
            <w:tcW w:w="2767" w:type="dxa"/>
            <w:tcBorders>
              <w:top w:val="nil"/>
              <w:left w:val="nil"/>
              <w:bottom w:val="nil"/>
              <w:right w:val="nil"/>
            </w:tcBorders>
            <w:shd w:val="clear" w:color="000000" w:fill="F2F2F2"/>
            <w:noWrap/>
            <w:vAlign w:val="bottom"/>
            <w:hideMark/>
          </w:tcPr>
          <w:p w14:paraId="3303409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Argya</w:t>
            </w:r>
            <w:proofErr w:type="spellEnd"/>
          </w:p>
        </w:tc>
        <w:tc>
          <w:tcPr>
            <w:tcW w:w="502" w:type="dxa"/>
            <w:tcBorders>
              <w:top w:val="nil"/>
              <w:left w:val="nil"/>
              <w:bottom w:val="nil"/>
              <w:right w:val="nil"/>
            </w:tcBorders>
            <w:shd w:val="clear" w:color="000000" w:fill="F2F2F2"/>
            <w:noWrap/>
            <w:vAlign w:val="bottom"/>
            <w:hideMark/>
          </w:tcPr>
          <w:p w14:paraId="1ED1CA4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149F56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D5995E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0D81B5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D9D34A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2F94A3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0A154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821A34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3D80C14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8B87810" w14:textId="77777777" w:rsidTr="009B7EEF">
        <w:trPr>
          <w:trHeight w:val="66"/>
        </w:trPr>
        <w:tc>
          <w:tcPr>
            <w:tcW w:w="2767" w:type="dxa"/>
            <w:tcBorders>
              <w:top w:val="nil"/>
              <w:left w:val="nil"/>
              <w:bottom w:val="nil"/>
              <w:right w:val="nil"/>
            </w:tcBorders>
            <w:shd w:val="clear" w:color="auto" w:fill="auto"/>
            <w:noWrap/>
            <w:vAlign w:val="bottom"/>
            <w:hideMark/>
          </w:tcPr>
          <w:p w14:paraId="34885D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squamiceps</w:t>
            </w:r>
            <w:proofErr w:type="spellEnd"/>
          </w:p>
        </w:tc>
        <w:tc>
          <w:tcPr>
            <w:tcW w:w="502" w:type="dxa"/>
            <w:tcBorders>
              <w:top w:val="nil"/>
              <w:left w:val="nil"/>
              <w:bottom w:val="nil"/>
              <w:right w:val="nil"/>
            </w:tcBorders>
            <w:shd w:val="clear" w:color="auto" w:fill="auto"/>
            <w:noWrap/>
            <w:vAlign w:val="bottom"/>
            <w:hideMark/>
          </w:tcPr>
          <w:p w14:paraId="6E672A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C5C6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100" w:type="dxa"/>
            <w:tcBorders>
              <w:top w:val="nil"/>
              <w:left w:val="nil"/>
              <w:bottom w:val="nil"/>
              <w:right w:val="nil"/>
            </w:tcBorders>
            <w:shd w:val="clear" w:color="auto" w:fill="auto"/>
            <w:noWrap/>
            <w:vAlign w:val="bottom"/>
            <w:hideMark/>
          </w:tcPr>
          <w:p w14:paraId="6C631E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318B99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5384C6C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7C9EB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086129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c>
          <w:tcPr>
            <w:tcW w:w="380" w:type="dxa"/>
            <w:tcBorders>
              <w:top w:val="nil"/>
              <w:left w:val="nil"/>
              <w:bottom w:val="nil"/>
              <w:right w:val="nil"/>
            </w:tcBorders>
            <w:shd w:val="clear" w:color="auto" w:fill="auto"/>
            <w:noWrap/>
            <w:vAlign w:val="bottom"/>
            <w:hideMark/>
          </w:tcPr>
          <w:p w14:paraId="1277503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064D260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r>
      <w:tr w:rsidR="00A24D3D" w:rsidRPr="004E4EAA" w14:paraId="3EBE1143" w14:textId="77777777" w:rsidTr="009B7EEF">
        <w:trPr>
          <w:trHeight w:val="428"/>
        </w:trPr>
        <w:tc>
          <w:tcPr>
            <w:tcW w:w="2767" w:type="dxa"/>
            <w:tcBorders>
              <w:top w:val="nil"/>
              <w:left w:val="nil"/>
              <w:bottom w:val="nil"/>
              <w:right w:val="nil"/>
            </w:tcBorders>
            <w:shd w:val="clear" w:color="000000" w:fill="F2F2F2"/>
            <w:noWrap/>
            <w:vAlign w:val="bottom"/>
            <w:hideMark/>
          </w:tcPr>
          <w:p w14:paraId="37E2E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Furnarius</w:t>
            </w:r>
            <w:proofErr w:type="spellEnd"/>
          </w:p>
        </w:tc>
        <w:tc>
          <w:tcPr>
            <w:tcW w:w="502" w:type="dxa"/>
            <w:tcBorders>
              <w:top w:val="nil"/>
              <w:left w:val="nil"/>
              <w:bottom w:val="nil"/>
              <w:right w:val="nil"/>
            </w:tcBorders>
            <w:shd w:val="clear" w:color="000000" w:fill="F2F2F2"/>
            <w:noWrap/>
            <w:vAlign w:val="bottom"/>
            <w:hideMark/>
          </w:tcPr>
          <w:p w14:paraId="17B98DD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44831E4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52DC4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7DE88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F16098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B7954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8A3949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68757EB"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014492B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3E8197B" w14:textId="77777777" w:rsidTr="009B7EEF">
        <w:trPr>
          <w:trHeight w:val="66"/>
        </w:trPr>
        <w:tc>
          <w:tcPr>
            <w:tcW w:w="2767" w:type="dxa"/>
            <w:tcBorders>
              <w:top w:val="nil"/>
              <w:left w:val="nil"/>
              <w:bottom w:val="nil"/>
              <w:right w:val="nil"/>
            </w:tcBorders>
            <w:shd w:val="clear" w:color="auto" w:fill="auto"/>
            <w:noWrap/>
            <w:vAlign w:val="bottom"/>
            <w:hideMark/>
          </w:tcPr>
          <w:p w14:paraId="1CA8FE7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rufus</w:t>
            </w:r>
          </w:p>
        </w:tc>
        <w:tc>
          <w:tcPr>
            <w:tcW w:w="502" w:type="dxa"/>
            <w:tcBorders>
              <w:top w:val="nil"/>
              <w:left w:val="nil"/>
              <w:bottom w:val="nil"/>
              <w:right w:val="nil"/>
            </w:tcBorders>
            <w:shd w:val="clear" w:color="auto" w:fill="auto"/>
            <w:noWrap/>
            <w:vAlign w:val="bottom"/>
            <w:hideMark/>
          </w:tcPr>
          <w:p w14:paraId="1A364F2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088638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B5F781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88E740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C0605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7E112B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73C094D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E19F29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047D3F0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DC29198" w14:textId="77777777" w:rsidTr="009B7EEF">
        <w:trPr>
          <w:trHeight w:val="375"/>
        </w:trPr>
        <w:tc>
          <w:tcPr>
            <w:tcW w:w="2767" w:type="dxa"/>
            <w:tcBorders>
              <w:top w:val="nil"/>
              <w:left w:val="nil"/>
              <w:bottom w:val="nil"/>
              <w:right w:val="nil"/>
            </w:tcBorders>
            <w:shd w:val="clear" w:color="000000" w:fill="F2F2F2"/>
            <w:noWrap/>
            <w:vAlign w:val="bottom"/>
            <w:hideMark/>
          </w:tcPr>
          <w:p w14:paraId="0A265C0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Grus</w:t>
            </w:r>
          </w:p>
        </w:tc>
        <w:tc>
          <w:tcPr>
            <w:tcW w:w="502" w:type="dxa"/>
            <w:tcBorders>
              <w:top w:val="nil"/>
              <w:left w:val="nil"/>
              <w:bottom w:val="nil"/>
              <w:right w:val="nil"/>
            </w:tcBorders>
            <w:shd w:val="clear" w:color="000000" w:fill="F2F2F2"/>
            <w:noWrap/>
            <w:vAlign w:val="bottom"/>
            <w:hideMark/>
          </w:tcPr>
          <w:p w14:paraId="7CA531E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879A3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D797B3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58799F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CEC21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DA57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6859884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DCEF4A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178C55C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6DD4DF9" w14:textId="77777777" w:rsidTr="009B7EEF">
        <w:trPr>
          <w:trHeight w:val="66"/>
        </w:trPr>
        <w:tc>
          <w:tcPr>
            <w:tcW w:w="2767" w:type="dxa"/>
            <w:tcBorders>
              <w:top w:val="nil"/>
              <w:left w:val="nil"/>
              <w:bottom w:val="nil"/>
              <w:right w:val="nil"/>
            </w:tcBorders>
            <w:shd w:val="clear" w:color="auto" w:fill="auto"/>
            <w:noWrap/>
            <w:vAlign w:val="bottom"/>
            <w:hideMark/>
          </w:tcPr>
          <w:p w14:paraId="2C58752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nigricollis</w:t>
            </w:r>
            <w:proofErr w:type="spellEnd"/>
          </w:p>
        </w:tc>
        <w:tc>
          <w:tcPr>
            <w:tcW w:w="502" w:type="dxa"/>
            <w:tcBorders>
              <w:top w:val="nil"/>
              <w:left w:val="nil"/>
              <w:bottom w:val="nil"/>
              <w:right w:val="nil"/>
            </w:tcBorders>
            <w:shd w:val="clear" w:color="auto" w:fill="auto"/>
            <w:noWrap/>
            <w:vAlign w:val="bottom"/>
            <w:hideMark/>
          </w:tcPr>
          <w:p w14:paraId="5893E3B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C92B47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3216DA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147788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48C6816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025FEB3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34D08FA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23C34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370646F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0EC8568" w14:textId="77777777" w:rsidTr="009B7EEF">
        <w:trPr>
          <w:trHeight w:val="334"/>
        </w:trPr>
        <w:tc>
          <w:tcPr>
            <w:tcW w:w="2767" w:type="dxa"/>
            <w:tcBorders>
              <w:top w:val="nil"/>
              <w:left w:val="nil"/>
              <w:bottom w:val="nil"/>
              <w:right w:val="nil"/>
            </w:tcBorders>
            <w:shd w:val="clear" w:color="000000" w:fill="F2F2F2"/>
            <w:noWrap/>
            <w:vAlign w:val="bottom"/>
            <w:hideMark/>
          </w:tcPr>
          <w:p w14:paraId="7304ED9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Haliaeetus</w:t>
            </w:r>
          </w:p>
        </w:tc>
        <w:tc>
          <w:tcPr>
            <w:tcW w:w="502" w:type="dxa"/>
            <w:tcBorders>
              <w:top w:val="nil"/>
              <w:left w:val="nil"/>
              <w:bottom w:val="nil"/>
              <w:right w:val="nil"/>
            </w:tcBorders>
            <w:shd w:val="clear" w:color="000000" w:fill="F2F2F2"/>
            <w:noWrap/>
            <w:vAlign w:val="bottom"/>
            <w:hideMark/>
          </w:tcPr>
          <w:p w14:paraId="1F1AE903"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669CC0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3C48A9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604EA1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5945EA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7FFE3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EBF77A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25F3A5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2A4DACD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11A6AAA" w14:textId="77777777" w:rsidTr="009B7EEF">
        <w:trPr>
          <w:trHeight w:val="66"/>
        </w:trPr>
        <w:tc>
          <w:tcPr>
            <w:tcW w:w="2767" w:type="dxa"/>
            <w:tcBorders>
              <w:top w:val="nil"/>
              <w:left w:val="nil"/>
              <w:bottom w:val="nil"/>
              <w:right w:val="nil"/>
            </w:tcBorders>
            <w:shd w:val="clear" w:color="auto" w:fill="auto"/>
            <w:noWrap/>
            <w:vAlign w:val="bottom"/>
            <w:hideMark/>
          </w:tcPr>
          <w:p w14:paraId="0CC69D5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leucephalus</w:t>
            </w:r>
            <w:proofErr w:type="spellEnd"/>
          </w:p>
        </w:tc>
        <w:tc>
          <w:tcPr>
            <w:tcW w:w="502" w:type="dxa"/>
            <w:tcBorders>
              <w:top w:val="nil"/>
              <w:left w:val="nil"/>
              <w:bottom w:val="nil"/>
              <w:right w:val="nil"/>
            </w:tcBorders>
            <w:shd w:val="clear" w:color="auto" w:fill="auto"/>
            <w:noWrap/>
            <w:vAlign w:val="bottom"/>
            <w:hideMark/>
          </w:tcPr>
          <w:p w14:paraId="3A8E8259"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82B65B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3E9E35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EC258F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0DCD57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2F57A0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E58971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7AA5B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1D94660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8B75039" w14:textId="77777777" w:rsidTr="009B7EEF">
        <w:trPr>
          <w:trHeight w:val="375"/>
        </w:trPr>
        <w:tc>
          <w:tcPr>
            <w:tcW w:w="2767" w:type="dxa"/>
            <w:tcBorders>
              <w:top w:val="nil"/>
              <w:left w:val="nil"/>
              <w:bottom w:val="nil"/>
              <w:right w:val="nil"/>
            </w:tcBorders>
            <w:shd w:val="clear" w:color="000000" w:fill="F2F2F2"/>
            <w:noWrap/>
            <w:vAlign w:val="bottom"/>
            <w:hideMark/>
          </w:tcPr>
          <w:p w14:paraId="4D7AD2F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Malurus</w:t>
            </w:r>
            <w:proofErr w:type="spellEnd"/>
          </w:p>
        </w:tc>
        <w:tc>
          <w:tcPr>
            <w:tcW w:w="502" w:type="dxa"/>
            <w:tcBorders>
              <w:top w:val="nil"/>
              <w:left w:val="nil"/>
              <w:bottom w:val="nil"/>
              <w:right w:val="nil"/>
            </w:tcBorders>
            <w:shd w:val="clear" w:color="000000" w:fill="F2F2F2"/>
            <w:noWrap/>
            <w:vAlign w:val="bottom"/>
            <w:hideMark/>
          </w:tcPr>
          <w:p w14:paraId="7BFC84C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17EBCD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61EF8A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D358D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A7FBD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219D8F3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48AF46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1CE4C8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725B040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CBF5B58" w14:textId="77777777" w:rsidTr="009B7EEF">
        <w:trPr>
          <w:trHeight w:val="66"/>
        </w:trPr>
        <w:tc>
          <w:tcPr>
            <w:tcW w:w="2767" w:type="dxa"/>
            <w:tcBorders>
              <w:top w:val="nil"/>
              <w:left w:val="nil"/>
              <w:bottom w:val="nil"/>
              <w:right w:val="nil"/>
            </w:tcBorders>
            <w:shd w:val="clear" w:color="auto" w:fill="auto"/>
            <w:noWrap/>
            <w:vAlign w:val="bottom"/>
            <w:hideMark/>
          </w:tcPr>
          <w:p w14:paraId="1B8D6AF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cyaneus</w:t>
            </w:r>
            <w:proofErr w:type="spellEnd"/>
          </w:p>
        </w:tc>
        <w:tc>
          <w:tcPr>
            <w:tcW w:w="502" w:type="dxa"/>
            <w:tcBorders>
              <w:top w:val="nil"/>
              <w:left w:val="nil"/>
              <w:bottom w:val="nil"/>
              <w:right w:val="nil"/>
            </w:tcBorders>
            <w:shd w:val="clear" w:color="auto" w:fill="auto"/>
            <w:noWrap/>
            <w:vAlign w:val="bottom"/>
            <w:hideMark/>
          </w:tcPr>
          <w:p w14:paraId="1B4D011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742F78C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C39C86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C919C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0EE36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5DB1162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DAB7ABB"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6904A5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48812042"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7765F07" w14:textId="77777777" w:rsidTr="009B7EEF">
        <w:trPr>
          <w:trHeight w:val="375"/>
        </w:trPr>
        <w:tc>
          <w:tcPr>
            <w:tcW w:w="2767" w:type="dxa"/>
            <w:tcBorders>
              <w:top w:val="nil"/>
              <w:left w:val="nil"/>
              <w:bottom w:val="nil"/>
              <w:right w:val="nil"/>
            </w:tcBorders>
            <w:shd w:val="clear" w:color="000000" w:fill="F2F2F2"/>
            <w:noWrap/>
            <w:vAlign w:val="bottom"/>
            <w:hideMark/>
          </w:tcPr>
          <w:p w14:paraId="742010D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Melierax</w:t>
            </w:r>
            <w:proofErr w:type="spellEnd"/>
          </w:p>
        </w:tc>
        <w:tc>
          <w:tcPr>
            <w:tcW w:w="502" w:type="dxa"/>
            <w:tcBorders>
              <w:top w:val="nil"/>
              <w:left w:val="nil"/>
              <w:bottom w:val="nil"/>
              <w:right w:val="nil"/>
            </w:tcBorders>
            <w:shd w:val="clear" w:color="000000" w:fill="F2F2F2"/>
            <w:noWrap/>
            <w:vAlign w:val="bottom"/>
            <w:hideMark/>
          </w:tcPr>
          <w:p w14:paraId="0D33DC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9A201F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7333A2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4AAB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2A53CA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813F3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082FE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2C67A8B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1FBF42E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B72A113" w14:textId="77777777" w:rsidTr="009B7EEF">
        <w:trPr>
          <w:trHeight w:val="66"/>
        </w:trPr>
        <w:tc>
          <w:tcPr>
            <w:tcW w:w="2767" w:type="dxa"/>
            <w:tcBorders>
              <w:top w:val="nil"/>
              <w:left w:val="nil"/>
              <w:bottom w:val="nil"/>
              <w:right w:val="nil"/>
            </w:tcBorders>
            <w:shd w:val="clear" w:color="auto" w:fill="auto"/>
            <w:noWrap/>
            <w:vAlign w:val="bottom"/>
            <w:hideMark/>
          </w:tcPr>
          <w:p w14:paraId="6328517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canorus</w:t>
            </w:r>
            <w:proofErr w:type="spellEnd"/>
          </w:p>
        </w:tc>
        <w:tc>
          <w:tcPr>
            <w:tcW w:w="502" w:type="dxa"/>
            <w:tcBorders>
              <w:top w:val="nil"/>
              <w:left w:val="nil"/>
              <w:bottom w:val="nil"/>
              <w:right w:val="nil"/>
            </w:tcBorders>
            <w:shd w:val="clear" w:color="auto" w:fill="auto"/>
            <w:noWrap/>
            <w:vAlign w:val="bottom"/>
            <w:hideMark/>
          </w:tcPr>
          <w:p w14:paraId="1CCAAF8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6BCB1B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FF9E9D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18C670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581D9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97381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4F3D95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8AF618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4B3E2DDF"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1E16DD69" w14:textId="77777777" w:rsidTr="009B7EEF">
        <w:trPr>
          <w:trHeight w:val="375"/>
        </w:trPr>
        <w:tc>
          <w:tcPr>
            <w:tcW w:w="2767" w:type="dxa"/>
            <w:tcBorders>
              <w:top w:val="nil"/>
              <w:left w:val="nil"/>
              <w:bottom w:val="nil"/>
              <w:right w:val="nil"/>
            </w:tcBorders>
            <w:shd w:val="clear" w:color="000000" w:fill="F2F2F2"/>
            <w:noWrap/>
            <w:vAlign w:val="bottom"/>
            <w:hideMark/>
          </w:tcPr>
          <w:p w14:paraId="679A204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Perdix</w:t>
            </w:r>
          </w:p>
        </w:tc>
        <w:tc>
          <w:tcPr>
            <w:tcW w:w="502" w:type="dxa"/>
            <w:tcBorders>
              <w:top w:val="nil"/>
              <w:left w:val="nil"/>
              <w:bottom w:val="nil"/>
              <w:right w:val="nil"/>
            </w:tcBorders>
            <w:shd w:val="clear" w:color="000000" w:fill="F2F2F2"/>
            <w:noWrap/>
            <w:vAlign w:val="bottom"/>
            <w:hideMark/>
          </w:tcPr>
          <w:p w14:paraId="1ED6385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B3C199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6BAE108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FBD6CC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103D94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3BB251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42FAFD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1E480C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262CC1E3"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9C5A08A" w14:textId="77777777" w:rsidTr="009B7EEF">
        <w:trPr>
          <w:trHeight w:val="66"/>
        </w:trPr>
        <w:tc>
          <w:tcPr>
            <w:tcW w:w="2767" w:type="dxa"/>
            <w:tcBorders>
              <w:top w:val="nil"/>
              <w:left w:val="nil"/>
              <w:bottom w:val="nil"/>
              <w:right w:val="nil"/>
            </w:tcBorders>
            <w:shd w:val="clear" w:color="auto" w:fill="auto"/>
            <w:noWrap/>
            <w:vAlign w:val="bottom"/>
            <w:hideMark/>
          </w:tcPr>
          <w:p w14:paraId="6E38C49B"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perdix</w:t>
            </w:r>
            <w:proofErr w:type="spellEnd"/>
          </w:p>
        </w:tc>
        <w:tc>
          <w:tcPr>
            <w:tcW w:w="502" w:type="dxa"/>
            <w:tcBorders>
              <w:top w:val="nil"/>
              <w:left w:val="nil"/>
              <w:bottom w:val="nil"/>
              <w:right w:val="nil"/>
            </w:tcBorders>
            <w:shd w:val="clear" w:color="auto" w:fill="auto"/>
            <w:noWrap/>
            <w:vAlign w:val="bottom"/>
            <w:hideMark/>
          </w:tcPr>
          <w:p w14:paraId="12DB68B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4E13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C49EEE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B5E705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10815B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E35E71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4EF66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F4978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00A3DF99"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13B7E56" w14:textId="77777777" w:rsidTr="009B7EEF">
        <w:trPr>
          <w:trHeight w:val="375"/>
        </w:trPr>
        <w:tc>
          <w:tcPr>
            <w:tcW w:w="2767" w:type="dxa"/>
            <w:tcBorders>
              <w:top w:val="nil"/>
              <w:left w:val="nil"/>
              <w:bottom w:val="nil"/>
              <w:right w:val="nil"/>
            </w:tcBorders>
            <w:shd w:val="clear" w:color="000000" w:fill="F2F2F2"/>
            <w:noWrap/>
            <w:vAlign w:val="bottom"/>
            <w:hideMark/>
          </w:tcPr>
          <w:p w14:paraId="1DAC8B34"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Plocepasser</w:t>
            </w:r>
            <w:proofErr w:type="spellEnd"/>
          </w:p>
        </w:tc>
        <w:tc>
          <w:tcPr>
            <w:tcW w:w="502" w:type="dxa"/>
            <w:tcBorders>
              <w:top w:val="nil"/>
              <w:left w:val="nil"/>
              <w:bottom w:val="nil"/>
              <w:right w:val="nil"/>
            </w:tcBorders>
            <w:shd w:val="clear" w:color="000000" w:fill="F2F2F2"/>
            <w:noWrap/>
            <w:vAlign w:val="bottom"/>
            <w:hideMark/>
          </w:tcPr>
          <w:p w14:paraId="7F650A4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248AA8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8C23BE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E81F93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B42B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AA1AC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DD1C3F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358CB9A"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6087B51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D48C91E" w14:textId="77777777" w:rsidTr="009B7EEF">
        <w:trPr>
          <w:trHeight w:val="66"/>
        </w:trPr>
        <w:tc>
          <w:tcPr>
            <w:tcW w:w="2767" w:type="dxa"/>
            <w:tcBorders>
              <w:top w:val="nil"/>
              <w:left w:val="nil"/>
              <w:bottom w:val="nil"/>
              <w:right w:val="nil"/>
            </w:tcBorders>
            <w:shd w:val="clear" w:color="auto" w:fill="auto"/>
            <w:noWrap/>
            <w:vAlign w:val="bottom"/>
            <w:hideMark/>
          </w:tcPr>
          <w:p w14:paraId="726A85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mahali</w:t>
            </w:r>
            <w:proofErr w:type="spellEnd"/>
          </w:p>
        </w:tc>
        <w:tc>
          <w:tcPr>
            <w:tcW w:w="502" w:type="dxa"/>
            <w:tcBorders>
              <w:top w:val="nil"/>
              <w:left w:val="nil"/>
              <w:bottom w:val="nil"/>
              <w:right w:val="nil"/>
            </w:tcBorders>
            <w:shd w:val="clear" w:color="auto" w:fill="auto"/>
            <w:noWrap/>
            <w:vAlign w:val="bottom"/>
            <w:hideMark/>
          </w:tcPr>
          <w:p w14:paraId="7B926A0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AFA9FD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3BD269A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22BD2C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642157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03DD1F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EACCDD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6628F0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4E1596D8"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F4B9468" w14:textId="77777777" w:rsidTr="009B7EEF">
        <w:trPr>
          <w:trHeight w:val="375"/>
        </w:trPr>
        <w:tc>
          <w:tcPr>
            <w:tcW w:w="2767" w:type="dxa"/>
            <w:tcBorders>
              <w:top w:val="nil"/>
              <w:left w:val="nil"/>
              <w:bottom w:val="nil"/>
              <w:right w:val="nil"/>
            </w:tcBorders>
            <w:shd w:val="clear" w:color="000000" w:fill="F2F2F2"/>
            <w:noWrap/>
            <w:vAlign w:val="bottom"/>
            <w:hideMark/>
          </w:tcPr>
          <w:p w14:paraId="5C5845E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Pomatostomus</w:t>
            </w:r>
            <w:proofErr w:type="spellEnd"/>
          </w:p>
        </w:tc>
        <w:tc>
          <w:tcPr>
            <w:tcW w:w="502" w:type="dxa"/>
            <w:tcBorders>
              <w:top w:val="nil"/>
              <w:left w:val="nil"/>
              <w:bottom w:val="nil"/>
              <w:right w:val="nil"/>
            </w:tcBorders>
            <w:shd w:val="clear" w:color="000000" w:fill="F2F2F2"/>
            <w:noWrap/>
            <w:vAlign w:val="bottom"/>
            <w:hideMark/>
          </w:tcPr>
          <w:p w14:paraId="417ED67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9F6260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31E17D0"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48459A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4706CB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8080E9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824635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704BC94"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1BC352C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AA0C0CC" w14:textId="77777777" w:rsidTr="009B7EEF">
        <w:trPr>
          <w:trHeight w:val="66"/>
        </w:trPr>
        <w:tc>
          <w:tcPr>
            <w:tcW w:w="2767" w:type="dxa"/>
            <w:tcBorders>
              <w:top w:val="nil"/>
              <w:left w:val="nil"/>
              <w:bottom w:val="nil"/>
              <w:right w:val="nil"/>
            </w:tcBorders>
            <w:shd w:val="clear" w:color="auto" w:fill="auto"/>
            <w:noWrap/>
            <w:vAlign w:val="bottom"/>
            <w:hideMark/>
          </w:tcPr>
          <w:p w14:paraId="018913C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ruficeps</w:t>
            </w:r>
            <w:proofErr w:type="spellEnd"/>
          </w:p>
        </w:tc>
        <w:tc>
          <w:tcPr>
            <w:tcW w:w="502" w:type="dxa"/>
            <w:tcBorders>
              <w:top w:val="nil"/>
              <w:left w:val="nil"/>
              <w:bottom w:val="nil"/>
              <w:right w:val="nil"/>
            </w:tcBorders>
            <w:shd w:val="clear" w:color="auto" w:fill="auto"/>
            <w:noWrap/>
            <w:vAlign w:val="bottom"/>
            <w:hideMark/>
          </w:tcPr>
          <w:p w14:paraId="02C88367"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165AC2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148B5B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13005D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A5DE5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2F4690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12C832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3AF26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5173982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E2BEE57" w14:textId="77777777" w:rsidTr="009B7EEF">
        <w:trPr>
          <w:trHeight w:val="375"/>
        </w:trPr>
        <w:tc>
          <w:tcPr>
            <w:tcW w:w="2767" w:type="dxa"/>
            <w:tcBorders>
              <w:top w:val="nil"/>
              <w:left w:val="nil"/>
              <w:bottom w:val="nil"/>
              <w:right w:val="nil"/>
            </w:tcBorders>
            <w:shd w:val="clear" w:color="000000" w:fill="F2F2F2"/>
            <w:noWrap/>
            <w:vAlign w:val="bottom"/>
            <w:hideMark/>
          </w:tcPr>
          <w:p w14:paraId="6411278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Saltator</w:t>
            </w:r>
          </w:p>
        </w:tc>
        <w:tc>
          <w:tcPr>
            <w:tcW w:w="502" w:type="dxa"/>
            <w:tcBorders>
              <w:top w:val="nil"/>
              <w:left w:val="nil"/>
              <w:bottom w:val="nil"/>
              <w:right w:val="nil"/>
            </w:tcBorders>
            <w:shd w:val="clear" w:color="000000" w:fill="F2F2F2"/>
            <w:noWrap/>
            <w:vAlign w:val="bottom"/>
            <w:hideMark/>
          </w:tcPr>
          <w:p w14:paraId="012642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3D50E1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F8B736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3D65D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1D9E9A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FE4F83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E1251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FD9532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1F580105"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B7652BB" w14:textId="77777777" w:rsidTr="009B7EEF">
        <w:trPr>
          <w:trHeight w:val="66"/>
        </w:trPr>
        <w:tc>
          <w:tcPr>
            <w:tcW w:w="2767" w:type="dxa"/>
            <w:tcBorders>
              <w:top w:val="nil"/>
              <w:left w:val="nil"/>
              <w:bottom w:val="nil"/>
              <w:right w:val="nil"/>
            </w:tcBorders>
            <w:shd w:val="clear" w:color="auto" w:fill="auto"/>
            <w:noWrap/>
            <w:vAlign w:val="bottom"/>
            <w:hideMark/>
          </w:tcPr>
          <w:p w14:paraId="46634B0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atricollis</w:t>
            </w:r>
            <w:proofErr w:type="spellEnd"/>
          </w:p>
        </w:tc>
        <w:tc>
          <w:tcPr>
            <w:tcW w:w="502" w:type="dxa"/>
            <w:tcBorders>
              <w:top w:val="nil"/>
              <w:left w:val="nil"/>
              <w:bottom w:val="nil"/>
              <w:right w:val="nil"/>
            </w:tcBorders>
            <w:shd w:val="clear" w:color="auto" w:fill="auto"/>
            <w:noWrap/>
            <w:vAlign w:val="bottom"/>
            <w:hideMark/>
          </w:tcPr>
          <w:p w14:paraId="6A4354E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41D8660"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BB8E3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F0BAB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DCF4D9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44E0269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6356A8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A45EB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5777013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45F97C7C" w14:textId="77777777" w:rsidTr="009B7EEF">
        <w:trPr>
          <w:trHeight w:val="350"/>
        </w:trPr>
        <w:tc>
          <w:tcPr>
            <w:tcW w:w="2767" w:type="dxa"/>
            <w:tcBorders>
              <w:top w:val="nil"/>
              <w:left w:val="nil"/>
              <w:bottom w:val="nil"/>
              <w:right w:val="nil"/>
            </w:tcBorders>
            <w:shd w:val="clear" w:color="000000" w:fill="F2F2F2"/>
            <w:noWrap/>
            <w:vAlign w:val="bottom"/>
            <w:hideMark/>
          </w:tcPr>
          <w:p w14:paraId="555088C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Taeniopygia</w:t>
            </w:r>
            <w:proofErr w:type="spellEnd"/>
          </w:p>
        </w:tc>
        <w:tc>
          <w:tcPr>
            <w:tcW w:w="502" w:type="dxa"/>
            <w:tcBorders>
              <w:top w:val="nil"/>
              <w:left w:val="nil"/>
              <w:bottom w:val="nil"/>
              <w:right w:val="nil"/>
            </w:tcBorders>
            <w:shd w:val="clear" w:color="000000" w:fill="F2F2F2"/>
            <w:noWrap/>
            <w:vAlign w:val="bottom"/>
            <w:hideMark/>
          </w:tcPr>
          <w:p w14:paraId="0D9D1B8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F35077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06B634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2CB68F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50878A7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AD8389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401157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8A21B4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0DFD357C"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DBB8083" w14:textId="77777777" w:rsidTr="009B7EEF">
        <w:trPr>
          <w:trHeight w:val="66"/>
        </w:trPr>
        <w:tc>
          <w:tcPr>
            <w:tcW w:w="2767" w:type="dxa"/>
            <w:tcBorders>
              <w:top w:val="nil"/>
              <w:left w:val="nil"/>
              <w:bottom w:val="nil"/>
              <w:right w:val="nil"/>
            </w:tcBorders>
            <w:shd w:val="clear" w:color="auto" w:fill="auto"/>
            <w:noWrap/>
            <w:vAlign w:val="bottom"/>
            <w:hideMark/>
          </w:tcPr>
          <w:p w14:paraId="0F2981D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guttata</w:t>
            </w:r>
          </w:p>
        </w:tc>
        <w:tc>
          <w:tcPr>
            <w:tcW w:w="502" w:type="dxa"/>
            <w:tcBorders>
              <w:top w:val="nil"/>
              <w:left w:val="nil"/>
              <w:bottom w:val="nil"/>
              <w:right w:val="nil"/>
            </w:tcBorders>
            <w:shd w:val="clear" w:color="auto" w:fill="auto"/>
            <w:noWrap/>
            <w:vAlign w:val="bottom"/>
            <w:hideMark/>
          </w:tcPr>
          <w:p w14:paraId="46677C1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1117F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9D01C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F1345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371BB7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D3146C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67520D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67B106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3A3065BB"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6471A7C" w14:textId="77777777" w:rsidTr="009B7EEF">
        <w:trPr>
          <w:trHeight w:val="374"/>
        </w:trPr>
        <w:tc>
          <w:tcPr>
            <w:tcW w:w="2767" w:type="dxa"/>
            <w:tcBorders>
              <w:top w:val="nil"/>
              <w:left w:val="nil"/>
              <w:bottom w:val="nil"/>
              <w:right w:val="nil"/>
            </w:tcBorders>
            <w:shd w:val="clear" w:color="000000" w:fill="F2F2F2"/>
            <w:noWrap/>
            <w:vAlign w:val="bottom"/>
            <w:hideMark/>
          </w:tcPr>
          <w:p w14:paraId="4D3E09A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Turdoides</w:t>
            </w:r>
            <w:proofErr w:type="spellEnd"/>
            <w:r w:rsidRPr="009B7EEF">
              <w:rPr>
                <w:rFonts w:ascii="Times New Roman" w:eastAsia="Times New Roman" w:hAnsi="Times New Roman" w:cs="Times New Roman"/>
                <w:b/>
                <w:bCs/>
                <w:i/>
                <w:iCs/>
                <w:color w:val="000000"/>
                <w:lang w:eastAsia="en-CA"/>
              </w:rPr>
              <w:t xml:space="preserve"> </w:t>
            </w:r>
          </w:p>
        </w:tc>
        <w:tc>
          <w:tcPr>
            <w:tcW w:w="502" w:type="dxa"/>
            <w:tcBorders>
              <w:top w:val="nil"/>
              <w:left w:val="nil"/>
              <w:bottom w:val="nil"/>
              <w:right w:val="nil"/>
            </w:tcBorders>
            <w:shd w:val="clear" w:color="000000" w:fill="F2F2F2"/>
            <w:noWrap/>
            <w:vAlign w:val="bottom"/>
            <w:hideMark/>
          </w:tcPr>
          <w:p w14:paraId="6005A42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376A35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96505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83FD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D01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D1CD63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53D6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96AEF3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4666F162"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4530BD1" w14:textId="77777777" w:rsidTr="009B7EEF">
        <w:trPr>
          <w:trHeight w:val="66"/>
        </w:trPr>
        <w:tc>
          <w:tcPr>
            <w:tcW w:w="2767" w:type="dxa"/>
            <w:tcBorders>
              <w:top w:val="nil"/>
              <w:left w:val="nil"/>
              <w:bottom w:val="nil"/>
              <w:right w:val="nil"/>
            </w:tcBorders>
            <w:shd w:val="clear" w:color="auto" w:fill="auto"/>
            <w:noWrap/>
            <w:vAlign w:val="bottom"/>
            <w:hideMark/>
          </w:tcPr>
          <w:p w14:paraId="20CFF7B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affinis</w:t>
            </w:r>
            <w:proofErr w:type="spellEnd"/>
          </w:p>
        </w:tc>
        <w:tc>
          <w:tcPr>
            <w:tcW w:w="502" w:type="dxa"/>
            <w:tcBorders>
              <w:top w:val="nil"/>
              <w:left w:val="nil"/>
              <w:bottom w:val="nil"/>
              <w:right w:val="nil"/>
            </w:tcBorders>
            <w:shd w:val="clear" w:color="auto" w:fill="auto"/>
            <w:noWrap/>
            <w:vAlign w:val="bottom"/>
            <w:hideMark/>
          </w:tcPr>
          <w:p w14:paraId="655FEEB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C54DEC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EF285E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906D49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1591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4805D8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B90B2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91F838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3905888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51CF242" w14:textId="77777777" w:rsidTr="009B7EEF">
        <w:trPr>
          <w:trHeight w:val="66"/>
        </w:trPr>
        <w:tc>
          <w:tcPr>
            <w:tcW w:w="2767" w:type="dxa"/>
            <w:tcBorders>
              <w:top w:val="nil"/>
              <w:left w:val="nil"/>
              <w:bottom w:val="nil"/>
              <w:right w:val="nil"/>
            </w:tcBorders>
            <w:shd w:val="clear" w:color="auto" w:fill="auto"/>
            <w:noWrap/>
            <w:vAlign w:val="bottom"/>
            <w:hideMark/>
          </w:tcPr>
          <w:p w14:paraId="20F91EE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bicolor</w:t>
            </w:r>
          </w:p>
        </w:tc>
        <w:tc>
          <w:tcPr>
            <w:tcW w:w="502" w:type="dxa"/>
            <w:tcBorders>
              <w:top w:val="nil"/>
              <w:left w:val="nil"/>
              <w:bottom w:val="nil"/>
              <w:right w:val="nil"/>
            </w:tcBorders>
            <w:shd w:val="clear" w:color="auto" w:fill="auto"/>
            <w:noWrap/>
            <w:vAlign w:val="bottom"/>
            <w:hideMark/>
          </w:tcPr>
          <w:p w14:paraId="102447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AD07A0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AE6B16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F30286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058B313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47ECDCF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4E671A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A235A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24F0634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7E67B815" w14:textId="77777777" w:rsidTr="009B7EEF">
        <w:trPr>
          <w:trHeight w:val="66"/>
        </w:trPr>
        <w:tc>
          <w:tcPr>
            <w:tcW w:w="2767" w:type="dxa"/>
            <w:tcBorders>
              <w:top w:val="nil"/>
              <w:left w:val="nil"/>
              <w:bottom w:val="nil"/>
              <w:right w:val="nil"/>
            </w:tcBorders>
            <w:shd w:val="clear" w:color="auto" w:fill="auto"/>
            <w:noWrap/>
            <w:vAlign w:val="bottom"/>
            <w:hideMark/>
          </w:tcPr>
          <w:p w14:paraId="32869D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striata</w:t>
            </w:r>
          </w:p>
        </w:tc>
        <w:tc>
          <w:tcPr>
            <w:tcW w:w="502" w:type="dxa"/>
            <w:tcBorders>
              <w:top w:val="nil"/>
              <w:left w:val="nil"/>
              <w:bottom w:val="nil"/>
              <w:right w:val="nil"/>
            </w:tcBorders>
            <w:shd w:val="clear" w:color="auto" w:fill="auto"/>
            <w:noWrap/>
            <w:vAlign w:val="bottom"/>
            <w:hideMark/>
          </w:tcPr>
          <w:p w14:paraId="715700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1B3F1F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5F55DEE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C5525C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996FF4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60CD669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2E4C5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D8B167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3BE940CC"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50C53CA0" w14:textId="77777777" w:rsidTr="009B7EEF">
        <w:trPr>
          <w:trHeight w:val="66"/>
        </w:trPr>
        <w:tc>
          <w:tcPr>
            <w:tcW w:w="2767" w:type="dxa"/>
            <w:tcBorders>
              <w:top w:val="nil"/>
              <w:left w:val="nil"/>
              <w:bottom w:val="nil"/>
              <w:right w:val="nil"/>
            </w:tcBorders>
            <w:shd w:val="clear" w:color="auto" w:fill="auto"/>
            <w:noWrap/>
            <w:vAlign w:val="bottom"/>
            <w:hideMark/>
          </w:tcPr>
          <w:p w14:paraId="6C0E05FF" w14:textId="77777777" w:rsidR="00A24D3D" w:rsidRPr="009B7EEF" w:rsidRDefault="00A24D3D" w:rsidP="009B7EEF">
            <w:pPr>
              <w:spacing w:line="240" w:lineRule="auto"/>
              <w:jc w:val="right"/>
              <w:rPr>
                <w:rFonts w:ascii="Times New Roman" w:eastAsia="Times New Roman" w:hAnsi="Times New Roman" w:cs="Times New Roman"/>
                <w:color w:val="000000"/>
                <w:sz w:val="24"/>
                <w:szCs w:val="24"/>
                <w:lang w:eastAsia="en-CA"/>
              </w:rPr>
            </w:pPr>
          </w:p>
        </w:tc>
        <w:tc>
          <w:tcPr>
            <w:tcW w:w="502" w:type="dxa"/>
            <w:tcBorders>
              <w:top w:val="nil"/>
              <w:left w:val="nil"/>
              <w:bottom w:val="nil"/>
              <w:right w:val="nil"/>
            </w:tcBorders>
            <w:shd w:val="clear" w:color="auto" w:fill="auto"/>
            <w:noWrap/>
            <w:vAlign w:val="bottom"/>
            <w:hideMark/>
          </w:tcPr>
          <w:p w14:paraId="7108F7F4"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01D3046"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7AD19ECE"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6C63993"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0D9BA47B"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2701C1A0"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096DE0C8"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7552156"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820" w:type="dxa"/>
            <w:tcBorders>
              <w:top w:val="nil"/>
              <w:left w:val="nil"/>
              <w:bottom w:val="nil"/>
              <w:right w:val="nil"/>
            </w:tcBorders>
            <w:shd w:val="clear" w:color="auto" w:fill="auto"/>
            <w:noWrap/>
            <w:vAlign w:val="bottom"/>
            <w:hideMark/>
          </w:tcPr>
          <w:p w14:paraId="77ECC16C"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r>
      <w:tr w:rsidR="00A24D3D" w:rsidRPr="009B7EEF" w14:paraId="37256998" w14:textId="77777777" w:rsidTr="009B7EEF">
        <w:trPr>
          <w:trHeight w:val="375"/>
        </w:trPr>
        <w:tc>
          <w:tcPr>
            <w:tcW w:w="2767" w:type="dxa"/>
            <w:tcBorders>
              <w:top w:val="nil"/>
              <w:left w:val="nil"/>
              <w:bottom w:val="single" w:sz="4" w:space="0" w:color="A6A6A6"/>
              <w:right w:val="nil"/>
            </w:tcBorders>
            <w:shd w:val="clear" w:color="auto" w:fill="auto"/>
            <w:noWrap/>
            <w:vAlign w:val="bottom"/>
            <w:hideMark/>
          </w:tcPr>
          <w:p w14:paraId="39B3B1A6"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MAMMAL</w:t>
            </w:r>
          </w:p>
        </w:tc>
        <w:tc>
          <w:tcPr>
            <w:tcW w:w="502" w:type="dxa"/>
            <w:tcBorders>
              <w:top w:val="nil"/>
              <w:left w:val="nil"/>
              <w:bottom w:val="single" w:sz="4" w:space="0" w:color="A6A6A6"/>
              <w:right w:val="nil"/>
            </w:tcBorders>
            <w:shd w:val="clear" w:color="auto" w:fill="auto"/>
            <w:noWrap/>
            <w:vAlign w:val="bottom"/>
            <w:hideMark/>
          </w:tcPr>
          <w:p w14:paraId="3DB2F9E2"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16291F0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4297434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3FFCD36F"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61481E9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26CA7BD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40FCEF85"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427D9F0D"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820" w:type="dxa"/>
            <w:tcBorders>
              <w:top w:val="nil"/>
              <w:left w:val="nil"/>
              <w:bottom w:val="single" w:sz="4" w:space="0" w:color="A6A6A6"/>
              <w:right w:val="nil"/>
            </w:tcBorders>
            <w:shd w:val="clear" w:color="auto" w:fill="auto"/>
            <w:noWrap/>
            <w:vAlign w:val="bottom"/>
            <w:hideMark/>
          </w:tcPr>
          <w:p w14:paraId="684B987A"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r>
      <w:tr w:rsidR="00A24D3D" w:rsidRPr="004E4EAA" w14:paraId="271D55FE" w14:textId="77777777" w:rsidTr="009B7EEF">
        <w:trPr>
          <w:trHeight w:val="208"/>
        </w:trPr>
        <w:tc>
          <w:tcPr>
            <w:tcW w:w="2767" w:type="dxa"/>
            <w:tcBorders>
              <w:top w:val="nil"/>
              <w:left w:val="nil"/>
              <w:bottom w:val="nil"/>
              <w:right w:val="nil"/>
            </w:tcBorders>
            <w:shd w:val="clear" w:color="000000" w:fill="F2F2F2"/>
            <w:noWrap/>
            <w:vAlign w:val="bottom"/>
            <w:hideMark/>
          </w:tcPr>
          <w:p w14:paraId="3150CDE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Cercopithecus</w:t>
            </w:r>
          </w:p>
        </w:tc>
        <w:tc>
          <w:tcPr>
            <w:tcW w:w="502" w:type="dxa"/>
            <w:tcBorders>
              <w:top w:val="nil"/>
              <w:left w:val="nil"/>
              <w:bottom w:val="nil"/>
              <w:right w:val="nil"/>
            </w:tcBorders>
            <w:shd w:val="clear" w:color="000000" w:fill="F2F2F2"/>
            <w:noWrap/>
            <w:vAlign w:val="bottom"/>
            <w:hideMark/>
          </w:tcPr>
          <w:p w14:paraId="03F8D18C"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B8B90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426B72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C4E5FC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5BCA5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136C9D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0DE94AD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9E8F3DF"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08E07CB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167CFF4" w14:textId="77777777" w:rsidTr="009B7EEF">
        <w:trPr>
          <w:trHeight w:val="66"/>
        </w:trPr>
        <w:tc>
          <w:tcPr>
            <w:tcW w:w="2767" w:type="dxa"/>
            <w:tcBorders>
              <w:top w:val="nil"/>
              <w:left w:val="nil"/>
              <w:bottom w:val="nil"/>
              <w:right w:val="nil"/>
            </w:tcBorders>
            <w:shd w:val="clear" w:color="auto" w:fill="auto"/>
            <w:noWrap/>
            <w:vAlign w:val="bottom"/>
            <w:hideMark/>
          </w:tcPr>
          <w:p w14:paraId="2B78BF2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 xml:space="preserve">aethiops </w:t>
            </w:r>
            <w:proofErr w:type="spellStart"/>
            <w:r w:rsidRPr="009B7EEF">
              <w:rPr>
                <w:rFonts w:ascii="Times New Roman" w:eastAsia="Times New Roman" w:hAnsi="Times New Roman" w:cs="Times New Roman"/>
                <w:i/>
                <w:iCs/>
                <w:color w:val="000000"/>
                <w:lang w:eastAsia="en-CA"/>
              </w:rPr>
              <w:t>sabaeus</w:t>
            </w:r>
            <w:proofErr w:type="spellEnd"/>
          </w:p>
        </w:tc>
        <w:tc>
          <w:tcPr>
            <w:tcW w:w="502" w:type="dxa"/>
            <w:tcBorders>
              <w:top w:val="nil"/>
              <w:left w:val="nil"/>
              <w:bottom w:val="nil"/>
              <w:right w:val="nil"/>
            </w:tcBorders>
            <w:shd w:val="clear" w:color="auto" w:fill="auto"/>
            <w:noWrap/>
            <w:vAlign w:val="bottom"/>
            <w:hideMark/>
          </w:tcPr>
          <w:p w14:paraId="5248FDE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541412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36CBA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D44315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C2579D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4BF555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B3AB62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66B39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2A9857A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9B0EFB3" w14:textId="77777777" w:rsidTr="009B7EEF">
        <w:trPr>
          <w:trHeight w:val="375"/>
        </w:trPr>
        <w:tc>
          <w:tcPr>
            <w:tcW w:w="2767" w:type="dxa"/>
            <w:tcBorders>
              <w:top w:val="nil"/>
              <w:left w:val="nil"/>
              <w:bottom w:val="nil"/>
              <w:right w:val="nil"/>
            </w:tcBorders>
            <w:shd w:val="clear" w:color="000000" w:fill="F2F2F2"/>
            <w:noWrap/>
            <w:vAlign w:val="bottom"/>
            <w:hideMark/>
          </w:tcPr>
          <w:p w14:paraId="76A18A2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Helogale</w:t>
            </w:r>
            <w:proofErr w:type="spellEnd"/>
          </w:p>
        </w:tc>
        <w:tc>
          <w:tcPr>
            <w:tcW w:w="502" w:type="dxa"/>
            <w:tcBorders>
              <w:top w:val="nil"/>
              <w:left w:val="nil"/>
              <w:bottom w:val="nil"/>
              <w:right w:val="nil"/>
            </w:tcBorders>
            <w:shd w:val="clear" w:color="000000" w:fill="F2F2F2"/>
            <w:noWrap/>
            <w:vAlign w:val="bottom"/>
            <w:hideMark/>
          </w:tcPr>
          <w:p w14:paraId="2E3DAAB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ECB49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27D592B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7694F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E2BA60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B8CB16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F7EC75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DB1FE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308E2F1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7ACBB98E" w14:textId="77777777" w:rsidTr="009B7EEF">
        <w:trPr>
          <w:trHeight w:val="66"/>
        </w:trPr>
        <w:tc>
          <w:tcPr>
            <w:tcW w:w="2767" w:type="dxa"/>
            <w:tcBorders>
              <w:top w:val="nil"/>
              <w:left w:val="nil"/>
              <w:bottom w:val="nil"/>
              <w:right w:val="nil"/>
            </w:tcBorders>
            <w:shd w:val="clear" w:color="auto" w:fill="auto"/>
            <w:noWrap/>
            <w:vAlign w:val="bottom"/>
            <w:hideMark/>
          </w:tcPr>
          <w:p w14:paraId="73E8934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parvula</w:t>
            </w:r>
            <w:proofErr w:type="spellEnd"/>
          </w:p>
        </w:tc>
        <w:tc>
          <w:tcPr>
            <w:tcW w:w="502" w:type="dxa"/>
            <w:tcBorders>
              <w:top w:val="nil"/>
              <w:left w:val="nil"/>
              <w:bottom w:val="nil"/>
              <w:right w:val="nil"/>
            </w:tcBorders>
            <w:shd w:val="clear" w:color="auto" w:fill="auto"/>
            <w:noWrap/>
            <w:vAlign w:val="bottom"/>
            <w:hideMark/>
          </w:tcPr>
          <w:p w14:paraId="3C66B7D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4BA6F9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1100" w:type="dxa"/>
            <w:tcBorders>
              <w:top w:val="nil"/>
              <w:left w:val="nil"/>
              <w:bottom w:val="nil"/>
              <w:right w:val="nil"/>
            </w:tcBorders>
            <w:shd w:val="clear" w:color="auto" w:fill="auto"/>
            <w:noWrap/>
            <w:vAlign w:val="bottom"/>
            <w:hideMark/>
          </w:tcPr>
          <w:p w14:paraId="5FCF2F5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A57536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73275E7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261" w:type="dxa"/>
            <w:tcBorders>
              <w:top w:val="nil"/>
              <w:left w:val="nil"/>
              <w:bottom w:val="nil"/>
              <w:right w:val="nil"/>
            </w:tcBorders>
            <w:shd w:val="clear" w:color="auto" w:fill="auto"/>
            <w:noWrap/>
            <w:vAlign w:val="bottom"/>
            <w:hideMark/>
          </w:tcPr>
          <w:p w14:paraId="486124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51BA62A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76689C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26508A05"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r>
      <w:tr w:rsidR="00A24D3D" w:rsidRPr="004E4EAA" w14:paraId="44C8847F" w14:textId="77777777" w:rsidTr="009B7EEF">
        <w:trPr>
          <w:trHeight w:val="194"/>
        </w:trPr>
        <w:tc>
          <w:tcPr>
            <w:tcW w:w="2767" w:type="dxa"/>
            <w:tcBorders>
              <w:top w:val="nil"/>
              <w:left w:val="nil"/>
              <w:bottom w:val="nil"/>
              <w:right w:val="nil"/>
            </w:tcBorders>
            <w:shd w:val="clear" w:color="000000" w:fill="F2F2F2"/>
            <w:noWrap/>
            <w:vAlign w:val="bottom"/>
            <w:hideMark/>
          </w:tcPr>
          <w:p w14:paraId="749A715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Suricata </w:t>
            </w:r>
          </w:p>
        </w:tc>
        <w:tc>
          <w:tcPr>
            <w:tcW w:w="502" w:type="dxa"/>
            <w:tcBorders>
              <w:top w:val="nil"/>
              <w:left w:val="nil"/>
              <w:bottom w:val="nil"/>
              <w:right w:val="nil"/>
            </w:tcBorders>
            <w:shd w:val="clear" w:color="000000" w:fill="F2F2F2"/>
            <w:noWrap/>
            <w:vAlign w:val="bottom"/>
            <w:hideMark/>
          </w:tcPr>
          <w:p w14:paraId="63FA56F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5E8200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521402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7A7C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AC1D64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945DD8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85029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666726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533F771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5EDEE0D" w14:textId="77777777" w:rsidTr="009B7EEF">
        <w:trPr>
          <w:trHeight w:val="66"/>
        </w:trPr>
        <w:tc>
          <w:tcPr>
            <w:tcW w:w="2767" w:type="dxa"/>
            <w:tcBorders>
              <w:top w:val="nil"/>
              <w:left w:val="nil"/>
              <w:bottom w:val="nil"/>
              <w:right w:val="nil"/>
            </w:tcBorders>
            <w:shd w:val="clear" w:color="auto" w:fill="auto"/>
            <w:noWrap/>
            <w:vAlign w:val="bottom"/>
            <w:hideMark/>
          </w:tcPr>
          <w:p w14:paraId="5B8FDF7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suricatta</w:t>
            </w:r>
            <w:proofErr w:type="spellEnd"/>
          </w:p>
        </w:tc>
        <w:tc>
          <w:tcPr>
            <w:tcW w:w="502" w:type="dxa"/>
            <w:tcBorders>
              <w:top w:val="nil"/>
              <w:left w:val="nil"/>
              <w:bottom w:val="nil"/>
              <w:right w:val="nil"/>
            </w:tcBorders>
            <w:shd w:val="clear" w:color="auto" w:fill="auto"/>
            <w:noWrap/>
            <w:vAlign w:val="bottom"/>
            <w:hideMark/>
          </w:tcPr>
          <w:p w14:paraId="397DB91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731A84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c>
          <w:tcPr>
            <w:tcW w:w="1100" w:type="dxa"/>
            <w:tcBorders>
              <w:top w:val="nil"/>
              <w:left w:val="nil"/>
              <w:bottom w:val="nil"/>
              <w:right w:val="nil"/>
            </w:tcBorders>
            <w:shd w:val="clear" w:color="auto" w:fill="auto"/>
            <w:noWrap/>
            <w:vAlign w:val="bottom"/>
            <w:hideMark/>
          </w:tcPr>
          <w:p w14:paraId="3711833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35E46D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174FD6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6CE7614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038BAA2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380" w:type="dxa"/>
            <w:tcBorders>
              <w:top w:val="nil"/>
              <w:left w:val="nil"/>
              <w:bottom w:val="nil"/>
              <w:right w:val="nil"/>
            </w:tcBorders>
            <w:shd w:val="clear" w:color="auto" w:fill="auto"/>
            <w:noWrap/>
            <w:vAlign w:val="bottom"/>
            <w:hideMark/>
          </w:tcPr>
          <w:p w14:paraId="200B470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6BB18FFE"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7</w:t>
            </w:r>
          </w:p>
        </w:tc>
      </w:tr>
      <w:tr w:rsidR="00A24D3D" w:rsidRPr="009B7EEF" w14:paraId="792290D7" w14:textId="77777777" w:rsidTr="009B7EEF">
        <w:trPr>
          <w:trHeight w:val="190"/>
        </w:trPr>
        <w:tc>
          <w:tcPr>
            <w:tcW w:w="2767" w:type="dxa"/>
            <w:tcBorders>
              <w:top w:val="nil"/>
              <w:left w:val="nil"/>
              <w:bottom w:val="nil"/>
              <w:right w:val="nil"/>
            </w:tcBorders>
            <w:shd w:val="clear" w:color="auto" w:fill="auto"/>
            <w:noWrap/>
            <w:vAlign w:val="bottom"/>
            <w:hideMark/>
          </w:tcPr>
          <w:p w14:paraId="63D2160D"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p>
        </w:tc>
        <w:tc>
          <w:tcPr>
            <w:tcW w:w="502" w:type="dxa"/>
            <w:tcBorders>
              <w:top w:val="nil"/>
              <w:left w:val="nil"/>
              <w:bottom w:val="nil"/>
              <w:right w:val="nil"/>
            </w:tcBorders>
            <w:shd w:val="clear" w:color="auto" w:fill="auto"/>
            <w:noWrap/>
            <w:vAlign w:val="bottom"/>
            <w:hideMark/>
          </w:tcPr>
          <w:p w14:paraId="0DA4ECCF"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0B1D6CE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2E6EFF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090DD1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07E15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01AC3A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DD02F1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6AA5E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61078913" w14:textId="77777777" w:rsidR="00A24D3D" w:rsidRPr="009B7EEF" w:rsidRDefault="00A24D3D" w:rsidP="009B7EEF">
            <w:pPr>
              <w:spacing w:line="240" w:lineRule="auto"/>
              <w:rPr>
                <w:rFonts w:ascii="Times New Roman" w:eastAsia="Times New Roman" w:hAnsi="Times New Roman" w:cs="Times New Roman"/>
                <w:lang w:eastAsia="en-CA"/>
              </w:rPr>
            </w:pPr>
          </w:p>
        </w:tc>
      </w:tr>
      <w:tr w:rsidR="00A24D3D" w:rsidRPr="004E4EAA" w14:paraId="08C65193" w14:textId="77777777" w:rsidTr="009B7EEF">
        <w:trPr>
          <w:trHeight w:val="158"/>
        </w:trPr>
        <w:tc>
          <w:tcPr>
            <w:tcW w:w="2767" w:type="dxa"/>
            <w:tcBorders>
              <w:top w:val="single" w:sz="4" w:space="0" w:color="A6A6A6"/>
              <w:left w:val="nil"/>
              <w:bottom w:val="nil"/>
              <w:right w:val="nil"/>
            </w:tcBorders>
            <w:shd w:val="clear" w:color="D9D9D9" w:fill="D9D9D9"/>
            <w:noWrap/>
            <w:vAlign w:val="bottom"/>
            <w:hideMark/>
          </w:tcPr>
          <w:p w14:paraId="3E1B7A5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3F326880"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0BDFD61D"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2525C15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47635C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35F964E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3BA12E23"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3173D958"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4465DCA3"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820" w:type="dxa"/>
            <w:tcBorders>
              <w:top w:val="single" w:sz="4" w:space="0" w:color="A6A6A6"/>
              <w:left w:val="nil"/>
              <w:bottom w:val="nil"/>
              <w:right w:val="nil"/>
            </w:tcBorders>
            <w:shd w:val="clear" w:color="D9D9D9" w:fill="D9D9D9"/>
            <w:noWrap/>
            <w:vAlign w:val="bottom"/>
            <w:hideMark/>
          </w:tcPr>
          <w:p w14:paraId="12CE20A0"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42</w:t>
            </w:r>
          </w:p>
        </w:tc>
      </w:tr>
    </w:tbl>
    <w:p w14:paraId="3B3437C3" w14:textId="77777777" w:rsidR="00A24D3D" w:rsidRPr="004E4EAA" w:rsidRDefault="00A24D3D" w:rsidP="004C5EE5">
      <w:pPr>
        <w:pStyle w:val="SectionText0"/>
        <w:sectPr w:rsidR="00A24D3D" w:rsidRPr="004E4EAA" w:rsidSect="00635BA0">
          <w:headerReference w:type="default" r:id="rId28"/>
          <w:pgSz w:w="12240" w:h="15840" w:code="1"/>
          <w:pgMar w:top="720" w:right="720" w:bottom="720" w:left="720" w:header="709" w:footer="709" w:gutter="0"/>
          <w:cols w:space="708"/>
          <w:docGrid w:linePitch="360"/>
        </w:sectPr>
      </w:pPr>
    </w:p>
    <w:p w14:paraId="012B1A11" w14:textId="3FE2F6C7" w:rsidR="006B3590" w:rsidRDefault="006B3590" w:rsidP="006B3590">
      <w:pPr>
        <w:pStyle w:val="SectionText0"/>
        <w:spacing w:line="480" w:lineRule="auto"/>
      </w:pPr>
      <w:r w:rsidRPr="004E4EAA">
        <w:lastRenderedPageBreak/>
        <w:t xml:space="preserve">To follow up on </w:t>
      </w:r>
      <w:proofErr w:type="spellStart"/>
      <w:r w:rsidRPr="004E4EAA">
        <w:t>Bednekoff’s</w:t>
      </w:r>
      <w:proofErr w:type="spellEnd"/>
      <w:r w:rsidRPr="004E4EAA">
        <w:t xml:space="preserve"> 2015 review on sentinel behaviour, we recorded the number of studies that explicitly mention ‘coordination’ as a characteristic element of sentinel behaviour. Out of 42, 14 articles fit this criterion. An upward trend is observed after 2017, though this trend is not reflected by a decrease in the number of articles published that do not include coordination as a defining feature of sentinel behaviour (</w:t>
      </w:r>
      <w:r>
        <w:fldChar w:fldCharType="begin"/>
      </w:r>
      <w:r>
        <w:instrText xml:space="preserve"> REF _Ref162209621 \h </w:instrText>
      </w:r>
      <w:r>
        <w:fldChar w:fldCharType="separate"/>
      </w:r>
      <w:r w:rsidRPr="004E4EAA">
        <w:t>Figure S</w:t>
      </w:r>
      <w:r>
        <w:rPr>
          <w:noProof/>
        </w:rPr>
        <w:t>1</w:t>
      </w:r>
      <w:r>
        <w:fldChar w:fldCharType="end"/>
      </w:r>
      <w:r w:rsidRPr="004E4EAA">
        <w:t>).</w:t>
      </w:r>
    </w:p>
    <w:p w14:paraId="6D939E78" w14:textId="77777777" w:rsidR="006B3590" w:rsidRPr="004E4EAA" w:rsidRDefault="006B3590" w:rsidP="006B3590">
      <w:pPr>
        <w:pStyle w:val="SectionSubtitle"/>
        <w:rPr>
          <w:rFonts w:cs="Times New Roman"/>
        </w:rPr>
      </w:pPr>
      <w:bookmarkStart w:id="41" w:name="_Toc162208136"/>
      <w:r w:rsidRPr="004E4EAA">
        <w:rPr>
          <w:rFonts w:cs="Times New Roman"/>
        </w:rPr>
        <w:t xml:space="preserve">Trends </w:t>
      </w:r>
      <w:proofErr w:type="gramStart"/>
      <w:r w:rsidRPr="004E4EAA">
        <w:rPr>
          <w:rFonts w:cs="Times New Roman"/>
        </w:rPr>
        <w:t>observed</w:t>
      </w:r>
      <w:bookmarkEnd w:id="41"/>
      <w:proofErr w:type="gramEnd"/>
    </w:p>
    <w:p w14:paraId="53334673" w14:textId="77777777" w:rsidR="006B3590" w:rsidRPr="004E4EAA" w:rsidRDefault="006B3590" w:rsidP="006B3590">
      <w:pPr>
        <w:pStyle w:val="SectionText0"/>
        <w:spacing w:line="480" w:lineRule="auto"/>
      </w:pPr>
      <w:r>
        <w:t>S</w:t>
      </w:r>
      <w:r w:rsidRPr="004E4EAA">
        <w:t xml:space="preserve">everal trends were observed among the studies </w:t>
      </w:r>
      <w:r>
        <w:t>looking at factors that could affect</w:t>
      </w:r>
      <w:r w:rsidRPr="004E4EAA">
        <w:t xml:space="preserve"> sentinel behaviour. The main trends observed were in the effects of sex, dominance, maturity, group size, satiation, body mass and risk. Sex, maturity, satiation, and body mass can be categorized as intrinsic factors, while dominance, group size, and risk are categorized as extrinsic or external factors. </w:t>
      </w:r>
      <w:r w:rsidRPr="005D5220">
        <w:t xml:space="preserve">These effects of these factors were observed among both avian </w:t>
      </w:r>
      <w:r w:rsidRPr="004E4EAA">
        <w:t xml:space="preserve">(N=29) </w:t>
      </w:r>
      <w:r w:rsidRPr="005D5220">
        <w:t>and mammal species</w:t>
      </w:r>
      <w:r>
        <w:t xml:space="preserve"> </w:t>
      </w:r>
      <w:r w:rsidRPr="004E4EAA">
        <w:t>(N=13)</w:t>
      </w:r>
      <w:r w:rsidRPr="005D5220">
        <w:t>, though were more studied in avian species.</w:t>
      </w:r>
    </w:p>
    <w:p w14:paraId="151CAA64" w14:textId="77777777" w:rsidR="00F72689" w:rsidRDefault="006B3590" w:rsidP="00563147">
      <w:pPr>
        <w:pStyle w:val="SectionText0"/>
        <w:spacing w:line="480" w:lineRule="auto"/>
        <w:sectPr w:rsidR="00F72689" w:rsidSect="00635BA0">
          <w:headerReference w:type="default" r:id="rId29"/>
          <w:pgSz w:w="12240" w:h="15840"/>
          <w:pgMar w:top="1440" w:right="1440" w:bottom="1440" w:left="1440" w:header="720" w:footer="720" w:gutter="0"/>
          <w:cols w:space="720"/>
        </w:sectPr>
      </w:pPr>
      <w:r w:rsidRPr="004E4EAA">
        <w:t>Among intrinsic factors, the effects of sex were the most reported.</w:t>
      </w:r>
      <w:r>
        <w:t xml:space="preserve"> M</w:t>
      </w:r>
      <w:r w:rsidRPr="004E4EAA">
        <w:t xml:space="preserve">ales of both avian and mammal species </w:t>
      </w:r>
      <w:r>
        <w:t xml:space="preserve">will sentinel for longer, more often and will initiate sentinel behaviour sooner than females when finding a foraging patch. </w:t>
      </w:r>
      <w:r w:rsidRPr="004E4EAA">
        <w:t xml:space="preserve">Satiation and body mass had similar effects, with </w:t>
      </w:r>
      <w:r>
        <w:t>heavier or satiated</w:t>
      </w:r>
      <w:r w:rsidRPr="004E4EAA">
        <w:t xml:space="preserve"> individuals sentineling earlier, more often</w:t>
      </w:r>
      <w:r>
        <w:t>,</w:t>
      </w:r>
      <w:r w:rsidRPr="004E4EAA">
        <w:t xml:space="preserve"> and/or for longer than individuals who were either lighter or not satiated. Lastly, more mature, and older</w:t>
      </w:r>
      <w:r>
        <w:t xml:space="preserve"> and more experienced</w:t>
      </w:r>
      <w:r w:rsidRPr="004E4EAA">
        <w:t xml:space="preserve"> individuals generally sentineled more than younger, especially juvenile, individuals</w:t>
      </w:r>
      <w:r>
        <w:t xml:space="preserve">. </w:t>
      </w:r>
      <w:r w:rsidR="00563147" w:rsidRPr="004E4EAA">
        <w:t xml:space="preserve">Among extrinsic factors, the effects of dominance on sentinel behaviour were the most reported. Social hierarchy within the group played a significant role in an individual’s sentinel decision-making, with more dominant individuals </w:t>
      </w:r>
      <w:r w:rsidR="00563147">
        <w:t>sentineling more</w:t>
      </w:r>
      <w:r w:rsidR="00563147" w:rsidRPr="004E4EAA">
        <w:t xml:space="preserve"> than subordinates. A significant interaction between dominance and sex was often observed</w:t>
      </w:r>
      <w:r w:rsidR="00563147">
        <w:t>, where d</w:t>
      </w:r>
      <w:r w:rsidR="00563147" w:rsidRPr="004E4EAA">
        <w:t xml:space="preserve">ominant males tended to sentinel the most in a group, with males sentineling more than females of the same dominance rank. </w:t>
      </w:r>
    </w:p>
    <w:p w14:paraId="5F989F35" w14:textId="1DB1A669" w:rsidR="00563147" w:rsidRDefault="00563147" w:rsidP="00563147">
      <w:pPr>
        <w:pStyle w:val="SectionText0"/>
        <w:spacing w:line="480" w:lineRule="auto"/>
      </w:pPr>
      <w:r w:rsidRPr="004E4EAA">
        <w:lastRenderedPageBreak/>
        <w:t xml:space="preserve">Consistent with </w:t>
      </w:r>
      <w:r>
        <w:t xml:space="preserve">the </w:t>
      </w:r>
      <w:r w:rsidRPr="00D44582">
        <w:t>Many Eyes hypothesis</w:t>
      </w:r>
      <w:r w:rsidRPr="004E4EAA">
        <w:t xml:space="preserve"> </w:t>
      </w:r>
      <w:r w:rsidRPr="004E4EAA">
        <w:fldChar w:fldCharType="begin"/>
      </w:r>
      <w:r w:rsidR="002702D2">
        <w:instrText xml:space="preserve"> ADDIN ZOTERO_ITEM CSL_CITATION {"citationID":"N6PUdA7u","properties":{"formattedCitation":"[63]","plainCitation":"[63]","noteIndex":0},"citationItems":[{"id":1750,"uris":["http://zotero.org/users/8430992/items/2LCBYLU5"],"itemData":{"id":1750,"type":"article-journal","abstract":"A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L."}],"issued":{"date-parts":[["1995",1,1]]}}}],"schema":"https://github.com/citation-style-language/schema/raw/master/csl-citation.json"} </w:instrText>
      </w:r>
      <w:r w:rsidRPr="004E4EAA">
        <w:fldChar w:fldCharType="separate"/>
      </w:r>
      <w:r w:rsidR="002702D2" w:rsidRPr="002702D2">
        <w:t>[63]</w:t>
      </w:r>
      <w:r w:rsidRPr="004E4EAA">
        <w:fldChar w:fldCharType="end"/>
      </w:r>
      <w:r w:rsidRPr="004E4EAA">
        <w:t>, larger groups resulted in overall greater sentinel coverage than in smaller groups, yet individual contribution to the group’s sentinel effort decreased. Risk</w:t>
      </w:r>
      <w:r>
        <w:t xml:space="preserve"> </w:t>
      </w:r>
      <w:r w:rsidRPr="004E4EAA">
        <w:t>through environmental uncertainty, anthropogenic disturbances, or the presence of young, predators</w:t>
      </w:r>
      <w:r>
        <w:t>,</w:t>
      </w:r>
      <w:r w:rsidRPr="004E4EAA">
        <w:t xml:space="preserve"> or </w:t>
      </w:r>
      <w:r>
        <w:t>conspecifics from another group</w:t>
      </w:r>
      <w:r w:rsidRPr="004E4EAA">
        <w:t xml:space="preserve"> caused an increase in sentinel efforts. Dominant males tended to greatly increase their sentinel contribution when risk increased, especially in the presence of rival or outgroup threats.</w:t>
      </w:r>
    </w:p>
    <w:p w14:paraId="58938A3D" w14:textId="4B99CCCE" w:rsidR="00A24D3D" w:rsidRDefault="007A5239" w:rsidP="007A5239">
      <w:pPr>
        <w:pStyle w:val="SectionTitle"/>
      </w:pPr>
      <w:bookmarkStart w:id="42" w:name="_Toc162208137"/>
      <w:r>
        <w:t>Discussion</w:t>
      </w:r>
      <w:bookmarkEnd w:id="42"/>
    </w:p>
    <w:p w14:paraId="6F4EC571" w14:textId="77777777" w:rsidR="00777071" w:rsidRDefault="00777071" w:rsidP="00777071">
      <w:pPr>
        <w:pStyle w:val="SectionTitle"/>
      </w:pPr>
      <w:bookmarkStart w:id="43" w:name="_Toc162208138"/>
    </w:p>
    <w:p w14:paraId="60E06FC3" w14:textId="05E66C7C" w:rsidR="00777071" w:rsidRDefault="00777071" w:rsidP="00777071">
      <w:pPr>
        <w:pStyle w:val="SectionTitle"/>
        <w:sectPr w:rsidR="00777071" w:rsidSect="00635BA0">
          <w:pgSz w:w="12240" w:h="15840"/>
          <w:pgMar w:top="1440" w:right="1440" w:bottom="1440" w:left="1440" w:header="720" w:footer="720" w:gutter="0"/>
          <w:cols w:space="720"/>
        </w:sectPr>
      </w:pPr>
    </w:p>
    <w:p w14:paraId="5C3CDE24" w14:textId="5132CBAF" w:rsidR="00083109" w:rsidRPr="00B8527A" w:rsidRDefault="00083109" w:rsidP="00B8527A">
      <w:pPr>
        <w:pStyle w:val="ChapterTitleB"/>
      </w:pPr>
      <w:r w:rsidRPr="00B8527A">
        <w:lastRenderedPageBreak/>
        <w:t>Chapter 2: Heads up! Social vigilance behaviour in urban American crows</w:t>
      </w:r>
      <w:bookmarkEnd w:id="13"/>
      <w:bookmarkEnd w:id="43"/>
    </w:p>
    <w:p w14:paraId="4816B8EC" w14:textId="33CD0B72" w:rsidR="00E36B05" w:rsidRDefault="00E36B05" w:rsidP="00BD6F06">
      <w:pPr>
        <w:pStyle w:val="SectionSubtitle"/>
        <w:spacing w:before="240" w:line="480" w:lineRule="auto"/>
      </w:pPr>
      <w:bookmarkStart w:id="44" w:name="_Toc162204952"/>
      <w:bookmarkStart w:id="45" w:name="_Toc162208139"/>
      <w:r>
        <w:t>Introduction</w:t>
      </w:r>
      <w:bookmarkEnd w:id="44"/>
      <w:bookmarkEnd w:id="45"/>
    </w:p>
    <w:p w14:paraId="0BEF6283" w14:textId="1AD4CAD7" w:rsidR="00DB679E" w:rsidRDefault="00A20BE7" w:rsidP="00A24D3D">
      <w:pPr>
        <w:pStyle w:val="ChapterTitle"/>
        <w:spacing w:line="480" w:lineRule="auto"/>
      </w:pPr>
      <w:r>
        <w:t>Groups of</w:t>
      </w:r>
      <w:r w:rsidR="00DB679E" w:rsidRPr="00DB679E">
        <w:t xml:space="preserve"> American crow</w:t>
      </w:r>
      <w:r w:rsidR="00E55E98">
        <w:t>s</w:t>
      </w:r>
      <w:r w:rsidR="00DB679E" w:rsidRPr="00DB679E">
        <w:t xml:space="preserve"> (Corvus brachyrhynchos) </w:t>
      </w:r>
      <w:r>
        <w:t>can be found roaming the skies of most North American cities and are an example of an urbanized species able to exploit human-altered environments</w:t>
      </w:r>
      <w:r w:rsidR="00EE023D">
        <w:t xml:space="preserve"> </w:t>
      </w:r>
      <w:r w:rsidR="00EE023D">
        <w:fldChar w:fldCharType="begin"/>
      </w:r>
      <w:r w:rsidR="002702D2">
        <w:instrText xml:space="preserve"> ADDIN ZOTERO_ITEM CSL_CITATION {"citationID":"s2qVPjj7","properties":{"formattedCitation":"[49,51]","plainCitation":"[49,51]","noteIndex":0},"citationItems":[{"id":218,"uris":["http://zotero.org/users/8430992/items/WBMUKQWR"],"itemData":{"id":218,"type":"chapter","container-title":"Avian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M."}],"issued":{"date-parts":[["2009",2]]}}}],"schema":"https://github.com/citation-style-language/schema/raw/master/csl-citation.json"} </w:instrText>
      </w:r>
      <w:r w:rsidR="00EE023D">
        <w:fldChar w:fldCharType="separate"/>
      </w:r>
      <w:r w:rsidR="002702D2" w:rsidRPr="002702D2">
        <w:t>[49,51]</w:t>
      </w:r>
      <w:r w:rsidR="00EE023D">
        <w:fldChar w:fldCharType="end"/>
      </w:r>
      <w:r>
        <w:t>.</w:t>
      </w:r>
      <w:r w:rsidR="00DB679E" w:rsidRPr="00DB679E">
        <w:t xml:space="preserve"> </w:t>
      </w:r>
      <w:r>
        <w:t>Their success has led to an</w:t>
      </w:r>
      <w:r w:rsidR="00DB679E" w:rsidRPr="00DB679E">
        <w:t xml:space="preserve"> escalating abundance of</w:t>
      </w:r>
      <w:r>
        <w:t xml:space="preserve"> crows in urban environments</w:t>
      </w:r>
      <w:r w:rsidR="00EE023D">
        <w:t xml:space="preserve"> </w:t>
      </w:r>
      <w:r w:rsidR="00EE023D">
        <w:fldChar w:fldCharType="begin"/>
      </w:r>
      <w:r w:rsidR="002702D2">
        <w:instrText xml:space="preserve"> ADDIN ZOTERO_ITEM CSL_CITATION {"citationID":"vusJu2vd","properties":{"formattedCitation":"[49]","plainCitation":"[49]","noteIndex":0},"citationItems":[{"id":218,"uris":["http://zotero.org/users/8430992/items/WBMUKQWR"],"itemData":{"id":218,"type":"chapter","container-title":"Avian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EE023D">
        <w:fldChar w:fldCharType="separate"/>
      </w:r>
      <w:r w:rsidR="002702D2" w:rsidRPr="002702D2">
        <w:t>[49]</w:t>
      </w:r>
      <w:r w:rsidR="00EE023D">
        <w:fldChar w:fldCharType="end"/>
      </w:r>
      <w:r>
        <w:t>. B</w:t>
      </w:r>
      <w:r w:rsidR="00DB679E" w:rsidRPr="00DB679E">
        <w:t>ehavioral adaptations have allowed them to</w:t>
      </w:r>
      <w:r>
        <w:t xml:space="preserve"> use</w:t>
      </w:r>
      <w:r w:rsidR="00DB679E" w:rsidRPr="00DB679E">
        <w:t xml:space="preserve"> anthropogenic resources and </w:t>
      </w:r>
      <w:r>
        <w:t>deal with</w:t>
      </w:r>
      <w:r w:rsidR="00DB679E" w:rsidRPr="00DB679E">
        <w:t xml:space="preserve"> the challenges of </w:t>
      </w:r>
      <w:r>
        <w:t>urban living</w:t>
      </w:r>
      <w:r w:rsidR="00EE023D">
        <w:t xml:space="preserve"> </w:t>
      </w:r>
      <w:r w:rsidR="00EE023D">
        <w:fldChar w:fldCharType="begin"/>
      </w:r>
      <w:r w:rsidR="002702D2">
        <w:instrText xml:space="preserve"> ADDIN ZOTERO_ITEM CSL_CITATION {"citationID":"r5GnZKga","properties":{"formattedCitation":"[43,47]","plainCitation":"[43,47]","noteIndex":0},"citationItems":[{"id":268,"uris":["http://zotero.org/users/8430992/items/U83EWWCW"],"itemData":{"id":268,"type":"chapter","abstract":"Urban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EE023D">
        <w:fldChar w:fldCharType="separate"/>
      </w:r>
      <w:r w:rsidR="002702D2" w:rsidRPr="002702D2">
        <w:t>[43,47]</w:t>
      </w:r>
      <w:r w:rsidR="00EE023D">
        <w:fldChar w:fldCharType="end"/>
      </w:r>
      <w:r>
        <w:t xml:space="preserve">. Adapted social foraging behaviours could further help mitigate the drawbacks of foraging in urban areas, and potentially increase their foraging efficiency. </w:t>
      </w:r>
      <w:r w:rsidRPr="00DB679E">
        <w:t>Th</w:t>
      </w:r>
      <w:r>
        <w:t>ese</w:t>
      </w:r>
      <w:r w:rsidRPr="00DB679E">
        <w:t xml:space="preserve"> adaptations</w:t>
      </w:r>
      <w:r>
        <w:t xml:space="preserve"> are beneficial to the success of crows, but could have</w:t>
      </w:r>
      <w:r w:rsidR="00DB679E" w:rsidRPr="00DB679E">
        <w:t xml:space="preserve"> broader ecological implications, </w:t>
      </w:r>
      <w:r>
        <w:t xml:space="preserve">namely contributing to the decrease in </w:t>
      </w:r>
      <w:r w:rsidR="001938A7">
        <w:t>North American avifauna</w:t>
      </w:r>
      <w:r w:rsidR="00EE023D">
        <w:t xml:space="preserve"> </w:t>
      </w:r>
      <w:r w:rsidR="00E05426">
        <w:t xml:space="preserve">through increased competition or predation </w:t>
      </w:r>
      <w:r w:rsidR="00EE023D">
        <w:fldChar w:fldCharType="begin"/>
      </w:r>
      <w:r w:rsidR="002702D2">
        <w:instrText xml:space="preserve"> ADDIN ZOTERO_ITEM CSL_CITATION {"citationID":"xR7TUsIt","properties":{"formattedCitation":"[64,65]","plainCitation":"[64,65]","noteIndex":0},"citationItems":[{"id":1761,"uris":["http://zotero.org/users/8430992/items/E8NQER9P"],"itemData":{"id":1761,"type":"article-journal","abstract":"Ground-nesting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N."}],"issued":{"date-parts":[["2015",9]]}},"label":"page"},{"id":1797,"uris":["http://zotero.org/users/8430992/items/Y939TZK5"],"itemData":{"id":1797,"type":"article-journal","abstract":"Staggering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EE023D">
        <w:fldChar w:fldCharType="separate"/>
      </w:r>
      <w:r w:rsidR="002702D2" w:rsidRPr="002702D2">
        <w:t>[64,65]</w:t>
      </w:r>
      <w:r w:rsidR="00EE023D">
        <w:fldChar w:fldCharType="end"/>
      </w:r>
      <w:r>
        <w:t xml:space="preserve">. </w:t>
      </w:r>
    </w:p>
    <w:p w14:paraId="1BF478EA" w14:textId="20B28BB4" w:rsidR="00EE561E" w:rsidRDefault="00EE561E" w:rsidP="00A24D3D">
      <w:pPr>
        <w:pStyle w:val="SectionText"/>
        <w:spacing w:line="480" w:lineRule="auto"/>
      </w:pPr>
      <w:r>
        <w:t>Studying the behaviour of American crows in urban environments is therefore crucial for several reasons</w:t>
      </w:r>
      <w:r w:rsidR="00E05426">
        <w:t xml:space="preserve">. </w:t>
      </w:r>
      <w:r>
        <w:t xml:space="preserve">Understanding how crows </w:t>
      </w:r>
      <w:r w:rsidR="00E05426">
        <w:t>can alter</w:t>
      </w:r>
      <w:r>
        <w:t xml:space="preserve"> their individual and social behaviors to </w:t>
      </w:r>
      <w:r w:rsidR="00E05426">
        <w:t xml:space="preserve">better </w:t>
      </w:r>
      <w:r>
        <w:t>forage in urban landscapes can help our understanding of urban adaptation. By examining how crows respond to urban challenges such as increased</w:t>
      </w:r>
      <w:r w:rsidR="001938A7">
        <w:t xml:space="preserve"> ambient</w:t>
      </w:r>
      <w:r>
        <w:t xml:space="preserve"> noise, impermeable surfaces, and increased frequency of disturbances, we can gain a better understanding of how animals perceive their environment. Lastly, by studying changes in their social behaviours, we can better understand their contribution to the success of urbanized social species.</w:t>
      </w:r>
    </w:p>
    <w:p w14:paraId="3C0A1E47" w14:textId="23A09897" w:rsidR="00AF5346" w:rsidRPr="00777071" w:rsidRDefault="00AF5346" w:rsidP="00BD6F06">
      <w:pPr>
        <w:pStyle w:val="SectionSubtitle"/>
        <w:spacing w:line="480" w:lineRule="auto"/>
      </w:pPr>
      <w:bookmarkStart w:id="46" w:name="_Toc162204953"/>
      <w:bookmarkStart w:id="47" w:name="_Toc162208140"/>
      <w:r w:rsidRPr="00777071">
        <w:t>Sentinel Behaviour</w:t>
      </w:r>
      <w:bookmarkEnd w:id="46"/>
      <w:bookmarkEnd w:id="47"/>
    </w:p>
    <w:p w14:paraId="64DA4FD6" w14:textId="46AA7BE8" w:rsidR="00724F53" w:rsidRDefault="00F433DE" w:rsidP="00A24D3D">
      <w:pPr>
        <w:pStyle w:val="SectionText"/>
        <w:spacing w:line="480" w:lineRule="auto"/>
      </w:pPr>
      <w:r>
        <w:t>American crows are capable of a variety of social behaviours</w:t>
      </w:r>
      <w:r w:rsidR="001938A7">
        <w:t xml:space="preserve"> </w:t>
      </w:r>
      <w:r w:rsidR="001938A7">
        <w:fldChar w:fldCharType="begin"/>
      </w:r>
      <w:r w:rsidR="002702D2">
        <w:instrText xml:space="preserve"> ADDIN ZOTERO_ITEM CSL_CITATION {"citationID":"tnUsxgOw","properties":{"formattedCitation":"[58,64,66]","plainCitation":"[58,64,66]","noteIndex":0},"citationItems":[{"id":250,"uris":["http://zotero.org/users/8430992/items/YW3AMMQD"],"itemData":{"id":250,"type":"article-journal","container-title":"Bird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N."}],"issued":{"date-parts":[["2015",9]]}}},{"id":57,"uris":["http://zotero.org/users/8430992/items/RM9GJ65L"],"itemData":{"id":57,"type":"article-journal","container-title":"The Handbook: Prevention and Control of Wildlife Damage","title":"AMERICAN CROWS","URL":"https://digitalcommons.unl.edu/icwdmhandbook/60","author":[{"family":"Johnson","given":"Ron"}],"issued":{"date-parts":[["1994",1,1]]}}}],"schema":"https://github.com/citation-style-language/schema/raw/master/csl-citation.json"} </w:instrText>
      </w:r>
      <w:r w:rsidR="001938A7">
        <w:fldChar w:fldCharType="separate"/>
      </w:r>
      <w:r w:rsidR="002702D2" w:rsidRPr="002702D2">
        <w:t>[58,64,66]</w:t>
      </w:r>
      <w:r w:rsidR="001938A7">
        <w:fldChar w:fldCharType="end"/>
      </w:r>
      <w:r>
        <w:t xml:space="preserve">. </w:t>
      </w:r>
      <w:r w:rsidR="00DB679E" w:rsidRPr="00DB679E">
        <w:t xml:space="preserve">Of particular interest is sentinel behavior, a coordinated social </w:t>
      </w:r>
      <w:r>
        <w:t>behaviour</w:t>
      </w:r>
      <w:r w:rsidR="00DB679E" w:rsidRPr="00DB679E">
        <w:t xml:space="preserve"> where </w:t>
      </w:r>
      <w:r>
        <w:t>an</w:t>
      </w:r>
      <w:r w:rsidR="00DB679E" w:rsidRPr="00DB679E">
        <w:t xml:space="preserve"> </w:t>
      </w:r>
      <w:r w:rsidR="00724F53" w:rsidRPr="00DB679E">
        <w:t>individual</w:t>
      </w:r>
      <w:r w:rsidR="00DB679E" w:rsidRPr="00DB679E">
        <w:t xml:space="preserve"> </w:t>
      </w:r>
      <w:r>
        <w:t xml:space="preserve">is constantly vigilant </w:t>
      </w:r>
      <w:r w:rsidR="00DB679E" w:rsidRPr="00DB679E">
        <w:t xml:space="preserve">to </w:t>
      </w:r>
      <w:r w:rsidR="00DB679E" w:rsidRPr="00DB679E">
        <w:lastRenderedPageBreak/>
        <w:t>monitor threats while others forage</w:t>
      </w:r>
      <w:r w:rsidR="001938A7">
        <w:t xml:space="preserve"> </w:t>
      </w:r>
      <w:r w:rsidR="001938A7">
        <w:fldChar w:fldCharType="begin"/>
      </w:r>
      <w:r w:rsidR="001938A7">
        <w:instrText xml:space="preserve"> ADDIN ZOTERO_ITEM CSL_CITATION {"citationID":"trswNukK","properties":{"formattedCitation":"[1]","plainCitation":"[1]","noteIndex":0},"citationItems":[{"id":239,"uris":["http://zotero.org/users/8430992/items/S3J3SQSD"],"itemData":{"id":239,"type":"chapter","container-title":"Advances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rsidR="00DB679E" w:rsidRPr="00DB679E">
        <w:t xml:space="preserve">. </w:t>
      </w:r>
      <w:r w:rsidR="00724F53">
        <w:t xml:space="preserve">Sentinels often adopt prominent, exposed positions to maximize their field of view, making them more likely to detect approaching predators. </w:t>
      </w:r>
      <w:r>
        <w:t>This behavior</w:t>
      </w:r>
      <w:r w:rsidR="001938A7">
        <w:t xml:space="preserve"> can be </w:t>
      </w:r>
      <w:r>
        <w:t>observed in a variety of social animals, including birds, mammals, and fish</w:t>
      </w:r>
      <w:r w:rsidR="001938A7">
        <w:t xml:space="preserve"> </w:t>
      </w:r>
      <w:r w:rsidR="001938A7">
        <w:fldChar w:fldCharType="begin"/>
      </w:r>
      <w:r w:rsidR="001938A7">
        <w:instrText xml:space="preserve"> ADDIN ZOTERO_ITEM CSL_CITATION {"citationID":"A6XNRApq","properties":{"formattedCitation":"[1]","plainCitation":"[1]","noteIndex":0},"citationItems":[{"id":239,"uris":["http://zotero.org/users/8430992/items/S3J3SQSD"],"itemData":{"id":239,"type":"chapter","container-title":"Advances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t xml:space="preserve">. </w:t>
      </w:r>
      <w:r w:rsidR="00DB679E" w:rsidRPr="00DB679E">
        <w:t>Initially perceived as an altruistic act benefiting the group</w:t>
      </w:r>
      <w:r w:rsidR="00724F53">
        <w:t xml:space="preserve"> at the expense of the sentinel</w:t>
      </w:r>
      <w:r w:rsidR="00DB679E" w:rsidRPr="00DB679E">
        <w:t>, sentinel behavior is now recognized as a more self</w:t>
      </w:r>
      <w:r>
        <w:t>ish behaviour</w:t>
      </w:r>
      <w:r w:rsidR="00DB679E" w:rsidRPr="00DB679E">
        <w:t>, with the sentinel reaping the primary benefits through increased safety</w:t>
      </w:r>
      <w:r w:rsidR="001938A7">
        <w:t xml:space="preserve"> </w:t>
      </w:r>
      <w:r w:rsidR="009C5366">
        <w:fldChar w:fldCharType="begin"/>
      </w:r>
      <w:r w:rsidR="002702D2">
        <w:instrText xml:space="preserve"> ADDIN ZOTERO_ITEM CSL_CITATION {"citationID":"4vBYdEyd","properties":{"formattedCitation":"[2,28,29,36]","plainCitation":"[2,28,29,36]","noteIndex":0},"citationItems":[{"id":638,"uris":["http://zotero.org/users/8430992/items/GMGBJIAF"],"itemData":{"id":638,"type":"article-journal","abstract":"Research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9C5366">
        <w:fldChar w:fldCharType="separate"/>
      </w:r>
      <w:r w:rsidR="002702D2" w:rsidRPr="002702D2">
        <w:t>[2,28,29,36]</w:t>
      </w:r>
      <w:r w:rsidR="009C5366">
        <w:fldChar w:fldCharType="end"/>
      </w:r>
      <w:r w:rsidR="00DB679E" w:rsidRPr="00DB679E">
        <w:t xml:space="preserve">. </w:t>
      </w:r>
      <w:r w:rsidR="00E05426">
        <w:t>The selfish state-dependent model for sentinel decision-making proposes</w:t>
      </w:r>
      <w:r w:rsidR="00724F53">
        <w:t xml:space="preserve"> that an individual with sufficient energetic reserves will choose to be sentinel if the alternative is foraging without a sentinel, a considerably more dangerous option</w:t>
      </w:r>
      <w:r w:rsidR="009C5366">
        <w:t xml:space="preserve"> </w:t>
      </w:r>
      <w:r w:rsidR="006820DE">
        <w:fldChar w:fldCharType="begin"/>
      </w:r>
      <w:r w:rsidR="00B52135">
        <w:instrText xml:space="preserve"> ADDIN ZOTERO_ITEM CSL_CITATION {"citationID":"hF9ywAci","properties":{"formattedCitation":"[28]","plainCitation":"[28]","noteIndex":0},"citationItems":[{"id":1726,"uris":["http://zotero.org/users/8430992/items/5Y2MYXKI"],"itemData":{"id":1726,"type":"article-journal","container-title":"The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6820DE">
        <w:fldChar w:fldCharType="separate"/>
      </w:r>
      <w:r w:rsidR="00B52135" w:rsidRPr="00B52135">
        <w:t>[28]</w:t>
      </w:r>
      <w:r w:rsidR="006820DE">
        <w:fldChar w:fldCharType="end"/>
      </w:r>
      <w:r w:rsidR="00724F53">
        <w:t>. Other group members then benefit from the increased protection and early warning provided by the sentinel, leading to higher overall foraging success and potentially greater biomass intake</w:t>
      </w:r>
      <w:r w:rsidR="006820DE">
        <w:t xml:space="preserve"> </w:t>
      </w:r>
      <w:r w:rsidR="006820DE">
        <w:fldChar w:fldCharType="begin"/>
      </w:r>
      <w:r w:rsidR="002702D2">
        <w:instrText xml:space="preserve"> ADDIN ZOTERO_ITEM CSL_CITATION {"citationID":"PTAmB46a","properties":{"formattedCitation":"[39]","plainCitation":"[39]","noteIndex":0},"citationItems":[{"id":240,"uris":["http://zotero.org/users/8430992/items/MPPQIDNU"],"itemData":{"id":240,"type":"article-journal","container-title":"Current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6820DE">
        <w:fldChar w:fldCharType="separate"/>
      </w:r>
      <w:r w:rsidR="002702D2" w:rsidRPr="002702D2">
        <w:t>[39]</w:t>
      </w:r>
      <w:r w:rsidR="006820DE">
        <w:fldChar w:fldCharType="end"/>
      </w:r>
      <w:r w:rsidR="00724F53">
        <w:t>.</w:t>
      </w:r>
    </w:p>
    <w:p w14:paraId="093A2C2B" w14:textId="284BB851" w:rsidR="00AF5346" w:rsidRPr="00777071" w:rsidRDefault="00AF5346" w:rsidP="00BD6F06">
      <w:pPr>
        <w:pStyle w:val="SectionSubtitle"/>
        <w:spacing w:line="480" w:lineRule="auto"/>
      </w:pPr>
      <w:bookmarkStart w:id="48" w:name="_Toc162204954"/>
      <w:bookmarkStart w:id="49" w:name="_Toc162208141"/>
      <w:r w:rsidRPr="00777071">
        <w:t>Urban Environments</w:t>
      </w:r>
      <w:bookmarkEnd w:id="48"/>
      <w:bookmarkEnd w:id="49"/>
    </w:p>
    <w:p w14:paraId="00782265" w14:textId="1AFFB948" w:rsidR="00F736B2" w:rsidRDefault="00DB679E" w:rsidP="00A24D3D">
      <w:pPr>
        <w:pStyle w:val="SectionText"/>
        <w:spacing w:line="480" w:lineRule="auto"/>
      </w:pPr>
      <w:r w:rsidRPr="00DB679E">
        <w:t xml:space="preserve">Urban environments, </w:t>
      </w:r>
      <w:r w:rsidR="00724F53">
        <w:t xml:space="preserve">through factors such as </w:t>
      </w:r>
      <w:r w:rsidRPr="00DB679E">
        <w:t xml:space="preserve">increased human presence and </w:t>
      </w:r>
      <w:r w:rsidR="00724F53">
        <w:t>the availability of anthropogenic</w:t>
      </w:r>
      <w:r w:rsidRPr="00DB679E">
        <w:t xml:space="preserve"> resource</w:t>
      </w:r>
      <w:r w:rsidR="00724F53">
        <w:t>s</w:t>
      </w:r>
      <w:r w:rsidR="00F736B2">
        <w:t>, can lead to adaptations such as r</w:t>
      </w:r>
      <w:r w:rsidRPr="00DB679E">
        <w:t xml:space="preserve">educed neophobia, increased tolerance to disturbances, and altered foraging </w:t>
      </w:r>
      <w:r w:rsidR="0044216B">
        <w:t>behaviour</w:t>
      </w:r>
      <w:r w:rsidRPr="00DB679E">
        <w:t xml:space="preserve"> </w:t>
      </w:r>
      <w:r w:rsidR="0044216B">
        <w:t>in urban-dwelling species</w:t>
      </w:r>
      <w:r w:rsidR="006820DE">
        <w:t xml:space="preserve"> </w:t>
      </w:r>
      <w:r w:rsidR="006820DE">
        <w:fldChar w:fldCharType="begin"/>
      </w:r>
      <w:r w:rsidR="002702D2">
        <w:instrText xml:space="preserve"> ADDIN ZOTERO_ITEM CSL_CITATION {"citationID":"K6tDk6zb","properties":{"formattedCitation":"[43,44,47]","plainCitation":"[43,44,47]","noteIndex":0},"citationItems":[{"id":268,"uris":["http://zotero.org/users/8430992/items/U83EWWCW"],"itemData":{"id":268,"type":"chapter","abstract":"Urban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6820DE">
        <w:fldChar w:fldCharType="separate"/>
      </w:r>
      <w:r w:rsidR="002702D2" w:rsidRPr="002702D2">
        <w:t>[43,44,47]</w:t>
      </w:r>
      <w:r w:rsidR="006820DE">
        <w:fldChar w:fldCharType="end"/>
      </w:r>
      <w:r w:rsidRPr="00DB679E">
        <w:t>.</w:t>
      </w:r>
      <w:r w:rsidR="0044216B">
        <w:t xml:space="preserve"> There have been many studies conducted on individual-level behavioural adaptations, yet comparatively fewer studies have been performed on adapted use of social behaviours in urban environments, and even more so the effects of urbanization on sentinel behaviour. Increased ambient noise levels in cities can interfere with acoustic communication, reducing the effectiveness of sentinel signaling</w:t>
      </w:r>
      <w:r w:rsidR="00985957">
        <w:t xml:space="preserve"> </w:t>
      </w:r>
      <w:r w:rsidR="00985957">
        <w:fldChar w:fldCharType="begin"/>
      </w:r>
      <w:r w:rsidR="002702D2">
        <w:instrText xml:space="preserve"> ADDIN ZOTERO_ITEM CSL_CITATION {"citationID":"69d8HzCy","properties":{"formattedCitation":"[55]","plainCitation":"[55]","noteIndex":0},"citationItems":[{"id":1763,"uris":["http://zotero.org/users/8430992/items/HIRBGBBW"],"itemData":{"id":1763,"type":"article-journal","abstract":"Anthropogenic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985957">
        <w:fldChar w:fldCharType="separate"/>
      </w:r>
      <w:r w:rsidR="002702D2" w:rsidRPr="002702D2">
        <w:t>[55]</w:t>
      </w:r>
      <w:r w:rsidR="00985957">
        <w:fldChar w:fldCharType="end"/>
      </w:r>
      <w:r w:rsidR="0044216B">
        <w:t xml:space="preserve">. The presence of urban predators such as the red-tailed hawk </w:t>
      </w:r>
      <w:r w:rsidR="00F736B2">
        <w:t>could increase the risk of predation</w:t>
      </w:r>
      <w:r w:rsidR="00985957">
        <w:t xml:space="preserve"> </w:t>
      </w:r>
      <w:r w:rsidR="00985957">
        <w:fldChar w:fldCharType="begin"/>
      </w:r>
      <w:r w:rsidR="002702D2">
        <w:instrText xml:space="preserve"> ADDIN ZOTERO_ITEM CSL_CITATION {"citationID":"C3ttknQ2","properties":{"formattedCitation":"[67]","plainCitation":"[67]","noteIndex":0},"citationItems":[{"id":1786,"uris":["http://zotero.org/users/8430992/items/I7ZMZB27"],"itemData":{"id":1786,"type":"article-journal","abstract":"Raptors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85957">
        <w:fldChar w:fldCharType="separate"/>
      </w:r>
      <w:r w:rsidR="002702D2" w:rsidRPr="002702D2">
        <w:t>[67]</w:t>
      </w:r>
      <w:r w:rsidR="00985957">
        <w:fldChar w:fldCharType="end"/>
      </w:r>
      <w:r w:rsidR="00F736B2">
        <w:t>, increasing the need for the added vigilance of a sentinel</w:t>
      </w:r>
      <w:r w:rsidR="00985957">
        <w:t xml:space="preserve"> </w:t>
      </w:r>
      <w:r w:rsidR="00985957">
        <w:fldChar w:fldCharType="begin"/>
      </w:r>
      <w:r w:rsidR="002702D2">
        <w:instrText xml:space="preserve"> ADDIN ZOTERO_ITEM CSL_CITATION {"citationID":"KpI3biMf","properties":{"formattedCitation":"[68]","plainCitation":"[68]","noteIndex":0},"citationItems":[{"id":1723,"uris":["http://zotero.org/users/8430992/items/KTHT7AKH"],"itemData":{"id":1723,"type":"article-journal","abstract":"Sentinels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rsidR="00985957">
        <w:fldChar w:fldCharType="separate"/>
      </w:r>
      <w:r w:rsidR="002702D2" w:rsidRPr="002702D2">
        <w:t>[68]</w:t>
      </w:r>
      <w:r w:rsidR="00985957">
        <w:fldChar w:fldCharType="end"/>
      </w:r>
      <w:r w:rsidR="00F736B2">
        <w:t xml:space="preserve">. The </w:t>
      </w:r>
      <w:r w:rsidR="00E05426">
        <w:t>increased</w:t>
      </w:r>
      <w:r w:rsidR="00F736B2">
        <w:t xml:space="preserve"> availability and predictability of anthropogenic food sources that are usually concentrated (e.g. trash cans, litter) and highly caloric, can lead to changes in foraging strategy</w:t>
      </w:r>
      <w:r w:rsidR="00985957">
        <w:t xml:space="preserve"> </w:t>
      </w:r>
      <w:r w:rsidR="00985957">
        <w:lastRenderedPageBreak/>
        <w:fldChar w:fldCharType="begin"/>
      </w:r>
      <w:r w:rsidR="002702D2">
        <w:instrText xml:space="preserve"> ADDIN ZOTERO_ITEM CSL_CITATION {"citationID":"ltoMJwYR","properties":{"formattedCitation":"[47]","plainCitation":"[47]","noteIndex":0},"citationItems":[{"id":16,"uris":["http://zotero.org/users/8430992/items/WS7GWY5C"],"itemData":{"id":16,"type":"article-journal","abstract":"Increased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985957">
        <w:fldChar w:fldCharType="separate"/>
      </w:r>
      <w:r w:rsidR="002702D2" w:rsidRPr="002702D2">
        <w:t>[47]</w:t>
      </w:r>
      <w:r w:rsidR="00985957">
        <w:fldChar w:fldCharType="end"/>
      </w:r>
      <w:r w:rsidR="00985957">
        <w:t xml:space="preserve">, a reduction in resource competition </w:t>
      </w:r>
      <w:r w:rsidR="00985957">
        <w:fldChar w:fldCharType="begin"/>
      </w:r>
      <w:r w:rsidR="002702D2">
        <w:instrText xml:space="preserve"> ADDIN ZOTERO_ITEM CSL_CITATION {"citationID":"KRdESr5q","properties":{"formattedCitation":"[69]","plainCitation":"[69]","noteIndex":0},"citationItems":[{"id":1802,"uris":["http://zotero.org/users/8430992/items/UBYQ2YKE"],"itemData":{"id":1802,"type":"article-journal","abstract":"Behavioral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985957">
        <w:fldChar w:fldCharType="separate"/>
      </w:r>
      <w:r w:rsidR="002702D2" w:rsidRPr="002702D2">
        <w:t>[69]</w:t>
      </w:r>
      <w:r w:rsidR="00985957">
        <w:fldChar w:fldCharType="end"/>
      </w:r>
      <w:r w:rsidR="00E05426">
        <w:t>, and high energetic levels in urban individuals</w:t>
      </w:r>
      <w:r w:rsidR="00D807A1">
        <w:t xml:space="preserve"> </w:t>
      </w:r>
      <w:r w:rsidR="00D807A1">
        <w:fldChar w:fldCharType="begin"/>
      </w:r>
      <w:r w:rsidR="002702D2">
        <w:instrText xml:space="preserve"> ADDIN ZOTERO_ITEM CSL_CITATION {"citationID":"O18hthWw","properties":{"formattedCitation":"[70]","plainCitation":"[70]","noteIndex":0},"citationItems":[{"id":1807,"uris":["http://zotero.org/users/8430992/items/KJGXSHIL"],"itemData":{"id":1807,"type":"paper-conference","abstract":"Abstract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females.","container-title":"Waterbirds","DOI":"10.1675/1524-4695(2008)31[122:SMDAFC]2.0.CO;2","language":"en","note":"ISSN: 1524-4695, 1938-5390\nissue: 1\njournalAbbreviation: Waterbirds","page":"122-126","source":"Semantic Scholar","title":"Supersize Me: Does Anthropogenic Food Change the Body Condition of Silver Gulls? A Comparison Between Urbanized and Remote, Non-urbanized Areas","title-short":"Supersize Me","URL":"http://www.bioone.org/doi/abs/10.1675/1524-4695%282008%2931%5B122%3ASMDAFC%5D2.0.CO%3B2","volume":"31","author":[{"family":"Auman","given":"Heidi J."},{"family":"Meathrel","given":"Catherine E."},{"family":"Richardson","given":"Alastair"}],"accessed":{"date-parts":[["2024",3,25]]},"issued":{"date-parts":[["2008",3]]}}}],"schema":"https://github.com/citation-style-language/schema/raw/master/csl-citation.json"} </w:instrText>
      </w:r>
      <w:r w:rsidR="00D807A1">
        <w:fldChar w:fldCharType="separate"/>
      </w:r>
      <w:r w:rsidR="002702D2" w:rsidRPr="002702D2">
        <w:t>[70]</w:t>
      </w:r>
      <w:r w:rsidR="00D807A1">
        <w:fldChar w:fldCharType="end"/>
      </w:r>
      <w:r w:rsidR="00F736B2">
        <w:t xml:space="preserve">. Factors such as these can </w:t>
      </w:r>
      <w:r w:rsidR="00985957">
        <w:t>alter the propensity of an individual to perform</w:t>
      </w:r>
      <w:r w:rsidR="00F736B2">
        <w:t xml:space="preserve"> social behaviours.</w:t>
      </w:r>
      <w:r w:rsidR="00F736B2" w:rsidRPr="00F736B2">
        <w:t xml:space="preserve"> </w:t>
      </w:r>
      <w:r w:rsidR="00F736B2">
        <w:t>For example, research on striped field mice</w:t>
      </w:r>
      <w:r w:rsidR="00FE5DF9">
        <w:t xml:space="preserve"> (</w:t>
      </w:r>
      <w:proofErr w:type="spellStart"/>
      <w:r w:rsidR="00FE5DF9" w:rsidRPr="00FE5DF9">
        <w:rPr>
          <w:i/>
          <w:iCs w:val="0"/>
        </w:rPr>
        <w:t>Apodemus</w:t>
      </w:r>
      <w:proofErr w:type="spellEnd"/>
      <w:r w:rsidR="00FE5DF9" w:rsidRPr="00FE5DF9">
        <w:rPr>
          <w:i/>
          <w:iCs w:val="0"/>
        </w:rPr>
        <w:t xml:space="preserve"> </w:t>
      </w:r>
      <w:proofErr w:type="spellStart"/>
      <w:r w:rsidR="00FE5DF9" w:rsidRPr="00FE5DF9">
        <w:rPr>
          <w:i/>
          <w:iCs w:val="0"/>
        </w:rPr>
        <w:t>agrarius</w:t>
      </w:r>
      <w:proofErr w:type="spellEnd"/>
      <w:r w:rsidR="00FE5DF9">
        <w:t>)</w:t>
      </w:r>
      <w:r w:rsidR="00F736B2">
        <w:t xml:space="preserve"> has shown that </w:t>
      </w:r>
      <w:r w:rsidR="00FE5DF9">
        <w:t xml:space="preserve">urban </w:t>
      </w:r>
      <w:r w:rsidR="00F736B2">
        <w:t xml:space="preserve">individuals are less likely to avoid contact, more tolerant of conspecifics, and exhibit a lower tendency to monopolize resources compared to </w:t>
      </w:r>
      <w:r w:rsidR="00FE5DF9">
        <w:t>rural individuals</w:t>
      </w:r>
      <w:r w:rsidR="00985957">
        <w:t xml:space="preserve"> </w:t>
      </w:r>
      <w:r w:rsidR="00E55E98">
        <w:fldChar w:fldCharType="begin"/>
      </w:r>
      <w:r w:rsidR="002702D2">
        <w:instrText xml:space="preserve"> ADDIN ZOTERO_ITEM CSL_CITATION {"citationID":"QHcdqOqX","properties":{"formattedCitation":"[69]","plainCitation":"[69]","noteIndex":0},"citationItems":[{"id":1802,"uris":["http://zotero.org/users/8430992/items/UBYQ2YKE"],"itemData":{"id":1802,"type":"article-journal","abstract":"Behavioral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E55E98">
        <w:fldChar w:fldCharType="separate"/>
      </w:r>
      <w:r w:rsidR="002702D2" w:rsidRPr="002702D2">
        <w:t>[69]</w:t>
      </w:r>
      <w:r w:rsidR="00E55E98">
        <w:fldChar w:fldCharType="end"/>
      </w:r>
      <w:r w:rsidR="00F736B2">
        <w:t>. These behavioral changes suggest a shift towards more social behaviors</w:t>
      </w:r>
      <w:r w:rsidR="00D807A1">
        <w:t xml:space="preserve"> in </w:t>
      </w:r>
      <w:r w:rsidR="00F736B2">
        <w:t xml:space="preserve">response to </w:t>
      </w:r>
      <w:r w:rsidR="00D807A1">
        <w:t>the increased abundance of food in urban environments</w:t>
      </w:r>
      <w:r w:rsidR="00F736B2">
        <w:t>. The effects of urbanization can also be more subtle. A study on black-capped chickadees have found no direct effect of urbanization on their social behaviors</w:t>
      </w:r>
      <w:r w:rsidR="00E55E98">
        <w:t xml:space="preserve"> </w:t>
      </w:r>
      <w:r w:rsidR="00E55E98">
        <w:fldChar w:fldCharType="begin"/>
      </w:r>
      <w:r w:rsidR="002702D2">
        <w:instrText xml:space="preserve"> ADDIN ZOTERO_ITEM CSL_CITATION {"citationID":"2fi0AP5b","properties":{"formattedCitation":"[71]","plainCitation":"[71]","noteIndex":0},"citationItems":[{"id":128,"uris":["http://zotero.org/users/8430992/items/5QEQ9XGB"],"itemData":{"id":128,"type":"article-journal","abstract":"Urbanization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702D2" w:rsidRPr="002702D2">
        <w:t>[71]</w:t>
      </w:r>
      <w:r w:rsidR="00E55E98">
        <w:fldChar w:fldCharType="end"/>
      </w:r>
      <w:r w:rsidR="00F736B2">
        <w:t xml:space="preserve">. However, urban populations of chickadees have been observed to exhibit decreased effects of seasonality, remaining more consistent in their group foraging behavior throughout the year. This suggests that urban environments </w:t>
      </w:r>
      <w:r w:rsidR="00D05011">
        <w:t>could</w:t>
      </w:r>
      <w:r w:rsidR="00F736B2">
        <w:t xml:space="preserve"> </w:t>
      </w:r>
      <w:r w:rsidR="00D05011">
        <w:t>have</w:t>
      </w:r>
      <w:r w:rsidR="00F736B2">
        <w:t xml:space="preserve"> more stable food resources, leading to less behavioral plasticity in response to seasonal changes</w:t>
      </w:r>
      <w:r w:rsidR="00E55E98">
        <w:t xml:space="preserve"> </w:t>
      </w:r>
      <w:r w:rsidR="00E55E98">
        <w:fldChar w:fldCharType="begin"/>
      </w:r>
      <w:r w:rsidR="002702D2">
        <w:instrText xml:space="preserve"> ADDIN ZOTERO_ITEM CSL_CITATION {"citationID":"vV47yItl","properties":{"formattedCitation":"[71]","plainCitation":"[71]","noteIndex":0},"citationItems":[{"id":128,"uris":["http://zotero.org/users/8430992/items/5QEQ9XGB"],"itemData":{"id":128,"type":"article-journal","abstract":"Urbanization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702D2" w:rsidRPr="002702D2">
        <w:t>[71]</w:t>
      </w:r>
      <w:r w:rsidR="00E55E98">
        <w:fldChar w:fldCharType="end"/>
      </w:r>
      <w:r w:rsidR="00F736B2">
        <w:t>.</w:t>
      </w:r>
    </w:p>
    <w:p w14:paraId="7FD0D32B" w14:textId="3125482C" w:rsidR="009A254A" w:rsidRDefault="00F736B2" w:rsidP="00A24D3D">
      <w:pPr>
        <w:pStyle w:val="SectionText"/>
        <w:spacing w:line="480" w:lineRule="auto"/>
      </w:pPr>
      <w:r>
        <w:t>The multitude of ways urbanization can affect social behaviours reinforces the need for further research on urbanized social species</w:t>
      </w:r>
      <w:r w:rsidR="009A254A">
        <w:t>.</w:t>
      </w:r>
      <w:r w:rsidR="009A254A" w:rsidRPr="009A254A">
        <w:t xml:space="preserve"> </w:t>
      </w:r>
      <w:r w:rsidR="009A254A" w:rsidRPr="00E94C23">
        <w:t xml:space="preserve">Despite the growing interest in urban wildlife ecology, there remains a lack of </w:t>
      </w:r>
      <w:r w:rsidR="009A254A">
        <w:t>studies</w:t>
      </w:r>
      <w:r w:rsidR="009A254A" w:rsidRPr="00E94C23">
        <w:t xml:space="preserve"> on </w:t>
      </w:r>
      <w:r w:rsidR="00E55E98">
        <w:t>the adaptation of social behaviours to urban living</w:t>
      </w:r>
      <w:r w:rsidR="009A254A" w:rsidRPr="00E94C23">
        <w:t>.</w:t>
      </w:r>
      <w:r w:rsidR="009A254A">
        <w:t xml:space="preserve"> Further research could help fill the </w:t>
      </w:r>
      <w:r w:rsidR="00DB679E" w:rsidRPr="00DB679E">
        <w:t xml:space="preserve">gap </w:t>
      </w:r>
      <w:r w:rsidR="009A254A">
        <w:t xml:space="preserve">the </w:t>
      </w:r>
      <w:r w:rsidR="00DB679E" w:rsidRPr="00DB679E">
        <w:t>in understanding the role of social behaviors</w:t>
      </w:r>
      <w:r w:rsidR="00FE5DF9">
        <w:t xml:space="preserve"> in</w:t>
      </w:r>
      <w:r w:rsidR="009A254A">
        <w:t xml:space="preserve"> the success</w:t>
      </w:r>
      <w:r w:rsidR="00E55E98">
        <w:t xml:space="preserve"> of urbanized species</w:t>
      </w:r>
      <w:r w:rsidR="00DB679E" w:rsidRPr="00DB679E">
        <w:t>.</w:t>
      </w:r>
      <w:r w:rsidR="009A254A">
        <w:t xml:space="preserve"> Understanding </w:t>
      </w:r>
      <w:r w:rsidR="009A254A" w:rsidRPr="00E94C23">
        <w:t>how sentinel behavior</w:t>
      </w:r>
      <w:r w:rsidR="009A254A">
        <w:t xml:space="preserve"> and their environment</w:t>
      </w:r>
      <w:r w:rsidR="009A254A" w:rsidRPr="00E94C23">
        <w:t xml:space="preserve"> influences their foraging </w:t>
      </w:r>
      <w:r w:rsidR="009A254A">
        <w:t>behaviour</w:t>
      </w:r>
      <w:r w:rsidR="009A254A" w:rsidRPr="00E94C23">
        <w:t xml:space="preserve"> </w:t>
      </w:r>
      <w:r w:rsidR="009A254A">
        <w:t>could shed light on how these species perceive and adapt to their environment.</w:t>
      </w:r>
    </w:p>
    <w:p w14:paraId="062781F9" w14:textId="3DD4E1BC" w:rsidR="00AF5346" w:rsidRPr="00777071" w:rsidRDefault="00AF5346" w:rsidP="00BD6F06">
      <w:pPr>
        <w:pStyle w:val="SectionSubtitle"/>
        <w:spacing w:line="480" w:lineRule="auto"/>
      </w:pPr>
      <w:bookmarkStart w:id="50" w:name="_Toc162204955"/>
      <w:bookmarkStart w:id="51" w:name="_Toc162208142"/>
      <w:r w:rsidRPr="00777071">
        <w:t>Study Objectives</w:t>
      </w:r>
      <w:bookmarkEnd w:id="50"/>
      <w:bookmarkEnd w:id="51"/>
    </w:p>
    <w:p w14:paraId="59F8BD2A" w14:textId="48899CE7" w:rsidR="00377D53" w:rsidRDefault="009A254A" w:rsidP="00A24D3D">
      <w:pPr>
        <w:pStyle w:val="SectionText"/>
        <w:spacing w:line="480" w:lineRule="auto"/>
      </w:pPr>
      <w:r>
        <w:t>We seek in this</w:t>
      </w:r>
      <w:r w:rsidR="00DB679E" w:rsidRPr="00DB679E">
        <w:t xml:space="preserve"> study to determine the effects of sentinel presence and the generalized environment on the foraging behavior of </w:t>
      </w:r>
      <w:r>
        <w:t xml:space="preserve">urban </w:t>
      </w:r>
      <w:r w:rsidR="00DB679E" w:rsidRPr="00DB679E">
        <w:t>American crows.</w:t>
      </w:r>
      <w:r w:rsidR="005D6B1B">
        <w:t xml:space="preserve"> We hypothesized that sentinel </w:t>
      </w:r>
      <w:r w:rsidR="005D6B1B">
        <w:lastRenderedPageBreak/>
        <w:t xml:space="preserve">behaviour and the generalized environment would affect the alert and foraging behaviour of crows. We predicted that crows in urban green spaces will show decreased individual vigilance and increased reliance on </w:t>
      </w:r>
      <w:r w:rsidR="00FE5DF9">
        <w:t xml:space="preserve">the </w:t>
      </w:r>
      <w:r w:rsidR="005D6B1B">
        <w:t>sentinel</w:t>
      </w:r>
      <w:r w:rsidR="00FE5DF9">
        <w:t>’s</w:t>
      </w:r>
      <w:r w:rsidR="005D6B1B">
        <w:t xml:space="preserve"> </w:t>
      </w:r>
      <w:r w:rsidR="00FE5DF9">
        <w:t>vigilance</w:t>
      </w:r>
      <w:r w:rsidR="005D6B1B">
        <w:t xml:space="preserve">, leading to more efficient foraging compared to crows in commercial areas with more disturbances. The longer lines of sight and decreased ambient noise would increase the </w:t>
      </w:r>
      <w:r w:rsidR="00FE5DF9">
        <w:t xml:space="preserve">sentinel’s </w:t>
      </w:r>
      <w:r w:rsidR="005D6B1B">
        <w:t>effectiveness. In contrast, we predicted that crows foraging in highly variable and frequently disturbed commercial areas would have increased reliance on individual vigilance, with longer bouts of alert behaviour, and shorter bouts of foraging behaviour, resulting in decreased foraging efficiency.</w:t>
      </w:r>
    </w:p>
    <w:p w14:paraId="7D7E6180" w14:textId="5CC43A3F" w:rsidR="00E94C23" w:rsidRDefault="00AF5346" w:rsidP="00A24D3D">
      <w:pPr>
        <w:pStyle w:val="SectionText"/>
        <w:spacing w:line="480" w:lineRule="auto"/>
      </w:pPr>
      <w:r>
        <w:t>During summer 2022</w:t>
      </w:r>
      <w:r w:rsidR="00A21710">
        <w:t xml:space="preserve">, we recorded foraging American crows in St. Catharines, Ontario, Canada and studied the effects of the presence of a sentinel and the generalized environment (green area vs. commercial area) on their foraging behaviour. </w:t>
      </w:r>
      <w:r>
        <w:t>We recorded the duration of bouts, the proportion of time spent performing each behavior, peck rate, and the number of transitions between behaviors. These metrics were used to evaluate the foraging efficiency and vigilance levels of crows in different environments and used a combination of generalized and robust linear mixed models to find differences in foraging behaviour.</w:t>
      </w:r>
    </w:p>
    <w:p w14:paraId="05FAF351" w14:textId="4F5E1460" w:rsidR="00E94C23" w:rsidRDefault="00E94C23" w:rsidP="00A24D3D">
      <w:pPr>
        <w:pStyle w:val="SectionText"/>
        <w:spacing w:line="480" w:lineRule="auto"/>
      </w:pPr>
      <w:r>
        <w:t xml:space="preserve">Sentinel behavior is a complex social adaptation that can have far-reaching effects on group dynamics and foraging efficiency. </w:t>
      </w:r>
      <w:r w:rsidR="00864C67">
        <w:t>By examining the effects of sentinel presence and generalized environment, we seek to gain</w:t>
      </w:r>
      <w:r>
        <w:t xml:space="preserve"> insights into </w:t>
      </w:r>
      <w:r w:rsidR="00864C67">
        <w:t>how adapted social behaviours drive contribute to su</w:t>
      </w:r>
      <w:r>
        <w:t>ccess of this species in urban environments.</w:t>
      </w:r>
      <w:r w:rsidR="00864C67">
        <w:t xml:space="preserve"> With these findings, we could be able to </w:t>
      </w:r>
      <w:r w:rsidR="00777071">
        <w:t xml:space="preserve">determine how other social species capable of sentinel behaviour could respond to urbanization. </w:t>
      </w:r>
      <w:r>
        <w:t xml:space="preserve">This knowledge could inform the development of more effective conservation strategies for a wide range </w:t>
      </w:r>
      <w:r w:rsidR="00777071">
        <w:t>of</w:t>
      </w:r>
      <w:r>
        <w:t xml:space="preserve"> species</w:t>
      </w:r>
      <w:r w:rsidR="00777071">
        <w:t xml:space="preserve"> facing the ever-increasing global urbanization</w:t>
      </w:r>
      <w:r>
        <w:t>.</w:t>
      </w:r>
    </w:p>
    <w:p w14:paraId="7B278B03" w14:textId="74EFFE6C" w:rsidR="00E36B05" w:rsidRPr="00377D53" w:rsidRDefault="00E36B05" w:rsidP="00A24D3D">
      <w:pPr>
        <w:pStyle w:val="SectionText"/>
        <w:spacing w:line="480" w:lineRule="auto"/>
        <w:sectPr w:rsidR="00E36B05" w:rsidRPr="00377D53" w:rsidSect="00635BA0">
          <w:headerReference w:type="default" r:id="rId30"/>
          <w:pgSz w:w="12240" w:h="15840"/>
          <w:pgMar w:top="1440" w:right="1440" w:bottom="1440" w:left="1440" w:header="720" w:footer="720" w:gutter="0"/>
          <w:cols w:space="720"/>
        </w:sectPr>
      </w:pPr>
    </w:p>
    <w:p w14:paraId="06666B89" w14:textId="33F28425" w:rsidR="00981E30" w:rsidRPr="006843E1" w:rsidRDefault="004F7F19" w:rsidP="00A24D3D">
      <w:pPr>
        <w:pStyle w:val="SectionTitle"/>
        <w:spacing w:before="0" w:after="0" w:line="480" w:lineRule="auto"/>
        <w:rPr>
          <w:noProof w:val="0"/>
        </w:rPr>
      </w:pPr>
      <w:bookmarkStart w:id="52" w:name="_Toc162204957"/>
      <w:bookmarkStart w:id="53" w:name="_Toc162208144"/>
      <w:r w:rsidRPr="006843E1">
        <w:rPr>
          <w:noProof w:val="0"/>
        </w:rPr>
        <w:lastRenderedPageBreak/>
        <w:t>Methods</w:t>
      </w:r>
      <w:bookmarkEnd w:id="52"/>
      <w:bookmarkEnd w:id="53"/>
    </w:p>
    <w:p w14:paraId="00000001" w14:textId="77777777" w:rsidR="001F6E05" w:rsidRPr="006843E1" w:rsidRDefault="004E6AC5" w:rsidP="00A24D3D">
      <w:pPr>
        <w:pStyle w:val="SectionSubtitle"/>
        <w:spacing w:line="480" w:lineRule="auto"/>
      </w:pPr>
      <w:bookmarkStart w:id="54" w:name="_Toc162204958"/>
      <w:bookmarkStart w:id="55" w:name="_Toc162208145"/>
      <w:r w:rsidRPr="006843E1">
        <w:t>Site Selection</w:t>
      </w:r>
      <w:bookmarkEnd w:id="54"/>
      <w:bookmarkEnd w:id="55"/>
    </w:p>
    <w:p w14:paraId="00000003" w14:textId="262E7280" w:rsidR="001F6E05" w:rsidRPr="006843E1" w:rsidRDefault="00B976DD" w:rsidP="00A24D3D">
      <w:pPr>
        <w:pStyle w:val="SectionText"/>
        <w:spacing w:line="480" w:lineRule="auto"/>
      </w:pPr>
      <w:r w:rsidRPr="006843E1">
        <w:t>To</w:t>
      </w:r>
      <w:r w:rsidR="0062699E" w:rsidRPr="006843E1">
        <w:t xml:space="preserve"> quickly find areas where crows aggregate in</w:t>
      </w:r>
      <w:r w:rsidRPr="006843E1">
        <w:t>, w</w:t>
      </w:r>
      <w:r w:rsidR="7F07B53D" w:rsidRPr="006843E1">
        <w:t xml:space="preserve">e launched a community science initiative in the greater St. Catharines and Niagara region called </w:t>
      </w:r>
      <w:proofErr w:type="spellStart"/>
      <w:r w:rsidR="7F07B53D" w:rsidRPr="006843E1">
        <w:t>Crowkemon</w:t>
      </w:r>
      <w:proofErr w:type="spellEnd"/>
      <w:r w:rsidR="7F07B53D" w:rsidRPr="006843E1">
        <w:t xml:space="preserve"> Go (</w:t>
      </w:r>
      <w:r w:rsidR="00DF2723" w:rsidRPr="006843E1">
        <w:t>www.crowkemon.weebly.com</w:t>
      </w:r>
      <w:r w:rsidR="7F07B53D" w:rsidRPr="006843E1">
        <w:t>)</w:t>
      </w:r>
      <w:r w:rsidR="00F752EA" w:rsidRPr="006843E1">
        <w:t xml:space="preserve"> in spring 2022</w:t>
      </w:r>
      <w:r w:rsidR="7F07B53D" w:rsidRPr="006843E1">
        <w:t xml:space="preserve">. </w:t>
      </w:r>
      <w:r w:rsidR="00F25972" w:rsidRPr="006843E1">
        <w:t>Community members were invited to report the location of crow</w:t>
      </w:r>
      <w:r w:rsidRPr="006843E1">
        <w:t xml:space="preserve"> </w:t>
      </w:r>
      <w:r w:rsidR="00F25972" w:rsidRPr="006843E1">
        <w:t>s</w:t>
      </w:r>
      <w:r w:rsidRPr="006843E1">
        <w:t>ightings</w:t>
      </w:r>
      <w:r w:rsidR="00F25972" w:rsidRPr="006843E1">
        <w:t xml:space="preserve"> </w:t>
      </w:r>
      <w:r w:rsidR="008024E5" w:rsidRPr="006843E1">
        <w:t>to</w:t>
      </w:r>
      <w:r w:rsidRPr="006843E1">
        <w:t xml:space="preserve"> identify</w:t>
      </w:r>
      <w:r w:rsidR="00F25972" w:rsidRPr="006843E1">
        <w:t xml:space="preserve"> areas </w:t>
      </w:r>
      <w:r w:rsidR="00F752EA" w:rsidRPr="006843E1">
        <w:t>with a high</w:t>
      </w:r>
      <w:r w:rsidR="00F25972" w:rsidRPr="006843E1">
        <w:t xml:space="preserve"> likelihood of crow</w:t>
      </w:r>
      <w:r w:rsidRPr="006843E1">
        <w:t xml:space="preserve"> occurrences</w:t>
      </w:r>
      <w:r w:rsidR="00F25972" w:rsidRPr="006843E1">
        <w:t xml:space="preserve">. </w:t>
      </w:r>
      <w:r w:rsidR="7F07B53D" w:rsidRPr="006843E1">
        <w:t xml:space="preserve">In total, the community recorded </w:t>
      </w:r>
      <w:r w:rsidR="00561151" w:rsidRPr="006843E1">
        <w:t xml:space="preserve">221 </w:t>
      </w:r>
      <w:r w:rsidR="7F07B53D" w:rsidRPr="006843E1">
        <w:t>crow si</w:t>
      </w:r>
      <w:r w:rsidR="03169F9E" w:rsidRPr="006843E1">
        <w:t>gh</w:t>
      </w:r>
      <w:r w:rsidR="7F07B53D" w:rsidRPr="006843E1">
        <w:t>tings</w:t>
      </w:r>
      <w:r w:rsidR="00F25972" w:rsidRPr="006843E1">
        <w:t xml:space="preserve"> using </w:t>
      </w:r>
      <w:proofErr w:type="spellStart"/>
      <w:r w:rsidR="00F25972" w:rsidRPr="006843E1">
        <w:t>Crowkemon</w:t>
      </w:r>
      <w:proofErr w:type="spellEnd"/>
      <w:r w:rsidR="00F25972" w:rsidRPr="006843E1">
        <w:t xml:space="preserve"> Go</w:t>
      </w:r>
      <w:r w:rsidR="00F752EA" w:rsidRPr="006843E1">
        <w:t xml:space="preserve"> between </w:t>
      </w:r>
      <w:r w:rsidR="00561151" w:rsidRPr="006843E1">
        <w:t xml:space="preserve">January </w:t>
      </w:r>
      <w:r w:rsidR="00F752EA" w:rsidRPr="006843E1">
        <w:t xml:space="preserve">and </w:t>
      </w:r>
      <w:r w:rsidR="00561151" w:rsidRPr="006843E1">
        <w:t>May 2022</w:t>
      </w:r>
      <w:r w:rsidR="7F07B53D" w:rsidRPr="006843E1">
        <w:t xml:space="preserve">. </w:t>
      </w:r>
      <w:r w:rsidR="00F752EA" w:rsidRPr="006843E1">
        <w:t xml:space="preserve">From </w:t>
      </w:r>
      <w:r w:rsidR="7F07B53D" w:rsidRPr="006843E1">
        <w:t xml:space="preserve">April-May 2022, we visited potential </w:t>
      </w:r>
      <w:r w:rsidR="00F752EA" w:rsidRPr="006843E1">
        <w:t xml:space="preserve">observation </w:t>
      </w:r>
      <w:r w:rsidR="7F07B53D" w:rsidRPr="006843E1">
        <w:t xml:space="preserve">sites and baited </w:t>
      </w:r>
      <w:r w:rsidR="00F752EA" w:rsidRPr="006843E1">
        <w:t xml:space="preserve">them </w:t>
      </w:r>
      <w:r w:rsidR="7F07B53D" w:rsidRPr="006843E1">
        <w:t xml:space="preserve">with whole peanuts to attract crows and reinforce </w:t>
      </w:r>
      <w:r w:rsidR="00F752EA" w:rsidRPr="006843E1">
        <w:t xml:space="preserve">an </w:t>
      </w:r>
      <w:r w:rsidR="7F07B53D" w:rsidRPr="006843E1">
        <w:t xml:space="preserve">association </w:t>
      </w:r>
      <w:r w:rsidR="007D03AB" w:rsidRPr="006843E1">
        <w:t xml:space="preserve">with </w:t>
      </w:r>
      <w:r w:rsidR="00F752EA" w:rsidRPr="006843E1">
        <w:t xml:space="preserve">food </w:t>
      </w:r>
      <w:r w:rsidR="007D03AB" w:rsidRPr="006843E1">
        <w:t xml:space="preserve">at </w:t>
      </w:r>
      <w:r w:rsidR="7F07B53D" w:rsidRPr="006843E1">
        <w:t xml:space="preserve">these locations. </w:t>
      </w:r>
      <w:r w:rsidR="009812E5" w:rsidRPr="006843E1">
        <w:t>W</w:t>
      </w:r>
      <w:r w:rsidR="7F07B53D" w:rsidRPr="006843E1">
        <w:t xml:space="preserve">e </w:t>
      </w:r>
      <w:r w:rsidR="00E8348C" w:rsidRPr="006843E1">
        <w:t>limited data collection to the summer months (</w:t>
      </w:r>
      <w:r w:rsidR="7F07B53D" w:rsidRPr="006843E1">
        <w:t>June</w:t>
      </w:r>
      <w:r w:rsidR="00E8348C" w:rsidRPr="006843E1">
        <w:t>-</w:t>
      </w:r>
      <w:r w:rsidR="00B72CE4" w:rsidRPr="006843E1">
        <w:t>September</w:t>
      </w:r>
      <w:r w:rsidR="7F07B53D" w:rsidRPr="006843E1">
        <w:t xml:space="preserve"> 2022</w:t>
      </w:r>
      <w:r w:rsidR="00E8348C" w:rsidRPr="006843E1">
        <w:t>)</w:t>
      </w:r>
      <w:r w:rsidR="00E73038" w:rsidRPr="006843E1">
        <w:t xml:space="preserve"> </w:t>
      </w:r>
      <w:r w:rsidR="00F752EA" w:rsidRPr="006843E1">
        <w:t xml:space="preserve">when nestlings </w:t>
      </w:r>
      <w:r w:rsidR="00561151" w:rsidRPr="006843E1">
        <w:t xml:space="preserve">are </w:t>
      </w:r>
      <w:r w:rsidR="00A71721" w:rsidRPr="006843E1">
        <w:t>fledging,</w:t>
      </w:r>
      <w:r w:rsidR="00F752EA" w:rsidRPr="006843E1">
        <w:t xml:space="preserve"> and </w:t>
      </w:r>
      <w:r w:rsidR="00561151" w:rsidRPr="006843E1">
        <w:t>groups are less tightly bound by the territory immediately surrounding the nest</w:t>
      </w:r>
      <w:r w:rsidR="00F61F8A" w:rsidRPr="006843E1">
        <w:t xml:space="preserve"> </w:t>
      </w:r>
      <w:r w:rsidR="00AA414E" w:rsidRPr="006843E1">
        <w:fldChar w:fldCharType="begin"/>
      </w:r>
      <w:r w:rsidR="002702D2">
        <w:instrText xml:space="preserve"> ADDIN ZOTERO_ITEM CSL_CITATION {"citationID":"s2Q5ws7q","properties":{"formattedCitation":"[72]","plainCitation":"[72]","noteIndex":0},"citationItems":[{"id":1784,"uris":["http://zotero.org/users/8430992/items/BSLQ7PMA"],"itemData":{"id":1784,"type":"article-journal","abstract":"Changes in the territory size of birds in the course of their nesting cycle were examined, using data from field studies of the swallow, Hirundo rustica, and the yellowhammer, Emberiza citrinella, and from the literature for 37 other species. Swallows and yellowhammers had their largest territories in the fertile period of the female (nest-building and egg-laying periods) during both first and second clutches. Other species also mostly had their largest territories in the fertile period of the female with only a few species having a peak during pair formation or during the nestling period. Territory size peaked in the fertile period of the female irrespective of territory type (nest site, nest site with some food resources, or nest site with all food resources). Seven of these species had their largest territories in the fertile period of both the first and the second clutch. This pattern supports the hypothesis that prevention of extra-pair copulations is a major selective pressure causing males to maximize territory size and hence minimize the risk of intrusions and copulations by other males at the time when their female can be fertilized. Maintenance of a large territory is thus viewed as a mate-guarding behaviour.","container-title":"Animal Behaviour","DOI":"10.1016/S0003-3472(05)80173-3","ISSN":"0003-3472","issue":"6","journalAbbreviation":"Animal Behaviour","page":"1070-1079","source":"ScienceDirect","title":"Changes in the size of avian breeding territories in relation to the nesting cycle","volume":"40","author":[{"family":"Møller","given":"Anders Pape"}],"issued":{"date-parts":[["1990",12,1]]}}}],"schema":"https://github.com/citation-style-language/schema/raw/master/csl-citation.json"} </w:instrText>
      </w:r>
      <w:r w:rsidR="00AA414E" w:rsidRPr="006843E1">
        <w:fldChar w:fldCharType="separate"/>
      </w:r>
      <w:r w:rsidR="002702D2" w:rsidRPr="002702D2">
        <w:t>[72]</w:t>
      </w:r>
      <w:r w:rsidR="00AA414E" w:rsidRPr="006843E1">
        <w:fldChar w:fldCharType="end"/>
      </w:r>
      <w:r w:rsidR="7F07B53D" w:rsidRPr="006843E1">
        <w:t xml:space="preserve">. One site was </w:t>
      </w:r>
      <w:r w:rsidR="0062699E" w:rsidRPr="006843E1">
        <w:t>sampled repeatedly (</w:t>
      </w:r>
      <w:r w:rsidR="00E8348C" w:rsidRPr="006843E1">
        <w:t>Fairview Park</w:t>
      </w:r>
      <w:r w:rsidR="00F25972" w:rsidRPr="006843E1">
        <w:t>, 43°10'57.4"N 79°14'44.9"W</w:t>
      </w:r>
      <w:r w:rsidR="00A31764" w:rsidRPr="006843E1">
        <w:t xml:space="preserve">; </w:t>
      </w:r>
      <w:r w:rsidR="00F72689" w:rsidRPr="00F72689">
        <w:rPr>
          <w:b/>
          <w:bCs/>
        </w:rPr>
        <w:fldChar w:fldCharType="begin"/>
      </w:r>
      <w:r w:rsidR="00F72689" w:rsidRPr="00F72689">
        <w:rPr>
          <w:b/>
          <w:bCs/>
        </w:rPr>
        <w:instrText xml:space="preserve"> REF _Ref151135363 \h </w:instrText>
      </w:r>
      <w:r w:rsidR="00F72689">
        <w:rPr>
          <w:b/>
          <w:bCs/>
        </w:rPr>
        <w:instrText xml:space="preserve">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 xml:space="preserve">Figure </w:t>
      </w:r>
      <w:r w:rsidR="00F72689" w:rsidRPr="00F72689">
        <w:rPr>
          <w:rStyle w:val="CaptionBChar"/>
          <w:rFonts w:eastAsia="Arial"/>
          <w:b w:val="0"/>
          <w:bCs w:val="0"/>
          <w:noProof/>
        </w:rPr>
        <w:t>2</w:t>
      </w:r>
      <w:r w:rsidR="00F72689" w:rsidRPr="00F72689">
        <w:rPr>
          <w:b/>
          <w:bCs/>
        </w:rPr>
        <w:fldChar w:fldCharType="end"/>
      </w:r>
      <w:r w:rsidR="00F25972" w:rsidRPr="006843E1">
        <w:t>). We also visited areas with many crow sightings for opportunistic sampling, as the presence of crows was not guaranteed at other potential recurrent sampling locations</w:t>
      </w:r>
      <w:r w:rsidR="005468E4" w:rsidRPr="006843E1">
        <w:t xml:space="preserve"> (</w:t>
      </w:r>
      <w:r w:rsidR="7F07B53D" w:rsidRPr="006843E1">
        <w:fldChar w:fldCharType="begin"/>
      </w:r>
      <w:r w:rsidR="7F07B53D" w:rsidRPr="006843E1">
        <w:instrText xml:space="preserve"> REF _Ref151135363 </w:instrText>
      </w:r>
      <w:r w:rsidR="00A447E4">
        <w:instrText xml:space="preserve"> \* MERGEFORMAT </w:instrText>
      </w:r>
      <w:r w:rsidR="7F07B53D" w:rsidRPr="006843E1">
        <w:fldChar w:fldCharType="separate"/>
      </w:r>
      <w:r w:rsidR="00A32303" w:rsidRPr="00A32303">
        <w:t>Figure 2</w:t>
      </w:r>
      <w:r w:rsidR="7F07B53D" w:rsidRPr="006843E1">
        <w:fldChar w:fldCharType="end"/>
      </w:r>
      <w:r w:rsidR="005468E4" w:rsidRPr="006843E1">
        <w:t>)</w:t>
      </w:r>
      <w:r w:rsidR="00F25972" w:rsidRPr="006843E1">
        <w:t>.</w:t>
      </w:r>
      <w:r w:rsidR="7F07B53D" w:rsidRPr="006843E1">
        <w:t xml:space="preserve"> </w:t>
      </w:r>
    </w:p>
    <w:p w14:paraId="00000004" w14:textId="55650DD2" w:rsidR="001F6E05" w:rsidRPr="006843E1" w:rsidRDefault="00F25972" w:rsidP="00A24D3D">
      <w:pPr>
        <w:pStyle w:val="SectionSubtitle"/>
        <w:spacing w:line="480" w:lineRule="auto"/>
      </w:pPr>
      <w:bookmarkStart w:id="56" w:name="_Toc162204959"/>
      <w:bookmarkStart w:id="57" w:name="_Toc162208146"/>
      <w:r w:rsidRPr="006843E1">
        <w:t>Field observation</w:t>
      </w:r>
      <w:bookmarkEnd w:id="56"/>
      <w:bookmarkEnd w:id="57"/>
    </w:p>
    <w:p w14:paraId="50C88E29" w14:textId="0D8C3004" w:rsidR="0077305A" w:rsidRPr="006843E1" w:rsidRDefault="00B72CE4" w:rsidP="00A24D3D">
      <w:pPr>
        <w:pStyle w:val="SectionText"/>
        <w:spacing w:line="480" w:lineRule="auto"/>
        <w:sectPr w:rsidR="0077305A" w:rsidRPr="006843E1" w:rsidSect="00635BA0">
          <w:headerReference w:type="default" r:id="rId31"/>
          <w:pgSz w:w="12240" w:h="15840"/>
          <w:pgMar w:top="1440" w:right="1440" w:bottom="1440" w:left="1440" w:header="720" w:footer="720" w:gutter="0"/>
          <w:cols w:space="720"/>
        </w:sectPr>
      </w:pPr>
      <w:r w:rsidRPr="006843E1">
        <w:t>Data collection</w:t>
      </w:r>
      <w:r w:rsidR="7F07B53D" w:rsidRPr="006843E1">
        <w:t xml:space="preserve"> was </w:t>
      </w:r>
      <w:r w:rsidRPr="006843E1">
        <w:t xml:space="preserve">performed during the </w:t>
      </w:r>
      <w:r w:rsidR="7F07B53D" w:rsidRPr="006843E1">
        <w:t xml:space="preserve">2-3 hours following </w:t>
      </w:r>
      <w:r w:rsidRPr="006843E1">
        <w:t>sunrise</w:t>
      </w:r>
      <w:r w:rsidR="00F25972" w:rsidRPr="006843E1">
        <w:t xml:space="preserve"> (</w:t>
      </w:r>
      <w:r w:rsidR="00541CE2" w:rsidRPr="006843E1">
        <w:t xml:space="preserve">approx. </w:t>
      </w:r>
      <w:r w:rsidR="00F25972" w:rsidRPr="006843E1">
        <w:t>6</w:t>
      </w:r>
      <w:r w:rsidR="00541CE2" w:rsidRPr="006843E1">
        <w:t>-9AM)</w:t>
      </w:r>
      <w:r w:rsidRPr="006843E1">
        <w:t>.</w:t>
      </w:r>
      <w:r w:rsidR="7F07B53D" w:rsidRPr="006843E1">
        <w:t xml:space="preserve"> No sampling was performed when it was raining</w:t>
      </w:r>
      <w:r w:rsidR="00E8348C" w:rsidRPr="006843E1">
        <w:t xml:space="preserve"> or during adverse weather</w:t>
      </w:r>
      <w:r w:rsidR="00541CE2" w:rsidRPr="006843E1">
        <w:t xml:space="preserve"> (</w:t>
      </w:r>
      <w:r w:rsidR="00A71721" w:rsidRPr="006843E1">
        <w:t>e.g.,</w:t>
      </w:r>
      <w:r w:rsidR="00541CE2" w:rsidRPr="006843E1">
        <w:t xml:space="preserve"> thunderstorm</w:t>
      </w:r>
      <w:r w:rsidR="00F752EA" w:rsidRPr="006843E1">
        <w:t xml:space="preserve"> or</w:t>
      </w:r>
      <w:r w:rsidR="00541CE2" w:rsidRPr="006843E1">
        <w:t xml:space="preserve"> heatwave)</w:t>
      </w:r>
      <w:r w:rsidR="7F07B53D" w:rsidRPr="006843E1">
        <w:t>.</w:t>
      </w:r>
      <w:r w:rsidR="00236CCF" w:rsidRPr="006843E1">
        <w:t xml:space="preserve"> </w:t>
      </w:r>
      <w:r w:rsidR="008D4D75" w:rsidRPr="006843E1">
        <w:t xml:space="preserve">Upon arriving at the recurrent sampling location, a Nikon D5300 camera with a 70-300mm Nikkor lens was set up on a tripod </w:t>
      </w:r>
      <w:r w:rsidR="007D03AB" w:rsidRPr="006843E1">
        <w:t xml:space="preserve">at </w:t>
      </w:r>
      <w:r w:rsidR="008D4D75" w:rsidRPr="006843E1">
        <w:t xml:space="preserve">a minimum </w:t>
      </w:r>
      <w:r w:rsidR="00F752EA" w:rsidRPr="006843E1">
        <w:t xml:space="preserve">of </w:t>
      </w:r>
      <w:r w:rsidR="008D4D75" w:rsidRPr="006843E1">
        <w:t>15m away from a concrete pad</w:t>
      </w:r>
      <w:r w:rsidR="0072580B" w:rsidRPr="006843E1">
        <w:t xml:space="preserve"> (predetermined bait location)</w:t>
      </w:r>
      <w:r w:rsidR="008D4D75" w:rsidRPr="006843E1">
        <w:t xml:space="preserve">. </w:t>
      </w:r>
      <w:r w:rsidR="005D4087" w:rsidRPr="006843E1">
        <w:t>If crows were already foraging in the area, we would begin recording immediately and not bait the site</w:t>
      </w:r>
      <w:r w:rsidR="00490B2D" w:rsidRPr="006843E1">
        <w:t xml:space="preserve"> </w:t>
      </w:r>
      <w:r w:rsidR="0062699E" w:rsidRPr="006843E1">
        <w:t>since approaching them would likely cause them to abandon the site</w:t>
      </w:r>
      <w:r w:rsidR="005D4087" w:rsidRPr="006843E1">
        <w:t xml:space="preserve">. If </w:t>
      </w:r>
      <w:r w:rsidR="00490B2D" w:rsidRPr="006843E1">
        <w:t>the crows were not foraging (e.g. perched nearby)</w:t>
      </w:r>
      <w:r w:rsidR="00B976DD" w:rsidRPr="006843E1">
        <w:t xml:space="preserve">, </w:t>
      </w:r>
      <w:r w:rsidR="005D4087" w:rsidRPr="006843E1">
        <w:t>an</w:t>
      </w:r>
      <w:r w:rsidR="008D4D75" w:rsidRPr="006843E1">
        <w:t xml:space="preserve"> observer approached </w:t>
      </w:r>
    </w:p>
    <w:p w14:paraId="60B6E198" w14:textId="47A0F597" w:rsidR="00672C4A" w:rsidRPr="006843E1" w:rsidRDefault="00940F6D" w:rsidP="00B8527A">
      <w:pPr>
        <w:pStyle w:val="SectionText"/>
      </w:pPr>
      <w:r w:rsidRPr="006843E1">
        <w:rPr>
          <w:noProof/>
        </w:rPr>
        <w:lastRenderedPageBreak/>
        <w:drawing>
          <wp:inline distT="0" distB="0" distL="0" distR="0" wp14:anchorId="04FA7614" wp14:editId="44114290">
            <wp:extent cx="6907121" cy="4934607"/>
            <wp:effectExtent l="0" t="0" r="8255" b="0"/>
            <wp:docPr id="1425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
                    <pic:cNvPicPr/>
                  </pic:nvPicPr>
                  <pic:blipFill>
                    <a:blip r:embed="rId32"/>
                    <a:stretch>
                      <a:fillRect/>
                    </a:stretch>
                  </pic:blipFill>
                  <pic:spPr>
                    <a:xfrm>
                      <a:off x="0" y="0"/>
                      <a:ext cx="6975253" cy="4983282"/>
                    </a:xfrm>
                    <a:prstGeom prst="rect">
                      <a:avLst/>
                    </a:prstGeom>
                  </pic:spPr>
                </pic:pic>
              </a:graphicData>
            </a:graphic>
          </wp:inline>
        </w:drawing>
      </w:r>
    </w:p>
    <w:p w14:paraId="65712D97" w14:textId="77777777" w:rsidR="00215D50" w:rsidRDefault="00672C4A" w:rsidP="00215D50">
      <w:pPr>
        <w:pStyle w:val="SectionText0"/>
        <w:spacing w:after="0"/>
      </w:pPr>
      <w:bookmarkStart w:id="58" w:name="_Ref151135363"/>
      <w:bookmarkStart w:id="59" w:name="_Toc162210494"/>
      <w:r w:rsidRPr="00B8527A">
        <w:rPr>
          <w:rStyle w:val="CaptionBChar"/>
          <w:rFonts w:eastAsia="Arial"/>
        </w:rPr>
        <w:t xml:space="preserve">Figure </w:t>
      </w:r>
      <w:r w:rsidRPr="00B8527A">
        <w:rPr>
          <w:rStyle w:val="CaptionBChar"/>
        </w:rPr>
        <w:fldChar w:fldCharType="begin"/>
      </w:r>
      <w:r w:rsidRPr="00B8527A">
        <w:rPr>
          <w:rStyle w:val="CaptionBChar"/>
          <w:rFonts w:eastAsia="Arial"/>
        </w:rPr>
        <w:instrText xml:space="preserve"> SEQ Figure \* ARABIC </w:instrText>
      </w:r>
      <w:r w:rsidRPr="00B8527A">
        <w:rPr>
          <w:rStyle w:val="CaptionBChar"/>
        </w:rPr>
        <w:fldChar w:fldCharType="separate"/>
      </w:r>
      <w:r w:rsidR="00A32303">
        <w:rPr>
          <w:rStyle w:val="CaptionBChar"/>
          <w:rFonts w:eastAsia="Arial"/>
          <w:noProof/>
        </w:rPr>
        <w:t>2</w:t>
      </w:r>
      <w:r w:rsidRPr="00B8527A">
        <w:rPr>
          <w:rStyle w:val="CaptionBChar"/>
          <w:rFonts w:eastAsia="Arial"/>
        </w:rPr>
        <w:fldChar w:fldCharType="end"/>
      </w:r>
      <w:bookmarkEnd w:id="58"/>
      <w:r w:rsidRPr="00B8527A">
        <w:rPr>
          <w:rStyle w:val="CaptionBChar"/>
          <w:rFonts w:eastAsia="Arial"/>
        </w:rPr>
        <w:t>:</w:t>
      </w:r>
      <w:r w:rsidRPr="006843E1">
        <w:t xml:space="preserve"> Map of observations from </w:t>
      </w:r>
      <w:proofErr w:type="spellStart"/>
      <w:r w:rsidRPr="006843E1">
        <w:t>Crowkemon</w:t>
      </w:r>
      <w:proofErr w:type="spellEnd"/>
      <w:r w:rsidRPr="006843E1">
        <w:t xml:space="preserve"> Go and sampling locations</w:t>
      </w:r>
      <w:r w:rsidR="007D03AB" w:rsidRPr="006843E1">
        <w:t>.</w:t>
      </w:r>
    </w:p>
    <w:p w14:paraId="58248644" w14:textId="13029740" w:rsidR="00E33B5A" w:rsidRPr="006843E1" w:rsidRDefault="007D03AB" w:rsidP="00215D50">
      <w:pPr>
        <w:pStyle w:val="SectionText0"/>
        <w:spacing w:after="0"/>
        <w:rPr>
          <w:b/>
          <w:bCs/>
        </w:rPr>
      </w:pPr>
      <w:r w:rsidRPr="006843E1">
        <w:t xml:space="preserve"> </w:t>
      </w:r>
      <w:r w:rsidR="00672C4A" w:rsidRPr="006843E1">
        <w:t xml:space="preserve">The black dots represent observations collected from </w:t>
      </w:r>
      <w:proofErr w:type="spellStart"/>
      <w:r w:rsidR="00672C4A" w:rsidRPr="006843E1">
        <w:t>Crowkemon</w:t>
      </w:r>
      <w:proofErr w:type="spellEnd"/>
      <w:r w:rsidR="00672C4A" w:rsidRPr="006843E1">
        <w:t xml:space="preserve"> Go, and the circular icons are sampling locations. The single recurrent site used is in green</w:t>
      </w:r>
      <w:r w:rsidR="008024E5" w:rsidRPr="006843E1">
        <w:t>.</w:t>
      </w:r>
      <w:r w:rsidR="00672C4A" w:rsidRPr="006843E1">
        <w:t xml:space="preserve"> Opportunistic sampling sites are in yellow. Focal area was limited to the St. Catharines</w:t>
      </w:r>
      <w:r w:rsidR="00626A87" w:rsidRPr="006843E1">
        <w:t xml:space="preserve"> &amp; Niagara</w:t>
      </w:r>
      <w:r w:rsidR="00672C4A" w:rsidRPr="006843E1">
        <w:t xml:space="preserve"> region.</w:t>
      </w:r>
      <w:bookmarkEnd w:id="59"/>
    </w:p>
    <w:p w14:paraId="162007DA" w14:textId="3AE69D20" w:rsidR="00672C4A" w:rsidRPr="006843E1" w:rsidRDefault="00672C4A" w:rsidP="00B8527A">
      <w:pPr>
        <w:pStyle w:val="CaptionB"/>
        <w:sectPr w:rsidR="00672C4A" w:rsidRPr="006843E1" w:rsidSect="00635BA0">
          <w:headerReference w:type="default" r:id="rId33"/>
          <w:pgSz w:w="15840" w:h="12240" w:orient="landscape"/>
          <w:pgMar w:top="1440" w:right="1440" w:bottom="1440" w:left="1440" w:header="720" w:footer="720" w:gutter="0"/>
          <w:cols w:space="720"/>
          <w:docGrid w:linePitch="299"/>
        </w:sectPr>
      </w:pPr>
    </w:p>
    <w:p w14:paraId="47823E8D" w14:textId="77777777" w:rsidR="001B5A7F" w:rsidRPr="006843E1" w:rsidRDefault="001B5A7F" w:rsidP="00A24D3D">
      <w:pPr>
        <w:pStyle w:val="SectionText"/>
        <w:spacing w:line="480" w:lineRule="auto"/>
      </w:pPr>
      <w:r w:rsidRPr="006843E1">
        <w:lastRenderedPageBreak/>
        <w:t xml:space="preserve">and visibly dropped 30g of Cheez-Its, then returned to the camera. If crows were on-site, recording would start immediately, whereas if the crows were absent, a crow-caller would be used for 20 minutes (5s. call per min, 5 mins on, 5 mins off for 20 minutes or until crows appear)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continue the trial. For opportunistic sampling, we looked for crows using </w:t>
      </w:r>
      <w:proofErr w:type="spellStart"/>
      <w:r w:rsidRPr="006843E1">
        <w:t>Crowkemon</w:t>
      </w:r>
      <w:proofErr w:type="spellEnd"/>
      <w:r w:rsidRPr="006843E1">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6AA69404" w14:textId="6B2E308D" w:rsidR="001B5A7F" w:rsidRPr="006843E1" w:rsidRDefault="001B5A7F" w:rsidP="00A24D3D">
      <w:pPr>
        <w:pStyle w:val="SectionText"/>
        <w:spacing w:line="480" w:lineRule="auto"/>
        <w:sectPr w:rsidR="001B5A7F" w:rsidRPr="006843E1" w:rsidSect="00635BA0">
          <w:headerReference w:type="default" r:id="rId34"/>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00F72689">
        <w:t>(</w:t>
      </w:r>
      <w:r w:rsidR="00F72689" w:rsidRPr="00F72689">
        <w:rPr>
          <w:b/>
          <w:bCs/>
        </w:rPr>
        <w:fldChar w:fldCharType="begin"/>
      </w:r>
      <w:r w:rsidR="00F72689" w:rsidRPr="00F72689">
        <w:rPr>
          <w:b/>
          <w:bCs/>
        </w:rPr>
        <w:instrText xml:space="preserve"> REF _Ref162209953 \h </w:instrText>
      </w:r>
      <w:r w:rsidR="00F72689">
        <w:rPr>
          <w:b/>
          <w:bCs/>
        </w:rPr>
        <w:instrText xml:space="preserve">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Table S</w:t>
      </w:r>
      <w:r w:rsidR="00F72689" w:rsidRPr="00F72689">
        <w:rPr>
          <w:rStyle w:val="CaptionBChar"/>
          <w:rFonts w:eastAsia="Arial"/>
          <w:b w:val="0"/>
          <w:bCs w:val="0"/>
          <w:noProof/>
        </w:rPr>
        <w:t>1</w:t>
      </w:r>
      <w:r w:rsidR="00F72689" w:rsidRPr="00F72689">
        <w:rPr>
          <w:b/>
          <w:bCs/>
        </w:rPr>
        <w:fldChar w:fldCharType="end"/>
      </w:r>
      <w:r w:rsidRPr="00F72689">
        <w:rPr>
          <w:b/>
          <w:bCs/>
        </w:rPr>
        <w:t>)</w:t>
      </w:r>
      <w:r w:rsidRPr="006843E1">
        <w:t>. Disturbance frequency was calculated by dividing the number of disturbances by the duration of the recording. We identified disturbances as anything passing within 5m of the crows’ foraging area, including vehicles, pedestrians, domestic and wild animals. Group size was binned into two categories: small (</w:t>
      </w:r>
      <m:oMath>
        <m:r>
          <w:rPr>
            <w:rFonts w:ascii="Cambria Math" w:hAnsi="Cambria Math"/>
          </w:rPr>
          <m:t>≤</m:t>
        </m:r>
      </m:oMath>
      <w:r w:rsidRPr="006843E1">
        <w:t>4) and large (</w:t>
      </w:r>
      <m:oMath>
        <m:r>
          <w:rPr>
            <w:rFonts w:ascii="Cambria Math" w:hAnsi="Cambria Math"/>
          </w:rPr>
          <m:t>&gt;</m:t>
        </m:r>
      </m:oMath>
      <w:r w:rsidRPr="006843E1">
        <w:t>4).</w:t>
      </w:r>
    </w:p>
    <w:p w14:paraId="0000000D" w14:textId="401FEB35" w:rsidR="001F6E05" w:rsidRPr="006843E1" w:rsidRDefault="00E8348C" w:rsidP="00A24D3D">
      <w:pPr>
        <w:pStyle w:val="SectionSubtitle"/>
        <w:spacing w:line="480" w:lineRule="auto"/>
      </w:pPr>
      <w:bookmarkStart w:id="61" w:name="_Toc162204960"/>
      <w:bookmarkStart w:id="62" w:name="_Toc162208147"/>
      <w:r w:rsidRPr="006843E1">
        <w:lastRenderedPageBreak/>
        <w:t xml:space="preserve">Video </w:t>
      </w:r>
      <w:r w:rsidR="004E6AC5" w:rsidRPr="006843E1">
        <w:t>Analysis</w:t>
      </w:r>
      <w:bookmarkEnd w:id="61"/>
      <w:bookmarkEnd w:id="62"/>
    </w:p>
    <w:p w14:paraId="6B0E8154" w14:textId="3A68479A" w:rsidR="00827E4B" w:rsidRPr="006843E1" w:rsidRDefault="00967FF7" w:rsidP="00A24D3D">
      <w:pPr>
        <w:pStyle w:val="SectionText"/>
        <w:spacing w:line="480" w:lineRule="auto"/>
      </w:pPr>
      <w:r w:rsidRPr="006843E1">
        <w:t xml:space="preserve">For video analyses, we used the Behavioral Observation Research Interactive Software (BORIS v.8.9.4) </w:t>
      </w:r>
      <w:r w:rsidRPr="006843E1">
        <w:fldChar w:fldCharType="begin"/>
      </w:r>
      <w:r w:rsidR="002702D2">
        <w:instrText xml:space="preserve"> ADDIN ZOTERO_ITEM CSL_CITATION {"citationID":"n2iakx8T","properties":{"formattedCitation":"[73]","plainCitation":"[73]","noteIndex":0},"citationItems":[{"id":776,"uris":["http://zotero.org/users/8430992/items/357P2497"],"itemData":{"id":776,"type":"article-journal","abstract":"Quantitative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observations","title-short":"Boris","volume":"7","author":[{"family":"Friard","given":"Olivier"},{"family":"Gamba","given":"Marco"}],"issued":{"date-parts":[["2016"]]}}}],"schema":"https://github.com/citation-style-language/schema/raw/master/csl-citation.json"} </w:instrText>
      </w:r>
      <w:r w:rsidRPr="006843E1">
        <w:fldChar w:fldCharType="separate"/>
      </w:r>
      <w:r w:rsidR="002702D2" w:rsidRPr="002702D2">
        <w:t>[73]</w:t>
      </w:r>
      <w:r w:rsidRPr="006843E1">
        <w:fldChar w:fldCharType="end"/>
      </w:r>
      <w:r w:rsidRPr="006843E1">
        <w:t xml:space="preserve">. </w:t>
      </w:r>
      <w:r w:rsidR="004E6AC5" w:rsidRPr="006843E1">
        <w:t>We classified behavio</w:t>
      </w:r>
      <w:r w:rsidR="007D03AB" w:rsidRPr="006843E1">
        <w:t>u</w:t>
      </w:r>
      <w:r w:rsidR="004E6AC5" w:rsidRPr="006843E1">
        <w:t>rs as either “foraging” or “alert”</w:t>
      </w:r>
      <w:r w:rsidR="00325226" w:rsidRPr="006843E1">
        <w:t>.</w:t>
      </w:r>
      <w:r w:rsidR="004E6AC5" w:rsidRPr="006843E1">
        <w:t xml:space="preserve"> </w:t>
      </w:r>
      <w:r w:rsidR="00833A1F" w:rsidRPr="006843E1">
        <w:t>“</w:t>
      </w:r>
      <w:r w:rsidR="00325226" w:rsidRPr="006843E1">
        <w:t>A</w:t>
      </w:r>
      <w:r w:rsidR="00833A1F" w:rsidRPr="006843E1">
        <w:t xml:space="preserve">lert” </w:t>
      </w:r>
      <w:r w:rsidR="00325226" w:rsidRPr="006843E1">
        <w:t xml:space="preserve">behaviour was defined as an upright posture where the individual is scanning its surroundings, and </w:t>
      </w:r>
      <w:r w:rsidR="00833A1F" w:rsidRPr="006843E1">
        <w:t>“foraging”</w:t>
      </w:r>
      <w:r w:rsidR="00325226" w:rsidRPr="006843E1">
        <w:t xml:space="preserve"> was when</w:t>
      </w:r>
      <w:r w:rsidR="00833A1F" w:rsidRPr="006843E1">
        <w:t xml:space="preserve"> the </w:t>
      </w:r>
      <w:r w:rsidR="00325226" w:rsidRPr="006843E1">
        <w:t xml:space="preserve">individual was looking downward and unable to </w:t>
      </w:r>
      <w:r w:rsidR="003F0018" w:rsidRPr="006843E1">
        <w:t>effectively scan their surroundings while pecking at or looking for food on the ground</w:t>
      </w:r>
      <w:r w:rsidR="004E6AC5" w:rsidRPr="006843E1">
        <w:t xml:space="preserve"> </w:t>
      </w:r>
      <w:r w:rsidR="3ABA6B7F" w:rsidRPr="006843E1">
        <w:t>(</w:t>
      </w:r>
      <w:r w:rsidR="00F72689" w:rsidRPr="00F72689">
        <w:rPr>
          <w:b/>
          <w:bCs/>
        </w:rPr>
        <w:fldChar w:fldCharType="begin"/>
      </w:r>
      <w:r w:rsidR="00F72689" w:rsidRPr="00F72689">
        <w:rPr>
          <w:b/>
          <w:bCs/>
        </w:rPr>
        <w:instrText xml:space="preserve"> REF _Ref151136928 \h </w:instrText>
      </w:r>
      <w:r w:rsidR="00F72689">
        <w:rPr>
          <w:b/>
          <w:bCs/>
        </w:rPr>
        <w:instrText xml:space="preserve">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Table S</w:t>
      </w:r>
      <w:r w:rsidR="00F72689" w:rsidRPr="00F72689">
        <w:rPr>
          <w:rStyle w:val="CaptionBChar"/>
          <w:rFonts w:eastAsia="Arial"/>
          <w:b w:val="0"/>
          <w:bCs w:val="0"/>
          <w:noProof/>
        </w:rPr>
        <w:t>2</w:t>
      </w:r>
      <w:r w:rsidR="00F72689" w:rsidRPr="00F72689">
        <w:rPr>
          <w:b/>
          <w:bCs/>
        </w:rPr>
        <w:fldChar w:fldCharType="end"/>
      </w:r>
      <w:r w:rsidR="235EC911" w:rsidRPr="006843E1">
        <w:t>)</w:t>
      </w:r>
      <w:r w:rsidR="004E6AC5" w:rsidRPr="006843E1">
        <w:t>.</w:t>
      </w:r>
      <w:r w:rsidR="00833A1F" w:rsidRPr="006843E1">
        <w:t xml:space="preserve"> </w:t>
      </w:r>
      <w:r w:rsidR="00A9672D" w:rsidRPr="006843E1">
        <w:t>We recorded the duration of bouts</w:t>
      </w:r>
      <w:r w:rsidR="00325226" w:rsidRPr="006843E1">
        <w:t xml:space="preserve"> of each behaviour longer than 0.01s.</w:t>
      </w:r>
      <w:r w:rsidR="00827E4B" w:rsidRPr="006843E1">
        <w:t xml:space="preserve"> </w:t>
      </w:r>
      <w:r w:rsidR="00A31764" w:rsidRPr="006843E1">
        <w:t>Movement behaviour was recorded, but s</w:t>
      </w:r>
      <w:r w:rsidR="00827E4B" w:rsidRPr="006843E1">
        <w:t xml:space="preserve">ince </w:t>
      </w:r>
      <w:r w:rsidR="0083379E" w:rsidRPr="006843E1">
        <w:t>not all bouts of movement were recorded in their entirety, “moving” behavio</w:t>
      </w:r>
      <w:r w:rsidR="007D03AB" w:rsidRPr="006843E1">
        <w:t>u</w:t>
      </w:r>
      <w:r w:rsidR="0083379E" w:rsidRPr="006843E1">
        <w:t>r was excluded from</w:t>
      </w:r>
      <w:r w:rsidR="00EA5778" w:rsidRPr="006843E1">
        <w:t xml:space="preserve"> these</w:t>
      </w:r>
      <w:r w:rsidR="0083379E" w:rsidRPr="006843E1">
        <w:t xml:space="preserve"> analyses. We </w:t>
      </w:r>
      <w:r w:rsidRPr="006843E1">
        <w:t xml:space="preserve">then </w:t>
      </w:r>
      <w:r w:rsidR="0083379E" w:rsidRPr="006843E1">
        <w:t>calculated the proportion of time spent performing each behavio</w:t>
      </w:r>
      <w:r w:rsidR="007D03AB" w:rsidRPr="006843E1">
        <w:t>u</w:t>
      </w:r>
      <w:r w:rsidR="0083379E" w:rsidRPr="006843E1">
        <w:t xml:space="preserve">r. </w:t>
      </w:r>
      <w:r w:rsidR="004C71A7" w:rsidRPr="006843E1">
        <w:t>An individual could have two observations if</w:t>
      </w:r>
      <w:r w:rsidR="001418CA" w:rsidRPr="006843E1">
        <w:t xml:space="preserve"> sentinel</w:t>
      </w:r>
      <w:r w:rsidR="004C71A7" w:rsidRPr="006843E1">
        <w:t xml:space="preserve"> presence changed, as bouts were </w:t>
      </w:r>
      <w:r w:rsidRPr="006843E1">
        <w:t>recorded separately for if a sentinel was present or not.</w:t>
      </w:r>
    </w:p>
    <w:p w14:paraId="0000000F" w14:textId="5EE31594" w:rsidR="001F6E05" w:rsidRPr="006843E1" w:rsidRDefault="001418CA" w:rsidP="00A24D3D">
      <w:pPr>
        <w:pStyle w:val="SectionText"/>
        <w:spacing w:line="480" w:lineRule="auto"/>
      </w:pPr>
      <w:r w:rsidRPr="006843E1">
        <w:t>We</w:t>
      </w:r>
      <w:r w:rsidR="00827E4B" w:rsidRPr="006843E1">
        <w:t xml:space="preserve"> also recorded the number of pecks (handling food with their beaks for the purpose of eating it) to quantify foraging effort. The peck rate (per min) was calculated for every individual by dividing the total number of pecks at food performed by the total duration of “foraging” behavio</w:t>
      </w:r>
      <w:r w:rsidR="003B628D" w:rsidRPr="006843E1">
        <w:t>u</w:t>
      </w:r>
      <w:r w:rsidR="00827E4B" w:rsidRPr="006843E1">
        <w:t xml:space="preserve">r. </w:t>
      </w:r>
      <w:r w:rsidR="00EF2BB4" w:rsidRPr="006843E1">
        <w:t>The peck rate of individuals that spent no time foraging could not be calculated and were therefore excluded from peck rate analysis.</w:t>
      </w:r>
    </w:p>
    <w:p w14:paraId="54542A5C" w14:textId="1C9D0B8A" w:rsidR="00E8348C" w:rsidRPr="006843E1" w:rsidRDefault="00E8348C" w:rsidP="00A24D3D">
      <w:pPr>
        <w:pStyle w:val="SectionSubtitle"/>
        <w:spacing w:line="480" w:lineRule="auto"/>
      </w:pPr>
      <w:bookmarkStart w:id="63" w:name="_Toc162204961"/>
      <w:bookmarkStart w:id="64" w:name="_Toc162208148"/>
      <w:r w:rsidRPr="006843E1">
        <w:t>Statistical Analysis</w:t>
      </w:r>
      <w:bookmarkEnd w:id="63"/>
      <w:bookmarkEnd w:id="64"/>
    </w:p>
    <w:p w14:paraId="458D3718" w14:textId="752B064E" w:rsidR="00D92C53" w:rsidRPr="006843E1" w:rsidRDefault="006E3052" w:rsidP="00A24D3D">
      <w:pPr>
        <w:pStyle w:val="SectionText"/>
        <w:spacing w:line="480" w:lineRule="auto"/>
      </w:pPr>
      <w:r w:rsidRPr="006843E1">
        <w:t>All statistical analys</w:t>
      </w:r>
      <w:r w:rsidR="00083606" w:rsidRPr="006843E1">
        <w:t>e</w:t>
      </w:r>
      <w:r w:rsidRPr="006843E1">
        <w:t>s w</w:t>
      </w:r>
      <w:r w:rsidR="00083606" w:rsidRPr="006843E1">
        <w:t>ere</w:t>
      </w:r>
      <w:r w:rsidRPr="006843E1">
        <w:t xml:space="preserve"> performed in the R environment (v.4.2.2; R Core Team 2022) </w:t>
      </w:r>
      <w:r w:rsidRPr="006843E1">
        <w:fldChar w:fldCharType="begin"/>
      </w:r>
      <w:r w:rsidR="002702D2">
        <w:instrText xml:space="preserve"> ADDIN ZOTERO_ITEM CSL_CITATION {"citationID":"SkUCfrPr","properties":{"formattedCitation":"[74]","plainCitation":"[74]","noteIndex":0},"citationItems":[{"id":772,"uris":["http://zotero.org/users/8430992/items/RLHZHFTZ"],"itemData":{"id":772,"type":"software","event-place":"Vienna,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Pr="006843E1">
        <w:fldChar w:fldCharType="separate"/>
      </w:r>
      <w:r w:rsidR="002702D2" w:rsidRPr="002702D2">
        <w:t>[74]</w:t>
      </w:r>
      <w:r w:rsidRPr="006843E1">
        <w:fldChar w:fldCharType="end"/>
      </w:r>
      <w:r w:rsidRPr="006843E1">
        <w:t>.</w:t>
      </w:r>
      <w:r w:rsidR="00D92C53" w:rsidRPr="006843E1">
        <w:t xml:space="preserve"> </w:t>
      </w:r>
      <w:r w:rsidR="0072580B" w:rsidRPr="006843E1">
        <w:t xml:space="preserve">We first ran </w:t>
      </w:r>
      <w:r w:rsidR="000072E2" w:rsidRPr="006843E1">
        <w:t xml:space="preserve">separate </w:t>
      </w:r>
      <w:r w:rsidR="0072580B" w:rsidRPr="006843E1">
        <w:t>chi-squared test</w:t>
      </w:r>
      <w:r w:rsidR="00626A87" w:rsidRPr="006843E1">
        <w:t>s</w:t>
      </w:r>
      <w:r w:rsidR="0072580B" w:rsidRPr="006843E1">
        <w:t xml:space="preserve"> to determine if the generalized environment, the group size, or the disturbance frequency affected the likelihood of </w:t>
      </w:r>
      <w:r w:rsidR="00B615AA" w:rsidRPr="006843E1">
        <w:t>sent</w:t>
      </w:r>
      <w:r w:rsidR="001418CA" w:rsidRPr="006843E1">
        <w:t>ine</w:t>
      </w:r>
      <w:r w:rsidR="00B615AA" w:rsidRPr="006843E1">
        <w:t xml:space="preserve">l </w:t>
      </w:r>
      <w:r w:rsidR="001418CA" w:rsidRPr="006843E1">
        <w:t>presence. To</w:t>
      </w:r>
      <w:r w:rsidR="002E5F6A" w:rsidRPr="006843E1">
        <w:t xml:space="preserve"> determine the effects of generalized environment and sentinel presence on </w:t>
      </w:r>
      <w:r w:rsidR="00D92C53" w:rsidRPr="006843E1">
        <w:t xml:space="preserve">the proportion of time allocated to </w:t>
      </w:r>
      <w:r w:rsidR="00D92C53" w:rsidRPr="006843E1">
        <w:lastRenderedPageBreak/>
        <w:t>each behavio</w:t>
      </w:r>
      <w:r w:rsidR="007347A5" w:rsidRPr="006843E1">
        <w:t>u</w:t>
      </w:r>
      <w:r w:rsidR="00D92C53" w:rsidRPr="006843E1">
        <w:t>r</w:t>
      </w:r>
      <w:r w:rsidR="00A31764" w:rsidRPr="006843E1">
        <w:t xml:space="preserve"> (alert or foraging)</w:t>
      </w:r>
      <w:r w:rsidR="002E5F6A" w:rsidRPr="006843E1">
        <w:t>, w</w:t>
      </w:r>
      <w:r w:rsidR="006304EE" w:rsidRPr="006843E1">
        <w:t xml:space="preserve">e </w:t>
      </w:r>
      <w:r w:rsidR="00F752BC" w:rsidRPr="006843E1">
        <w:t>used the “</w:t>
      </w:r>
      <w:proofErr w:type="spellStart"/>
      <w:r w:rsidR="00F752BC" w:rsidRPr="006843E1">
        <w:t>lm</w:t>
      </w:r>
      <w:proofErr w:type="spellEnd"/>
      <w:r w:rsidR="00F752BC" w:rsidRPr="006843E1">
        <w:t xml:space="preserve">” function in the R Stats package </w:t>
      </w:r>
      <w:r w:rsidR="00F752BC" w:rsidRPr="006843E1">
        <w:fldChar w:fldCharType="begin"/>
      </w:r>
      <w:r w:rsidR="002702D2">
        <w:instrText xml:space="preserve"> ADDIN ZOTERO_ITEM CSL_CITATION {"citationID":"OMoDUIQZ","properties":{"formattedCitation":"[74]","plainCitation":"[74]","noteIndex":0},"citationItems":[{"id":772,"uris":["http://zotero.org/users/8430992/items/RLHZHFTZ"],"itemData":{"id":772,"type":"software","event-place":"Vienna,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00F752BC" w:rsidRPr="006843E1">
        <w:fldChar w:fldCharType="separate"/>
      </w:r>
      <w:r w:rsidR="002702D2" w:rsidRPr="002702D2">
        <w:t>[74]</w:t>
      </w:r>
      <w:r w:rsidR="00F752BC" w:rsidRPr="006843E1">
        <w:fldChar w:fldCharType="end"/>
      </w:r>
      <w:r w:rsidR="00F752BC" w:rsidRPr="006843E1">
        <w:t xml:space="preserve"> to </w:t>
      </w:r>
      <w:r w:rsidR="006304EE" w:rsidRPr="006843E1">
        <w:t xml:space="preserve">fit a linear model using </w:t>
      </w:r>
      <w:r w:rsidR="00964C1D" w:rsidRPr="006843E1">
        <w:t>behavio</w:t>
      </w:r>
      <w:r w:rsidR="003B628D" w:rsidRPr="006843E1">
        <w:t>u</w:t>
      </w:r>
      <w:r w:rsidR="00964C1D" w:rsidRPr="006843E1">
        <w:t>r type, sentinel presence</w:t>
      </w:r>
      <w:r w:rsidR="00083606" w:rsidRPr="006843E1">
        <w:t>,</w:t>
      </w:r>
      <w:r w:rsidR="00964C1D" w:rsidRPr="006843E1">
        <w:t xml:space="preserve"> and generalized environment as </w:t>
      </w:r>
      <w:r w:rsidR="00EF2BB4" w:rsidRPr="006843E1">
        <w:t>predictors.</w:t>
      </w:r>
    </w:p>
    <w:p w14:paraId="7FFA3F97" w14:textId="1764A7E9" w:rsidR="00EF30A9" w:rsidRPr="006843E1" w:rsidRDefault="00DE18C5" w:rsidP="00A24D3D">
      <w:pPr>
        <w:pStyle w:val="SectionText"/>
        <w:spacing w:line="480" w:lineRule="auto"/>
      </w:pPr>
      <w:r w:rsidRPr="006843E1">
        <w:t xml:space="preserve">To determine </w:t>
      </w:r>
      <w:r w:rsidR="000C3A28" w:rsidRPr="006843E1">
        <w:t>the effects of generalized environment and the presence of a sentinel on the duration of bouts</w:t>
      </w:r>
      <w:r w:rsidR="00D433F5" w:rsidRPr="006843E1">
        <w:t xml:space="preserve"> of all behavio</w:t>
      </w:r>
      <w:r w:rsidR="003B628D" w:rsidRPr="006843E1">
        <w:t>u</w:t>
      </w:r>
      <w:r w:rsidR="00D433F5" w:rsidRPr="006843E1">
        <w:t>rs</w:t>
      </w:r>
      <w:r w:rsidR="000C3A28" w:rsidRPr="006843E1">
        <w:t xml:space="preserve">, </w:t>
      </w:r>
      <w:r w:rsidR="00877177" w:rsidRPr="006843E1">
        <w:t>we used the function “</w:t>
      </w:r>
      <w:proofErr w:type="spellStart"/>
      <w:r w:rsidR="00877177" w:rsidRPr="006843E1">
        <w:t>rlmer</w:t>
      </w:r>
      <w:proofErr w:type="spellEnd"/>
      <w:r w:rsidR="00877177" w:rsidRPr="006843E1">
        <w:t>” from the “</w:t>
      </w:r>
      <w:proofErr w:type="spellStart"/>
      <w:r w:rsidR="00877177" w:rsidRPr="006843E1">
        <w:t>robustlmm</w:t>
      </w:r>
      <w:proofErr w:type="spellEnd"/>
      <w:r w:rsidR="00877177" w:rsidRPr="006843E1">
        <w:t xml:space="preserve">” package </w:t>
      </w:r>
      <w:r w:rsidR="00877177" w:rsidRPr="006843E1">
        <w:fldChar w:fldCharType="begin"/>
      </w:r>
      <w:r w:rsidR="002702D2">
        <w:instrText xml:space="preserve"> ADDIN ZOTERO_ITEM CSL_CITATION {"citationID":"OYFFeQQU","properties":{"formattedCitation":"[75]","plainCitation":"[75]","noteIndex":0},"citationItems":[{"id":775,"uris":["http://zotero.org/users/8430992/items/YJD3X9EP"],"itemData":{"id":775,"type":"article-journal","abstract":"As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877177" w:rsidRPr="006843E1">
        <w:fldChar w:fldCharType="separate"/>
      </w:r>
      <w:r w:rsidR="002702D2" w:rsidRPr="002702D2">
        <w:t>[75]</w:t>
      </w:r>
      <w:r w:rsidR="00877177" w:rsidRPr="006843E1">
        <w:fldChar w:fldCharType="end"/>
      </w:r>
      <w:r w:rsidR="00877177" w:rsidRPr="006843E1">
        <w:t xml:space="preserve"> to fit </w:t>
      </w:r>
      <w:r w:rsidRPr="006843E1">
        <w:t xml:space="preserve">a robust linear mixed model </w:t>
      </w:r>
      <w:r w:rsidR="00EA6CF0" w:rsidRPr="006843E1">
        <w:t>to</w:t>
      </w:r>
      <w:r w:rsidRPr="006843E1">
        <w:t xml:space="preserve"> the log-transformed duration of bouts </w:t>
      </w:r>
      <w:r w:rsidR="00877177" w:rsidRPr="006843E1">
        <w:t>with</w:t>
      </w:r>
      <w:r w:rsidRPr="006843E1">
        <w:t xml:space="preserve"> behavio</w:t>
      </w:r>
      <w:r w:rsidR="003B628D" w:rsidRPr="006843E1">
        <w:t>u</w:t>
      </w:r>
      <w:r w:rsidRPr="006843E1">
        <w:t>r</w:t>
      </w:r>
      <w:r w:rsidR="00D433F5" w:rsidRPr="006843E1">
        <w:t xml:space="preserve"> type</w:t>
      </w:r>
      <w:r w:rsidRPr="006843E1">
        <w:t xml:space="preserve">, </w:t>
      </w:r>
      <w:r w:rsidR="00AB2961" w:rsidRPr="006843E1">
        <w:t>sentinel presence</w:t>
      </w:r>
      <w:r w:rsidRPr="006843E1">
        <w:t xml:space="preserve">, generalized environment, group size, </w:t>
      </w:r>
      <w:r w:rsidR="00AB2961" w:rsidRPr="006843E1">
        <w:t xml:space="preserve">and </w:t>
      </w:r>
      <w:r w:rsidRPr="006843E1">
        <w:t>bait presence</w:t>
      </w:r>
      <w:r w:rsidR="00A64649" w:rsidRPr="006843E1">
        <w:t xml:space="preserve"> as fixed factors, the</w:t>
      </w:r>
      <w:r w:rsidRPr="006843E1">
        <w:t xml:space="preserve"> disturbance frequency</w:t>
      </w:r>
      <w:r w:rsidR="00A64649" w:rsidRPr="006843E1">
        <w:t xml:space="preserve"> (</w:t>
      </w:r>
      <w:r w:rsidR="00EF2BB4" w:rsidRPr="006843E1">
        <w:t xml:space="preserve">number of disturbances </w:t>
      </w:r>
      <w:r w:rsidR="00A64649" w:rsidRPr="006843E1">
        <w:t>per min</w:t>
      </w:r>
      <w:r w:rsidR="00083606" w:rsidRPr="006843E1">
        <w:t>.</w:t>
      </w:r>
      <w:r w:rsidR="00A64649" w:rsidRPr="006843E1">
        <w:t>)</w:t>
      </w:r>
      <w:r w:rsidRPr="006843E1">
        <w:t xml:space="preserve"> as </w:t>
      </w:r>
      <w:r w:rsidR="00AB2961" w:rsidRPr="006843E1">
        <w:t xml:space="preserve">a </w:t>
      </w:r>
      <w:r w:rsidRPr="006843E1">
        <w:t xml:space="preserve">fixed effect and the individual ID as a random effect. </w:t>
      </w:r>
      <w:r w:rsidR="00D433F5" w:rsidRPr="006843E1">
        <w:t>We</w:t>
      </w:r>
      <w:r w:rsidR="000C3A28" w:rsidRPr="006843E1">
        <w:t xml:space="preserve"> </w:t>
      </w:r>
      <w:r w:rsidR="00877177" w:rsidRPr="006843E1">
        <w:t xml:space="preserve">then </w:t>
      </w:r>
      <w:r w:rsidR="00F32ADB" w:rsidRPr="006843E1">
        <w:t xml:space="preserve">fitted </w:t>
      </w:r>
      <w:r w:rsidR="000072E2" w:rsidRPr="006843E1">
        <w:t xml:space="preserve">post-hoc </w:t>
      </w:r>
      <w:r w:rsidR="00F32ADB" w:rsidRPr="006843E1">
        <w:t>robust</w:t>
      </w:r>
      <w:r w:rsidR="000C3A28" w:rsidRPr="006843E1">
        <w:t xml:space="preserve"> linear mixed models on each behavio</w:t>
      </w:r>
      <w:r w:rsidR="003B628D" w:rsidRPr="006843E1">
        <w:t>u</w:t>
      </w:r>
      <w:r w:rsidR="000C3A28" w:rsidRPr="006843E1">
        <w:t xml:space="preserve">r </w:t>
      </w:r>
      <w:r w:rsidR="00827E4B" w:rsidRPr="006843E1">
        <w:t xml:space="preserve">to </w:t>
      </w:r>
      <w:r w:rsidR="00B75B9B" w:rsidRPr="006843E1">
        <w:t xml:space="preserve">determine </w:t>
      </w:r>
      <w:r w:rsidR="002432DC" w:rsidRPr="006843E1">
        <w:t>the effects of sentinel presence and generalized environment on each behavio</w:t>
      </w:r>
      <w:r w:rsidR="007347A5" w:rsidRPr="006843E1">
        <w:t>u</w:t>
      </w:r>
      <w:r w:rsidR="002432DC" w:rsidRPr="006843E1">
        <w:t>r</w:t>
      </w:r>
      <w:r w:rsidR="00877177" w:rsidRPr="006843E1">
        <w:t>.</w:t>
      </w:r>
      <w:r w:rsidR="00AB2961" w:rsidRPr="006843E1">
        <w:t xml:space="preserve"> The duration of </w:t>
      </w:r>
      <w:r w:rsidR="000072E2" w:rsidRPr="006843E1">
        <w:t xml:space="preserve">behavioural </w:t>
      </w:r>
      <w:r w:rsidR="00AB2961" w:rsidRPr="006843E1">
        <w:t>bouts was log-transformed to normalize the distribution.</w:t>
      </w:r>
    </w:p>
    <w:p w14:paraId="6C55BDCD" w14:textId="5B0E3E93" w:rsidR="000F42DC" w:rsidRPr="006843E1" w:rsidRDefault="00EF30A9" w:rsidP="00A24D3D">
      <w:pPr>
        <w:pStyle w:val="SectionText"/>
        <w:spacing w:line="480" w:lineRule="auto"/>
      </w:pPr>
      <w:r w:rsidRPr="006843E1">
        <w:t xml:space="preserve">To determine the effects of sentinel presence and generalized environment on </w:t>
      </w:r>
      <w:r w:rsidR="001418CA" w:rsidRPr="006843E1">
        <w:t>peck</w:t>
      </w:r>
      <w:r w:rsidR="0072580B" w:rsidRPr="006843E1">
        <w:t xml:space="preserve"> </w:t>
      </w:r>
      <w:r w:rsidR="00722128" w:rsidRPr="006843E1">
        <w:t>rate</w:t>
      </w:r>
      <w:r w:rsidR="0072580B" w:rsidRPr="006843E1">
        <w:t xml:space="preserve">, </w:t>
      </w:r>
      <w:r w:rsidR="00AB2961" w:rsidRPr="006843E1">
        <w:t>we used the function “</w:t>
      </w:r>
      <w:proofErr w:type="spellStart"/>
      <w:r w:rsidR="00AB2961" w:rsidRPr="006843E1">
        <w:t>rlmer</w:t>
      </w:r>
      <w:proofErr w:type="spellEnd"/>
      <w:r w:rsidR="00AB2961" w:rsidRPr="006843E1">
        <w:t>” from the “</w:t>
      </w:r>
      <w:proofErr w:type="spellStart"/>
      <w:r w:rsidR="00AB2961" w:rsidRPr="006843E1">
        <w:t>robustlmm</w:t>
      </w:r>
      <w:proofErr w:type="spellEnd"/>
      <w:r w:rsidR="00AB2961" w:rsidRPr="006843E1">
        <w:t xml:space="preserve">” package </w:t>
      </w:r>
      <w:r w:rsidR="00AB2961" w:rsidRPr="006843E1">
        <w:fldChar w:fldCharType="begin"/>
      </w:r>
      <w:r w:rsidR="002702D2">
        <w:instrText xml:space="preserve"> ADDIN ZOTERO_ITEM CSL_CITATION {"citationID":"YoEbI6m4","properties":{"formattedCitation":"[75]","plainCitation":"[75]","noteIndex":0},"citationItems":[{"id":775,"uris":["http://zotero.org/users/8430992/items/YJD3X9EP"],"itemData":{"id":775,"type":"article-journal","abstract":"As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AB2961" w:rsidRPr="006843E1">
        <w:fldChar w:fldCharType="separate"/>
      </w:r>
      <w:r w:rsidR="002702D2" w:rsidRPr="002702D2">
        <w:t>[75]</w:t>
      </w:r>
      <w:r w:rsidR="00AB2961" w:rsidRPr="006843E1">
        <w:fldChar w:fldCharType="end"/>
      </w:r>
      <w:r w:rsidR="00AB2961" w:rsidRPr="006843E1">
        <w:t xml:space="preserve"> to fit a robust linear mixed model </w:t>
      </w:r>
      <w:r w:rsidR="00EA6CF0" w:rsidRPr="006843E1">
        <w:t>to</w:t>
      </w:r>
      <w:r w:rsidR="0072580B" w:rsidRPr="006843E1">
        <w:t xml:space="preserve"> the peck rate</w:t>
      </w:r>
      <w:r w:rsidR="00EA6CF0" w:rsidRPr="006843E1">
        <w:t xml:space="preserve"> of foragers</w:t>
      </w:r>
      <w:r w:rsidR="0072580B" w:rsidRPr="006843E1">
        <w:t xml:space="preserve"> </w:t>
      </w:r>
      <w:r w:rsidRPr="006843E1">
        <w:t>using sentinel</w:t>
      </w:r>
      <w:r w:rsidR="00AB2961" w:rsidRPr="006843E1">
        <w:t xml:space="preserve"> presence</w:t>
      </w:r>
      <w:r w:rsidRPr="006843E1">
        <w:t xml:space="preserve">, generalized environment, group size, </w:t>
      </w:r>
      <w:r w:rsidR="00E229F1" w:rsidRPr="006843E1">
        <w:t xml:space="preserve">and </w:t>
      </w:r>
      <w:r w:rsidRPr="006843E1">
        <w:t xml:space="preserve">bait presence as fixed </w:t>
      </w:r>
      <w:r w:rsidR="00B218DB" w:rsidRPr="006843E1">
        <w:t>factors</w:t>
      </w:r>
      <w:r w:rsidR="00E229F1" w:rsidRPr="006843E1">
        <w:t>, the disturbance frequency</w:t>
      </w:r>
      <w:r w:rsidR="00AB2961" w:rsidRPr="006843E1">
        <w:t xml:space="preserve"> (per min)</w:t>
      </w:r>
      <w:r w:rsidR="00E229F1" w:rsidRPr="006843E1">
        <w:t xml:space="preserve"> as a </w:t>
      </w:r>
      <w:r w:rsidR="00B218DB" w:rsidRPr="006843E1">
        <w:t>fixed effect</w:t>
      </w:r>
      <w:r w:rsidR="00E229F1" w:rsidRPr="006843E1">
        <w:t>,</w:t>
      </w:r>
      <w:r w:rsidRPr="006843E1">
        <w:t xml:space="preserve"> and the individual ID as a random effect.</w:t>
      </w:r>
    </w:p>
    <w:p w14:paraId="45BE6854" w14:textId="5B1ABC14" w:rsidR="00EF30A9" w:rsidRPr="006843E1" w:rsidRDefault="00045C40" w:rsidP="00A24D3D">
      <w:pPr>
        <w:pStyle w:val="SectionText"/>
        <w:spacing w:line="480" w:lineRule="auto"/>
      </w:pPr>
      <w:r w:rsidRPr="006843E1">
        <w:t>Finally, we counted the number of transitions from each behavio</w:t>
      </w:r>
      <w:r w:rsidR="003B628D" w:rsidRPr="006843E1">
        <w:t>u</w:t>
      </w:r>
      <w:r w:rsidRPr="006843E1">
        <w:t xml:space="preserve">r to determine the effects of sentinel presence and generalized environment on the frequency of each transition type. </w:t>
      </w:r>
      <w:r w:rsidR="00AB2961" w:rsidRPr="006843E1">
        <w:t>Using the “</w:t>
      </w:r>
      <w:proofErr w:type="spellStart"/>
      <w:r w:rsidR="00AB2961" w:rsidRPr="006843E1">
        <w:t>glmer</w:t>
      </w:r>
      <w:proofErr w:type="spellEnd"/>
      <w:r w:rsidR="00AB2961" w:rsidRPr="006843E1">
        <w:t xml:space="preserve">” function from the “lme4” package </w:t>
      </w:r>
      <w:r w:rsidR="00AB2961" w:rsidRPr="006843E1">
        <w:fldChar w:fldCharType="begin"/>
      </w:r>
      <w:r w:rsidR="002702D2">
        <w:instrText xml:space="preserve"> ADDIN ZOTERO_ITEM CSL_CITATION {"citationID":"oyxeSSXE","properties":{"formattedCitation":"[76]","plainCitation":"[76]","noteIndex":0},"citationItems":[{"id":1703,"uris":["http://zotero.org/users/8430992/items/VRQ4MT69"],"itemData":{"id":1703,"type":"article-journal","abstract":"Maximum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AB2961" w:rsidRPr="006843E1">
        <w:fldChar w:fldCharType="separate"/>
      </w:r>
      <w:r w:rsidR="002702D2" w:rsidRPr="002702D2">
        <w:t>[76]</w:t>
      </w:r>
      <w:r w:rsidR="00AB2961" w:rsidRPr="006843E1">
        <w:fldChar w:fldCharType="end"/>
      </w:r>
      <w:r w:rsidR="00AB2961" w:rsidRPr="006843E1">
        <w:t>, w</w:t>
      </w:r>
      <w:r w:rsidR="0094780A" w:rsidRPr="006843E1">
        <w:t>e fit</w:t>
      </w:r>
      <w:r w:rsidR="00A64649" w:rsidRPr="006843E1">
        <w:t>ted</w:t>
      </w:r>
      <w:r w:rsidR="0094780A" w:rsidRPr="006843E1">
        <w:t xml:space="preserve"> a generalized linear mixed model using a Poisson distribution</w:t>
      </w:r>
      <w:r w:rsidR="00A64649" w:rsidRPr="006843E1">
        <w:t xml:space="preserve"> </w:t>
      </w:r>
      <w:r w:rsidR="00EA6CF0" w:rsidRPr="006843E1">
        <w:t>to</w:t>
      </w:r>
      <w:r w:rsidR="00A64649" w:rsidRPr="006843E1">
        <w:t xml:space="preserve"> the number of occurrences of each transition</w:t>
      </w:r>
      <w:r w:rsidR="0094780A" w:rsidRPr="006843E1">
        <w:t xml:space="preserve">. </w:t>
      </w:r>
      <w:r w:rsidRPr="006843E1">
        <w:t xml:space="preserve">Sentinel presence, generalized environment, and bait presence were fixed </w:t>
      </w:r>
      <w:r w:rsidR="00A64649" w:rsidRPr="006843E1">
        <w:t>factors</w:t>
      </w:r>
      <w:r w:rsidR="00616775" w:rsidRPr="006843E1">
        <w:t>,</w:t>
      </w:r>
      <w:r w:rsidR="00A64649" w:rsidRPr="006843E1">
        <w:t xml:space="preserve"> the disturbance frequency (per min) was used as a fixed effect,</w:t>
      </w:r>
      <w:r w:rsidRPr="006843E1">
        <w:t xml:space="preserve"> and the total number of transitions </w:t>
      </w:r>
      <w:r w:rsidR="00AB2961" w:rsidRPr="006843E1">
        <w:t xml:space="preserve">performed by the individual </w:t>
      </w:r>
      <w:r w:rsidRPr="006843E1">
        <w:t>was used as a random effect in the model.</w:t>
      </w:r>
      <w:r w:rsidR="00616775" w:rsidRPr="006843E1">
        <w:t xml:space="preserve"> </w:t>
      </w:r>
    </w:p>
    <w:p w14:paraId="6A7E1BBF" w14:textId="0A739CE2" w:rsidR="00A447E4" w:rsidRDefault="00E50596" w:rsidP="00A24D3D">
      <w:pPr>
        <w:pStyle w:val="SectionText"/>
        <w:spacing w:line="480" w:lineRule="auto"/>
      </w:pPr>
      <w:r w:rsidRPr="006843E1">
        <w:lastRenderedPageBreak/>
        <w:t xml:space="preserve">Post hoc estimated marginal means tests were performed </w:t>
      </w:r>
      <w:r w:rsidR="00590CB6" w:rsidRPr="006843E1">
        <w:t>as appropriate</w:t>
      </w:r>
      <w:r w:rsidRPr="006843E1">
        <w:t xml:space="preserve"> using the “</w:t>
      </w:r>
      <w:proofErr w:type="spellStart"/>
      <w:r w:rsidRPr="006843E1">
        <w:t>emmeans</w:t>
      </w:r>
      <w:proofErr w:type="spellEnd"/>
      <w:r w:rsidRPr="006843E1">
        <w:t>” function from the “</w:t>
      </w:r>
      <w:proofErr w:type="spellStart"/>
      <w:r w:rsidRPr="006843E1">
        <w:t>emmeans</w:t>
      </w:r>
      <w:proofErr w:type="spellEnd"/>
      <w:r w:rsidRPr="006843E1">
        <w:t xml:space="preserve">” package </w:t>
      </w:r>
      <w:r w:rsidRPr="006843E1">
        <w:fldChar w:fldCharType="begin"/>
      </w:r>
      <w:r w:rsidR="002702D2">
        <w:instrText xml:space="preserve"> ADDIN ZOTERO_ITEM CSL_CITATION {"citationID":"YgBNOkKp","properties":{"formattedCitation":"[77]","plainCitation":"[77]","noteIndex":0},"citationItems":[{"id":1705,"uris":["http://zotero.org/users/8430992/items/SF2IW2JJ"],"itemData":{"id":1705,"type":"software","title":"Emmeans: estimated marginal means, aka least-squares means","URL":"https://CRAN.R-project.org/package=emmeans","version":"1.8.6","author":[{"family":"Lenth","given":"Russell W."}],"issued":{"date-parts":[["2023"]]}}}],"schema":"https://github.com/citation-style-language/schema/raw/master/csl-citation.json"} </w:instrText>
      </w:r>
      <w:r w:rsidRPr="006843E1">
        <w:fldChar w:fldCharType="separate"/>
      </w:r>
      <w:r w:rsidR="002702D2" w:rsidRPr="002702D2">
        <w:t>[77]</w:t>
      </w:r>
      <w:r w:rsidRPr="006843E1">
        <w:fldChar w:fldCharType="end"/>
      </w:r>
      <w:r w:rsidRPr="006843E1">
        <w:t>.</w:t>
      </w:r>
      <w:r w:rsidR="00590CB6" w:rsidRPr="006843E1">
        <w:t xml:space="preserve"> P-values were corrected using the “</w:t>
      </w:r>
      <w:proofErr w:type="spellStart"/>
      <w:r w:rsidR="00590CB6" w:rsidRPr="006843E1">
        <w:t>fdr</w:t>
      </w:r>
      <w:proofErr w:type="spellEnd"/>
      <w:r w:rsidR="00590CB6" w:rsidRPr="006843E1">
        <w:t>” method, and the results were averaged over the unused categorical factors.</w:t>
      </w:r>
    </w:p>
    <w:p w14:paraId="6F9F6993" w14:textId="75FC48B4" w:rsidR="00964C1D" w:rsidRPr="006843E1" w:rsidRDefault="00964C1D" w:rsidP="00A24D3D">
      <w:pPr>
        <w:pStyle w:val="SectionTitle"/>
        <w:spacing w:line="480" w:lineRule="auto"/>
      </w:pPr>
      <w:bookmarkStart w:id="65" w:name="_Toc162204962"/>
      <w:bookmarkStart w:id="66" w:name="_Toc162208149"/>
      <w:r w:rsidRPr="006843E1">
        <w:t>R</w:t>
      </w:r>
      <w:r w:rsidR="004F7F19" w:rsidRPr="006843E1">
        <w:t>esults</w:t>
      </w:r>
      <w:bookmarkEnd w:id="65"/>
      <w:bookmarkEnd w:id="66"/>
    </w:p>
    <w:p w14:paraId="5C11BF96" w14:textId="0B05A9A3" w:rsidR="0091432B" w:rsidRPr="006843E1" w:rsidRDefault="0091432B" w:rsidP="00A24D3D">
      <w:pPr>
        <w:pStyle w:val="SectionSubtitle"/>
        <w:spacing w:line="480" w:lineRule="auto"/>
      </w:pPr>
      <w:bookmarkStart w:id="67" w:name="_Toc162204963"/>
      <w:bookmarkStart w:id="68" w:name="_Toc162208150"/>
      <w:r w:rsidRPr="006843E1">
        <w:t xml:space="preserve">Sentinel </w:t>
      </w:r>
      <w:proofErr w:type="gramStart"/>
      <w:r w:rsidRPr="006843E1">
        <w:t>presence</w:t>
      </w:r>
      <w:bookmarkEnd w:id="67"/>
      <w:bookmarkEnd w:id="68"/>
      <w:proofErr w:type="gramEnd"/>
    </w:p>
    <w:p w14:paraId="04AB5FC9" w14:textId="62961A34" w:rsidR="0091432B" w:rsidRPr="00F72689" w:rsidRDefault="00A31764" w:rsidP="00A24D3D">
      <w:pPr>
        <w:pStyle w:val="SectionText"/>
        <w:spacing w:line="480" w:lineRule="auto"/>
      </w:pPr>
      <w:r w:rsidRPr="006843E1">
        <w:t xml:space="preserve">In </w:t>
      </w:r>
      <w:r w:rsidR="007A775A" w:rsidRPr="006843E1">
        <w:t>summer 2022, we recorded 2</w:t>
      </w:r>
      <w:r w:rsidR="001418CA" w:rsidRPr="006843E1">
        <w:t>3</w:t>
      </w:r>
      <w:r w:rsidR="007A775A" w:rsidRPr="006843E1">
        <w:t xml:space="preserve"> videos of crows </w:t>
      </w:r>
      <w:r w:rsidR="007A775A" w:rsidRPr="00F72689">
        <w:t>foraging</w:t>
      </w:r>
      <w:r w:rsidR="00971FAB" w:rsidRPr="00F72689">
        <w:t xml:space="preserve"> and made</w:t>
      </w:r>
      <w:r w:rsidR="004C71A7" w:rsidRPr="00F72689">
        <w:t xml:space="preserve"> 13</w:t>
      </w:r>
      <w:r w:rsidR="007A775A" w:rsidRPr="00F72689">
        <w:t xml:space="preserve"> </w:t>
      </w:r>
      <w:r w:rsidR="00971FAB" w:rsidRPr="00F72689">
        <w:t xml:space="preserve">observations </w:t>
      </w:r>
      <w:r w:rsidR="007A775A" w:rsidRPr="00F72689">
        <w:t xml:space="preserve">in commercial and </w:t>
      </w:r>
      <w:r w:rsidR="004C71A7" w:rsidRPr="00F72689">
        <w:t xml:space="preserve">20 </w:t>
      </w:r>
      <w:r w:rsidR="00971FAB" w:rsidRPr="00F72689">
        <w:t xml:space="preserve">observations </w:t>
      </w:r>
      <w:r w:rsidR="004C71A7" w:rsidRPr="00F72689">
        <w:t xml:space="preserve">in </w:t>
      </w:r>
      <w:r w:rsidR="007A775A" w:rsidRPr="00F72689">
        <w:t>green area</w:t>
      </w:r>
      <w:r w:rsidRPr="00F72689">
        <w:t>s</w:t>
      </w:r>
      <w:r w:rsidR="007A775A" w:rsidRPr="00F72689">
        <w:t xml:space="preserve">. </w:t>
      </w:r>
      <w:r w:rsidR="00971FAB" w:rsidRPr="00F72689">
        <w:t xml:space="preserve">Since </w:t>
      </w:r>
      <w:r w:rsidR="001418CA" w:rsidRPr="00F72689">
        <w:t xml:space="preserve">sentinel presence </w:t>
      </w:r>
      <w:r w:rsidR="00971FAB" w:rsidRPr="00F72689">
        <w:t>changed in 8 videos, we made 19 observations with a sentinel present and 14 observations without a sentinel for a total of 33 observations.</w:t>
      </w:r>
      <w:r w:rsidR="004C71A7" w:rsidRPr="00F72689">
        <w:t xml:space="preserve"> </w:t>
      </w:r>
      <w:r w:rsidR="000072E2" w:rsidRPr="00F72689">
        <w:t>The</w:t>
      </w:r>
      <w:r w:rsidR="0091432B" w:rsidRPr="00F72689">
        <w:t xml:space="preserve"> generalized environment (χ</w:t>
      </w:r>
      <w:r w:rsidR="0091432B" w:rsidRPr="00F72689">
        <w:rPr>
          <w:vertAlign w:val="superscript"/>
        </w:rPr>
        <w:t>2</w:t>
      </w:r>
      <w:r w:rsidR="0091432B" w:rsidRPr="00F72689">
        <w:t xml:space="preserve"> = 0.122, </w:t>
      </w:r>
      <w:proofErr w:type="spellStart"/>
      <w:r w:rsidR="0091432B" w:rsidRPr="00F72689">
        <w:t>df</w:t>
      </w:r>
      <w:proofErr w:type="spellEnd"/>
      <w:r w:rsidR="0091432B" w:rsidRPr="00F72689">
        <w:t xml:space="preserve"> = 1, p = 0.727</w:t>
      </w:r>
      <w:r w:rsidR="00A664AC" w:rsidRPr="00F72689">
        <w:t xml:space="preserve">; </w:t>
      </w:r>
      <w:r w:rsidR="00F72689" w:rsidRPr="00F72689">
        <w:rPr>
          <w:b/>
          <w:bCs/>
        </w:rPr>
        <w:fldChar w:fldCharType="begin"/>
      </w:r>
      <w:r w:rsidR="00F72689" w:rsidRPr="00F72689">
        <w:rPr>
          <w:b/>
          <w:bCs/>
        </w:rPr>
        <w:instrText xml:space="preserve"> REF _Ref162210085 \h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Figure S2</w:t>
      </w:r>
      <w:r w:rsidR="00F72689" w:rsidRPr="00F72689">
        <w:rPr>
          <w:b/>
          <w:bCs/>
        </w:rPr>
        <w:fldChar w:fldCharType="end"/>
      </w:r>
      <w:r w:rsidR="0091432B" w:rsidRPr="00F72689">
        <w:t>), group size (χ</w:t>
      </w:r>
      <w:r w:rsidR="0091432B" w:rsidRPr="00F72689">
        <w:rPr>
          <w:vertAlign w:val="superscript"/>
        </w:rPr>
        <w:t>2</w:t>
      </w:r>
      <w:r w:rsidR="0091432B" w:rsidRPr="00F72689">
        <w:t xml:space="preserve"> = 0.248, </w:t>
      </w:r>
      <w:proofErr w:type="spellStart"/>
      <w:r w:rsidR="0091432B" w:rsidRPr="00F72689">
        <w:t>df</w:t>
      </w:r>
      <w:proofErr w:type="spellEnd"/>
      <w:r w:rsidR="0091432B" w:rsidRPr="00F72689">
        <w:t xml:space="preserve"> = 1, p = 0.618</w:t>
      </w:r>
      <w:r w:rsidR="00DB0423"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Figure S3</w:t>
      </w:r>
      <w:r w:rsidR="00F72689" w:rsidRPr="00F72689">
        <w:rPr>
          <w:b/>
          <w:bCs/>
        </w:rPr>
        <w:fldChar w:fldCharType="end"/>
      </w:r>
      <w:r w:rsidR="0091432B" w:rsidRPr="00F72689">
        <w:t xml:space="preserve">), </w:t>
      </w:r>
      <w:r w:rsidR="000072E2" w:rsidRPr="00F72689">
        <w:t>and</w:t>
      </w:r>
      <w:r w:rsidR="0091432B" w:rsidRPr="00F72689">
        <w:t xml:space="preserve"> the disturbance frequency (χ</w:t>
      </w:r>
      <w:r w:rsidR="0091432B" w:rsidRPr="00F72689">
        <w:rPr>
          <w:vertAlign w:val="superscript"/>
        </w:rPr>
        <w:t>2</w:t>
      </w:r>
      <w:r w:rsidR="0091432B" w:rsidRPr="00F72689">
        <w:t xml:space="preserve"> = 2.03</w:t>
      </w:r>
      <w:r w:rsidR="00626A87" w:rsidRPr="00F72689">
        <w:t>3</w:t>
      </w:r>
      <w:r w:rsidR="0091432B" w:rsidRPr="00F72689">
        <w:t xml:space="preserve">, </w:t>
      </w:r>
      <w:proofErr w:type="spellStart"/>
      <w:r w:rsidR="0091432B" w:rsidRPr="00F72689">
        <w:t>df</w:t>
      </w:r>
      <w:proofErr w:type="spellEnd"/>
      <w:r w:rsidR="0091432B" w:rsidRPr="00F72689">
        <w:t xml:space="preserve"> = 2, p = 0.362</w:t>
      </w:r>
      <w:r w:rsidR="00A664AC"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Figure S3</w:t>
      </w:r>
      <w:r w:rsidR="00F72689" w:rsidRPr="00F72689">
        <w:rPr>
          <w:b/>
          <w:bCs/>
        </w:rPr>
        <w:fldChar w:fldCharType="end"/>
      </w:r>
      <w:r w:rsidR="0091432B" w:rsidRPr="00F72689">
        <w:t xml:space="preserve">) </w:t>
      </w:r>
      <w:r w:rsidR="000072E2" w:rsidRPr="00F72689">
        <w:t xml:space="preserve">did not </w:t>
      </w:r>
      <w:r w:rsidR="0091432B" w:rsidRPr="00F72689">
        <w:t>significantly affect</w:t>
      </w:r>
      <w:r w:rsidRPr="00F72689">
        <w:t xml:space="preserve"> if</w:t>
      </w:r>
      <w:r w:rsidR="0091432B" w:rsidRPr="00F72689">
        <w:t xml:space="preserve"> </w:t>
      </w:r>
      <w:r w:rsidRPr="00F72689">
        <w:t xml:space="preserve">a </w:t>
      </w:r>
      <w:r w:rsidR="000072E2" w:rsidRPr="00F72689">
        <w:t xml:space="preserve">sentinel </w:t>
      </w:r>
      <w:r w:rsidRPr="00F72689">
        <w:t>was present or not</w:t>
      </w:r>
      <w:r w:rsidR="000072E2" w:rsidRPr="00F72689">
        <w:t xml:space="preserve"> in our observations.</w:t>
      </w:r>
    </w:p>
    <w:p w14:paraId="6B12A3F7" w14:textId="2117E653" w:rsidR="00E50596" w:rsidRPr="006843E1" w:rsidRDefault="00F770C9" w:rsidP="00A24D3D">
      <w:pPr>
        <w:pStyle w:val="SectionSubtitle"/>
        <w:spacing w:line="480" w:lineRule="auto"/>
      </w:pPr>
      <w:bookmarkStart w:id="69" w:name="_Toc162204964"/>
      <w:bookmarkStart w:id="70" w:name="_Toc162208151"/>
      <w:r w:rsidRPr="006843E1">
        <w:t xml:space="preserve">Proportion of time allocated to each </w:t>
      </w:r>
      <w:proofErr w:type="gramStart"/>
      <w:r w:rsidRPr="006843E1">
        <w:t>behaviour</w:t>
      </w:r>
      <w:bookmarkEnd w:id="69"/>
      <w:bookmarkEnd w:id="70"/>
      <w:proofErr w:type="gramEnd"/>
    </w:p>
    <w:p w14:paraId="34185C7E" w14:textId="5DD7450A" w:rsidR="000C3A28" w:rsidRPr="006843E1" w:rsidRDefault="00B06502" w:rsidP="00A24D3D">
      <w:pPr>
        <w:pStyle w:val="SectionText"/>
        <w:spacing w:line="480" w:lineRule="auto"/>
      </w:pPr>
      <w:r w:rsidRPr="006843E1">
        <w:t xml:space="preserve">We </w:t>
      </w:r>
      <w:r w:rsidR="00971FAB" w:rsidRPr="006843E1">
        <w:t>recorded</w:t>
      </w:r>
      <w:r w:rsidRPr="006843E1">
        <w:t xml:space="preserve"> 64 </w:t>
      </w:r>
      <w:r w:rsidR="00971FAB" w:rsidRPr="006843E1">
        <w:t>individuals</w:t>
      </w:r>
      <w:r w:rsidRPr="006843E1">
        <w:t xml:space="preserve"> across 2</w:t>
      </w:r>
      <w:r w:rsidR="00261274" w:rsidRPr="006843E1">
        <w:t>3</w:t>
      </w:r>
      <w:r w:rsidRPr="006843E1">
        <w:t xml:space="preserve"> videos. </w:t>
      </w:r>
      <w:r w:rsidR="00971FAB" w:rsidRPr="006843E1">
        <w:t>Since 17 individuals were recorded in both the presence and absence of a sentinel,</w:t>
      </w:r>
      <w:r w:rsidR="00F770C9" w:rsidRPr="006843E1">
        <w:t xml:space="preserve"> we calculated the proportion of time allocated to each behaviour for</w:t>
      </w:r>
      <w:r w:rsidR="00971FAB" w:rsidRPr="006843E1">
        <w:t xml:space="preserve"> </w:t>
      </w:r>
      <w:r w:rsidR="006E3052" w:rsidRPr="006843E1">
        <w:t>81 observations</w:t>
      </w:r>
      <w:r w:rsidR="00F770C9" w:rsidRPr="006843E1">
        <w:t>.</w:t>
      </w:r>
      <w:r w:rsidR="006E3052" w:rsidRPr="006843E1">
        <w:t xml:space="preserve"> </w:t>
      </w:r>
      <w:r w:rsidR="00964C1D" w:rsidRPr="006843E1">
        <w:t>Crows allocate</w:t>
      </w:r>
      <w:r w:rsidR="00F35BBA" w:rsidRPr="006843E1">
        <w:t>d</w:t>
      </w:r>
      <w:r w:rsidR="00964C1D" w:rsidRPr="006843E1">
        <w:t xml:space="preserve"> similar</w:t>
      </w:r>
      <w:r w:rsidR="00F35BBA" w:rsidRPr="006843E1">
        <w:t xml:space="preserve"> proportions of</w:t>
      </w:r>
      <w:r w:rsidR="00964C1D" w:rsidRPr="006843E1">
        <w:t xml:space="preserve"> time to foraging and vigilance (</w:t>
      </w:r>
      <m:oMath>
        <m:acc>
          <m:accPr>
            <m:ctrlPr>
              <w:rPr>
                <w:rFonts w:ascii="Cambria Math" w:hAnsi="Cambria Math"/>
                <w:i/>
              </w:rPr>
            </m:ctrlPr>
          </m:accPr>
          <m:e>
            <m:r>
              <w:rPr>
                <w:rFonts w:ascii="Cambria Math" w:hAnsi="Cambria Math"/>
              </w:rPr>
              <m:t>β</m:t>
            </m:r>
          </m:e>
        </m:acc>
      </m:oMath>
      <w:r w:rsidR="00021256" w:rsidRPr="006843E1">
        <w:t xml:space="preserve"> </w:t>
      </w:r>
      <w:r w:rsidR="00964C1D" w:rsidRPr="006843E1">
        <w:t>= 0.026, SE = 0.02</w:t>
      </w:r>
      <w:r w:rsidR="00DA098F" w:rsidRPr="006843E1">
        <w:t>3</w:t>
      </w:r>
      <w:r w:rsidR="00964C1D" w:rsidRPr="006843E1">
        <w:t xml:space="preserve">, </w:t>
      </w:r>
      <w:r w:rsidR="008E1015" w:rsidRPr="006843E1">
        <w:t>t</w:t>
      </w:r>
      <w:r w:rsidR="00964C1D" w:rsidRPr="006843E1">
        <w:t xml:space="preserve"> =</w:t>
      </w:r>
      <w:r w:rsidR="00021256" w:rsidRPr="006843E1">
        <w:t xml:space="preserve"> </w:t>
      </w:r>
      <w:r w:rsidR="00964C1D" w:rsidRPr="006843E1">
        <w:t>1.16</w:t>
      </w:r>
      <w:r w:rsidR="00626A87" w:rsidRPr="006843E1">
        <w:t>0</w:t>
      </w:r>
      <w:r w:rsidR="00964C1D" w:rsidRPr="006843E1">
        <w:t>, p = 0.248</w:t>
      </w:r>
      <w:r w:rsidR="00A664AC" w:rsidRPr="006843E1">
        <w:t>;</w:t>
      </w:r>
      <w:r w:rsidR="00E12428" w:rsidRPr="006843E1">
        <w:t xml:space="preserve"> </w:t>
      </w:r>
      <w:r w:rsidR="00F72689">
        <w:fldChar w:fldCharType="begin"/>
      </w:r>
      <w:r w:rsidR="00F72689">
        <w:instrText xml:space="preserve"> REF _Ref151137384 \h </w:instrText>
      </w:r>
      <w:r w:rsidR="00F72689">
        <w:fldChar w:fldCharType="separate"/>
      </w:r>
      <w:r w:rsidR="00F72689" w:rsidRPr="006843E1">
        <w:t xml:space="preserve">Figure </w:t>
      </w:r>
      <w:r w:rsidR="00F72689">
        <w:rPr>
          <w:noProof/>
        </w:rPr>
        <w:t>3</w:t>
      </w:r>
      <w:r w:rsidR="00F72689">
        <w:fldChar w:fldCharType="end"/>
      </w:r>
      <w:r w:rsidR="00E33B5A" w:rsidRPr="006843E1">
        <w:t xml:space="preserve">, </w:t>
      </w:r>
      <w:r w:rsidR="00F72689">
        <w:fldChar w:fldCharType="begin"/>
      </w:r>
      <w:r w:rsidR="00F72689">
        <w:instrText xml:space="preserve"> REF _Ref162210184 \h </w:instrText>
      </w:r>
      <w:r w:rsidR="00F72689">
        <w:fldChar w:fldCharType="separate"/>
      </w:r>
      <w:r w:rsidR="00F72689" w:rsidRPr="006843E1">
        <w:t xml:space="preserve">Table </w:t>
      </w:r>
      <w:r w:rsidR="00F72689">
        <w:rPr>
          <w:noProof/>
        </w:rPr>
        <w:t>4</w:t>
      </w:r>
      <w:r w:rsidR="00F72689">
        <w:fldChar w:fldCharType="end"/>
      </w:r>
      <w:r w:rsidR="00964C1D" w:rsidRPr="006843E1">
        <w:t>), and neither the</w:t>
      </w:r>
      <w:r w:rsidR="00021256" w:rsidRPr="006843E1">
        <w:t xml:space="preserve"> </w:t>
      </w:r>
      <w:r w:rsidR="00964C1D" w:rsidRPr="006843E1">
        <w:t>presence of a sentinel (</w:t>
      </w:r>
      <m:oMath>
        <m:acc>
          <m:accPr>
            <m:ctrlPr>
              <w:rPr>
                <w:rFonts w:ascii="Cambria Math" w:hAnsi="Cambria Math"/>
                <w:i/>
              </w:rPr>
            </m:ctrlPr>
          </m:accPr>
          <m:e>
            <m:r>
              <w:rPr>
                <w:rFonts w:ascii="Cambria Math" w:hAnsi="Cambria Math"/>
              </w:rPr>
              <m:t>β</m:t>
            </m:r>
          </m:e>
        </m:acc>
      </m:oMath>
      <w:r w:rsidR="00964C1D" w:rsidRPr="006843E1">
        <w:t xml:space="preserve"> = -0.03</w:t>
      </w:r>
      <w:r w:rsidR="00626A87" w:rsidRPr="006843E1">
        <w:t>4</w:t>
      </w:r>
      <w:r w:rsidR="00964C1D" w:rsidRPr="006843E1">
        <w:t xml:space="preserve">, SE = 0.023, </w:t>
      </w:r>
      <w:r w:rsidR="008E1015" w:rsidRPr="006843E1">
        <w:t>t</w:t>
      </w:r>
      <w:r w:rsidR="00964C1D" w:rsidRPr="006843E1">
        <w:t xml:space="preserve"> =</w:t>
      </w:r>
      <w:r w:rsidR="00021256" w:rsidRPr="006843E1">
        <w:t xml:space="preserve"> </w:t>
      </w:r>
      <w:r w:rsidR="00964C1D" w:rsidRPr="006843E1">
        <w:t>-1.431, p = 0.154</w:t>
      </w:r>
      <w:r w:rsidR="00A664AC" w:rsidRPr="006843E1">
        <w:t>;</w:t>
      </w:r>
      <w:r w:rsidR="00E12428" w:rsidRPr="006843E1">
        <w:t xml:space="preserve"> </w:t>
      </w:r>
      <w:r w:rsidR="00F72689">
        <w:fldChar w:fldCharType="begin"/>
      </w:r>
      <w:r w:rsidR="00F72689">
        <w:instrText xml:space="preserve"> REF _Ref151137384 \h </w:instrText>
      </w:r>
      <w:r w:rsidR="00F72689">
        <w:fldChar w:fldCharType="separate"/>
      </w:r>
      <w:r w:rsidR="00F72689" w:rsidRPr="006843E1">
        <w:t xml:space="preserve">Figure </w:t>
      </w:r>
      <w:r w:rsidR="00F72689">
        <w:rPr>
          <w:noProof/>
        </w:rPr>
        <w:t>3</w:t>
      </w:r>
      <w:r w:rsidR="00F72689">
        <w:fldChar w:fldCharType="end"/>
      </w:r>
      <w:r w:rsidR="00E33B5A" w:rsidRPr="006843E1">
        <w:t xml:space="preserve">, </w:t>
      </w:r>
      <w:r w:rsidR="00F72689">
        <w:fldChar w:fldCharType="begin"/>
      </w:r>
      <w:r w:rsidR="00F72689">
        <w:instrText xml:space="preserve"> REF _Ref162210184 \h </w:instrText>
      </w:r>
      <w:r w:rsidR="00F72689">
        <w:fldChar w:fldCharType="separate"/>
      </w:r>
      <w:r w:rsidR="00F72689" w:rsidRPr="006843E1">
        <w:t xml:space="preserve">Table </w:t>
      </w:r>
      <w:r w:rsidR="00F72689">
        <w:rPr>
          <w:noProof/>
        </w:rPr>
        <w:t>4</w:t>
      </w:r>
      <w:r w:rsidR="00F72689">
        <w:fldChar w:fldCharType="end"/>
      </w:r>
      <w:r w:rsidR="00964C1D" w:rsidRPr="006843E1">
        <w:t>) or the generalized environment (</w:t>
      </w:r>
      <m:oMath>
        <m:acc>
          <m:accPr>
            <m:ctrlPr>
              <w:rPr>
                <w:rFonts w:ascii="Cambria Math" w:hAnsi="Cambria Math"/>
                <w:i/>
              </w:rPr>
            </m:ctrlPr>
          </m:accPr>
          <m:e>
            <m:r>
              <w:rPr>
                <w:rFonts w:ascii="Cambria Math" w:hAnsi="Cambria Math"/>
              </w:rPr>
              <m:t>β</m:t>
            </m:r>
          </m:e>
        </m:acc>
      </m:oMath>
      <w:r w:rsidR="00964C1D" w:rsidRPr="006843E1">
        <w:t xml:space="preserve"> = 0.03</w:t>
      </w:r>
      <w:r w:rsidR="00626A87" w:rsidRPr="006843E1">
        <w:t>4</w:t>
      </w:r>
      <w:r w:rsidR="00964C1D" w:rsidRPr="006843E1">
        <w:t>,</w:t>
      </w:r>
      <w:r w:rsidR="00021256" w:rsidRPr="006843E1">
        <w:t xml:space="preserve"> </w:t>
      </w:r>
      <w:r w:rsidR="00964C1D" w:rsidRPr="006843E1">
        <w:t xml:space="preserve">SE = 0.023, </w:t>
      </w:r>
      <w:r w:rsidR="008E1015" w:rsidRPr="006843E1">
        <w:t>t</w:t>
      </w:r>
      <w:r w:rsidR="00964C1D" w:rsidRPr="006843E1">
        <w:t xml:space="preserve"> =</w:t>
      </w:r>
      <w:r w:rsidR="00021256" w:rsidRPr="006843E1">
        <w:t xml:space="preserve"> </w:t>
      </w:r>
      <w:r w:rsidR="00964C1D" w:rsidRPr="006843E1">
        <w:t>1.46</w:t>
      </w:r>
      <w:r w:rsidR="00626A87" w:rsidRPr="006843E1">
        <w:t>3</w:t>
      </w:r>
      <w:r w:rsidR="00964C1D" w:rsidRPr="006843E1">
        <w:t>, p = 0.146</w:t>
      </w:r>
      <w:r w:rsidR="00A664AC" w:rsidRPr="006843E1">
        <w:t>;</w:t>
      </w:r>
      <w:r w:rsidR="00E12428" w:rsidRPr="006843E1">
        <w:t xml:space="preserve"> </w:t>
      </w:r>
      <w:r w:rsidR="00F72689">
        <w:fldChar w:fldCharType="begin"/>
      </w:r>
      <w:r w:rsidR="00F72689">
        <w:instrText xml:space="preserve"> REF _Ref151137384 \h </w:instrText>
      </w:r>
      <w:r w:rsidR="00F72689">
        <w:fldChar w:fldCharType="separate"/>
      </w:r>
      <w:r w:rsidR="00F72689" w:rsidRPr="006843E1">
        <w:t xml:space="preserve">Figure </w:t>
      </w:r>
      <w:r w:rsidR="00F72689">
        <w:rPr>
          <w:noProof/>
        </w:rPr>
        <w:t>3</w:t>
      </w:r>
      <w:r w:rsidR="00F72689">
        <w:fldChar w:fldCharType="end"/>
      </w:r>
      <w:r w:rsidR="00E33B5A" w:rsidRPr="006843E1">
        <w:t xml:space="preserve">, </w:t>
      </w:r>
      <w:r w:rsidR="00F72689">
        <w:fldChar w:fldCharType="begin"/>
      </w:r>
      <w:r w:rsidR="00F72689">
        <w:instrText xml:space="preserve"> REF _Ref162210184 \h </w:instrText>
      </w:r>
      <w:r w:rsidR="00F72689">
        <w:fldChar w:fldCharType="separate"/>
      </w:r>
      <w:r w:rsidR="00F72689" w:rsidRPr="006843E1">
        <w:t xml:space="preserve">Table </w:t>
      </w:r>
      <w:r w:rsidR="00F72689">
        <w:rPr>
          <w:noProof/>
        </w:rPr>
        <w:t>4</w:t>
      </w:r>
      <w:r w:rsidR="00F72689">
        <w:fldChar w:fldCharType="end"/>
      </w:r>
      <w:r w:rsidR="00F35BBA" w:rsidRPr="006843E1">
        <w:t>)</w:t>
      </w:r>
      <w:r w:rsidR="00964C1D" w:rsidRPr="006843E1">
        <w:t xml:space="preserve"> ha</w:t>
      </w:r>
      <w:r w:rsidR="00F35BBA" w:rsidRPr="006843E1">
        <w:t>d</w:t>
      </w:r>
      <w:r w:rsidR="00964C1D" w:rsidRPr="006843E1">
        <w:t xml:space="preserve"> an effect on the</w:t>
      </w:r>
      <w:r w:rsidR="00021256" w:rsidRPr="006843E1">
        <w:t xml:space="preserve"> </w:t>
      </w:r>
      <w:r w:rsidR="00964C1D" w:rsidRPr="006843E1">
        <w:t>proportion of time allocated to either alert or foraging behavio</w:t>
      </w:r>
      <w:r w:rsidR="003B628D" w:rsidRPr="006843E1">
        <w:t>u</w:t>
      </w:r>
      <w:r w:rsidR="00964C1D" w:rsidRPr="006843E1">
        <w:t>r</w:t>
      </w:r>
      <w:r w:rsidR="00DB0423" w:rsidRPr="006843E1">
        <w:t>.</w:t>
      </w:r>
    </w:p>
    <w:p w14:paraId="7C3CE4AC" w14:textId="68DFE819" w:rsidR="008024E5" w:rsidRPr="006843E1" w:rsidRDefault="000072E2" w:rsidP="00B8527A">
      <w:pPr>
        <w:pStyle w:val="SectionText"/>
        <w:rPr>
          <w:ins w:id="71" w:author="Author"/>
        </w:rPr>
        <w:sectPr w:rsidR="008024E5" w:rsidRPr="006843E1" w:rsidSect="00635BA0">
          <w:headerReference w:type="default" r:id="rId35"/>
          <w:pgSz w:w="12240" w:h="15840"/>
          <w:pgMar w:top="1440" w:right="1440" w:bottom="1440" w:left="1440" w:header="720" w:footer="720" w:gutter="0"/>
          <w:cols w:space="720"/>
          <w:docGrid w:linePitch="299"/>
        </w:sectPr>
      </w:pPr>
      <w:r w:rsidRPr="006843E1">
        <w:t>.</w:t>
      </w:r>
    </w:p>
    <w:p w14:paraId="5A31B13B" w14:textId="77777777" w:rsidR="00E12428" w:rsidRPr="006843E1" w:rsidRDefault="00E12428" w:rsidP="00B8527A">
      <w:pPr>
        <w:pStyle w:val="SectionText"/>
      </w:pPr>
      <w:bookmarkStart w:id="72" w:name="_Ref151134482"/>
      <w:r w:rsidRPr="006843E1">
        <w:rPr>
          <w:noProof/>
        </w:rPr>
        <w:lastRenderedPageBreak/>
        <w:drawing>
          <wp:inline distT="0" distB="0" distL="0" distR="0" wp14:anchorId="3DBB2964" wp14:editId="52AC6AAC">
            <wp:extent cx="8831202" cy="6308002"/>
            <wp:effectExtent l="0" t="0" r="8255"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57073" cy="6326482"/>
                    </a:xfrm>
                    <a:prstGeom prst="rect">
                      <a:avLst/>
                    </a:prstGeom>
                    <a:noFill/>
                    <a:ln>
                      <a:noFill/>
                    </a:ln>
                  </pic:spPr>
                </pic:pic>
              </a:graphicData>
            </a:graphic>
          </wp:inline>
        </w:drawing>
      </w:r>
    </w:p>
    <w:p w14:paraId="3F691799" w14:textId="4902DC17" w:rsidR="00E12428" w:rsidRPr="006843E1" w:rsidRDefault="00E12428" w:rsidP="00BD6F06">
      <w:pPr>
        <w:pStyle w:val="SectionText0"/>
        <w:rPr>
          <w:b/>
          <w:bCs/>
        </w:rPr>
        <w:sectPr w:rsidR="00E12428" w:rsidRPr="006843E1" w:rsidSect="00635BA0">
          <w:headerReference w:type="default" r:id="rId37"/>
          <w:pgSz w:w="15840" w:h="12240" w:orient="landscape"/>
          <w:pgMar w:top="720" w:right="720" w:bottom="720" w:left="720" w:header="720" w:footer="720" w:gutter="0"/>
          <w:cols w:space="720"/>
          <w:docGrid w:linePitch="299"/>
        </w:sectPr>
      </w:pPr>
      <w:bookmarkStart w:id="73" w:name="_Ref151137384"/>
      <w:bookmarkStart w:id="74" w:name="_Ref151137379"/>
      <w:bookmarkStart w:id="75" w:name="_Ref162210126"/>
      <w:bookmarkStart w:id="76" w:name="_Toc162210495"/>
      <w:r w:rsidRPr="00BD6F06">
        <w:rPr>
          <w:rStyle w:val="CaptionBChar"/>
          <w:rFonts w:eastAsia="Arial"/>
        </w:rPr>
        <w:t xml:space="preserve">Figure </w:t>
      </w:r>
      <w:r w:rsidRPr="00BD6F06">
        <w:rPr>
          <w:rStyle w:val="CaptionBChar"/>
          <w:rFonts w:eastAsia="Arial"/>
        </w:rPr>
        <w:fldChar w:fldCharType="begin"/>
      </w:r>
      <w:r w:rsidRPr="00BD6F06">
        <w:rPr>
          <w:rStyle w:val="CaptionBChar"/>
          <w:rFonts w:eastAsia="Arial"/>
        </w:rPr>
        <w:instrText xml:space="preserve"> SEQ Figure \* ARABIC </w:instrText>
      </w:r>
      <w:r w:rsidRPr="00BD6F06">
        <w:rPr>
          <w:rStyle w:val="CaptionBChar"/>
          <w:rFonts w:eastAsia="Arial"/>
        </w:rPr>
        <w:fldChar w:fldCharType="separate"/>
      </w:r>
      <w:r w:rsidR="00A32303" w:rsidRPr="00BD6F06">
        <w:rPr>
          <w:rStyle w:val="CaptionBChar"/>
          <w:rFonts w:eastAsia="Arial"/>
        </w:rPr>
        <w:t>3</w:t>
      </w:r>
      <w:r w:rsidRPr="00BD6F06">
        <w:rPr>
          <w:rStyle w:val="CaptionBChar"/>
          <w:rFonts w:eastAsia="Arial"/>
        </w:rPr>
        <w:fldChar w:fldCharType="end"/>
      </w:r>
      <w:bookmarkEnd w:id="73"/>
      <w:r w:rsidRPr="00BD6F06">
        <w:rPr>
          <w:rStyle w:val="CaptionBChar"/>
          <w:rFonts w:eastAsia="Arial"/>
        </w:rPr>
        <w:t>:</w:t>
      </w:r>
      <w:r w:rsidRPr="006843E1">
        <w:t xml:space="preserve"> Proportion of time allocated to each behavio</w:t>
      </w:r>
      <w:r w:rsidR="007347A5" w:rsidRPr="006843E1">
        <w:t>u</w:t>
      </w:r>
      <w:r w:rsidRPr="006843E1">
        <w:t>r</w:t>
      </w:r>
      <w:bookmarkEnd w:id="74"/>
      <w:r w:rsidR="00EA6CF0" w:rsidRPr="006843E1">
        <w:t xml:space="preserve"> by foragers in commercial and green areas</w:t>
      </w:r>
      <w:bookmarkEnd w:id="75"/>
      <w:bookmarkEnd w:id="76"/>
    </w:p>
    <w:p w14:paraId="1A78C5B7" w14:textId="294B0278" w:rsidR="006C1CE7" w:rsidRPr="006843E1" w:rsidRDefault="006C1CE7" w:rsidP="00BD6F06">
      <w:pPr>
        <w:pStyle w:val="SectionText0"/>
      </w:pPr>
      <w:bookmarkStart w:id="77" w:name="_Ref162210184"/>
      <w:bookmarkStart w:id="78" w:name="_Toc162210470"/>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A32303" w:rsidRPr="00BD6F06">
        <w:rPr>
          <w:rStyle w:val="CaptionBChar"/>
          <w:rFonts w:eastAsia="Arial"/>
        </w:rPr>
        <w:t>4</w:t>
      </w:r>
      <w:r w:rsidRPr="00BD6F06">
        <w:rPr>
          <w:rStyle w:val="CaptionBChar"/>
          <w:rFonts w:eastAsia="Arial"/>
        </w:rPr>
        <w:fldChar w:fldCharType="end"/>
      </w:r>
      <w:bookmarkEnd w:id="72"/>
      <w:bookmarkEnd w:id="77"/>
      <w:r w:rsidRPr="00BD6F06">
        <w:rPr>
          <w:rStyle w:val="CaptionBChar"/>
          <w:rFonts w:eastAsia="Arial"/>
        </w:rPr>
        <w:t>:</w:t>
      </w:r>
      <w:r w:rsidRPr="006843E1">
        <w:t xml:space="preserve"> Effects of sentinel presence and generalized environment on the </w:t>
      </w:r>
      <w:r w:rsidR="008024E5" w:rsidRPr="006843E1">
        <w:t xml:space="preserve">proportion of time allocated to </w:t>
      </w:r>
      <w:r w:rsidRPr="006843E1">
        <w:t xml:space="preserve">each </w:t>
      </w:r>
      <w:proofErr w:type="gramStart"/>
      <w:r w:rsidRPr="006843E1">
        <w:t>behavio</w:t>
      </w:r>
      <w:r w:rsidR="007347A5" w:rsidRPr="006843E1">
        <w:t>u</w:t>
      </w:r>
      <w:r w:rsidRPr="006843E1">
        <w:t>r</w:t>
      </w:r>
      <w:bookmarkEnd w:id="78"/>
      <w:proofErr w:type="gramEnd"/>
    </w:p>
    <w:p w14:paraId="60C68F29" w14:textId="77777777" w:rsidR="00E36202" w:rsidRPr="006843E1" w:rsidRDefault="006C1CE7" w:rsidP="00B8527A">
      <w:pPr>
        <w:pStyle w:val="SectionText"/>
        <w:sectPr w:rsidR="00E36202" w:rsidRPr="006843E1" w:rsidSect="00635BA0">
          <w:headerReference w:type="default" r:id="rId38"/>
          <w:pgSz w:w="15840" w:h="12240" w:orient="landscape"/>
          <w:pgMar w:top="720" w:right="720" w:bottom="720" w:left="720" w:header="720" w:footer="720" w:gutter="0"/>
          <w:cols w:space="720"/>
          <w:docGrid w:linePitch="299"/>
        </w:sectPr>
      </w:pPr>
      <w:r w:rsidRPr="006843E1">
        <w:rPr>
          <w:noProof/>
        </w:rPr>
        <w:drawing>
          <wp:inline distT="0" distB="0" distL="0" distR="0" wp14:anchorId="61C403C6" wp14:editId="71795788">
            <wp:extent cx="9113112" cy="3822826"/>
            <wp:effectExtent l="0" t="0" r="0" b="0"/>
            <wp:docPr id="1762563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r="43821" b="68577"/>
                    <a:stretch/>
                  </pic:blipFill>
                  <pic:spPr bwMode="auto">
                    <a:xfrm>
                      <a:off x="0" y="0"/>
                      <a:ext cx="9144206" cy="3835869"/>
                    </a:xfrm>
                    <a:prstGeom prst="rect">
                      <a:avLst/>
                    </a:prstGeom>
                    <a:noFill/>
                    <a:ln>
                      <a:noFill/>
                    </a:ln>
                    <a:extLst>
                      <a:ext uri="{53640926-AAD7-44D8-BBD7-CCE9431645EC}">
                        <a14:shadowObscured xmlns:a14="http://schemas.microsoft.com/office/drawing/2010/main"/>
                      </a:ext>
                    </a:extLst>
                  </pic:spPr>
                </pic:pic>
              </a:graphicData>
            </a:graphic>
          </wp:inline>
        </w:drawing>
      </w:r>
    </w:p>
    <w:p w14:paraId="70D8082E" w14:textId="77777777" w:rsidR="001B5A7F" w:rsidRPr="006843E1" w:rsidRDefault="001B5A7F" w:rsidP="00A24D3D">
      <w:pPr>
        <w:pStyle w:val="SectionSubtitle"/>
        <w:spacing w:line="480" w:lineRule="auto"/>
      </w:pPr>
      <w:bookmarkStart w:id="79" w:name="_Toc162204965"/>
      <w:bookmarkStart w:id="80" w:name="_Toc162208152"/>
      <w:r w:rsidRPr="006843E1">
        <w:lastRenderedPageBreak/>
        <w:t>Duration of bouts of all behaviours</w:t>
      </w:r>
      <w:bookmarkEnd w:id="79"/>
      <w:bookmarkEnd w:id="80"/>
    </w:p>
    <w:p w14:paraId="5E5E78C5" w14:textId="5A65967C" w:rsidR="001B5A7F" w:rsidRDefault="001B5A7F" w:rsidP="00A24D3D">
      <w:pPr>
        <w:pStyle w:val="SectionText"/>
        <w:spacing w:line="480" w:lineRule="auto"/>
      </w:pPr>
      <w:r w:rsidRPr="006843E1">
        <w:t>In total, 3897 bouts were recorded, of which 2110 bouts were of “alert” behaviour, 1787 bouts were of “foraging” behaviour. The average duration of bouts was of 1.75 seconds. Bouts of alertness and foraging significantly differed (</w:t>
      </w:r>
      <m:oMath>
        <m:acc>
          <m:accPr>
            <m:ctrlPr>
              <w:rPr>
                <w:rFonts w:ascii="Cambria Math" w:hAnsi="Cambria Math"/>
                <w:i/>
              </w:rPr>
            </m:ctrlPr>
          </m:accPr>
          <m:e>
            <m:r>
              <w:rPr>
                <w:rFonts w:ascii="Cambria Math" w:hAnsi="Cambria Math"/>
              </w:rPr>
              <m:t>β</m:t>
            </m:r>
          </m:e>
        </m:acc>
      </m:oMath>
      <w:r w:rsidRPr="006843E1">
        <w:t xml:space="preserve"> = -0.256, SE = 0.051, t = -5.002, p = &lt;0.001;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with bouts of alertness significantly (1.64 seconds) shorter than bouts of foraging (1.88 seconds). Sentinel presence significantly increased the duration of bouts of all behaviours(</w:t>
      </w:r>
      <m:oMath>
        <m:acc>
          <m:accPr>
            <m:ctrlPr>
              <w:rPr>
                <w:rFonts w:ascii="Cambria Math" w:hAnsi="Cambria Math"/>
                <w:i/>
              </w:rPr>
            </m:ctrlPr>
          </m:accPr>
          <m:e>
            <m:r>
              <w:rPr>
                <w:rFonts w:ascii="Cambria Math" w:hAnsi="Cambria Math"/>
              </w:rPr>
              <m:t>β</m:t>
            </m:r>
          </m:e>
        </m:acc>
      </m:oMath>
      <w:r w:rsidRPr="006843E1">
        <w:t xml:space="preserve"> = 0.197, SE = 0.072, t = 2.741, p = 0.006;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Green areas saw significantly longer bouts of all behaviours than commercial areas (</w:t>
      </w:r>
      <m:oMath>
        <m:acc>
          <m:accPr>
            <m:ctrlPr>
              <w:rPr>
                <w:rFonts w:ascii="Cambria Math" w:hAnsi="Cambria Math"/>
                <w:i/>
              </w:rPr>
            </m:ctrlPr>
          </m:accPr>
          <m:e>
            <m:r>
              <w:rPr>
                <w:rFonts w:ascii="Cambria Math" w:hAnsi="Cambria Math"/>
              </w:rPr>
              <m:t>β</m:t>
            </m:r>
          </m:e>
        </m:acc>
      </m:oMath>
      <w:r w:rsidRPr="006843E1">
        <w:t xml:space="preserve"> = 0.353, SE = 0.087, t = 4.048, p = &lt;0.001;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Disturbance frequency had a significant effect on the duration of all bouts (</w:t>
      </w:r>
      <m:oMath>
        <m:acc>
          <m:accPr>
            <m:ctrlPr>
              <w:rPr>
                <w:rFonts w:ascii="Cambria Math" w:hAnsi="Cambria Math"/>
                <w:i/>
              </w:rPr>
            </m:ctrlPr>
          </m:accPr>
          <m:e>
            <m:r>
              <w:rPr>
                <w:rFonts w:ascii="Cambria Math" w:hAnsi="Cambria Math"/>
              </w:rPr>
              <m:t>β</m:t>
            </m:r>
          </m:e>
        </m:acc>
      </m:oMath>
      <w:r w:rsidRPr="006843E1">
        <w:t xml:space="preserve"> = -0.088, SE = 0.030, t = -2.975, p = 0.003; </w:t>
      </w:r>
      <w:r w:rsidRPr="006843E1">
        <w:fldChar w:fldCharType="begin"/>
      </w:r>
      <w:r w:rsidRPr="006843E1">
        <w:instrText xml:space="preserve"> REF _Ref151138241 </w:instrText>
      </w:r>
      <w:r>
        <w:instrText xml:space="preserve"> \* MERGEFORMAT </w:instrText>
      </w:r>
      <w:r w:rsidRPr="006843E1">
        <w:fldChar w:fldCharType="separate"/>
      </w:r>
      <w:r w:rsidR="00A32303" w:rsidRPr="00A32303">
        <w:t>Figure S4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with bout duration decreasing as disturbance frequency increased.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-0.252, SE = 0.088, t = -2.863, p = 0.004;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and between behaviour type and generalized environment (</w:t>
      </w:r>
      <m:oMath>
        <m:acc>
          <m:accPr>
            <m:ctrlPr>
              <w:rPr>
                <w:rFonts w:ascii="Cambria Math" w:hAnsi="Cambria Math"/>
                <w:i/>
              </w:rPr>
            </m:ctrlPr>
          </m:accPr>
          <m:e>
            <m:r>
              <w:rPr>
                <w:rFonts w:ascii="Cambria Math" w:hAnsi="Cambria Math"/>
              </w:rPr>
              <m:t>β</m:t>
            </m:r>
          </m:e>
        </m:acc>
      </m:oMath>
      <w:r w:rsidRPr="006843E1">
        <w:t xml:space="preserve"> = -0.202, SE = 0.054, t = -3.769, p = &lt;0.001;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w:t>
      </w:r>
      <w:r>
        <w:t>.</w:t>
      </w:r>
    </w:p>
    <w:p w14:paraId="6D31AA63" w14:textId="77777777" w:rsidR="001B5A7F" w:rsidRPr="006843E1" w:rsidRDefault="001B5A7F" w:rsidP="00A24D3D">
      <w:pPr>
        <w:pStyle w:val="SectionSubtitle"/>
        <w:spacing w:line="480" w:lineRule="auto"/>
      </w:pPr>
      <w:bookmarkStart w:id="81" w:name="_Toc162204966"/>
      <w:bookmarkStart w:id="82" w:name="_Toc162208153"/>
      <w:r w:rsidRPr="006843E1">
        <w:t>Duration of bouts of “foraging” behaviour</w:t>
      </w:r>
      <w:bookmarkEnd w:id="81"/>
      <w:bookmarkEnd w:id="82"/>
    </w:p>
    <w:p w14:paraId="24F6D69E" w14:textId="313858EF" w:rsidR="001B5A7F" w:rsidRDefault="001B5A7F" w:rsidP="00A24D3D">
      <w:pPr>
        <w:pStyle w:val="SectionText"/>
        <w:spacing w:line="480" w:lineRule="auto"/>
        <w:sectPr w:rsidR="001B5A7F" w:rsidSect="00635BA0">
          <w:headerReference w:type="default" r:id="rId40"/>
          <w:pgSz w:w="12240" w:h="15840"/>
          <w:pgMar w:top="1440" w:right="1440" w:bottom="1440" w:left="1440" w:header="720" w:footer="720" w:gutter="0"/>
          <w:cols w:space="720"/>
          <w:docGrid w:linePitch="299"/>
        </w:sectPr>
      </w:pPr>
      <w:r w:rsidRPr="006843E1">
        <w:t>To determine if the generalized environment and sentinel presence affected the duration of bouts of foraging and alert behaviour differently, we fit separate linear mixed models for each type of behaviour bout. Sentinel presence had no significant effect on the duration of bouts of foraging behaviour (</w:t>
      </w:r>
      <m:oMath>
        <m:acc>
          <m:accPr>
            <m:ctrlPr>
              <w:rPr>
                <w:rFonts w:ascii="Cambria Math" w:hAnsi="Cambria Math"/>
                <w:i/>
              </w:rPr>
            </m:ctrlPr>
          </m:accPr>
          <m:e>
            <m:r>
              <w:rPr>
                <w:rFonts w:ascii="Cambria Math" w:hAnsi="Cambria Math"/>
              </w:rPr>
              <m:t>β</m:t>
            </m:r>
          </m:e>
        </m:acc>
      </m:oMath>
      <w:r w:rsidRPr="006843E1">
        <w:t xml:space="preserve"> = 0.092, SE = 0.072, t = 1.280, p = 0.201;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Generalized environment had a significant effect on the duration of bouts of foraging behaviour, with longer bouts in green areas (</w:t>
      </w:r>
      <m:oMath>
        <m:acc>
          <m:accPr>
            <m:ctrlPr>
              <w:rPr>
                <w:rFonts w:ascii="Cambria Math" w:hAnsi="Cambria Math"/>
                <w:i/>
              </w:rPr>
            </m:ctrlPr>
          </m:accPr>
          <m:e>
            <m:r>
              <w:rPr>
                <w:rFonts w:ascii="Cambria Math" w:hAnsi="Cambria Math"/>
              </w:rPr>
              <m:t>β</m:t>
            </m:r>
          </m:e>
        </m:acc>
      </m:oMath>
      <w:r w:rsidRPr="006843E1">
        <w:t xml:space="preserve"> = 0.383, SE = 0.078, t = 4.919, p = &lt;0.001;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Larger groups had significantly longer bouts of foraging behaviour (</w:t>
      </w:r>
      <m:oMath>
        <m:acc>
          <m:accPr>
            <m:ctrlPr>
              <w:rPr>
                <w:rFonts w:ascii="Cambria Math" w:hAnsi="Cambria Math"/>
                <w:i/>
              </w:rPr>
            </m:ctrlPr>
          </m:accPr>
          <m:e>
            <m:r>
              <w:rPr>
                <w:rFonts w:ascii="Cambria Math" w:hAnsi="Cambria Math"/>
              </w:rPr>
              <m:t>β</m:t>
            </m:r>
          </m:e>
        </m:acc>
      </m:oMath>
      <w:r w:rsidRPr="006843E1">
        <w:t xml:space="preserve"> = -0.152, SE = 0.068, t = -2.221, </w:t>
      </w:r>
    </w:p>
    <w:p w14:paraId="6884BC48" w14:textId="620113B9" w:rsidR="00E36202" w:rsidRPr="006843E1" w:rsidRDefault="009D44B1" w:rsidP="00B8527A">
      <w:pPr>
        <w:pStyle w:val="SectionText"/>
      </w:pPr>
      <w:r w:rsidRPr="006843E1">
        <w:rPr>
          <w:noProof/>
        </w:rPr>
        <w:lastRenderedPageBreak/>
        <w:drawing>
          <wp:inline distT="0" distB="0" distL="0" distR="0" wp14:anchorId="51C96BEA" wp14:editId="6F86318B">
            <wp:extent cx="8579457" cy="6128184"/>
            <wp:effectExtent l="0" t="0" r="0" b="6350"/>
            <wp:docPr id="1544946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613B9A61" w14:textId="65B1B303" w:rsidR="00BD4363" w:rsidRPr="006843E1" w:rsidRDefault="00E36202" w:rsidP="00BD6F06">
      <w:pPr>
        <w:pStyle w:val="SectionText0"/>
        <w:rPr>
          <w:b/>
          <w:bCs/>
        </w:rPr>
        <w:sectPr w:rsidR="00BD4363" w:rsidRPr="006843E1" w:rsidSect="00635BA0">
          <w:headerReference w:type="default" r:id="rId42"/>
          <w:pgSz w:w="15840" w:h="12240" w:orient="landscape"/>
          <w:pgMar w:top="720" w:right="720" w:bottom="720" w:left="720" w:header="720" w:footer="720" w:gutter="0"/>
          <w:cols w:space="720"/>
          <w:docGrid w:linePitch="299"/>
        </w:sectPr>
      </w:pPr>
      <w:bookmarkStart w:id="83" w:name="_Ref151137725"/>
      <w:bookmarkStart w:id="84" w:name="_Toc162210496"/>
      <w:r w:rsidRPr="00BD6F06">
        <w:rPr>
          <w:rStyle w:val="CaptionBChar"/>
          <w:rFonts w:eastAsia="Arial"/>
        </w:rPr>
        <w:t xml:space="preserve">Figure </w:t>
      </w:r>
      <w:r w:rsidRPr="00BD6F06">
        <w:rPr>
          <w:rStyle w:val="CaptionBChar"/>
        </w:rPr>
        <w:fldChar w:fldCharType="begin"/>
      </w:r>
      <w:r w:rsidRPr="00BD6F06">
        <w:rPr>
          <w:rStyle w:val="CaptionBChar"/>
          <w:rFonts w:eastAsia="Arial"/>
        </w:rPr>
        <w:instrText xml:space="preserve"> SEQ Figure \* ARABIC </w:instrText>
      </w:r>
      <w:r w:rsidRPr="00BD6F06">
        <w:rPr>
          <w:rStyle w:val="CaptionBChar"/>
        </w:rPr>
        <w:fldChar w:fldCharType="separate"/>
      </w:r>
      <w:r w:rsidR="00A32303" w:rsidRPr="00BD6F06">
        <w:rPr>
          <w:rStyle w:val="CaptionBChar"/>
          <w:rFonts w:eastAsia="Arial"/>
        </w:rPr>
        <w:t>4</w:t>
      </w:r>
      <w:r w:rsidRPr="00BD6F06">
        <w:rPr>
          <w:rStyle w:val="CaptionBChar"/>
          <w:rFonts w:eastAsia="Arial"/>
        </w:rPr>
        <w:fldChar w:fldCharType="end"/>
      </w:r>
      <w:bookmarkEnd w:id="83"/>
      <w:r w:rsidRPr="00BD6F06">
        <w:rPr>
          <w:rStyle w:val="CaptionBChar"/>
          <w:rFonts w:eastAsia="Arial"/>
        </w:rPr>
        <w:t>:</w:t>
      </w:r>
      <w:r w:rsidRPr="006843E1">
        <w:t xml:space="preserve"> Mean bout duration</w:t>
      </w:r>
      <w:r w:rsidR="00EA6CF0" w:rsidRPr="006843E1">
        <w:t xml:space="preserve"> of foragers</w:t>
      </w:r>
      <w:r w:rsidRPr="006843E1">
        <w:t xml:space="preserve"> in commercial and green areas</w:t>
      </w:r>
      <w:r w:rsidR="00334BDE" w:rsidRPr="006843E1">
        <w:t xml:space="preserve">. </w:t>
      </w:r>
      <w:r w:rsidR="00083606" w:rsidRPr="006843E1">
        <w:t>T</w:t>
      </w:r>
      <w:r w:rsidR="00BD4363" w:rsidRPr="006843E1">
        <w:t>he error bars represent the standard error.</w:t>
      </w:r>
      <w:bookmarkEnd w:id="84"/>
    </w:p>
    <w:p w14:paraId="436B6DC6" w14:textId="1B34CC52" w:rsidR="00E36202" w:rsidRPr="006843E1" w:rsidRDefault="00E36202" w:rsidP="00BD6F06">
      <w:pPr>
        <w:pStyle w:val="SectionText0"/>
      </w:pPr>
      <w:bookmarkStart w:id="85" w:name="_Ref151137897"/>
      <w:bookmarkStart w:id="86" w:name="_Ref151143600"/>
      <w:bookmarkStart w:id="87" w:name="_Toc162210471"/>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A32303" w:rsidRPr="00BD6F06">
        <w:rPr>
          <w:rStyle w:val="CaptionBChar"/>
          <w:rFonts w:eastAsia="Arial"/>
        </w:rPr>
        <w:t>5</w:t>
      </w:r>
      <w:r w:rsidRPr="00BD6F06">
        <w:rPr>
          <w:rStyle w:val="CaptionBChar"/>
          <w:rFonts w:eastAsia="Arial"/>
        </w:rPr>
        <w:fldChar w:fldCharType="end"/>
      </w:r>
      <w:bookmarkEnd w:id="85"/>
      <w:r w:rsidRPr="00BD6F06">
        <w:rPr>
          <w:rStyle w:val="CaptionBChar"/>
          <w:rFonts w:eastAsia="Arial"/>
        </w:rPr>
        <w:t>:</w:t>
      </w:r>
      <w:r w:rsidRPr="006843E1">
        <w:t xml:space="preserve"> Results of the linear mixed models fit to the mean bout </w:t>
      </w:r>
      <w:proofErr w:type="gramStart"/>
      <w:r w:rsidRPr="006843E1">
        <w:t>duration</w:t>
      </w:r>
      <w:bookmarkEnd w:id="86"/>
      <w:bookmarkEnd w:id="87"/>
      <w:proofErr w:type="gramEnd"/>
    </w:p>
    <w:p w14:paraId="0FFAE0B8" w14:textId="46A7EFB9" w:rsidR="00963394" w:rsidRPr="006843E1" w:rsidRDefault="006B6414" w:rsidP="00B8527A">
      <w:pPr>
        <w:pStyle w:val="CaptionB"/>
        <w:sectPr w:rsidR="00963394" w:rsidRPr="006843E1" w:rsidSect="00635BA0">
          <w:headerReference w:type="default" r:id="rId43"/>
          <w:pgSz w:w="12240" w:h="15840"/>
          <w:pgMar w:top="720" w:right="720" w:bottom="720" w:left="720" w:header="720" w:footer="720" w:gutter="0"/>
          <w:cols w:space="720"/>
          <w:docGrid w:linePitch="299"/>
        </w:sectPr>
      </w:pPr>
      <w:r w:rsidRPr="006843E1">
        <w:rPr>
          <w:noProof/>
        </w:rPr>
        <w:drawing>
          <wp:inline distT="0" distB="0" distL="0" distR="0" wp14:anchorId="77E1A2BE" wp14:editId="5F652777">
            <wp:extent cx="6806565" cy="6098540"/>
            <wp:effectExtent l="0" t="0" r="0" b="0"/>
            <wp:docPr id="89901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032377FF" w14:textId="13ED27A3" w:rsidR="001B5A7F" w:rsidRDefault="001B5A7F" w:rsidP="00A24D3D">
      <w:pPr>
        <w:pStyle w:val="SectionText"/>
        <w:spacing w:line="480" w:lineRule="auto"/>
      </w:pPr>
      <w:r w:rsidRPr="006843E1">
        <w:lastRenderedPageBreak/>
        <w:t xml:space="preserve">p = 0.026; </w:t>
      </w:r>
      <w:r w:rsidRPr="006843E1">
        <w:fldChar w:fldCharType="begin"/>
      </w:r>
      <w:r w:rsidRPr="006843E1">
        <w:instrText xml:space="preserve"> REF _Ref151142101 </w:instrText>
      </w:r>
      <w:r>
        <w:instrText xml:space="preserve"> \* MERGEFORMAT </w:instrText>
      </w:r>
      <w:r w:rsidRPr="006843E1">
        <w:fldChar w:fldCharType="separate"/>
      </w:r>
      <w:r w:rsidR="00A32303" w:rsidRPr="006843E1">
        <w:t xml:space="preserve">Figure </w:t>
      </w:r>
      <w:r w:rsidR="00A32303">
        <w:t>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The presence of bait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-0.139, SE = 0.070, t = -1.989, p = 0.047; </w:t>
      </w:r>
      <w:r w:rsidRPr="006843E1">
        <w:fldChar w:fldCharType="begin"/>
      </w:r>
      <w:r w:rsidRPr="006843E1">
        <w:instrText xml:space="preserve"> REF _Ref151142482 </w:instrText>
      </w:r>
      <w:r>
        <w:instrText xml:space="preserve"> \* MERGEFORMAT </w:instrText>
      </w:r>
      <w:r w:rsidRPr="006843E1">
        <w:fldChar w:fldCharType="separate"/>
      </w:r>
      <w:r w:rsidR="00A32303" w:rsidRPr="00A32303">
        <w:t>Figure S5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Increasing disturbance frequency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-0.108, SE = 0.030, t = -3.566, p = &lt;0.001; </w:t>
      </w:r>
      <w:r w:rsidRPr="006843E1">
        <w:fldChar w:fldCharType="begin"/>
      </w:r>
      <w:r w:rsidRPr="006843E1">
        <w:instrText xml:space="preserve"> REF _Ref151142715 </w:instrText>
      </w:r>
      <w:r>
        <w:instrText xml:space="preserve"> \* MERGEFORMAT </w:instrText>
      </w:r>
      <w:r w:rsidRPr="006843E1">
        <w:fldChar w:fldCharType="separate"/>
      </w:r>
      <w:r w:rsidR="00A32303" w:rsidRPr="006843E1">
        <w:t xml:space="preserve">Figure </w:t>
      </w:r>
      <w:r w:rsidR="00A32303">
        <w:t>6</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-0.227, SE = 0.091, t = -2.485, p = 0.013;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Post hoc tests revealed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-0.383, SE = 0.078, z-ratio = -4.919, p &lt; 0.001; </w:t>
      </w:r>
      <w:r w:rsidRPr="006843E1">
        <w:fldChar w:fldCharType="begin"/>
      </w:r>
      <w:r w:rsidRPr="006843E1">
        <w:instrText xml:space="preserve"> REF _Ref151138601 </w:instrText>
      </w:r>
      <w:r>
        <w:instrText xml:space="preserve"> \* MERGEFORMAT </w:instrText>
      </w:r>
      <w:r w:rsidRPr="006843E1">
        <w:fldChar w:fldCharType="separate"/>
      </w:r>
      <w:r w:rsidR="00A32303" w:rsidRPr="00A32303">
        <w:t>Table S3</w:t>
      </w:r>
      <w:r w:rsidRPr="006843E1">
        <w:fldChar w:fldCharType="end"/>
      </w:r>
      <w:r w:rsidRPr="006843E1">
        <w:t>). In the presence of a sentinel, foragers in green areas also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-0.156, SE = 0.067, z-ratio = -2.337, p = 0.029; </w:t>
      </w:r>
      <w:r w:rsidRPr="006843E1">
        <w:fldChar w:fldCharType="begin"/>
      </w:r>
      <w:r w:rsidRPr="006843E1">
        <w:instrText xml:space="preserve"> REF _Ref151138601 </w:instrText>
      </w:r>
      <w:r>
        <w:instrText xml:space="preserve"> \* MERGEFORMAT </w:instrText>
      </w:r>
      <w:r w:rsidRPr="006843E1">
        <w:fldChar w:fldCharType="separate"/>
      </w:r>
      <w:r w:rsidR="00A32303" w:rsidRPr="00A32303">
        <w:t>Table S3</w:t>
      </w:r>
      <w:r w:rsidRPr="006843E1">
        <w:fldChar w:fldCharType="end"/>
      </w:r>
      <w:r w:rsidRPr="006843E1">
        <w:t>). In green areas, foragers in the presence of a sentinel had marginally shorter bouts of foraging behaviour than in the absence of a sentinel (</w:t>
      </w:r>
      <m:oMath>
        <m:acc>
          <m:accPr>
            <m:ctrlPr>
              <w:rPr>
                <w:rFonts w:ascii="Cambria Math" w:hAnsi="Cambria Math"/>
                <w:i/>
              </w:rPr>
            </m:ctrlPr>
          </m:accPr>
          <m:e>
            <m:r>
              <w:rPr>
                <w:rFonts w:ascii="Cambria Math" w:hAnsi="Cambria Math"/>
              </w:rPr>
              <m:t>β</m:t>
            </m:r>
          </m:e>
        </m:acc>
      </m:oMath>
      <w:r w:rsidRPr="006843E1">
        <w:t xml:space="preserve"> = 0.135, SE = 0.068, z-ratio = 1.977, p = 0.058; </w:t>
      </w:r>
      <w:r w:rsidRPr="006843E1">
        <w:fldChar w:fldCharType="begin"/>
      </w:r>
      <w:r w:rsidRPr="006843E1">
        <w:instrText xml:space="preserve"> REF _Ref151138601 </w:instrText>
      </w:r>
      <w:r>
        <w:instrText xml:space="preserve"> \* MERGEFORMAT </w:instrText>
      </w:r>
      <w:r w:rsidRPr="006843E1">
        <w:fldChar w:fldCharType="separate"/>
      </w:r>
      <w:r w:rsidR="00A32303" w:rsidRPr="00A32303">
        <w:t>Table S3</w:t>
      </w:r>
      <w:r w:rsidRPr="006843E1">
        <w:fldChar w:fldCharType="end"/>
      </w:r>
      <w:r w:rsidRPr="006843E1">
        <w:t>).</w:t>
      </w:r>
    </w:p>
    <w:p w14:paraId="6117FC3B" w14:textId="127DE76A" w:rsidR="00590CB6" w:rsidRPr="006843E1" w:rsidRDefault="00590CB6" w:rsidP="00A24D3D">
      <w:pPr>
        <w:pStyle w:val="SectionSubtitle"/>
        <w:spacing w:line="480" w:lineRule="auto"/>
      </w:pPr>
      <w:bookmarkStart w:id="88" w:name="_Toc162204967"/>
      <w:bookmarkStart w:id="89" w:name="_Toc162208154"/>
      <w:r w:rsidRPr="006843E1">
        <w:t>Duration of bouts of “alert” behavio</w:t>
      </w:r>
      <w:r w:rsidR="00334BDE" w:rsidRPr="006843E1">
        <w:t>u</w:t>
      </w:r>
      <w:r w:rsidRPr="006843E1">
        <w:t>r</w:t>
      </w:r>
      <w:bookmarkEnd w:id="88"/>
      <w:bookmarkEnd w:id="89"/>
    </w:p>
    <w:p w14:paraId="46B05857" w14:textId="287FBAFF" w:rsidR="0088419E" w:rsidRPr="006843E1" w:rsidRDefault="00CC2401" w:rsidP="00A24D3D">
      <w:pPr>
        <w:pStyle w:val="SectionText"/>
        <w:spacing w:line="480" w:lineRule="auto"/>
      </w:pPr>
      <w:r w:rsidRPr="006843E1">
        <w:t>S</w:t>
      </w:r>
      <w:r w:rsidR="00E229F1" w:rsidRPr="006843E1">
        <w:t>entinel behavio</w:t>
      </w:r>
      <w:r w:rsidR="00334BDE" w:rsidRPr="006843E1">
        <w:t>u</w:t>
      </w:r>
      <w:r w:rsidR="00E229F1" w:rsidRPr="006843E1">
        <w:t xml:space="preserve">r, </w:t>
      </w:r>
      <w:r w:rsidR="000C3A28" w:rsidRPr="006843E1">
        <w:t>generalized environment, group size, bait presence and disturbance frequency had no significant effect on the duration of bouts of alert behavio</w:t>
      </w:r>
      <w:r w:rsidR="007347A5" w:rsidRPr="006843E1">
        <w:t>u</w:t>
      </w:r>
      <w:r w:rsidR="000C3A28" w:rsidRPr="006843E1">
        <w:t>r (p</w:t>
      </w:r>
      <w:r w:rsidR="002432DC" w:rsidRPr="006843E1">
        <w:t xml:space="preserve"> </w:t>
      </w:r>
      <w:r w:rsidR="000C3A28" w:rsidRPr="006843E1">
        <w:t>&lt; 0.141</w:t>
      </w:r>
      <w:r w:rsidR="00883605"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A32303" w:rsidRPr="006843E1">
        <w:t xml:space="preserve">Table </w:t>
      </w:r>
      <w:r w:rsidR="00A32303">
        <w:t>5</w:t>
      </w:r>
      <w:r w:rsidR="005A226D" w:rsidRPr="006843E1">
        <w:fldChar w:fldCharType="end"/>
      </w:r>
      <w:r w:rsidR="000C3A28" w:rsidRPr="006843E1">
        <w:t>).</w:t>
      </w:r>
      <w:r w:rsidR="005A226D" w:rsidRPr="006843E1">
        <w:t xml:space="preserve"> </w:t>
      </w:r>
      <w:r w:rsidR="0066492F" w:rsidRPr="006843E1">
        <w:t>We found a significant interaction between</w:t>
      </w:r>
      <w:r w:rsidR="000C3A28" w:rsidRPr="006843E1">
        <w:t xml:space="preserve"> sentinel behavio</w:t>
      </w:r>
      <w:r w:rsidR="00334BDE" w:rsidRPr="006843E1">
        <w:t>u</w:t>
      </w:r>
      <w:r w:rsidR="000C3A28" w:rsidRPr="006843E1">
        <w:t>r and generalized environment</w:t>
      </w:r>
      <w:r w:rsidR="0066492F" w:rsidRPr="006843E1">
        <w:t xml:space="preserve"> </w:t>
      </w:r>
      <w:r w:rsidR="000C3A28" w:rsidRPr="006843E1">
        <w:t>(</w:t>
      </w:r>
      <m:oMath>
        <m:acc>
          <m:accPr>
            <m:ctrlPr>
              <w:rPr>
                <w:rFonts w:ascii="Cambria Math" w:hAnsi="Cambria Math"/>
                <w:i/>
              </w:rPr>
            </m:ctrlPr>
          </m:accPr>
          <m:e>
            <m:r>
              <w:rPr>
                <w:rFonts w:ascii="Cambria Math" w:hAnsi="Cambria Math"/>
              </w:rPr>
              <m:t>β</m:t>
            </m:r>
          </m:e>
        </m:acc>
      </m:oMath>
      <w:r w:rsidR="000C3A28" w:rsidRPr="006843E1">
        <w:t xml:space="preserve"> = -0.27</w:t>
      </w:r>
      <w:r w:rsidRPr="006843E1">
        <w:t>4</w:t>
      </w:r>
      <w:r w:rsidR="000C3A28" w:rsidRPr="006843E1">
        <w:t xml:space="preserve">, SE = 0.135, </w:t>
      </w:r>
      <w:r w:rsidR="008E1015" w:rsidRPr="006843E1">
        <w:t>t</w:t>
      </w:r>
      <w:r w:rsidR="000C3A28" w:rsidRPr="006843E1">
        <w:t xml:space="preserve"> = -2.024, p = 0.043</w:t>
      </w:r>
      <w:r w:rsidR="00883605" w:rsidRPr="006843E1">
        <w:t xml:space="preserve">; </w:t>
      </w:r>
      <w:r w:rsidR="005A226D" w:rsidRPr="006843E1">
        <w:fldChar w:fldCharType="begin"/>
      </w:r>
      <w:r w:rsidR="005A226D" w:rsidRPr="006843E1">
        <w:instrText xml:space="preserve"> REF _Ref151137725 </w:instrText>
      </w:r>
      <w:r w:rsidR="00A447E4">
        <w:instrText xml:space="preserve"> \* MERGEFORMAT </w:instrText>
      </w:r>
      <w:r w:rsidR="005A226D" w:rsidRPr="006843E1">
        <w:fldChar w:fldCharType="separate"/>
      </w:r>
      <w:r w:rsidR="00A32303" w:rsidRPr="006843E1">
        <w:t xml:space="preserve">Figure </w:t>
      </w:r>
      <w:r w:rsidR="00A32303">
        <w:t>4</w:t>
      </w:r>
      <w:r w:rsidR="005A226D" w:rsidRPr="006843E1">
        <w:fldChar w:fldCharType="end"/>
      </w:r>
      <w:r w:rsidR="005A226D"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A32303" w:rsidRPr="006843E1">
        <w:t xml:space="preserve">Table </w:t>
      </w:r>
      <w:r w:rsidR="00A32303">
        <w:t>5</w:t>
      </w:r>
      <w:r w:rsidR="005A226D" w:rsidRPr="006843E1">
        <w:fldChar w:fldCharType="end"/>
      </w:r>
      <w:r w:rsidR="000C3A28" w:rsidRPr="006843E1">
        <w:t>).</w:t>
      </w:r>
      <w:r w:rsidR="00E12033" w:rsidRPr="006843E1">
        <w:t xml:space="preserve"> </w:t>
      </w:r>
      <w:r w:rsidR="00EF30A9" w:rsidRPr="006843E1">
        <w:t>Post hoc pairwise t-tests revealed no significant differences in the duration of bouts of alert behavio</w:t>
      </w:r>
      <w:r w:rsidR="00334BDE" w:rsidRPr="006843E1">
        <w:t>u</w:t>
      </w:r>
      <w:r w:rsidR="00EF30A9" w:rsidRPr="006843E1">
        <w:t>r.</w:t>
      </w:r>
    </w:p>
    <w:p w14:paraId="6F8B342B" w14:textId="74FF8306" w:rsidR="0077305A" w:rsidRPr="006843E1" w:rsidRDefault="0077305A" w:rsidP="00B8527A">
      <w:pPr>
        <w:pStyle w:val="SectionText"/>
        <w:sectPr w:rsidR="0077305A" w:rsidRPr="006843E1" w:rsidSect="00635BA0">
          <w:headerReference w:type="default" r:id="rId45"/>
          <w:pgSz w:w="12240" w:h="15840"/>
          <w:pgMar w:top="1440" w:right="1440" w:bottom="1440" w:left="1440" w:header="720" w:footer="720" w:gutter="0"/>
          <w:cols w:space="720"/>
        </w:sectPr>
      </w:pPr>
    </w:p>
    <w:p w14:paraId="59585B48" w14:textId="77777777" w:rsidR="0088419E" w:rsidRPr="006843E1" w:rsidRDefault="0088419E" w:rsidP="00215D50">
      <w:pPr>
        <w:pStyle w:val="SectionText0"/>
      </w:pPr>
      <w:r w:rsidRPr="006843E1">
        <w:rPr>
          <w:noProof/>
        </w:rPr>
        <w:lastRenderedPageBreak/>
        <w:drawing>
          <wp:inline distT="0" distB="0" distL="0" distR="0" wp14:anchorId="36F1D14E" wp14:editId="57EB4EA0">
            <wp:extent cx="8343294" cy="5965102"/>
            <wp:effectExtent l="0" t="0" r="635" b="0"/>
            <wp:docPr id="572987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68664" cy="5983241"/>
                    </a:xfrm>
                    <a:prstGeom prst="rect">
                      <a:avLst/>
                    </a:prstGeom>
                    <a:noFill/>
                    <a:ln>
                      <a:noFill/>
                    </a:ln>
                  </pic:spPr>
                </pic:pic>
              </a:graphicData>
            </a:graphic>
          </wp:inline>
        </w:drawing>
      </w:r>
    </w:p>
    <w:p w14:paraId="03762AE3" w14:textId="7C36EA04" w:rsidR="00E77B42" w:rsidRPr="006843E1" w:rsidRDefault="0088419E" w:rsidP="00215D50">
      <w:pPr>
        <w:pStyle w:val="SectionText0"/>
        <w:rPr>
          <w:b/>
          <w:bCs/>
        </w:rPr>
        <w:sectPr w:rsidR="00E77B42" w:rsidRPr="006843E1" w:rsidSect="00635BA0">
          <w:headerReference w:type="default" r:id="rId47"/>
          <w:pgSz w:w="15840" w:h="12240" w:orient="landscape"/>
          <w:pgMar w:top="720" w:right="720" w:bottom="720" w:left="720" w:header="720" w:footer="720" w:gutter="0"/>
          <w:cols w:space="720"/>
          <w:docGrid w:linePitch="299"/>
        </w:sectPr>
      </w:pPr>
      <w:bookmarkStart w:id="90" w:name="_Ref151142101"/>
      <w:bookmarkStart w:id="91" w:name="_Toc162210497"/>
      <w:r w:rsidRPr="00215D50">
        <w:rPr>
          <w:rStyle w:val="CaptionBChar"/>
          <w:rFonts w:eastAsia="Arial"/>
        </w:rPr>
        <w:t xml:space="preserve">Figure </w:t>
      </w:r>
      <w:r w:rsidRPr="00215D50">
        <w:rPr>
          <w:rStyle w:val="CaptionBChar"/>
        </w:rPr>
        <w:fldChar w:fldCharType="begin"/>
      </w:r>
      <w:r w:rsidRPr="00215D50">
        <w:rPr>
          <w:rStyle w:val="CaptionBChar"/>
          <w:rFonts w:eastAsia="Arial"/>
        </w:rPr>
        <w:instrText xml:space="preserve"> SEQ Figure \* ARABIC </w:instrText>
      </w:r>
      <w:r w:rsidRPr="00215D50">
        <w:rPr>
          <w:rStyle w:val="CaptionBChar"/>
        </w:rPr>
        <w:fldChar w:fldCharType="separate"/>
      </w:r>
      <w:r w:rsidR="00A32303" w:rsidRPr="00215D50">
        <w:rPr>
          <w:rStyle w:val="CaptionBChar"/>
          <w:rFonts w:eastAsia="Arial"/>
        </w:rPr>
        <w:t>5</w:t>
      </w:r>
      <w:r w:rsidRPr="00215D50">
        <w:rPr>
          <w:rStyle w:val="CaptionBChar"/>
          <w:rFonts w:eastAsia="Arial"/>
        </w:rPr>
        <w:fldChar w:fldCharType="end"/>
      </w:r>
      <w:bookmarkEnd w:id="90"/>
      <w:r w:rsidRPr="00215D50">
        <w:rPr>
          <w:rStyle w:val="CaptionBChar"/>
          <w:rFonts w:eastAsia="Arial"/>
        </w:rPr>
        <w:t>:</w:t>
      </w:r>
      <w:r w:rsidRPr="006843E1">
        <w:t xml:space="preserve"> Mean foraging bout duration of crows in small and large groups</w:t>
      </w:r>
      <w:r w:rsidR="00334BDE" w:rsidRPr="006843E1">
        <w:t xml:space="preserve">. </w:t>
      </w:r>
      <w:r w:rsidR="00CF7EAA" w:rsidRPr="006843E1">
        <w:t>E</w:t>
      </w:r>
      <w:r w:rsidR="00E77B42" w:rsidRPr="006843E1">
        <w:t>rror bars represent the standard error.</w:t>
      </w:r>
      <w:bookmarkEnd w:id="91"/>
    </w:p>
    <w:p w14:paraId="472B7F54" w14:textId="77777777" w:rsidR="0056164E" w:rsidRPr="006843E1" w:rsidRDefault="0056164E" w:rsidP="00B8527A">
      <w:pPr>
        <w:pStyle w:val="SectionText"/>
      </w:pPr>
      <w:r w:rsidRPr="006843E1">
        <w:rPr>
          <w:noProof/>
        </w:rPr>
        <w:lastRenderedPageBreak/>
        <w:drawing>
          <wp:inline distT="0" distB="0" distL="0" distR="0" wp14:anchorId="5BF35516" wp14:editId="0439F9E0">
            <wp:extent cx="8796573" cy="6283266"/>
            <wp:effectExtent l="0" t="0" r="5080" b="3810"/>
            <wp:docPr id="810187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02627" cy="6287590"/>
                    </a:xfrm>
                    <a:prstGeom prst="rect">
                      <a:avLst/>
                    </a:prstGeom>
                    <a:noFill/>
                    <a:ln>
                      <a:noFill/>
                    </a:ln>
                  </pic:spPr>
                </pic:pic>
              </a:graphicData>
            </a:graphic>
          </wp:inline>
        </w:drawing>
      </w:r>
    </w:p>
    <w:p w14:paraId="1FCF40C4" w14:textId="5C6345E7" w:rsidR="0088419E" w:rsidRPr="006843E1" w:rsidRDefault="0056164E" w:rsidP="00215D50">
      <w:pPr>
        <w:pStyle w:val="SectionText0"/>
        <w:sectPr w:rsidR="0088419E" w:rsidRPr="006843E1" w:rsidSect="00635BA0">
          <w:headerReference w:type="default" r:id="rId49"/>
          <w:pgSz w:w="15840" w:h="12240" w:orient="landscape"/>
          <w:pgMar w:top="720" w:right="720" w:bottom="720" w:left="720" w:header="720" w:footer="720" w:gutter="0"/>
          <w:cols w:space="720"/>
          <w:docGrid w:linePitch="299"/>
        </w:sectPr>
      </w:pPr>
      <w:bookmarkStart w:id="92" w:name="_Ref151142715"/>
      <w:bookmarkStart w:id="93" w:name="_Toc162210498"/>
      <w:r w:rsidRPr="00215D50">
        <w:rPr>
          <w:rStyle w:val="CaptionBChar"/>
          <w:rFonts w:eastAsia="Arial"/>
        </w:rPr>
        <w:t xml:space="preserve">Figure </w:t>
      </w:r>
      <w:r w:rsidRPr="00215D50">
        <w:rPr>
          <w:rStyle w:val="CaptionBChar"/>
          <w:rFonts w:eastAsia="Arial"/>
        </w:rPr>
        <w:fldChar w:fldCharType="begin"/>
      </w:r>
      <w:r w:rsidRPr="00215D50">
        <w:rPr>
          <w:rStyle w:val="CaptionBChar"/>
          <w:rFonts w:eastAsia="Arial"/>
        </w:rPr>
        <w:instrText xml:space="preserve"> SEQ Figure \* ARABIC </w:instrText>
      </w:r>
      <w:r w:rsidRPr="00215D50">
        <w:rPr>
          <w:rStyle w:val="CaptionBChar"/>
          <w:rFonts w:eastAsia="Arial"/>
        </w:rPr>
        <w:fldChar w:fldCharType="separate"/>
      </w:r>
      <w:r w:rsidR="00A32303" w:rsidRPr="00215D50">
        <w:rPr>
          <w:rStyle w:val="CaptionBChar"/>
          <w:rFonts w:eastAsia="Arial"/>
        </w:rPr>
        <w:t>6</w:t>
      </w:r>
      <w:r w:rsidRPr="00215D50">
        <w:rPr>
          <w:rStyle w:val="CaptionBChar"/>
          <w:rFonts w:eastAsia="Arial"/>
        </w:rPr>
        <w:fldChar w:fldCharType="end"/>
      </w:r>
      <w:bookmarkEnd w:id="92"/>
      <w:r w:rsidRPr="00215D50">
        <w:rPr>
          <w:rStyle w:val="CaptionBChar"/>
          <w:rFonts w:eastAsia="Arial"/>
        </w:rPr>
        <w:t>:</w:t>
      </w:r>
      <w:r w:rsidRPr="006843E1">
        <w:t xml:space="preserve"> Foraging bout duration decreasing </w:t>
      </w:r>
      <w:r w:rsidR="00EA6CF0" w:rsidRPr="006843E1">
        <w:t>with</w:t>
      </w:r>
      <w:r w:rsidRPr="006843E1">
        <w:t xml:space="preserve"> increasing disturbance frequency</w:t>
      </w:r>
      <w:r w:rsidR="00334BDE" w:rsidRPr="006843E1">
        <w:t>.</w:t>
      </w:r>
      <w:bookmarkEnd w:id="93"/>
      <w:r w:rsidR="00334BDE" w:rsidRPr="006843E1">
        <w:t xml:space="preserve"> </w:t>
      </w:r>
    </w:p>
    <w:p w14:paraId="11E4F5BC" w14:textId="462025F8" w:rsidR="00E50596" w:rsidRPr="006843E1" w:rsidRDefault="00E50596" w:rsidP="00A24D3D">
      <w:pPr>
        <w:pStyle w:val="SectionSubtitle"/>
        <w:spacing w:line="480" w:lineRule="auto"/>
      </w:pPr>
      <w:bookmarkStart w:id="94" w:name="_Toc162204968"/>
      <w:bookmarkStart w:id="95" w:name="_Toc162208155"/>
      <w:r w:rsidRPr="006843E1">
        <w:lastRenderedPageBreak/>
        <w:t xml:space="preserve">Foraging </w:t>
      </w:r>
      <w:r w:rsidR="00883605" w:rsidRPr="006843E1">
        <w:t>rate</w:t>
      </w:r>
      <w:bookmarkEnd w:id="94"/>
      <w:bookmarkEnd w:id="95"/>
    </w:p>
    <w:p w14:paraId="65E31226" w14:textId="5D922D21" w:rsidR="0077305A" w:rsidRPr="006843E1" w:rsidRDefault="00EF30A9" w:rsidP="00A24D3D">
      <w:pPr>
        <w:pStyle w:val="SectionText"/>
        <w:spacing w:line="480" w:lineRule="auto"/>
      </w:pPr>
      <w:r w:rsidRPr="006843E1">
        <w:t>We calculated the peck rate</w:t>
      </w:r>
      <w:r w:rsidR="00D23BAE" w:rsidRPr="006843E1">
        <w:t xml:space="preserve"> (per min</w:t>
      </w:r>
      <w:r w:rsidR="00CF7EAA" w:rsidRPr="006843E1">
        <w:t>.</w:t>
      </w:r>
      <w:r w:rsidR="00D23BAE" w:rsidRPr="006843E1">
        <w:t>)</w:t>
      </w:r>
      <w:r w:rsidRPr="006843E1">
        <w:t xml:space="preserve"> </w:t>
      </w:r>
      <w:r w:rsidR="00D23BAE" w:rsidRPr="006843E1">
        <w:t>for</w:t>
      </w:r>
      <w:r w:rsidRPr="006843E1">
        <w:t xml:space="preserve"> 81 observations. Two observations were removed as the individual</w:t>
      </w:r>
      <w:r w:rsidR="0077305A" w:rsidRPr="006843E1">
        <w:t>s</w:t>
      </w:r>
      <w:r w:rsidRPr="006843E1">
        <w:t xml:space="preserve"> did not perform any foraging behavio</w:t>
      </w:r>
      <w:r w:rsidR="00334BDE" w:rsidRPr="006843E1">
        <w:t>u</w:t>
      </w:r>
      <w:r w:rsidRPr="006843E1">
        <w:t>r.</w:t>
      </w:r>
      <w:r w:rsidR="00E12033" w:rsidRPr="006843E1">
        <w:t xml:space="preserve"> </w:t>
      </w:r>
      <w:r w:rsidR="00045C40" w:rsidRPr="006843E1">
        <w:t>Neither the presence of a sentinel</w:t>
      </w:r>
      <w:r w:rsidR="00CA4254" w:rsidRPr="006843E1">
        <w:t>,</w:t>
      </w:r>
      <w:r w:rsidR="00045C40" w:rsidRPr="006843E1">
        <w:t xml:space="preserve"> the generalized environment</w:t>
      </w:r>
      <w:r w:rsidR="00CA4254" w:rsidRPr="006843E1">
        <w:t>, or group size</w:t>
      </w:r>
      <w:r w:rsidR="00045C40" w:rsidRPr="006843E1">
        <w:t xml:space="preserve"> had a significant effect on the peck rate of foragers (p &gt; 0.</w:t>
      </w:r>
      <w:r w:rsidR="00CA4254" w:rsidRPr="006843E1">
        <w:t>233</w:t>
      </w:r>
      <w:r w:rsidR="0073310A" w:rsidRPr="006843E1">
        <w:t xml:space="preserve">; </w:t>
      </w:r>
      <w:r w:rsidR="005A226D" w:rsidRPr="006843E1">
        <w:fldChar w:fldCharType="begin"/>
      </w:r>
      <w:r w:rsidR="005A226D" w:rsidRPr="006843E1">
        <w:instrText xml:space="preserve"> REF _Ref151143990 </w:instrText>
      </w:r>
      <w:r w:rsidR="00A447E4">
        <w:instrText xml:space="preserve"> \* MERGEFORMAT </w:instrText>
      </w:r>
      <w:r w:rsidR="005A226D" w:rsidRPr="006843E1">
        <w:fldChar w:fldCharType="separate"/>
      </w:r>
      <w:r w:rsidR="00A32303" w:rsidRPr="00A32303">
        <w:t>Figure 7</w:t>
      </w:r>
      <w:r w:rsidR="005A226D" w:rsidRPr="006843E1">
        <w:fldChar w:fldCharType="end"/>
      </w:r>
      <w:r w:rsidR="005A226D" w:rsidRPr="006843E1">
        <w:t xml:space="preserve">, </w:t>
      </w:r>
      <w:r w:rsidR="00980EFF" w:rsidRPr="006843E1">
        <w:fldChar w:fldCharType="begin"/>
      </w:r>
      <w:r w:rsidR="00980EFF" w:rsidRPr="006843E1">
        <w:instrText xml:space="preserve"> REF _Ref151144753 </w:instrText>
      </w:r>
      <w:r w:rsidR="00A447E4">
        <w:instrText xml:space="preserve"> \* MERGEFORMAT </w:instrText>
      </w:r>
      <w:r w:rsidR="00980EFF" w:rsidRPr="006843E1">
        <w:fldChar w:fldCharType="separate"/>
      </w:r>
      <w:r w:rsidR="00A32303" w:rsidRPr="00A32303">
        <w:t>Table 6</w:t>
      </w:r>
      <w:r w:rsidR="00980EFF" w:rsidRPr="006843E1">
        <w:fldChar w:fldCharType="end"/>
      </w:r>
      <w:r w:rsidR="00045C40" w:rsidRPr="006843E1">
        <w:t xml:space="preserve">). </w:t>
      </w:r>
      <w:r w:rsidR="00980EFF" w:rsidRPr="006843E1">
        <w:t>The presence of bait significantly increased the peck rate of foragers (</w:t>
      </w:r>
      <m:oMath>
        <m:acc>
          <m:accPr>
            <m:ctrlPr>
              <w:rPr>
                <w:rFonts w:ascii="Cambria Math" w:hAnsi="Cambria Math"/>
                <w:i/>
              </w:rPr>
            </m:ctrlPr>
          </m:accPr>
          <m:e>
            <m:r>
              <w:rPr>
                <w:rFonts w:ascii="Cambria Math" w:hAnsi="Cambria Math"/>
              </w:rPr>
              <m:t>β</m:t>
            </m:r>
          </m:e>
        </m:acc>
      </m:oMath>
      <w:r w:rsidR="00980EFF" w:rsidRPr="006843E1">
        <w:t xml:space="preserve"> = 13.99</w:t>
      </w:r>
      <w:r w:rsidR="00CC2401" w:rsidRPr="006843E1">
        <w:t>0</w:t>
      </w:r>
      <w:r w:rsidR="00980EFF" w:rsidRPr="006843E1">
        <w:t xml:space="preserve">, </w:t>
      </w:r>
      <w:r w:rsidR="008E1015" w:rsidRPr="006843E1">
        <w:t>t</w:t>
      </w:r>
      <w:r w:rsidR="00980EFF" w:rsidRPr="006843E1">
        <w:t xml:space="preserve"> = 2.231, p = 0.020; </w:t>
      </w:r>
      <w:r w:rsidR="008434EB" w:rsidRPr="006843E1">
        <w:fldChar w:fldCharType="begin"/>
      </w:r>
      <w:r w:rsidR="008434EB" w:rsidRPr="006843E1">
        <w:instrText xml:space="preserve"> REF _Ref151145737 </w:instrText>
      </w:r>
      <w:r w:rsidR="00A447E4">
        <w:instrText xml:space="preserve"> \* MERGEFORMAT </w:instrText>
      </w:r>
      <w:r w:rsidR="008434EB" w:rsidRPr="006843E1">
        <w:fldChar w:fldCharType="separate"/>
      </w:r>
      <w:r w:rsidR="00A32303" w:rsidRPr="00A32303">
        <w:t>Figure S6</w:t>
      </w:r>
      <w:r w:rsidR="008434EB" w:rsidRPr="006843E1">
        <w:fldChar w:fldCharType="end"/>
      </w:r>
      <w:r w:rsidR="00980EFF" w:rsidRPr="006843E1">
        <w:t xml:space="preserve">, </w:t>
      </w:r>
      <w:r w:rsidR="008434EB" w:rsidRPr="006843E1">
        <w:fldChar w:fldCharType="begin"/>
      </w:r>
      <w:r w:rsidR="008434EB" w:rsidRPr="006843E1">
        <w:instrText xml:space="preserve"> REF _Ref151144753 </w:instrText>
      </w:r>
      <w:r w:rsidR="00A447E4">
        <w:instrText xml:space="preserve"> \* MERGEFORMAT </w:instrText>
      </w:r>
      <w:r w:rsidR="008434EB" w:rsidRPr="006843E1">
        <w:fldChar w:fldCharType="separate"/>
      </w:r>
      <w:r w:rsidR="00A32303" w:rsidRPr="00A32303">
        <w:t>Table 6</w:t>
      </w:r>
      <w:r w:rsidR="008434EB" w:rsidRPr="006843E1">
        <w:fldChar w:fldCharType="end"/>
      </w:r>
      <w:r w:rsidR="00980EFF" w:rsidRPr="006843E1">
        <w:t xml:space="preserve">). </w:t>
      </w:r>
      <w:r w:rsidR="00045C40" w:rsidRPr="006843E1">
        <w:t>Peck rate increased significantly with disturbance frequency (</w:t>
      </w:r>
      <m:oMath>
        <m:acc>
          <m:accPr>
            <m:ctrlPr>
              <w:rPr>
                <w:rFonts w:ascii="Cambria Math" w:hAnsi="Cambria Math"/>
                <w:i/>
              </w:rPr>
            </m:ctrlPr>
          </m:accPr>
          <m:e>
            <m:r>
              <w:rPr>
                <w:rFonts w:ascii="Cambria Math" w:hAnsi="Cambria Math"/>
              </w:rPr>
              <m:t>β</m:t>
            </m:r>
          </m:e>
        </m:acc>
      </m:oMath>
      <w:r w:rsidR="00045C40" w:rsidRPr="006843E1">
        <w:t xml:space="preserve"> = 5.29</w:t>
      </w:r>
      <w:r w:rsidR="00CC2401" w:rsidRPr="006843E1">
        <w:t>0</w:t>
      </w:r>
      <w:r w:rsidR="00045C40" w:rsidRPr="006843E1">
        <w:t xml:space="preserve">, </w:t>
      </w:r>
      <w:r w:rsidR="008E1015" w:rsidRPr="006843E1">
        <w:t>t</w:t>
      </w:r>
      <w:r w:rsidR="00045C40" w:rsidRPr="006843E1">
        <w:t xml:space="preserve"> = 2.312, p = 0.021</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A32303" w:rsidRPr="00A32303">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A32303" w:rsidRPr="00A32303">
        <w:t>Table 6</w:t>
      </w:r>
      <w:r w:rsidR="004C0944" w:rsidRPr="006843E1">
        <w:fldChar w:fldCharType="end"/>
      </w:r>
      <w:r w:rsidR="00045C40" w:rsidRPr="006843E1">
        <w:t xml:space="preserve">). </w:t>
      </w:r>
      <w:r w:rsidR="0066492F" w:rsidRPr="006843E1">
        <w:t>We found a significant interaction</w:t>
      </w:r>
      <w:r w:rsidR="00045C40" w:rsidRPr="006843E1">
        <w:t xml:space="preserve"> between generalized environment and disturbance frequency (</w:t>
      </w:r>
      <m:oMath>
        <m:acc>
          <m:accPr>
            <m:ctrlPr>
              <w:rPr>
                <w:rFonts w:ascii="Cambria Math" w:hAnsi="Cambria Math"/>
                <w:i/>
              </w:rPr>
            </m:ctrlPr>
          </m:accPr>
          <m:e>
            <m:r>
              <w:rPr>
                <w:rFonts w:ascii="Cambria Math" w:hAnsi="Cambria Math"/>
              </w:rPr>
              <m:t>β</m:t>
            </m:r>
          </m:e>
        </m:acc>
      </m:oMath>
      <w:r w:rsidR="00045C40" w:rsidRPr="006843E1">
        <w:t xml:space="preserve"> = 16.15</w:t>
      </w:r>
      <w:r w:rsidR="00CC2401" w:rsidRPr="006843E1">
        <w:t>0</w:t>
      </w:r>
      <w:r w:rsidR="00045C40" w:rsidRPr="006843E1">
        <w:t xml:space="preserve">, </w:t>
      </w:r>
      <w:r w:rsidR="008E1015" w:rsidRPr="006843E1">
        <w:t>t</w:t>
      </w:r>
      <w:r w:rsidR="00045C40" w:rsidRPr="006843E1">
        <w:t xml:space="preserve"> = 3.046, p = 0.002</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A32303" w:rsidRPr="00A32303">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A32303" w:rsidRPr="00A32303">
        <w:t>Table 6</w:t>
      </w:r>
      <w:r w:rsidR="004C0944" w:rsidRPr="006843E1">
        <w:fldChar w:fldCharType="end"/>
      </w:r>
      <w:r w:rsidR="00045C40" w:rsidRPr="006843E1">
        <w:t>).</w:t>
      </w:r>
    </w:p>
    <w:p w14:paraId="09B18AF8" w14:textId="12E920A2" w:rsidR="0091432B" w:rsidRPr="006843E1" w:rsidRDefault="006E5508" w:rsidP="00A24D3D">
      <w:pPr>
        <w:pStyle w:val="SectionSubtitle"/>
        <w:spacing w:line="480" w:lineRule="auto"/>
      </w:pPr>
      <w:bookmarkStart w:id="96" w:name="_Toc162204969"/>
      <w:bookmarkStart w:id="97" w:name="_Toc162208156"/>
      <w:r w:rsidRPr="006843E1">
        <w:t>Transition</w:t>
      </w:r>
      <w:r w:rsidR="0091432B" w:rsidRPr="006843E1">
        <w:t xml:space="preserve"> </w:t>
      </w:r>
      <w:proofErr w:type="gramStart"/>
      <w:r w:rsidR="0091432B" w:rsidRPr="006843E1">
        <w:t>analysis</w:t>
      </w:r>
      <w:bookmarkEnd w:id="96"/>
      <w:bookmarkEnd w:id="97"/>
      <w:proofErr w:type="gramEnd"/>
    </w:p>
    <w:p w14:paraId="77A74443" w14:textId="3176E311" w:rsidR="00FF2415" w:rsidRDefault="00905902" w:rsidP="00A24D3D">
      <w:pPr>
        <w:pStyle w:val="SectionText"/>
        <w:spacing w:line="480" w:lineRule="auto"/>
        <w:sectPr w:rsidR="00FF2415" w:rsidSect="00635BA0">
          <w:headerReference w:type="default" r:id="rId50"/>
          <w:pgSz w:w="12240" w:h="15840"/>
          <w:pgMar w:top="1440" w:right="1440" w:bottom="1440" w:left="1440" w:header="720" w:footer="720" w:gutter="0"/>
          <w:cols w:space="720"/>
        </w:sectPr>
      </w:pPr>
      <w:r w:rsidRPr="006843E1">
        <w:t>The number of t</w:t>
      </w:r>
      <w:r w:rsidR="0079402E" w:rsidRPr="006843E1">
        <w:t>ransitions from foraging to alert behavio</w:t>
      </w:r>
      <w:r w:rsidR="007347A5" w:rsidRPr="006843E1">
        <w:t>u</w:t>
      </w:r>
      <w:r w:rsidR="0079402E" w:rsidRPr="006843E1">
        <w:t>r w</w:t>
      </w:r>
      <w:r w:rsidRPr="006843E1">
        <w:t>as</w:t>
      </w:r>
      <w:r w:rsidR="0079402E" w:rsidRPr="006843E1">
        <w:t xml:space="preserve"> significantly </w:t>
      </w:r>
      <w:r w:rsidRPr="006843E1">
        <w:t>higher in green areas</w:t>
      </w:r>
      <w:r w:rsidR="0079402E" w:rsidRPr="006843E1">
        <w:t xml:space="preserve"> (IRR = </w:t>
      </w:r>
      <w:r w:rsidR="00292889" w:rsidRPr="006843E1">
        <w:t>0.421</w:t>
      </w:r>
      <w:r w:rsidR="0079402E" w:rsidRPr="006843E1">
        <w:t>, SE = 0.</w:t>
      </w:r>
      <w:r w:rsidR="00292889" w:rsidRPr="006843E1">
        <w:t>157</w:t>
      </w:r>
      <w:r w:rsidR="0079402E" w:rsidRPr="006843E1">
        <w:t xml:space="preserve">, </w:t>
      </w:r>
      <w:r w:rsidR="008E1015" w:rsidRPr="006843E1">
        <w:t>z</w:t>
      </w:r>
      <w:r w:rsidR="0079402E" w:rsidRPr="006843E1">
        <w:t xml:space="preserve"> = </w:t>
      </w:r>
      <w:r w:rsidR="00292889" w:rsidRPr="006843E1">
        <w:t>-1.355</w:t>
      </w:r>
      <w:r w:rsidR="0079402E" w:rsidRPr="006843E1">
        <w:t>, p = 0.0</w:t>
      </w:r>
      <w:r w:rsidR="00292889" w:rsidRPr="006843E1">
        <w:t>20</w:t>
      </w:r>
      <w:r w:rsidR="00DB0423" w:rsidRPr="006843E1">
        <w:t xml:space="preserve">; </w:t>
      </w:r>
      <w:r w:rsidR="009B72DB" w:rsidRPr="006843E1">
        <w:fldChar w:fldCharType="begin"/>
      </w:r>
      <w:r w:rsidR="009B72DB" w:rsidRPr="006843E1">
        <w:instrText xml:space="preserve"> REF _Ref151148768 </w:instrText>
      </w:r>
      <w:r w:rsidR="00A447E4">
        <w:instrText xml:space="preserve"> \* MERGEFORMAT </w:instrText>
      </w:r>
      <w:r w:rsidR="009B72DB" w:rsidRPr="006843E1">
        <w:fldChar w:fldCharType="separate"/>
      </w:r>
      <w:r w:rsidR="00A32303" w:rsidRPr="00A32303">
        <w:t>Figure 9</w:t>
      </w:r>
      <w:r w:rsidR="009B72DB" w:rsidRPr="006843E1">
        <w:fldChar w:fldCharType="end"/>
      </w:r>
      <w:r w:rsidR="009B72DB" w:rsidRPr="006843E1">
        <w:t xml:space="preserve">, </w:t>
      </w:r>
      <w:r w:rsidR="009B72DB" w:rsidRPr="006843E1">
        <w:fldChar w:fldCharType="begin"/>
      </w:r>
      <w:r w:rsidR="009B72DB" w:rsidRPr="006843E1">
        <w:instrText xml:space="preserve"> REF _Ref151148773 </w:instrText>
      </w:r>
      <w:r w:rsidR="00A447E4">
        <w:instrText xml:space="preserve"> \* MERGEFORMAT </w:instrText>
      </w:r>
      <w:r w:rsidR="009B72DB" w:rsidRPr="006843E1">
        <w:fldChar w:fldCharType="separate"/>
      </w:r>
      <w:r w:rsidR="00A32303" w:rsidRPr="00A32303">
        <w:t>Table 7</w:t>
      </w:r>
      <w:r w:rsidR="009B72DB" w:rsidRPr="006843E1">
        <w:fldChar w:fldCharType="end"/>
      </w:r>
      <w:r w:rsidR="0079402E" w:rsidRPr="006843E1">
        <w:t>)</w:t>
      </w:r>
      <w:r w:rsidRPr="006843E1">
        <w:t>, and in areas with frequent disturbances</w:t>
      </w:r>
      <w:r w:rsidR="0079402E" w:rsidRPr="006843E1">
        <w:t xml:space="preserve"> (IRR = 0.728, SE = 0.10</w:t>
      </w:r>
      <w:r w:rsidR="00CC2401" w:rsidRPr="006843E1">
        <w:t>9</w:t>
      </w:r>
      <w:r w:rsidR="0079402E" w:rsidRPr="006843E1">
        <w:t xml:space="preserve">, </w:t>
      </w:r>
      <w:r w:rsidR="008E1015" w:rsidRPr="006843E1">
        <w:t>z</w:t>
      </w:r>
      <w:r w:rsidR="0079402E" w:rsidRPr="006843E1">
        <w:t xml:space="preserve"> = -2.130, p = 0.033</w:t>
      </w:r>
      <w:r w:rsidR="00DB0423" w:rsidRPr="006843E1">
        <w:t xml:space="preserve">; </w:t>
      </w:r>
      <w:r w:rsidR="00474E26" w:rsidRPr="006843E1">
        <w:fldChar w:fldCharType="begin"/>
      </w:r>
      <w:r w:rsidR="00474E26" w:rsidRPr="006843E1">
        <w:instrText xml:space="preserve"> REF _Ref151150285 </w:instrText>
      </w:r>
      <w:r w:rsidR="00A447E4">
        <w:instrText xml:space="preserve"> \* MERGEFORMAT </w:instrText>
      </w:r>
      <w:r w:rsidR="00474E26" w:rsidRPr="006843E1">
        <w:fldChar w:fldCharType="separate"/>
      </w:r>
      <w:r w:rsidR="00A32303" w:rsidRPr="00A32303">
        <w:t>Figure 10</w:t>
      </w:r>
      <w:r w:rsidR="00474E26" w:rsidRPr="006843E1">
        <w:fldChar w:fldCharType="end"/>
      </w:r>
      <w:r w:rsidR="00474E26" w:rsidRPr="006843E1">
        <w:t xml:space="preserve">, </w:t>
      </w:r>
      <w:r w:rsidR="00474E26" w:rsidRPr="006843E1">
        <w:fldChar w:fldCharType="begin"/>
      </w:r>
      <w:r w:rsidR="00474E26" w:rsidRPr="006843E1">
        <w:instrText xml:space="preserve"> REF _Ref151148773 </w:instrText>
      </w:r>
      <w:r w:rsidR="00A447E4">
        <w:instrText xml:space="preserve"> \* MERGEFORMAT </w:instrText>
      </w:r>
      <w:r w:rsidR="00474E26" w:rsidRPr="006843E1">
        <w:fldChar w:fldCharType="separate"/>
      </w:r>
      <w:r w:rsidR="00A32303" w:rsidRPr="00A32303">
        <w:t>Table 7</w:t>
      </w:r>
      <w:r w:rsidR="00474E26" w:rsidRPr="006843E1">
        <w:fldChar w:fldCharType="end"/>
      </w:r>
      <w:r w:rsidR="0079402E" w:rsidRPr="006843E1">
        <w:t>)</w:t>
      </w:r>
      <w:r w:rsidR="006E5508" w:rsidRPr="006843E1">
        <w:t xml:space="preserve">. We found a significant interaction between </w:t>
      </w:r>
      <w:r w:rsidR="0079402E" w:rsidRPr="006843E1">
        <w:t xml:space="preserve">generalized environment and sentinel presence (IRR = </w:t>
      </w:r>
      <w:r w:rsidR="00292889" w:rsidRPr="006843E1">
        <w:t>5.021</w:t>
      </w:r>
      <w:r w:rsidR="0079402E" w:rsidRPr="006843E1">
        <w:t xml:space="preserve">, SE = </w:t>
      </w:r>
      <w:r w:rsidR="00292889" w:rsidRPr="006843E1">
        <w:t>2.457</w:t>
      </w:r>
      <w:r w:rsidR="0079402E" w:rsidRPr="006843E1">
        <w:t xml:space="preserve">, </w:t>
      </w:r>
      <w:r w:rsidR="008E1015" w:rsidRPr="006843E1">
        <w:t>z</w:t>
      </w:r>
      <w:r w:rsidR="0079402E" w:rsidRPr="006843E1">
        <w:t xml:space="preserve"> = 3.29</w:t>
      </w:r>
      <w:r w:rsidR="00CC2401" w:rsidRPr="006843E1">
        <w:t>8</w:t>
      </w:r>
      <w:r w:rsidR="0079402E" w:rsidRPr="006843E1">
        <w:t>, p = 0.001</w:t>
      </w:r>
      <w:r w:rsidR="00DB0423" w:rsidRPr="006843E1">
        <w:t>;</w:t>
      </w:r>
      <w:r w:rsidR="00775ED0" w:rsidRPr="006843E1">
        <w:t xml:space="preserve"> </w:t>
      </w:r>
      <w:r w:rsidR="00775ED0" w:rsidRPr="006843E1">
        <w:fldChar w:fldCharType="begin"/>
      </w:r>
      <w:r w:rsidR="00775ED0" w:rsidRPr="006843E1">
        <w:instrText xml:space="preserve"> REF _Ref151148768 </w:instrText>
      </w:r>
      <w:r w:rsidR="00A447E4">
        <w:instrText xml:space="preserve"> \* MERGEFORMAT </w:instrText>
      </w:r>
      <w:r w:rsidR="00775ED0" w:rsidRPr="006843E1">
        <w:fldChar w:fldCharType="separate"/>
      </w:r>
      <w:r w:rsidR="00A32303" w:rsidRPr="00A32303">
        <w:t>Figure 9</w:t>
      </w:r>
      <w:r w:rsidR="00775ED0" w:rsidRPr="006843E1">
        <w:fldChar w:fldCharType="end"/>
      </w:r>
      <w:r w:rsidR="00775ED0" w:rsidRPr="006843E1">
        <w:t xml:space="preserve">, </w:t>
      </w:r>
      <w:r w:rsidR="00775ED0" w:rsidRPr="006843E1">
        <w:fldChar w:fldCharType="begin"/>
      </w:r>
      <w:r w:rsidR="00775ED0" w:rsidRPr="006843E1">
        <w:instrText xml:space="preserve"> REF _Ref151148773 </w:instrText>
      </w:r>
      <w:r w:rsidR="00A447E4">
        <w:instrText xml:space="preserve"> \* MERGEFORMAT </w:instrText>
      </w:r>
      <w:r w:rsidR="00775ED0" w:rsidRPr="006843E1">
        <w:fldChar w:fldCharType="separate"/>
      </w:r>
      <w:r w:rsidR="00A32303" w:rsidRPr="00A32303">
        <w:t>Table 7</w:t>
      </w:r>
      <w:r w:rsidR="00775ED0" w:rsidRPr="006843E1">
        <w:fldChar w:fldCharType="end"/>
      </w:r>
      <w:r w:rsidR="0079402E" w:rsidRPr="006843E1">
        <w:t>).</w:t>
      </w:r>
      <w:r w:rsidR="006E5508" w:rsidRPr="006843E1">
        <w:t xml:space="preserve"> T</w:t>
      </w:r>
      <w:r w:rsidRPr="006843E1">
        <w:t xml:space="preserve">he number of transitions from foraging to pecking was significantly higher in the presence of bait </w:t>
      </w:r>
      <w:r w:rsidR="00616775" w:rsidRPr="006843E1">
        <w:t>(IRR = 1.7</w:t>
      </w:r>
      <w:r w:rsidR="00CC2401" w:rsidRPr="006843E1">
        <w:t>10</w:t>
      </w:r>
      <w:r w:rsidR="00616775" w:rsidRPr="006843E1">
        <w:t xml:space="preserve">, SE = 0.384, </w:t>
      </w:r>
      <w:r w:rsidR="008E1015" w:rsidRPr="006843E1">
        <w:t>z</w:t>
      </w:r>
      <w:r w:rsidR="00616775" w:rsidRPr="006843E1">
        <w:t xml:space="preserve"> = 2.38</w:t>
      </w:r>
      <w:r w:rsidR="00CC2401" w:rsidRPr="006843E1">
        <w:t>6</w:t>
      </w:r>
      <w:r w:rsidR="00616775" w:rsidRPr="006843E1">
        <w:t>, p = 0.017</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A32303" w:rsidRPr="00A32303">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A32303" w:rsidRPr="00A32303">
        <w:t>Table 7</w:t>
      </w:r>
      <w:r w:rsidR="00170D8E" w:rsidRPr="006843E1">
        <w:fldChar w:fldCharType="end"/>
      </w:r>
      <w:r w:rsidR="00616775" w:rsidRPr="006843E1">
        <w:t xml:space="preserve">). </w:t>
      </w:r>
      <w:r w:rsidR="00A549C0" w:rsidRPr="006843E1">
        <w:t xml:space="preserve">Sentinel presence, generalized environment, disturbance frequency, or the interaction between sentinel presence and generalized environment </w:t>
      </w:r>
      <w:r w:rsidR="00616775" w:rsidRPr="006843E1">
        <w:t>did not affect th</w:t>
      </w:r>
      <w:r w:rsidRPr="006843E1">
        <w:t>e number of</w:t>
      </w:r>
      <w:r w:rsidR="00616775" w:rsidRPr="006843E1">
        <w:t xml:space="preserve"> transition</w:t>
      </w:r>
      <w:r w:rsidRPr="006843E1">
        <w:t>s from foraging to pecking</w:t>
      </w:r>
      <w:r w:rsidR="00E229F1" w:rsidRPr="006843E1">
        <w:t xml:space="preserve"> (p-value </w:t>
      </w:r>
      <w:r w:rsidR="0091432B" w:rsidRPr="006843E1">
        <w:t xml:space="preserve">&gt; </w:t>
      </w:r>
      <w:r w:rsidR="00E229F1" w:rsidRPr="006843E1">
        <w:t>0.</w:t>
      </w:r>
      <w:r w:rsidR="00292889" w:rsidRPr="006843E1">
        <w:t>385</w:t>
      </w:r>
      <w:r w:rsidR="00DC5470"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A32303" w:rsidRPr="00A32303">
        <w:t>Table 7</w:t>
      </w:r>
      <w:r w:rsidR="00170D8E" w:rsidRPr="006843E1">
        <w:fldChar w:fldCharType="end"/>
      </w:r>
      <w:r w:rsidR="00E229F1" w:rsidRPr="006843E1">
        <w:t>)</w:t>
      </w:r>
      <w:r w:rsidR="00616775" w:rsidRPr="006843E1">
        <w:t>.</w:t>
      </w:r>
      <w:r w:rsidR="007F6E9F" w:rsidRPr="006843E1">
        <w:t xml:space="preserve"> </w:t>
      </w:r>
      <w:r w:rsidR="00C55384" w:rsidRPr="006843E1">
        <w:t>T</w:t>
      </w:r>
      <w:r w:rsidRPr="006843E1">
        <w:t xml:space="preserve">he number of transitions from pecking to alert behaviour </w:t>
      </w:r>
      <w:r w:rsidR="00314F66" w:rsidRPr="006843E1">
        <w:t>was also significantly higher in the presence of bait</w:t>
      </w:r>
      <w:r w:rsidR="006E5508" w:rsidRPr="006843E1">
        <w:t xml:space="preserve"> </w:t>
      </w:r>
      <w:r w:rsidR="00616775" w:rsidRPr="006843E1">
        <w:t>(IRR = 2.20</w:t>
      </w:r>
      <w:r w:rsidR="00CC2401" w:rsidRPr="006843E1">
        <w:t>4</w:t>
      </w:r>
      <w:r w:rsidR="00616775" w:rsidRPr="006843E1">
        <w:t>, SE = 0.53</w:t>
      </w:r>
      <w:r w:rsidR="00CC2401" w:rsidRPr="006843E1">
        <w:t>8</w:t>
      </w:r>
      <w:r w:rsidR="00616775" w:rsidRPr="006843E1">
        <w:t xml:space="preserve">, </w:t>
      </w:r>
      <w:r w:rsidR="008E1015" w:rsidRPr="006843E1">
        <w:t>z</w:t>
      </w:r>
      <w:r w:rsidR="00616775" w:rsidRPr="006843E1">
        <w:t xml:space="preserve"> = 3.23</w:t>
      </w:r>
      <w:r w:rsidR="00CC2401" w:rsidRPr="006843E1">
        <w:t>8</w:t>
      </w:r>
      <w:r w:rsidR="00616775" w:rsidRPr="006843E1">
        <w:t>, p = 0.001</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A32303" w:rsidRPr="00A32303">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A32303" w:rsidRPr="00A32303">
        <w:t>Table 7</w:t>
      </w:r>
      <w:r w:rsidR="00170D8E" w:rsidRPr="006843E1">
        <w:fldChar w:fldCharType="end"/>
      </w:r>
      <w:r w:rsidR="00616775" w:rsidRPr="006843E1">
        <w:t>).</w:t>
      </w:r>
      <w:r w:rsidR="0091432B" w:rsidRPr="006843E1">
        <w:t xml:space="preserve"> </w:t>
      </w:r>
      <w:r w:rsidR="00A549C0" w:rsidRPr="006843E1">
        <w:t xml:space="preserve">Sentinel presence, generalized environment, disturbance frequency, or the interaction between sentinel presence and generalized environment </w:t>
      </w:r>
      <w:r w:rsidR="0091432B" w:rsidRPr="006843E1">
        <w:t>did not affect th</w:t>
      </w:r>
      <w:r w:rsidR="00A549C0" w:rsidRPr="006843E1">
        <w:t>e number of transitions from pecking to alert behaviour</w:t>
      </w:r>
      <w:r w:rsidR="0091432B" w:rsidRPr="006843E1">
        <w:t xml:space="preserve"> </w:t>
      </w:r>
    </w:p>
    <w:p w14:paraId="4AB8DBA8" w14:textId="77777777" w:rsidR="005A226D" w:rsidRPr="006843E1" w:rsidRDefault="005A226D" w:rsidP="00215D50">
      <w:pPr>
        <w:pStyle w:val="SectionText0"/>
      </w:pPr>
      <w:r w:rsidRPr="006843E1">
        <w:rPr>
          <w:noProof/>
        </w:rPr>
        <w:lastRenderedPageBreak/>
        <w:drawing>
          <wp:inline distT="0" distB="0" distL="0" distR="0" wp14:anchorId="6B0731D1" wp14:editId="18E33A69">
            <wp:extent cx="8453673" cy="6038341"/>
            <wp:effectExtent l="0" t="0" r="5080" b="635"/>
            <wp:docPr id="138460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68735" cy="6049100"/>
                    </a:xfrm>
                    <a:prstGeom prst="rect">
                      <a:avLst/>
                    </a:prstGeom>
                    <a:noFill/>
                    <a:ln>
                      <a:noFill/>
                    </a:ln>
                  </pic:spPr>
                </pic:pic>
              </a:graphicData>
            </a:graphic>
          </wp:inline>
        </w:drawing>
      </w:r>
    </w:p>
    <w:p w14:paraId="223746BE" w14:textId="397B460B" w:rsidR="00E77B42" w:rsidRPr="006843E1" w:rsidRDefault="005A226D" w:rsidP="00864C67">
      <w:pPr>
        <w:pStyle w:val="SectionText0"/>
        <w:rPr>
          <w:b/>
          <w:bCs/>
        </w:rPr>
        <w:sectPr w:rsidR="00E77B42" w:rsidRPr="006843E1" w:rsidSect="00635BA0">
          <w:headerReference w:type="default" r:id="rId52"/>
          <w:pgSz w:w="15840" w:h="12240" w:orient="landscape"/>
          <w:pgMar w:top="720" w:right="720" w:bottom="720" w:left="720" w:header="720" w:footer="720" w:gutter="0"/>
          <w:cols w:space="720"/>
          <w:docGrid w:linePitch="299"/>
        </w:sectPr>
      </w:pPr>
      <w:bookmarkStart w:id="98" w:name="_Ref151143990"/>
      <w:bookmarkStart w:id="99" w:name="_Ref151143986"/>
      <w:bookmarkStart w:id="100" w:name="_Toc162210499"/>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A32303">
        <w:rPr>
          <w:rStyle w:val="CaptionBChar"/>
          <w:rFonts w:eastAsia="Arial"/>
          <w:noProof/>
        </w:rPr>
        <w:t>7</w:t>
      </w:r>
      <w:r w:rsidRPr="00864C67">
        <w:rPr>
          <w:rStyle w:val="CaptionBChar"/>
          <w:rFonts w:eastAsia="Arial"/>
        </w:rPr>
        <w:fldChar w:fldCharType="end"/>
      </w:r>
      <w:bookmarkEnd w:id="98"/>
      <w:r w:rsidRPr="00864C67">
        <w:rPr>
          <w:rStyle w:val="CaptionBChar"/>
          <w:rFonts w:eastAsia="Arial"/>
        </w:rPr>
        <w:t>:</w:t>
      </w:r>
      <w:r w:rsidRPr="006843E1">
        <w:t xml:space="preserve"> Mean peck rate of foragers in commercial and green areas</w:t>
      </w:r>
      <w:bookmarkEnd w:id="99"/>
      <w:r w:rsidR="009D2D07" w:rsidRPr="006843E1">
        <w:t xml:space="preserve">. </w:t>
      </w:r>
      <w:r w:rsidR="006B38EF" w:rsidRPr="006843E1">
        <w:t>E</w:t>
      </w:r>
      <w:r w:rsidR="00E77B42" w:rsidRPr="006843E1">
        <w:t>rror bars represent the standard error.</w:t>
      </w:r>
      <w:bookmarkEnd w:id="100"/>
    </w:p>
    <w:p w14:paraId="03325475" w14:textId="215BFCB6" w:rsidR="00980EFF" w:rsidRPr="006843E1" w:rsidRDefault="00980EFF" w:rsidP="00864C67">
      <w:pPr>
        <w:pStyle w:val="SectionText0"/>
      </w:pPr>
      <w:bookmarkStart w:id="101" w:name="_Ref151144753"/>
      <w:bookmarkStart w:id="102" w:name="_Toc162210472"/>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A32303">
        <w:rPr>
          <w:rStyle w:val="CaptionBChar"/>
          <w:rFonts w:eastAsia="Arial"/>
          <w:noProof/>
        </w:rPr>
        <w:t>6</w:t>
      </w:r>
      <w:r w:rsidRPr="00864C67">
        <w:rPr>
          <w:rStyle w:val="CaptionBChar"/>
          <w:rFonts w:eastAsia="Arial"/>
        </w:rPr>
        <w:fldChar w:fldCharType="end"/>
      </w:r>
      <w:bookmarkEnd w:id="101"/>
      <w:r w:rsidRPr="00864C67">
        <w:rPr>
          <w:rStyle w:val="CaptionBChar"/>
          <w:rFonts w:eastAsia="Arial"/>
        </w:rPr>
        <w:t>:</w:t>
      </w:r>
      <w:r w:rsidRPr="006843E1">
        <w:t xml:space="preserve"> Result of the linear mixed model fit to peck </w:t>
      </w:r>
      <w:proofErr w:type="gramStart"/>
      <w:r w:rsidRPr="006843E1">
        <w:t>rate</w:t>
      </w:r>
      <w:bookmarkEnd w:id="102"/>
      <w:proofErr w:type="gramEnd"/>
    </w:p>
    <w:p w14:paraId="5D91F10B" w14:textId="2924F948" w:rsidR="006A07D6" w:rsidRPr="006843E1" w:rsidRDefault="00980EFF" w:rsidP="00215D50">
      <w:pPr>
        <w:pStyle w:val="SectionText0"/>
      </w:pPr>
      <w:r w:rsidRPr="006843E1">
        <w:rPr>
          <w:noProof/>
        </w:rPr>
        <w:drawing>
          <wp:inline distT="0" distB="0" distL="0" distR="0" wp14:anchorId="7B56E454" wp14:editId="0034EFC0">
            <wp:extent cx="6853473" cy="6238719"/>
            <wp:effectExtent l="0" t="0" r="5080" b="0"/>
            <wp:docPr id="1398760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3">
                      <a:extLst>
                        <a:ext uri="{28A0092B-C50C-407E-A947-70E740481C1C}">
                          <a14:useLocalDpi xmlns:a14="http://schemas.microsoft.com/office/drawing/2010/main" val="0"/>
                        </a:ext>
                      </a:extLst>
                    </a:blip>
                    <a:srcRect r="39223" b="26231"/>
                    <a:stretch/>
                  </pic:blipFill>
                  <pic:spPr bwMode="auto">
                    <a:xfrm>
                      <a:off x="0" y="0"/>
                      <a:ext cx="6880560" cy="6263376"/>
                    </a:xfrm>
                    <a:prstGeom prst="rect">
                      <a:avLst/>
                    </a:prstGeom>
                    <a:noFill/>
                    <a:ln>
                      <a:noFill/>
                    </a:ln>
                    <a:extLst>
                      <a:ext uri="{53640926-AAD7-44D8-BBD7-CCE9431645EC}">
                        <a14:shadowObscured xmlns:a14="http://schemas.microsoft.com/office/drawing/2010/main"/>
                      </a:ext>
                    </a:extLst>
                  </pic:spPr>
                </pic:pic>
              </a:graphicData>
            </a:graphic>
          </wp:inline>
        </w:drawing>
      </w:r>
      <w:r w:rsidR="00616775" w:rsidRPr="006843E1">
        <w:t xml:space="preserve"> </w:t>
      </w:r>
    </w:p>
    <w:p w14:paraId="702E5247" w14:textId="77777777" w:rsidR="004F7F19" w:rsidRPr="006843E1" w:rsidRDefault="004F7F19" w:rsidP="006A07D6">
      <w:pPr>
        <w:pStyle w:val="Bibliography"/>
        <w:spacing w:before="240"/>
        <w:rPr>
          <w:rFonts w:ascii="Times New Roman" w:eastAsia="Times New Roman" w:hAnsi="Times New Roman" w:cs="Times New Roman"/>
          <w:b/>
          <w:bCs/>
          <w:sz w:val="28"/>
          <w:szCs w:val="28"/>
          <w:u w:val="single"/>
        </w:rPr>
        <w:sectPr w:rsidR="004F7F19" w:rsidRPr="006843E1" w:rsidSect="00635BA0">
          <w:headerReference w:type="default" r:id="rId54"/>
          <w:pgSz w:w="15840" w:h="12240" w:orient="landscape"/>
          <w:pgMar w:top="720" w:right="720" w:bottom="720" w:left="720" w:header="720" w:footer="720" w:gutter="0"/>
          <w:cols w:space="720"/>
          <w:docGrid w:linePitch="299"/>
        </w:sectPr>
      </w:pPr>
    </w:p>
    <w:p w14:paraId="03D321BA" w14:textId="77777777" w:rsidR="004C0944" w:rsidRPr="006843E1" w:rsidRDefault="008434EB" w:rsidP="00215D50">
      <w:pPr>
        <w:pStyle w:val="SectionText0"/>
      </w:pPr>
      <w:r w:rsidRPr="006843E1">
        <w:rPr>
          <w:noProof/>
        </w:rPr>
        <w:lastRenderedPageBreak/>
        <w:drawing>
          <wp:inline distT="0" distB="0" distL="0" distR="0" wp14:anchorId="0C89D840" wp14:editId="166DA4D2">
            <wp:extent cx="8822902" cy="6308002"/>
            <wp:effectExtent l="0" t="0" r="0" b="0"/>
            <wp:docPr id="1502182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839486" cy="6319859"/>
                    </a:xfrm>
                    <a:prstGeom prst="rect">
                      <a:avLst/>
                    </a:prstGeom>
                    <a:noFill/>
                    <a:ln>
                      <a:noFill/>
                    </a:ln>
                  </pic:spPr>
                </pic:pic>
              </a:graphicData>
            </a:graphic>
          </wp:inline>
        </w:drawing>
      </w:r>
    </w:p>
    <w:p w14:paraId="0E1A81EB" w14:textId="781C435D" w:rsidR="008434EB" w:rsidRPr="006843E1" w:rsidRDefault="004C0944" w:rsidP="00864C67">
      <w:pPr>
        <w:pStyle w:val="SectionText0"/>
        <w:sectPr w:rsidR="008434EB" w:rsidRPr="006843E1" w:rsidSect="00635BA0">
          <w:headerReference w:type="default" r:id="rId56"/>
          <w:pgSz w:w="15840" w:h="12240" w:orient="landscape"/>
          <w:pgMar w:top="720" w:right="720" w:bottom="720" w:left="720" w:header="720" w:footer="720" w:gutter="0"/>
          <w:cols w:space="720"/>
          <w:docGrid w:linePitch="299"/>
        </w:sectPr>
      </w:pPr>
      <w:bookmarkStart w:id="103" w:name="_Ref151145969"/>
      <w:bookmarkStart w:id="104" w:name="_Toc162210500"/>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A32303">
        <w:rPr>
          <w:rStyle w:val="CaptionBChar"/>
          <w:rFonts w:eastAsia="Arial"/>
          <w:noProof/>
        </w:rPr>
        <w:t>8</w:t>
      </w:r>
      <w:r w:rsidRPr="00864C67">
        <w:rPr>
          <w:rStyle w:val="CaptionBChar"/>
          <w:rFonts w:eastAsia="Arial"/>
        </w:rPr>
        <w:fldChar w:fldCharType="end"/>
      </w:r>
      <w:bookmarkEnd w:id="103"/>
      <w:r w:rsidRPr="00864C67">
        <w:rPr>
          <w:rStyle w:val="CaptionBChar"/>
          <w:rFonts w:eastAsia="Arial"/>
        </w:rPr>
        <w:t>:</w:t>
      </w:r>
      <w:r w:rsidRPr="006843E1">
        <w:t xml:space="preserve"> Peck rate </w:t>
      </w:r>
      <w:r w:rsidR="00261274" w:rsidRPr="006843E1">
        <w:t>i</w:t>
      </w:r>
      <w:r w:rsidR="007A775A" w:rsidRPr="006843E1">
        <w:t>n relation to disturbance frequency.</w:t>
      </w:r>
      <w:bookmarkEnd w:id="104"/>
      <w:r w:rsidR="009D2D07" w:rsidRPr="006843E1">
        <w:t xml:space="preserve"> </w:t>
      </w:r>
    </w:p>
    <w:p w14:paraId="25B46083" w14:textId="412DAD63" w:rsidR="00FF68DA" w:rsidRPr="006843E1" w:rsidRDefault="00A624C3" w:rsidP="00215D50">
      <w:pPr>
        <w:pStyle w:val="SectionText0"/>
      </w:pPr>
      <w:r w:rsidRPr="006843E1">
        <w:rPr>
          <w:noProof/>
        </w:rPr>
        <w:lastRenderedPageBreak/>
        <w:drawing>
          <wp:inline distT="0" distB="0" distL="0" distR="0" wp14:anchorId="72D19BA4" wp14:editId="3B78E9CD">
            <wp:extent cx="8484041" cy="6060031"/>
            <wp:effectExtent l="0" t="0" r="0" b="0"/>
            <wp:docPr id="1857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50528" cy="6107522"/>
                    </a:xfrm>
                    <a:prstGeom prst="rect">
                      <a:avLst/>
                    </a:prstGeom>
                    <a:noFill/>
                    <a:ln>
                      <a:noFill/>
                    </a:ln>
                  </pic:spPr>
                </pic:pic>
              </a:graphicData>
            </a:graphic>
          </wp:inline>
        </w:drawing>
      </w:r>
    </w:p>
    <w:p w14:paraId="1AB9F504" w14:textId="053A3C08" w:rsidR="00492CDC" w:rsidRPr="006843E1" w:rsidRDefault="00FF68DA" w:rsidP="00864C67">
      <w:pPr>
        <w:pStyle w:val="SectionText0"/>
        <w:rPr>
          <w:b/>
          <w:bCs/>
        </w:rPr>
      </w:pPr>
      <w:bookmarkStart w:id="105" w:name="_Ref151148768"/>
      <w:bookmarkStart w:id="106" w:name="_Toc162210501"/>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A32303">
        <w:rPr>
          <w:rStyle w:val="CaptionBChar"/>
          <w:rFonts w:eastAsia="Arial"/>
          <w:noProof/>
        </w:rPr>
        <w:t>9</w:t>
      </w:r>
      <w:r w:rsidRPr="00864C67">
        <w:rPr>
          <w:rStyle w:val="CaptionBChar"/>
          <w:rFonts w:eastAsia="Arial"/>
        </w:rPr>
        <w:fldChar w:fldCharType="end"/>
      </w:r>
      <w:bookmarkEnd w:id="105"/>
      <w:r w:rsidRPr="00864C67">
        <w:rPr>
          <w:rStyle w:val="CaptionBChar"/>
          <w:rFonts w:eastAsia="Arial"/>
        </w:rPr>
        <w:t>:</w:t>
      </w:r>
      <w:r w:rsidRPr="006843E1">
        <w:t xml:space="preserve"> Number of transitions performed by foragers in commercial and green areas</w:t>
      </w:r>
      <w:r w:rsidR="009D2D07" w:rsidRPr="006843E1">
        <w:t xml:space="preserve">. </w:t>
      </w:r>
      <w:r w:rsidR="006B38EF" w:rsidRPr="006843E1">
        <w:t>E</w:t>
      </w:r>
      <w:r w:rsidR="00492CDC" w:rsidRPr="006843E1">
        <w:t>rror bars represent the standard error.</w:t>
      </w:r>
      <w:r w:rsidR="00706268" w:rsidRPr="006843E1">
        <w:t xml:space="preserve"> Three outliers (Nb.&gt;100) omitted from figure.</w:t>
      </w:r>
      <w:bookmarkEnd w:id="106"/>
    </w:p>
    <w:p w14:paraId="64430393" w14:textId="2E0FAF97" w:rsidR="00492CDC" w:rsidRPr="006843E1" w:rsidRDefault="00492CDC" w:rsidP="00B8527A">
      <w:pPr>
        <w:pStyle w:val="CaptionB"/>
        <w:sectPr w:rsidR="00492CDC" w:rsidRPr="006843E1" w:rsidSect="00635BA0">
          <w:headerReference w:type="default" r:id="rId58"/>
          <w:pgSz w:w="15840" w:h="12240" w:orient="landscape"/>
          <w:pgMar w:top="720" w:right="720" w:bottom="720" w:left="720" w:header="720" w:footer="720" w:gutter="0"/>
          <w:cols w:space="720"/>
          <w:docGrid w:linePitch="299"/>
        </w:sectPr>
      </w:pPr>
    </w:p>
    <w:p w14:paraId="0838889D" w14:textId="77777777" w:rsidR="00215D50" w:rsidRDefault="009B72DB" w:rsidP="00215D50">
      <w:pPr>
        <w:pStyle w:val="SectionText0"/>
      </w:pPr>
      <w:bookmarkStart w:id="107" w:name="_Ref151148773"/>
      <w:bookmarkStart w:id="108" w:name="_Toc162210473"/>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A32303">
        <w:rPr>
          <w:rStyle w:val="CaptionBChar"/>
          <w:rFonts w:eastAsia="Arial"/>
          <w:noProof/>
        </w:rPr>
        <w:t>7</w:t>
      </w:r>
      <w:r w:rsidRPr="00864C67">
        <w:rPr>
          <w:rStyle w:val="CaptionBChar"/>
          <w:rFonts w:eastAsia="Arial"/>
        </w:rPr>
        <w:fldChar w:fldCharType="end"/>
      </w:r>
      <w:bookmarkEnd w:id="107"/>
      <w:r w:rsidRPr="00864C67">
        <w:rPr>
          <w:rStyle w:val="CaptionBChar"/>
          <w:rFonts w:eastAsia="Arial"/>
        </w:rPr>
        <w:t>:</w:t>
      </w:r>
      <w:r w:rsidRPr="006843E1">
        <w:t xml:space="preserve"> Results of generalized linear mixed model fit to the number of transitions performed by </w:t>
      </w:r>
      <w:proofErr w:type="gramStart"/>
      <w:r w:rsidRPr="006843E1">
        <w:t>foragers</w:t>
      </w:r>
      <w:bookmarkEnd w:id="108"/>
      <w:proofErr w:type="gramEnd"/>
    </w:p>
    <w:p w14:paraId="51429F33" w14:textId="7F129DB1" w:rsidR="009B72DB" w:rsidRPr="006843E1" w:rsidRDefault="00292889" w:rsidP="00215D50">
      <w:pPr>
        <w:pStyle w:val="SectionText0"/>
      </w:pPr>
      <w:r w:rsidRPr="00215D50">
        <w:rPr>
          <w:noProof/>
        </w:rPr>
        <w:drawing>
          <wp:inline distT="0" distB="0" distL="0" distR="0" wp14:anchorId="1E2FBA9D" wp14:editId="7FF7C7A6">
            <wp:extent cx="8674735" cy="4723130"/>
            <wp:effectExtent l="0" t="0" r="0" b="0"/>
            <wp:docPr id="118967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77D23388" w14:textId="5B468D17" w:rsidR="00FF68DA" w:rsidRPr="006843E1" w:rsidRDefault="00FF68DA" w:rsidP="00B8527A">
      <w:pPr>
        <w:pStyle w:val="SectionText"/>
        <w:sectPr w:rsidR="00FF68DA" w:rsidRPr="006843E1" w:rsidSect="00635BA0">
          <w:headerReference w:type="default" r:id="rId60"/>
          <w:pgSz w:w="15840" w:h="12240" w:orient="landscape"/>
          <w:pgMar w:top="720" w:right="720" w:bottom="720" w:left="720" w:header="720" w:footer="720" w:gutter="0"/>
          <w:cols w:space="720"/>
          <w:docGrid w:linePitch="299"/>
        </w:sectPr>
      </w:pPr>
    </w:p>
    <w:p w14:paraId="7562B9E7" w14:textId="77777777" w:rsidR="008D58DC" w:rsidRPr="006843E1" w:rsidRDefault="008D58DC" w:rsidP="00215D50">
      <w:pPr>
        <w:pStyle w:val="SectionText0"/>
      </w:pPr>
      <w:r w:rsidRPr="006843E1">
        <w:rPr>
          <w:noProof/>
        </w:rPr>
        <w:lastRenderedPageBreak/>
        <w:drawing>
          <wp:inline distT="0" distB="0" distL="0" distR="0" wp14:anchorId="53805B6F" wp14:editId="108D9F0A">
            <wp:extent cx="8503160" cy="6079402"/>
            <wp:effectExtent l="0" t="0" r="0" b="0"/>
            <wp:docPr id="2017051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513922" cy="6087097"/>
                    </a:xfrm>
                    <a:prstGeom prst="rect">
                      <a:avLst/>
                    </a:prstGeom>
                    <a:noFill/>
                    <a:ln>
                      <a:noFill/>
                    </a:ln>
                  </pic:spPr>
                </pic:pic>
              </a:graphicData>
            </a:graphic>
          </wp:inline>
        </w:drawing>
      </w:r>
    </w:p>
    <w:p w14:paraId="16499DCA" w14:textId="5FA60979" w:rsidR="00FF2415" w:rsidRPr="006843E1" w:rsidRDefault="008D58DC" w:rsidP="00864C67">
      <w:pPr>
        <w:pStyle w:val="SectionText0"/>
        <w:rPr>
          <w:b/>
          <w:bCs/>
        </w:rPr>
        <w:sectPr w:rsidR="00FF2415" w:rsidRPr="006843E1" w:rsidSect="00635BA0">
          <w:headerReference w:type="default" r:id="rId62"/>
          <w:pgSz w:w="15840" w:h="12240" w:orient="landscape"/>
          <w:pgMar w:top="720" w:right="720" w:bottom="720" w:left="720" w:header="720" w:footer="720" w:gutter="0"/>
          <w:cols w:space="720"/>
          <w:docGrid w:linePitch="299"/>
        </w:sectPr>
      </w:pPr>
      <w:bookmarkStart w:id="109" w:name="_Ref151150285"/>
      <w:bookmarkStart w:id="110" w:name="_Toc162210502"/>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A32303">
        <w:rPr>
          <w:rStyle w:val="CaptionBChar"/>
          <w:rFonts w:eastAsia="Arial"/>
          <w:noProof/>
        </w:rPr>
        <w:t>10</w:t>
      </w:r>
      <w:r w:rsidRPr="00864C67">
        <w:rPr>
          <w:rStyle w:val="CaptionBChar"/>
          <w:rFonts w:eastAsia="Arial"/>
        </w:rPr>
        <w:fldChar w:fldCharType="end"/>
      </w:r>
      <w:bookmarkEnd w:id="109"/>
      <w:r w:rsidRPr="00864C67">
        <w:rPr>
          <w:rStyle w:val="CaptionBChar"/>
          <w:rFonts w:eastAsia="Arial"/>
        </w:rPr>
        <w:t>:</w:t>
      </w:r>
      <w:r w:rsidR="007A775A" w:rsidRPr="006843E1">
        <w:t xml:space="preserve"> The number of t</w:t>
      </w:r>
      <w:r w:rsidRPr="006843E1">
        <w:t>ransitions from foraging to alert behavio</w:t>
      </w:r>
      <w:r w:rsidR="007347A5" w:rsidRPr="006843E1">
        <w:t>u</w:t>
      </w:r>
      <w:r w:rsidRPr="006843E1">
        <w:t xml:space="preserve">r </w:t>
      </w:r>
      <w:r w:rsidR="007A775A" w:rsidRPr="006843E1">
        <w:t>decreases</w:t>
      </w:r>
      <w:r w:rsidRPr="006843E1">
        <w:t xml:space="preserve"> as disturbance frequency increases</w:t>
      </w:r>
      <w:r w:rsidR="007A775A" w:rsidRPr="006843E1">
        <w:t xml:space="preserve">. </w:t>
      </w:r>
      <w:r w:rsidR="00492CDC" w:rsidRPr="006843E1">
        <w:t>The grey shadow represents the standard error of the curve.</w:t>
      </w:r>
      <w:bookmarkEnd w:id="110"/>
      <w:r w:rsidR="007A775A" w:rsidRPr="006843E1">
        <w:t xml:space="preserve"> </w:t>
      </w:r>
    </w:p>
    <w:p w14:paraId="3320C9C6" w14:textId="723F9D06" w:rsidR="00FF2415" w:rsidRPr="006843E1" w:rsidRDefault="00FF2415" w:rsidP="00A24D3D">
      <w:pPr>
        <w:pStyle w:val="SectionText"/>
        <w:spacing w:line="480" w:lineRule="auto"/>
      </w:pPr>
      <w:r w:rsidRPr="006843E1">
        <w:lastRenderedPageBreak/>
        <w:t xml:space="preserve">(p-value &gt; 0.235; </w:t>
      </w:r>
      <w:r w:rsidRPr="006843E1">
        <w:fldChar w:fldCharType="begin"/>
      </w:r>
      <w:r w:rsidRPr="006843E1">
        <w:instrText xml:space="preserve"> REF _Ref151148773 </w:instrText>
      </w:r>
      <w:r>
        <w:instrText xml:space="preserve"> \* MERGEFORMAT </w:instrText>
      </w:r>
      <w:r w:rsidRPr="006843E1">
        <w:fldChar w:fldCharType="separate"/>
      </w:r>
      <w:r w:rsidR="00A32303" w:rsidRPr="00A32303">
        <w:t>Table 7</w:t>
      </w:r>
      <w:r w:rsidRPr="006843E1">
        <w:fldChar w:fldCharType="end"/>
      </w:r>
      <w:r w:rsidRPr="006843E1">
        <w:t xml:space="preserve">). The number of transitions from alert to foraging behaviour were not significantly affected by any factors, however, bait presence had a marginally insignificant effect (IRR = 1.513, SE = 0.351, z = 1.789, p = 0.074; </w:t>
      </w:r>
      <w:r w:rsidRPr="006843E1">
        <w:fldChar w:fldCharType="begin"/>
      </w:r>
      <w:r w:rsidRPr="006843E1">
        <w:instrText xml:space="preserve"> REF _Ref151151285 </w:instrText>
      </w:r>
      <w:r>
        <w:instrText xml:space="preserve"> \* MERGEFORMAT </w:instrText>
      </w:r>
      <w:r w:rsidRPr="006843E1">
        <w:fldChar w:fldCharType="separate"/>
      </w:r>
      <w:r w:rsidR="00A32303" w:rsidRPr="00A32303">
        <w:t>Figure S7</w:t>
      </w:r>
      <w:r w:rsidRPr="006843E1">
        <w:fldChar w:fldCharType="end"/>
      </w:r>
      <w:r w:rsidRPr="006843E1">
        <w:t xml:space="preserve">, </w:t>
      </w:r>
      <w:r w:rsidRPr="006843E1">
        <w:fldChar w:fldCharType="begin"/>
      </w:r>
      <w:r w:rsidRPr="006843E1">
        <w:instrText xml:space="preserve"> REF _Ref151148773 </w:instrText>
      </w:r>
      <w:r>
        <w:instrText xml:space="preserve"> \* MERGEFORMAT </w:instrText>
      </w:r>
      <w:r w:rsidRPr="006843E1">
        <w:fldChar w:fldCharType="separate"/>
      </w:r>
      <w:r w:rsidR="00A32303" w:rsidRPr="00A32303">
        <w:t>Table 7</w:t>
      </w:r>
      <w:r w:rsidRPr="006843E1">
        <w:fldChar w:fldCharType="end"/>
      </w:r>
      <w:r w:rsidRPr="006843E1">
        <w:t>).</w:t>
      </w:r>
    </w:p>
    <w:p w14:paraId="0BE97904" w14:textId="5FE75ACF" w:rsidR="00FF2415" w:rsidRPr="006843E1" w:rsidRDefault="00FF2415" w:rsidP="00A24D3D">
      <w:pPr>
        <w:pStyle w:val="SectionText"/>
        <w:spacing w:line="480" w:lineRule="auto"/>
        <w:sectPr w:rsidR="00FF2415" w:rsidRPr="006843E1" w:rsidSect="00635BA0">
          <w:pgSz w:w="12240" w:h="15840"/>
          <w:pgMar w:top="1440" w:right="1440" w:bottom="1440" w:left="1440" w:header="720" w:footer="720" w:gutter="0"/>
          <w:cols w:space="720"/>
        </w:sectPr>
      </w:pPr>
      <w:r w:rsidRPr="006843E1">
        <w:t>Post hoc testing on the number of transitions from foraging to alert behaviour revealed that in green areas, individuals performed more transitions from foraging to alert when in the presence of a sentinel (</w:t>
      </w:r>
      <m:oMath>
        <m:acc>
          <m:accPr>
            <m:ctrlPr>
              <w:rPr>
                <w:rFonts w:ascii="Cambria Math" w:hAnsi="Cambria Math"/>
                <w:i/>
              </w:rPr>
            </m:ctrlPr>
          </m:accPr>
          <m:e>
            <m:r>
              <w:rPr>
                <w:rFonts w:ascii="Cambria Math" w:hAnsi="Cambria Math"/>
              </w:rPr>
              <m:t>β</m:t>
            </m:r>
          </m:e>
        </m:acc>
      </m:oMath>
      <w:r w:rsidRPr="006843E1">
        <w:t xml:space="preserve"> = -1.124, SE = 0.346, z-ratio = -3.250, p = 0.007; </w:t>
      </w:r>
      <w:r w:rsidRPr="006843E1">
        <w:fldChar w:fldCharType="begin"/>
      </w:r>
      <w:r w:rsidRPr="006843E1">
        <w:instrText xml:space="preserve"> REF _Ref151153168 </w:instrText>
      </w:r>
      <w:r>
        <w:instrText xml:space="preserve"> \* MERGEFORMAT </w:instrText>
      </w:r>
      <w:r w:rsidRPr="006843E1">
        <w:fldChar w:fldCharType="separate"/>
      </w:r>
      <w:r w:rsidR="00A32303" w:rsidRPr="00A32303">
        <w:t>Table S4</w:t>
      </w:r>
      <w:r w:rsidRPr="006843E1">
        <w:fldChar w:fldCharType="end"/>
      </w:r>
      <w:r w:rsidRPr="006843E1">
        <w:t>). Foragers in the presence of a sentinel performed marginally more transitions from foraging to alert in green areas than in commercial areas (</w:t>
      </w:r>
      <m:oMath>
        <m:acc>
          <m:accPr>
            <m:ctrlPr>
              <w:rPr>
                <w:rFonts w:ascii="Cambria Math" w:hAnsi="Cambria Math"/>
                <w:i/>
              </w:rPr>
            </m:ctrlPr>
          </m:accPr>
          <m:e>
            <m:r>
              <w:rPr>
                <w:rFonts w:ascii="Cambria Math" w:hAnsi="Cambria Math"/>
              </w:rPr>
              <m:t>β</m:t>
            </m:r>
          </m:e>
        </m:acc>
      </m:oMath>
      <w:r w:rsidRPr="006843E1">
        <w:t xml:space="preserve"> = -0.749, SE = 0.364, z-ratio = -2.062, p = 0.079; </w:t>
      </w:r>
      <w:r w:rsidRPr="006843E1">
        <w:fldChar w:fldCharType="begin"/>
      </w:r>
      <w:r w:rsidRPr="006843E1">
        <w:instrText xml:space="preserve"> REF _Ref151153168 </w:instrText>
      </w:r>
      <w:r>
        <w:instrText xml:space="preserve"> \* MERGEFORMAT </w:instrText>
      </w:r>
      <w:r w:rsidRPr="006843E1">
        <w:fldChar w:fldCharType="separate"/>
      </w:r>
      <w:r w:rsidR="00A32303" w:rsidRPr="00A32303">
        <w:t>Table S4</w:t>
      </w:r>
      <w:r w:rsidRPr="006843E1">
        <w:fldChar w:fldCharType="end"/>
      </w:r>
      <w:r w:rsidRPr="006843E1">
        <w:t>). However, foragers in the absence of a sentinel performed marginally more transitions from foraging to alert behaviour in commercial areas than in green areas (</w:t>
      </w:r>
      <m:oMath>
        <m:acc>
          <m:accPr>
            <m:ctrlPr>
              <w:rPr>
                <w:rFonts w:ascii="Cambria Math" w:hAnsi="Cambria Math"/>
                <w:i/>
              </w:rPr>
            </m:ctrlPr>
          </m:accPr>
          <m:e>
            <m:r>
              <w:rPr>
                <w:rFonts w:ascii="Cambria Math" w:hAnsi="Cambria Math"/>
              </w:rPr>
              <m:t>β</m:t>
            </m:r>
          </m:e>
        </m:acc>
      </m:oMath>
      <w:r w:rsidRPr="006843E1">
        <w:t xml:space="preserve"> = 0.864, SE = 0.372, z-ratio = 2.321, p = 0.061; </w:t>
      </w:r>
      <w:r w:rsidRPr="006843E1">
        <w:fldChar w:fldCharType="begin"/>
      </w:r>
      <w:r w:rsidRPr="006843E1">
        <w:instrText xml:space="preserve"> REF _Ref151153168 </w:instrText>
      </w:r>
      <w:r>
        <w:instrText xml:space="preserve"> \* MERGEFORMAT </w:instrText>
      </w:r>
      <w:r w:rsidRPr="006843E1">
        <w:fldChar w:fldCharType="separate"/>
      </w:r>
      <w:r w:rsidR="00A32303" w:rsidRPr="00A32303">
        <w:t>Table S4</w:t>
      </w:r>
      <w:r w:rsidRPr="006843E1">
        <w:fldChar w:fldCharType="end"/>
      </w:r>
      <w:r w:rsidRPr="006843E1">
        <w:t>).</w:t>
      </w:r>
    </w:p>
    <w:p w14:paraId="5BA48CEE" w14:textId="77777777" w:rsidR="00972DBB" w:rsidRPr="006843E1" w:rsidRDefault="00972DBB" w:rsidP="00A24D3D">
      <w:pPr>
        <w:pStyle w:val="SectionTitle"/>
        <w:spacing w:line="480" w:lineRule="auto"/>
        <w:rPr>
          <w:noProof w:val="0"/>
        </w:rPr>
      </w:pPr>
      <w:bookmarkStart w:id="111" w:name="_Toc162204970"/>
      <w:bookmarkStart w:id="112" w:name="_Toc162208157"/>
      <w:r w:rsidRPr="006843E1">
        <w:rPr>
          <w:noProof w:val="0"/>
        </w:rPr>
        <w:lastRenderedPageBreak/>
        <w:t>Discussion</w:t>
      </w:r>
      <w:bookmarkEnd w:id="111"/>
      <w:bookmarkEnd w:id="112"/>
    </w:p>
    <w:p w14:paraId="52BF8012" w14:textId="376EF2C5" w:rsidR="00972DBB" w:rsidRPr="006843E1" w:rsidRDefault="00972DBB" w:rsidP="00A24D3D">
      <w:pPr>
        <w:pStyle w:val="SectionText"/>
        <w:spacing w:line="480" w:lineRule="auto"/>
      </w:pPr>
      <w:r w:rsidRPr="006843E1">
        <w:t xml:space="preserve">Our study sought to investigate how the presence of a sentinel and the </w:t>
      </w:r>
      <w:r w:rsidR="00A549C0" w:rsidRPr="006843E1">
        <w:t xml:space="preserve">generalized environment </w:t>
      </w:r>
      <w:r w:rsidRPr="006843E1">
        <w:t xml:space="preserve">affected the behavior of foraging American crows. We initially hypothesized that the presence of a sentinel would decrease the individual vigilance of crow foragers, and that green areas would likewise decrease individual vigilance due to reduced ambient noise and longer lines of sight. </w:t>
      </w:r>
      <w:r w:rsidR="00A549C0" w:rsidRPr="006843E1">
        <w:t xml:space="preserve">We also expected the likelihood of a sentinel being present to increase in commercial and </w:t>
      </w:r>
      <w:r w:rsidR="0011611F" w:rsidRPr="006843E1">
        <w:t xml:space="preserve">frequently </w:t>
      </w:r>
      <w:r w:rsidR="00A549C0" w:rsidRPr="006843E1">
        <w:t xml:space="preserve">disturbed areas where the </w:t>
      </w:r>
      <w:r w:rsidR="0011611F" w:rsidRPr="006843E1">
        <w:t xml:space="preserve">benefits of sentinel coverage would be most beneficial to the foragers. </w:t>
      </w:r>
      <w:r w:rsidR="00F7205B">
        <w:t>S</w:t>
      </w:r>
      <w:r w:rsidR="00A549C0" w:rsidRPr="006843E1">
        <w:t xml:space="preserve">entinel presence had </w:t>
      </w:r>
      <w:r w:rsidR="00F7205B">
        <w:t xml:space="preserve">no other significant </w:t>
      </w:r>
      <w:r w:rsidR="00A549C0" w:rsidRPr="006843E1">
        <w:t>effect</w:t>
      </w:r>
      <w:r w:rsidR="00F7205B">
        <w:t>s</w:t>
      </w:r>
      <w:r w:rsidR="00A549C0" w:rsidRPr="006843E1">
        <w:t xml:space="preserve"> on the behaviour of foragers</w:t>
      </w:r>
      <w:r w:rsidR="00F7205B">
        <w:t xml:space="preserve"> a</w:t>
      </w:r>
      <w:r w:rsidR="00F7205B" w:rsidRPr="006843E1">
        <w:t>part from significantly increasing the duration of all behaviours</w:t>
      </w:r>
      <w:r w:rsidRPr="006843E1">
        <w:t>. More</w:t>
      </w:r>
      <w:r w:rsidR="00E13BF9" w:rsidRPr="006843E1">
        <w:t>over</w:t>
      </w:r>
      <w:r w:rsidRPr="006843E1">
        <w:t xml:space="preserve">, neither the generalized environment, disturbance frequency, nor group size significantly affected the </w:t>
      </w:r>
      <w:r w:rsidR="00A549C0" w:rsidRPr="006843E1">
        <w:t>likelihood of a sentinel being present</w:t>
      </w:r>
      <w:r w:rsidRPr="006843E1">
        <w:t xml:space="preserve">. This unexpected result suggests that sentinel crows </w:t>
      </w:r>
      <w:r w:rsidR="00F7205B">
        <w:t xml:space="preserve">could </w:t>
      </w:r>
      <w:r w:rsidRPr="006843E1">
        <w:t xml:space="preserve">decide to perform sentinel behavior based more on </w:t>
      </w:r>
      <w:r w:rsidR="006C0061" w:rsidRPr="006843E1">
        <w:t>selfish needs</w:t>
      </w:r>
      <w:r w:rsidRPr="006843E1">
        <w:t xml:space="preserve"> rather than </w:t>
      </w:r>
      <w:r w:rsidR="0011611F" w:rsidRPr="006843E1">
        <w:t xml:space="preserve">the </w:t>
      </w:r>
      <w:r w:rsidR="006C0061" w:rsidRPr="006843E1">
        <w:t>benefits imparted to the foragers</w:t>
      </w:r>
      <w:r w:rsidRPr="006843E1">
        <w:t xml:space="preserve">. We found that the generalized environment had a significant effect on forager behavior, with green areas leading to longer bouts of foraging behavior and more transitions from the vulnerable to the alert state. This suggests that crows </w:t>
      </w:r>
      <w:r w:rsidR="00F7205B">
        <w:t>could</w:t>
      </w:r>
      <w:r w:rsidRPr="006843E1">
        <w:t xml:space="preserve"> perceive green areas as less safe, possibly because they </w:t>
      </w:r>
      <w:r w:rsidR="00CD35D5" w:rsidRPr="006843E1">
        <w:t xml:space="preserve">need to </w:t>
      </w:r>
      <w:r w:rsidRPr="006843E1">
        <w:t>spend more time being vulnerable. Overall, the study's findings do not fully support the initial hypotheses and suggest that sentinel behavior and forager behavior in crows could be influenced by complex interactions between individual factors and forager’s perception of the safety of their environment.</w:t>
      </w:r>
    </w:p>
    <w:p w14:paraId="04BD274D" w14:textId="648F6557" w:rsidR="00AA24E0" w:rsidRPr="006843E1" w:rsidRDefault="006C0061" w:rsidP="00A24D3D">
      <w:pPr>
        <w:pStyle w:val="SectionSubtitle"/>
        <w:spacing w:line="480" w:lineRule="auto"/>
      </w:pPr>
      <w:bookmarkStart w:id="113" w:name="_Toc162204971"/>
      <w:bookmarkStart w:id="114" w:name="_Toc162208158"/>
      <w:r w:rsidRPr="006843E1">
        <w:t xml:space="preserve">Sentinel </w:t>
      </w:r>
      <w:proofErr w:type="gramStart"/>
      <w:r w:rsidRPr="006843E1">
        <w:t>behaviour</w:t>
      </w:r>
      <w:bookmarkEnd w:id="113"/>
      <w:bookmarkEnd w:id="114"/>
      <w:proofErr w:type="gramEnd"/>
    </w:p>
    <w:p w14:paraId="174263FA" w14:textId="58100AF7" w:rsidR="00972DBB" w:rsidRPr="006843E1" w:rsidRDefault="00AA24E0" w:rsidP="00A24D3D">
      <w:pPr>
        <w:pStyle w:val="SectionText"/>
        <w:spacing w:line="480" w:lineRule="auto"/>
      </w:pPr>
      <w:r w:rsidRPr="006843E1">
        <w:t xml:space="preserve">Our results </w:t>
      </w:r>
      <w:r w:rsidR="00972DBB" w:rsidRPr="006843E1">
        <w:t>contrast with previous studies that found that the presence of a sentinel led to a decrease in alert behavior</w:t>
      </w:r>
      <w:r w:rsidR="002E55A1" w:rsidRPr="006843E1">
        <w:t xml:space="preserve"> </w:t>
      </w:r>
      <w:r w:rsidR="002E55A1" w:rsidRPr="006843E1">
        <w:fldChar w:fldCharType="begin"/>
      </w:r>
      <w:r w:rsidR="002702D2">
        <w:instrText xml:space="preserve"> ADDIN ZOTERO_ITEM CSL_CITATION {"citationID":"yrwlaKz4","properties":{"formattedCitation":"[39,60]","plainCitation":"[39,60]","noteIndex":0},"citationItems":[{"id":240,"uris":["http://zotero.org/users/8430992/items/MPPQIDNU"],"itemData":{"id":240,"type":"article-journal","container-title":"Current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N."}],"issued":{"date-parts":[["2008",4,22]]}},"label":"page"},{"id":600,"uris":["http://zotero.org/users/8430992/items/VJDVFLV9"],"itemData":{"id":600,"type":"article-journal","container-title":"Functional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M."}],"editor":[{"family":"Lewis","given":"Sara"}],"issued":{"date-parts":[["2014",2]]}},"label":"page"}],"schema":"https://github.com/citation-style-language/schema/raw/master/csl-citation.json"} </w:instrText>
      </w:r>
      <w:r w:rsidR="002E55A1" w:rsidRPr="006843E1">
        <w:fldChar w:fldCharType="separate"/>
      </w:r>
      <w:r w:rsidR="002702D2" w:rsidRPr="002702D2">
        <w:t>[39,60]</w:t>
      </w:r>
      <w:r w:rsidR="002E55A1" w:rsidRPr="006843E1">
        <w:fldChar w:fldCharType="end"/>
      </w:r>
      <w:r w:rsidR="00972DBB" w:rsidRPr="006843E1">
        <w:t>.</w:t>
      </w:r>
      <w:r w:rsidR="00F7205B">
        <w:t xml:space="preserve"> </w:t>
      </w:r>
      <w:r w:rsidR="005065CC" w:rsidRPr="006843E1">
        <w:t xml:space="preserve">For example, pied babblers, </w:t>
      </w:r>
      <w:proofErr w:type="spellStart"/>
      <w:r w:rsidR="005065CC" w:rsidRPr="006843E1">
        <w:rPr>
          <w:i/>
        </w:rPr>
        <w:t>Turdoides</w:t>
      </w:r>
      <w:proofErr w:type="spellEnd"/>
      <w:r w:rsidR="005065CC" w:rsidRPr="006843E1">
        <w:rPr>
          <w:i/>
        </w:rPr>
        <w:t xml:space="preserve"> bicolor</w:t>
      </w:r>
      <w:r w:rsidR="005065CC" w:rsidRPr="006843E1">
        <w:t xml:space="preserve">, increased the </w:t>
      </w:r>
      <w:r w:rsidR="005065CC" w:rsidRPr="006843E1">
        <w:lastRenderedPageBreak/>
        <w:t>proportion of time spent foraging after the start of a sentinel bout and had increased biomass intake.</w:t>
      </w:r>
      <w:r w:rsidRPr="006843E1">
        <w:t xml:space="preserve"> </w:t>
      </w:r>
      <w:r w:rsidR="00F7205B">
        <w:t>S</w:t>
      </w:r>
      <w:r w:rsidRPr="006843E1">
        <w:t>entinel behavior</w:t>
      </w:r>
      <w:r w:rsidR="00F7205B">
        <w:t xml:space="preserve"> can be</w:t>
      </w:r>
      <w:r w:rsidRPr="006843E1">
        <w:t xml:space="preserve"> more selfish</w:t>
      </w:r>
      <w:r w:rsidR="00F7205B">
        <w:t xml:space="preserve"> in nature</w:t>
      </w:r>
      <w:r w:rsidRPr="006843E1">
        <w:t xml:space="preserve">, primarily benefiting the sentinel itself rather </w:t>
      </w:r>
      <w:r w:rsidR="00F7205B">
        <w:t xml:space="preserve">than </w:t>
      </w:r>
      <w:r w:rsidR="00F632DD" w:rsidRPr="006843E1">
        <w:t>being an altruistic strategy benefiting the group at the expense of the sentinel</w:t>
      </w:r>
      <w:r w:rsidRPr="006843E1">
        <w:t xml:space="preserve">. </w:t>
      </w:r>
      <w:proofErr w:type="spellStart"/>
      <w:r w:rsidR="00972DBB" w:rsidRPr="006843E1">
        <w:t>Bedneckoff's</w:t>
      </w:r>
      <w:proofErr w:type="spellEnd"/>
      <w:r w:rsidR="00972DBB" w:rsidRPr="006843E1">
        <w:t xml:space="preserve"> state-dependent model</w:t>
      </w:r>
      <w:r w:rsidRPr="006843E1">
        <w:t xml:space="preserve"> states that</w:t>
      </w:r>
      <w:r w:rsidR="00972DBB" w:rsidRPr="006843E1">
        <w:t xml:space="preserve"> individuals make decisions based on their own energetic needs and the benefits they receive</w:t>
      </w:r>
      <w:r w:rsidR="002E55A1" w:rsidRPr="006843E1">
        <w:t xml:space="preserve"> </w:t>
      </w:r>
      <w:r w:rsidR="002E55A1" w:rsidRPr="006843E1">
        <w:fldChar w:fldCharType="begin"/>
      </w:r>
      <w:r w:rsidR="00B52135">
        <w:instrText xml:space="preserve"> ADDIN ZOTERO_ITEM CSL_CITATION {"citationID":"AyMXBJ0y","properties":{"formattedCitation":"[28]","plainCitation":"[28]","noteIndex":0},"citationItems":[{"id":1726,"uris":["http://zotero.org/users/8430992/items/5Y2MYXKI"],"itemData":{"id":1726,"type":"article-journal","container-title":"The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2E55A1" w:rsidRPr="006843E1">
        <w:fldChar w:fldCharType="separate"/>
      </w:r>
      <w:r w:rsidR="00B52135" w:rsidRPr="00B52135">
        <w:t>[28]</w:t>
      </w:r>
      <w:r w:rsidR="002E55A1" w:rsidRPr="006843E1">
        <w:fldChar w:fldCharType="end"/>
      </w:r>
      <w:r w:rsidR="00972DBB" w:rsidRPr="006843E1">
        <w:t>.</w:t>
      </w:r>
      <w:r w:rsidR="00F7205B">
        <w:t xml:space="preserve"> </w:t>
      </w:r>
      <w:r w:rsidR="005065CC" w:rsidRPr="006843E1">
        <w:t>A</w:t>
      </w:r>
      <w:r w:rsidR="00972DBB" w:rsidRPr="006843E1">
        <w:t xml:space="preserve">n individual with sufficient energetic reserves could decide to perform sentinel </w:t>
      </w:r>
      <w:r w:rsidR="00F879FF">
        <w:t>behaviour</w:t>
      </w:r>
      <w:r w:rsidR="00972DBB" w:rsidRPr="006843E1">
        <w:t xml:space="preserve"> as a safer option</w:t>
      </w:r>
      <w:r w:rsidR="005065CC" w:rsidRPr="006843E1">
        <w:t xml:space="preserve"> if the alternative is foraging without a sentinel</w:t>
      </w:r>
      <w:r w:rsidR="00972DBB" w:rsidRPr="006843E1">
        <w:t>. In urban areas, where high-calorie food patches are bountiful, individuals could be forgoing foraging to act as sentinels for their own safety</w:t>
      </w:r>
      <w:r w:rsidR="005065CC" w:rsidRPr="006843E1">
        <w:t xml:space="preserve"> rather than to provide benefits to the other foraging group-members</w:t>
      </w:r>
      <w:r w:rsidR="00972DBB" w:rsidRPr="006843E1">
        <w:t>. These sentinels only come down when they are below a critical energetic threshold past which performing sentinel behaviour is unfavourable</w:t>
      </w:r>
      <w:r w:rsidR="005065CC" w:rsidRPr="006843E1">
        <w:t xml:space="preserve"> only to be replaced by another individual with sufficient energetic reserves </w:t>
      </w:r>
      <w:r w:rsidR="005065CC" w:rsidRPr="006843E1">
        <w:fldChar w:fldCharType="begin"/>
      </w:r>
      <w:r w:rsidR="00B52135">
        <w:instrText xml:space="preserve"> ADDIN ZOTERO_ITEM CSL_CITATION {"citationID":"V9AgG5Yz","properties":{"formattedCitation":"[28,29]","plainCitation":"[28,29]","noteIndex":0},"citationItems":[{"id":1726,"uris":["http://zotero.org/users/8430992/items/5Y2MYXKI"],"itemData":{"id":1726,"type":"article-journal","container-title":"The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5065CC" w:rsidRPr="006843E1">
        <w:fldChar w:fldCharType="separate"/>
      </w:r>
      <w:r w:rsidR="00B52135" w:rsidRPr="00B52135">
        <w:t>[28,29]</w:t>
      </w:r>
      <w:r w:rsidR="005065CC" w:rsidRPr="006843E1">
        <w:fldChar w:fldCharType="end"/>
      </w:r>
      <w:r w:rsidR="00972DBB" w:rsidRPr="006843E1">
        <w:t xml:space="preserve">. </w:t>
      </w:r>
      <w:r w:rsidR="005065CC" w:rsidRPr="006843E1">
        <w:t>T</w:t>
      </w:r>
      <w:r w:rsidR="00972DBB" w:rsidRPr="006843E1">
        <w:t xml:space="preserve">he benefits of sentinel behavior </w:t>
      </w:r>
      <w:r w:rsidR="005065CC" w:rsidRPr="006843E1">
        <w:t>can be</w:t>
      </w:r>
      <w:r w:rsidR="00972DBB" w:rsidRPr="006843E1">
        <w:t xml:space="preserve"> more subtle or indirect, such as providing a greater sense of security that allows foragers to focus more on foraging without actively reducing their vigilance. </w:t>
      </w:r>
      <w:r w:rsidR="0091332F" w:rsidRPr="006843E1">
        <w:t>The proportion of time allocated to alert behaviour could also be used to scan for foraging patches</w:t>
      </w:r>
      <w:r w:rsidR="00CF78FE" w:rsidRPr="006843E1">
        <w:t xml:space="preserve"> and other foragers, explaining the absence of effects of sentinel presence on the proportion of time spent being alert</w:t>
      </w:r>
      <w:r w:rsidR="0091332F" w:rsidRPr="006843E1">
        <w:t xml:space="preserve">. Foragers could also be benefitting from sentinel presence by increasing the </w:t>
      </w:r>
      <w:r w:rsidR="00F879FF">
        <w:t>distance</w:t>
      </w:r>
      <w:r w:rsidR="0091332F" w:rsidRPr="006843E1">
        <w:t xml:space="preserve"> between foragers, permitting the group to forage over a greater surface area </w:t>
      </w:r>
      <w:r w:rsidR="00F632DD" w:rsidRPr="006843E1">
        <w:t xml:space="preserve">while compensating for the </w:t>
      </w:r>
      <w:r w:rsidR="0091332F" w:rsidRPr="006843E1">
        <w:t>increas</w:t>
      </w:r>
      <w:r w:rsidR="00F632DD" w:rsidRPr="006843E1">
        <w:t>ed</w:t>
      </w:r>
      <w:r w:rsidR="0091332F" w:rsidRPr="006843E1">
        <w:t xml:space="preserve"> predation risk </w:t>
      </w:r>
      <w:r w:rsidR="00F632DD" w:rsidRPr="006843E1">
        <w:t xml:space="preserve">from foraging further apart </w:t>
      </w:r>
      <w:r w:rsidR="0091332F" w:rsidRPr="006843E1">
        <w:fldChar w:fldCharType="begin"/>
      </w:r>
      <w:r w:rsidR="002702D2">
        <w:instrText xml:space="preserve"> ADDIN ZOTERO_ITEM CSL_CITATION {"citationID":"Rigcu9n1","properties":{"formattedCitation":"[39]","plainCitation":"[39]","noteIndex":0},"citationItems":[{"id":240,"uris":["http://zotero.org/users/8430992/items/MPPQIDNU"],"itemData":{"id":240,"type":"article-journal","container-title":"Current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91332F" w:rsidRPr="006843E1">
        <w:fldChar w:fldCharType="separate"/>
      </w:r>
      <w:r w:rsidR="002702D2" w:rsidRPr="002702D2">
        <w:t>[39]</w:t>
      </w:r>
      <w:r w:rsidR="0091332F" w:rsidRPr="006843E1">
        <w:fldChar w:fldCharType="end"/>
      </w:r>
      <w:r w:rsidR="0091332F" w:rsidRPr="006843E1">
        <w:t>.</w:t>
      </w:r>
      <w:r w:rsidR="00F632DD" w:rsidRPr="006843E1">
        <w:t xml:space="preserve"> Sentinel </w:t>
      </w:r>
      <w:r w:rsidR="00F879FF">
        <w:t>behaviour</w:t>
      </w:r>
      <w:r w:rsidR="00F632DD" w:rsidRPr="006843E1">
        <w:t xml:space="preserve"> could therefore compensate for riskier group-foraging strategies, not only individual changes in behaviour. </w:t>
      </w:r>
      <w:r w:rsidR="00972DBB" w:rsidRPr="006843E1">
        <w:t xml:space="preserve">The relationship between sentinels and foragers </w:t>
      </w:r>
      <w:r w:rsidR="00F632DD" w:rsidRPr="006843E1">
        <w:t>is</w:t>
      </w:r>
      <w:r w:rsidR="00972DBB" w:rsidRPr="006843E1">
        <w:t xml:space="preserve"> more complex than it appears, reinforcing the importance of considering individual differences and motivations when studying </w:t>
      </w:r>
      <w:r w:rsidR="00F632DD" w:rsidRPr="006843E1">
        <w:t>social</w:t>
      </w:r>
      <w:r w:rsidR="00972DBB" w:rsidRPr="006843E1">
        <w:t xml:space="preserve"> behavior</w:t>
      </w:r>
      <w:r w:rsidR="00F632DD" w:rsidRPr="006843E1">
        <w:t>s</w:t>
      </w:r>
      <w:r w:rsidR="00972DBB" w:rsidRPr="006843E1">
        <w:t>.</w:t>
      </w:r>
    </w:p>
    <w:p w14:paraId="336D644E" w14:textId="54A84C56" w:rsidR="00D212DA" w:rsidRPr="006843E1" w:rsidRDefault="00F632DD" w:rsidP="00A24D3D">
      <w:pPr>
        <w:pStyle w:val="SectionSubtitle"/>
        <w:spacing w:line="480" w:lineRule="auto"/>
      </w:pPr>
      <w:bookmarkStart w:id="115" w:name="_Toc162204972"/>
      <w:bookmarkStart w:id="116" w:name="_Toc162208159"/>
      <w:r w:rsidRPr="006843E1">
        <w:lastRenderedPageBreak/>
        <w:t>Generalized Environment</w:t>
      </w:r>
      <w:bookmarkEnd w:id="115"/>
      <w:bookmarkEnd w:id="116"/>
    </w:p>
    <w:p w14:paraId="69021B13" w14:textId="0358A4CC" w:rsidR="00972DBB" w:rsidRPr="006843E1" w:rsidRDefault="00972DBB" w:rsidP="00A24D3D">
      <w:pPr>
        <w:pStyle w:val="SectionText"/>
        <w:spacing w:line="480" w:lineRule="auto"/>
      </w:pPr>
      <w:r w:rsidRPr="006843E1">
        <w:t>We found that the generalized environment had significant effects on forager behavio</w:t>
      </w:r>
      <w:r w:rsidR="006843E1" w:rsidRPr="006843E1">
        <w:t>u</w:t>
      </w:r>
      <w:r w:rsidRPr="006843E1">
        <w:t xml:space="preserve">r, particularly in terms of the duration of bouts of foraging behavior and the number of transitions from the vulnerable to the alert state. In green areas, crows exhibited longer bouts of foraging behavior, </w:t>
      </w:r>
      <w:r w:rsidR="006843E1">
        <w:t>suggesting</w:t>
      </w:r>
      <w:r w:rsidRPr="006843E1">
        <w:t xml:space="preserve"> that they spent more time actively searching for food. Likewise, </w:t>
      </w:r>
      <w:r w:rsidR="00F879FF">
        <w:t xml:space="preserve">an </w:t>
      </w:r>
      <w:r w:rsidRPr="006843E1">
        <w:t xml:space="preserve">increase in the number of transitions from the vulnerable state to the alert state </w:t>
      </w:r>
      <w:r w:rsidR="00F879FF">
        <w:t xml:space="preserve">was observed in </w:t>
      </w:r>
      <w:r w:rsidRPr="006843E1">
        <w:t>green areas</w:t>
      </w:r>
      <w:r w:rsidR="00F879FF">
        <w:t xml:space="preserve">, </w:t>
      </w:r>
      <w:r w:rsidRPr="006843E1">
        <w:t>suggest</w:t>
      </w:r>
      <w:r w:rsidR="00F879FF">
        <w:t>ing</w:t>
      </w:r>
      <w:r w:rsidRPr="006843E1">
        <w:t xml:space="preserve"> that crows were more vigilant and alert to potential threats</w:t>
      </w:r>
      <w:r w:rsidR="00F879FF">
        <w:t>,</w:t>
      </w:r>
      <w:r w:rsidRPr="006843E1">
        <w:t xml:space="preserve"> possibly due to the perceived higher predation risk compared to commercial areas. </w:t>
      </w:r>
    </w:p>
    <w:p w14:paraId="3489BE20" w14:textId="4C84A15B" w:rsidR="009547D0" w:rsidRPr="006843E1" w:rsidRDefault="00972DBB" w:rsidP="00A24D3D">
      <w:pPr>
        <w:pStyle w:val="SectionText"/>
        <w:spacing w:line="480" w:lineRule="auto"/>
      </w:pPr>
      <w:r w:rsidRPr="006843E1">
        <w:t>Green areas</w:t>
      </w:r>
      <w:r w:rsidR="00514A4D" w:rsidRPr="006843E1">
        <w:t>,</w:t>
      </w:r>
      <w:r w:rsidRPr="006843E1">
        <w:t xml:space="preserve"> such as parks</w:t>
      </w:r>
      <w:r w:rsidR="00514A4D" w:rsidRPr="006843E1">
        <w:t>,</w:t>
      </w:r>
      <w:r w:rsidRPr="006843E1">
        <w:t xml:space="preserve"> offer longer lines of sight and less ambient noise</w:t>
      </w:r>
      <w:r w:rsidR="009547D0">
        <w:t xml:space="preserve"> which makes the sentinel more effective </w:t>
      </w:r>
      <w:r w:rsidR="009547D0">
        <w:fldChar w:fldCharType="begin"/>
      </w:r>
      <w:r w:rsidR="002702D2">
        <w:instrText xml:space="preserve"> ADDIN ZOTERO_ITEM CSL_CITATION {"citationID":"Rsk0q6YD","properties":{"formattedCitation":"[78]","plainCitation":"[78]","noteIndex":0},"citationItems":[{"id":1724,"uris":["http://zotero.org/users/8430992/items/9YP83AVX"],"itemData":{"id":1724,"type":"article-journal","container-title":"Animal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schema":"https://github.com/citation-style-language/schema/raw/master/csl-citation.json"} </w:instrText>
      </w:r>
      <w:r w:rsidR="009547D0">
        <w:fldChar w:fldCharType="separate"/>
      </w:r>
      <w:r w:rsidR="002702D2" w:rsidRPr="002702D2">
        <w:t>[78]</w:t>
      </w:r>
      <w:r w:rsidR="009547D0">
        <w:fldChar w:fldCharType="end"/>
      </w:r>
      <w:r w:rsidRPr="006843E1">
        <w:t xml:space="preserve"> but </w:t>
      </w:r>
      <w:r w:rsidR="009547D0" w:rsidRPr="006843E1">
        <w:t xml:space="preserve">could also be benefitting urban </w:t>
      </w:r>
      <w:r w:rsidR="009547D0">
        <w:t>raptors</w:t>
      </w:r>
      <w:r w:rsidR="009547D0" w:rsidRPr="006843E1">
        <w:t xml:space="preserve">. </w:t>
      </w:r>
      <w:r w:rsidR="009547D0">
        <w:t xml:space="preserve">Urban red-tailed hawk populations are on the rise and the core of their home ranges were associated with large green areas </w:t>
      </w:r>
      <w:r w:rsidR="009547D0">
        <w:fldChar w:fldCharType="begin"/>
      </w:r>
      <w:r w:rsidR="002702D2">
        <w:instrText xml:space="preserve"> ADDIN ZOTERO_ITEM CSL_CITATION {"citationID":"05OtysYk","properties":{"formattedCitation":"[67]","plainCitation":"[67]","noteIndex":0},"citationItems":[{"id":1786,"uris":["http://zotero.org/users/8430992/items/I7ZMZB27"],"itemData":{"id":1786,"type":"article-journal","abstract":"Raptors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547D0">
        <w:fldChar w:fldCharType="separate"/>
      </w:r>
      <w:r w:rsidR="002702D2" w:rsidRPr="002702D2">
        <w:t>[67]</w:t>
      </w:r>
      <w:r w:rsidR="009547D0">
        <w:fldChar w:fldCharType="end"/>
      </w:r>
      <w:r w:rsidR="009547D0">
        <w:t>.</w:t>
      </w:r>
      <w:r w:rsidR="00B256D6">
        <w:t xml:space="preserve"> Foraging in green areas could therefore be riskier than initially hypothesized, explaining the individual need to maintain vigilance. </w:t>
      </w:r>
      <w:r w:rsidR="009547D0" w:rsidRPr="006843E1">
        <w:t>We observed foraging crows abandon sites when disturbed by raptors</w:t>
      </w:r>
      <w:r w:rsidR="00BE5D5F">
        <w:t xml:space="preserve"> but only temporarily flee when disturbed by vehicles. Crows </w:t>
      </w:r>
      <w:r w:rsidR="00F879FF">
        <w:t xml:space="preserve">foraging in the street </w:t>
      </w:r>
      <w:r w:rsidR="00BE5D5F">
        <w:t xml:space="preserve">will change lanes to avoid </w:t>
      </w:r>
      <w:r w:rsidR="00F879FF">
        <w:t xml:space="preserve">oncoming </w:t>
      </w:r>
      <w:r w:rsidR="00BE5D5F">
        <w:t xml:space="preserve">vehicular traffic </w:t>
      </w:r>
      <w:r w:rsidR="00BE5D5F">
        <w:fldChar w:fldCharType="begin"/>
      </w:r>
      <w:r w:rsidR="002702D2">
        <w:instrText xml:space="preserve"> ADDIN ZOTERO_ITEM CSL_CITATION {"citationID":"21KU40aX","properties":{"formattedCitation":"[79]","plainCitation":"[79]","noteIndex":0},"citationItems":[{"id":1788,"uris":["http://zotero.org/users/8430992/items/KUKT9VKG"],"itemData":{"id":1788,"type":"article-journal","abstract":"A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schema":"https://github.com/citation-style-language/schema/raw/master/csl-citation.json"} </w:instrText>
      </w:r>
      <w:r w:rsidR="00BE5D5F">
        <w:fldChar w:fldCharType="separate"/>
      </w:r>
      <w:r w:rsidR="002702D2" w:rsidRPr="002702D2">
        <w:t>[79]</w:t>
      </w:r>
      <w:r w:rsidR="00BE5D5F">
        <w:fldChar w:fldCharType="end"/>
      </w:r>
      <w:r w:rsidR="00F879FF">
        <w:t>,</w:t>
      </w:r>
      <w:r w:rsidR="00BE5D5F">
        <w:t xml:space="preserve"> suggest</w:t>
      </w:r>
      <w:r w:rsidR="00F879FF">
        <w:t>ing</w:t>
      </w:r>
      <w:r w:rsidR="00BE5D5F">
        <w:t xml:space="preserve"> that the type of disturbances in each environment could change how risky an environment is to forage on.</w:t>
      </w:r>
    </w:p>
    <w:p w14:paraId="7D214140" w14:textId="74A1845B" w:rsidR="00972DBB" w:rsidRPr="006843E1" w:rsidRDefault="00972DBB" w:rsidP="00A24D3D">
      <w:pPr>
        <w:pStyle w:val="SectionText"/>
        <w:spacing w:line="480" w:lineRule="auto"/>
      </w:pPr>
      <w:r w:rsidRPr="006843E1">
        <w:t xml:space="preserve">The increased duration of foraging bouts in green areas could suggest that they </w:t>
      </w:r>
      <w:r w:rsidR="002E55A1" w:rsidRPr="006843E1">
        <w:t xml:space="preserve">need to </w:t>
      </w:r>
      <w:r w:rsidRPr="006843E1">
        <w:t>spen</w:t>
      </w:r>
      <w:r w:rsidR="002E55A1" w:rsidRPr="006843E1">
        <w:t>d</w:t>
      </w:r>
      <w:r w:rsidRPr="006843E1">
        <w:t xml:space="preserve"> more time actively searching for and consuming food</w:t>
      </w:r>
      <w:r w:rsidR="00AD0652">
        <w:t>. We</w:t>
      </w:r>
      <w:r w:rsidR="00AD0652" w:rsidRPr="006843E1">
        <w:t xml:space="preserve"> </w:t>
      </w:r>
      <w:r w:rsidR="006A4437">
        <w:t xml:space="preserve">observed </w:t>
      </w:r>
      <w:r w:rsidR="00AD0652" w:rsidRPr="006843E1">
        <w:t xml:space="preserve">shorter bouts of foraging behavior but a higher peck rate </w:t>
      </w:r>
      <w:r w:rsidR="00FB4324">
        <w:t>in commercial areas</w:t>
      </w:r>
      <w:r w:rsidRPr="006A4437">
        <w:t>.</w:t>
      </w:r>
      <w:r w:rsidR="00F879FF" w:rsidRPr="006A4437">
        <w:t xml:space="preserve"> </w:t>
      </w:r>
      <w:r w:rsidR="00AD0652" w:rsidRPr="006A4437">
        <w:t xml:space="preserve">In green areas, </w:t>
      </w:r>
      <w:r w:rsidR="006A4437" w:rsidRPr="006A4437">
        <w:t>food can be</w:t>
      </w:r>
      <w:r w:rsidRPr="006A4437">
        <w:t xml:space="preserve"> more dispersed</w:t>
      </w:r>
      <w:r w:rsidR="006A4437" w:rsidRPr="006A4437">
        <w:t>,</w:t>
      </w:r>
      <w:r w:rsidRPr="006A4437">
        <w:t xml:space="preserve"> require more time to locate</w:t>
      </w:r>
      <w:r w:rsidR="006A4437" w:rsidRPr="006A4437">
        <w:t xml:space="preserve">, and could be obscured by vegetation. Comparatively, </w:t>
      </w:r>
      <w:r w:rsidR="007D2F3F" w:rsidRPr="006A4437">
        <w:t xml:space="preserve">food scraps and litter in commercial areas </w:t>
      </w:r>
      <w:r w:rsidR="00AD0652" w:rsidRPr="006A4437">
        <w:t xml:space="preserve">which </w:t>
      </w:r>
      <w:r w:rsidR="007D2F3F" w:rsidRPr="006A4437">
        <w:t xml:space="preserve">are </w:t>
      </w:r>
      <w:r w:rsidR="00AD0652" w:rsidRPr="006A4437">
        <w:t>considerably easier to forage on</w:t>
      </w:r>
      <w:r w:rsidR="007D2F3F" w:rsidRPr="006A4437">
        <w:t xml:space="preserve"> when on impermeable surfaces</w:t>
      </w:r>
      <w:r w:rsidR="007D2F3F">
        <w:t>.</w:t>
      </w:r>
      <w:r w:rsidRPr="006843E1">
        <w:t xml:space="preserve"> </w:t>
      </w:r>
      <w:r w:rsidR="007D2F3F">
        <w:t xml:space="preserve">Moreover, </w:t>
      </w:r>
      <w:r w:rsidR="00AD0652">
        <w:t xml:space="preserve">anthropogenic </w:t>
      </w:r>
      <w:r w:rsidR="007D2F3F">
        <w:t>foods</w:t>
      </w:r>
      <w:r w:rsidR="007D2F3F" w:rsidRPr="006843E1">
        <w:t xml:space="preserve"> </w:t>
      </w:r>
      <w:r w:rsidR="007D2F3F">
        <w:t>have a greater caloric content</w:t>
      </w:r>
      <w:r w:rsidR="007D2F3F" w:rsidRPr="006843E1">
        <w:t xml:space="preserve"> than</w:t>
      </w:r>
      <w:r w:rsidR="007D2F3F">
        <w:t xml:space="preserve"> non-anthropogenic</w:t>
      </w:r>
      <w:r w:rsidR="007D2F3F" w:rsidRPr="006843E1">
        <w:t xml:space="preserve"> </w:t>
      </w:r>
      <w:r w:rsidR="007D2F3F" w:rsidRPr="006843E1">
        <w:lastRenderedPageBreak/>
        <w:t>foods</w:t>
      </w:r>
      <w:r w:rsidR="007D2F3F">
        <w:t>, making them easier to find and more satiating than other food sources</w:t>
      </w:r>
      <w:r w:rsidR="00FB4324">
        <w:t xml:space="preserve">, likely playing a role in  the </w:t>
      </w:r>
      <w:r w:rsidRPr="006843E1">
        <w:t>shift</w:t>
      </w:r>
      <w:r w:rsidR="00FB4324">
        <w:t xml:space="preserve"> in </w:t>
      </w:r>
      <w:r w:rsidRPr="006843E1">
        <w:t xml:space="preserve"> their foraging preferences for anthropogenic foods</w:t>
      </w:r>
      <w:r w:rsidR="002E55A1" w:rsidRPr="006843E1">
        <w:t xml:space="preserve"> </w:t>
      </w:r>
      <w:r w:rsidR="002E55A1" w:rsidRPr="006843E1">
        <w:fldChar w:fldCharType="begin"/>
      </w:r>
      <w:r w:rsidR="002702D2">
        <w:instrText xml:space="preserve"> ADDIN ZOTERO_ITEM CSL_CITATION {"citationID":"rkTfrvXv","properties":{"formattedCitation":"[49,50]","plainCitation":"[49,50]","noteIndex":0},"citationItems":[{"id":27,"uris":["http://zotero.org/users/8430992/items/AHRLEAVU"],"itemData":{"id":27,"type":"article-journal","abstract":"Human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2E55A1" w:rsidRPr="006843E1">
        <w:fldChar w:fldCharType="separate"/>
      </w:r>
      <w:r w:rsidR="002702D2" w:rsidRPr="002702D2">
        <w:t>[49,50]</w:t>
      </w:r>
      <w:r w:rsidR="002E55A1" w:rsidRPr="006843E1">
        <w:fldChar w:fldCharType="end"/>
      </w:r>
      <w:r w:rsidRPr="006843E1">
        <w:t xml:space="preserve">. </w:t>
      </w:r>
    </w:p>
    <w:p w14:paraId="0B8EDD2E" w14:textId="6DE7BB7D" w:rsidR="00FB30D7" w:rsidRDefault="00AD0652" w:rsidP="00A24D3D">
      <w:pPr>
        <w:pStyle w:val="SectionText"/>
        <w:spacing w:line="480" w:lineRule="auto"/>
      </w:pPr>
      <w:r>
        <w:t>We found a significant</w:t>
      </w:r>
      <w:r w:rsidR="007D2F3F">
        <w:t xml:space="preserve"> interaction between sentinel presence and generalized environment on the behaviour of crow foragers. </w:t>
      </w:r>
      <w:r w:rsidR="00A26548">
        <w:t>T</w:t>
      </w:r>
      <w:r w:rsidR="00972DBB" w:rsidRPr="006843E1">
        <w:t xml:space="preserve">he number of transitions from a vulnerable to alert state </w:t>
      </w:r>
      <w:r w:rsidR="00A26548">
        <w:t>was</w:t>
      </w:r>
      <w:r w:rsidR="00972DBB" w:rsidRPr="006843E1">
        <w:t xml:space="preserve"> highe</w:t>
      </w:r>
      <w:r>
        <w:t>st</w:t>
      </w:r>
      <w:r w:rsidR="00972DBB" w:rsidRPr="006843E1">
        <w:t xml:space="preserve"> </w:t>
      </w:r>
      <w:r w:rsidR="00A26548">
        <w:t>in green</w:t>
      </w:r>
      <w:r>
        <w:t xml:space="preserve"> areas and </w:t>
      </w:r>
      <w:r w:rsidR="00A26548">
        <w:t>in the presence (</w:t>
      </w:r>
      <w:r w:rsidR="00A26548">
        <w:fldChar w:fldCharType="begin"/>
      </w:r>
      <w:r w:rsidR="00A26548">
        <w:instrText xml:space="preserve"> REF _Ref151148768 \h </w:instrText>
      </w:r>
      <w:r w:rsidR="001B5A7F">
        <w:instrText xml:space="preserve"> \* MERGEFORMAT </w:instrText>
      </w:r>
      <w:r w:rsidR="00A26548">
        <w:fldChar w:fldCharType="separate"/>
      </w:r>
      <w:r w:rsidR="00A26548" w:rsidRPr="006843E1">
        <w:t>Figure 8</w:t>
      </w:r>
      <w:r w:rsidR="00A26548">
        <w:fldChar w:fldCharType="end"/>
      </w:r>
      <w:r w:rsidR="00A26548">
        <w:t>)</w:t>
      </w:r>
      <w:r w:rsidR="00972DBB" w:rsidRPr="006843E1">
        <w:t>.</w:t>
      </w:r>
      <w:r w:rsidR="00A26548">
        <w:t xml:space="preserve"> We </w:t>
      </w:r>
      <w:r>
        <w:t>found</w:t>
      </w:r>
      <w:r w:rsidR="00A26548">
        <w:t xml:space="preserve"> a significant interaction between sentinel presence and generalized environment on the duration of bouts of </w:t>
      </w:r>
      <w:r w:rsidR="00FB30D7">
        <w:t>foraging and alert</w:t>
      </w:r>
      <w:r w:rsidR="00A26548">
        <w:t xml:space="preserve"> behaviour</w:t>
      </w:r>
      <w:r w:rsidR="00FB4324">
        <w:t>.</w:t>
      </w:r>
      <w:r w:rsidR="00A26548">
        <w:t xml:space="preserve"> </w:t>
      </w:r>
      <w:r w:rsidR="00FB4324">
        <w:t>B</w:t>
      </w:r>
      <w:r w:rsidR="00A26548">
        <w:t xml:space="preserve">outs were longest in green areas and </w:t>
      </w:r>
      <w:r w:rsidR="00FB4324">
        <w:t xml:space="preserve">in </w:t>
      </w:r>
      <w:r w:rsidR="00A26548">
        <w:t>the absence of a sentinel, and shortest in commercial areas and in the absence of a sentinel (</w:t>
      </w:r>
      <w:r w:rsidR="00A26548">
        <w:fldChar w:fldCharType="begin"/>
      </w:r>
      <w:r w:rsidR="00A26548">
        <w:instrText xml:space="preserve"> REF _Ref151137725 \h </w:instrText>
      </w:r>
      <w:r w:rsidR="001B5A7F">
        <w:instrText xml:space="preserve"> \* MERGEFORMAT </w:instrText>
      </w:r>
      <w:r w:rsidR="00A26548">
        <w:fldChar w:fldCharType="separate"/>
      </w:r>
      <w:r w:rsidR="00A26548" w:rsidRPr="006843E1">
        <w:t>Figure 3</w:t>
      </w:r>
      <w:r w:rsidR="00A26548">
        <w:fldChar w:fldCharType="end"/>
      </w:r>
      <w:r w:rsidR="00A26548">
        <w:t>).</w:t>
      </w:r>
      <w:r w:rsidR="00972DBB" w:rsidRPr="006843E1">
        <w:t xml:space="preserve"> </w:t>
      </w:r>
      <w:r w:rsidR="00FB30D7">
        <w:t>Foragers could be u</w:t>
      </w:r>
      <w:r w:rsidR="00FB4324">
        <w:t>sing</w:t>
      </w:r>
      <w:r w:rsidR="00FB30D7">
        <w:t xml:space="preserve"> the indirect benefits provided by sentinel </w:t>
      </w:r>
      <w:r w:rsidR="00F879FF">
        <w:t>behaviour</w:t>
      </w:r>
      <w:r w:rsidR="00FB30D7">
        <w:t xml:space="preserve"> differently based on their individual and group needs. </w:t>
      </w:r>
      <w:r w:rsidR="00FB30D7" w:rsidRPr="006A4437">
        <w:t>In green areas</w:t>
      </w:r>
      <w:r w:rsidR="006A4437" w:rsidRPr="006A4437">
        <w:t xml:space="preserve"> </w:t>
      </w:r>
      <w:r w:rsidR="00FB4324" w:rsidRPr="006A4437">
        <w:t xml:space="preserve">foragers </w:t>
      </w:r>
      <w:r w:rsidR="00FB30D7" w:rsidRPr="006A4437">
        <w:t>could be relying more on the sentinel</w:t>
      </w:r>
      <w:r w:rsidR="006A4437" w:rsidRPr="006A4437">
        <w:t>,</w:t>
      </w:r>
      <w:r w:rsidR="00FB30D7" w:rsidRPr="006A4437">
        <w:t xml:space="preserve"> foraging further apart</w:t>
      </w:r>
      <w:r w:rsidR="002D696B" w:rsidRPr="006A4437">
        <w:t xml:space="preserve"> and not coordinating vigilance with other group-members</w:t>
      </w:r>
      <w:r w:rsidR="006A4437" w:rsidRPr="006A4437">
        <w:t xml:space="preserve">. We observed this as </w:t>
      </w:r>
      <w:r w:rsidR="002D696B" w:rsidRPr="006A4437">
        <w:t xml:space="preserve">shorter but more numerous bouts of alert behaviour between longer foraging bouts. </w:t>
      </w:r>
      <w:r w:rsidR="003300DB" w:rsidRPr="006A4437">
        <w:t xml:space="preserve">In contrast, foragers in the absence of a sentinel could be relying more heavily on social foraging behaviour between foragers on the ground, with longer bouts of alert behaviour to increase the likelihood of at least one crow being </w:t>
      </w:r>
      <w:r w:rsidR="00FB4324" w:rsidRPr="006A4437">
        <w:t>alert</w:t>
      </w:r>
      <w:r w:rsidR="003300DB" w:rsidRPr="006A4437">
        <w:t>.</w:t>
      </w:r>
      <w:r w:rsidR="003300DB">
        <w:t xml:space="preserve"> Whether crows have ground-level coordination of vigilance is an interesting topic for future research.</w:t>
      </w:r>
      <w:r w:rsidR="005D0445">
        <w:t xml:space="preserve"> </w:t>
      </w:r>
    </w:p>
    <w:p w14:paraId="3BE0E455" w14:textId="3B48D68F" w:rsidR="007D2F3F" w:rsidRPr="006843E1" w:rsidRDefault="005D0445" w:rsidP="00A24D3D">
      <w:pPr>
        <w:pStyle w:val="SectionText"/>
        <w:spacing w:line="480" w:lineRule="auto"/>
      </w:pPr>
      <w:r>
        <w:t xml:space="preserve">In commercial areas, crows in the absence of a sentinel could be foraging in an all-or-nothing manner, devoting as little time as possible to each behaviour resulting in shorter bouts of both foraging and alert behaviour, with a duration </w:t>
      </w:r>
      <w:proofErr w:type="gramStart"/>
      <w:r>
        <w:t>similar to</w:t>
      </w:r>
      <w:proofErr w:type="gramEnd"/>
      <w:r>
        <w:t xml:space="preserve"> the duration of bouts of alert behaviour in green areas and in the presence of a sentinel. In comparison, foragers in the presence of a sentinel and in commercial areas saw approximately equal durations of bouts of foraging and alert behaviour. The increased duration of bouts of alert behaviour could be due to the increased frequency and velocity of disturbances, paired with the increased ambient noise, making the </w:t>
      </w:r>
      <w:r w:rsidR="00FB5FC9">
        <w:lastRenderedPageBreak/>
        <w:t xml:space="preserve">sentinel’s </w:t>
      </w:r>
      <w:r w:rsidR="00F879FF">
        <w:t>behaviour</w:t>
      </w:r>
      <w:r w:rsidR="00FB5FC9">
        <w:t xml:space="preserve"> less effective. The duration of bouts of foraging behaviour was likewise increased but not as much as in green spaces, further supporting the hypothesis that foraging in green spaces requires more handling time than in commercial areas.</w:t>
      </w:r>
      <w:r w:rsidR="006A4437">
        <w:t xml:space="preserve"> By changing</w:t>
      </w:r>
      <w:r w:rsidR="006A4437" w:rsidRPr="006843E1">
        <w:t xml:space="preserve"> the</w:t>
      </w:r>
      <w:r w:rsidR="006A4437">
        <w:t xml:space="preserve"> duration and frequency of bouts to best take advantage of the benefits provided by the sentinel, crows maximize their foraging success and minimize the risk of predation in different foraging environments. </w:t>
      </w:r>
      <w:r w:rsidR="00370FC6">
        <w:t>Am</w:t>
      </w:r>
      <w:r w:rsidR="007D2F3F" w:rsidRPr="006843E1">
        <w:t>erican crows</w:t>
      </w:r>
      <w:r w:rsidR="006A4437">
        <w:t xml:space="preserve"> continue to</w:t>
      </w:r>
      <w:r w:rsidR="007D2F3F" w:rsidRPr="006843E1">
        <w:t xml:space="preserve"> demonstrate a behavioural adaptability that is likely crucial for their success in urban cityscapes</w:t>
      </w:r>
      <w:r w:rsidR="00370FC6">
        <w:t>, and this adaptability must also include the use of social</w:t>
      </w:r>
      <w:r w:rsidR="00364724">
        <w:t xml:space="preserve"> foraging</w:t>
      </w:r>
      <w:r w:rsidR="00370FC6">
        <w:t xml:space="preserve"> behaviours</w:t>
      </w:r>
      <w:r w:rsidR="007D2F3F" w:rsidRPr="006843E1">
        <w:t xml:space="preserve">. </w:t>
      </w:r>
    </w:p>
    <w:p w14:paraId="7D86C91F" w14:textId="24622FEC" w:rsidR="00364724" w:rsidRDefault="0010194D" w:rsidP="00A24D3D">
      <w:pPr>
        <w:pStyle w:val="SectionSubtitle"/>
        <w:spacing w:line="480" w:lineRule="auto"/>
      </w:pPr>
      <w:bookmarkStart w:id="117" w:name="_Toc162204973"/>
      <w:bookmarkStart w:id="118" w:name="_Toc162208160"/>
      <w:r w:rsidRPr="006843E1">
        <w:t>Disturbances</w:t>
      </w:r>
      <w:bookmarkEnd w:id="117"/>
      <w:bookmarkEnd w:id="118"/>
    </w:p>
    <w:p w14:paraId="0B2105B0" w14:textId="67644EE8" w:rsidR="00972DBB" w:rsidRPr="006843E1" w:rsidRDefault="00972DBB" w:rsidP="00A24D3D">
      <w:pPr>
        <w:pStyle w:val="SectionText"/>
        <w:spacing w:line="480" w:lineRule="auto"/>
      </w:pPr>
      <w:r w:rsidRPr="006843E1">
        <w:t xml:space="preserve">Higher disturbance frequency led to a decrease in the duration of bouts of all behaviors, particularly foraging. </w:t>
      </w:r>
      <w:r w:rsidR="00364724">
        <w:t>American c</w:t>
      </w:r>
      <w:r w:rsidRPr="006843E1">
        <w:t xml:space="preserve">rows </w:t>
      </w:r>
      <w:r w:rsidR="00364724">
        <w:t>decreased their time foraging</w:t>
      </w:r>
      <w:r w:rsidRPr="006843E1">
        <w:t xml:space="preserve"> to minimize their exposure to perceived threats. Areas with higher disturbance frequencies typically had a greater frequency of vehicular disturbances, which American crows </w:t>
      </w:r>
      <w:r w:rsidR="00F7205B">
        <w:t>could</w:t>
      </w:r>
      <w:r w:rsidRPr="006843E1">
        <w:t xml:space="preserve"> be more tolerant</w:t>
      </w:r>
      <w:r w:rsidR="00F7205B">
        <w:t xml:space="preserve"> to</w:t>
      </w:r>
      <w:r w:rsidRPr="006843E1">
        <w:t xml:space="preserve">. As a result and </w:t>
      </w:r>
      <w:r w:rsidR="00F824A4" w:rsidRPr="006843E1">
        <w:t>consistent with</w:t>
      </w:r>
      <w:r w:rsidRPr="006843E1">
        <w:t xml:space="preserve"> the risk allocation hypothesis</w:t>
      </w:r>
      <w:r w:rsidR="00364724">
        <w:t xml:space="preserve"> </w:t>
      </w:r>
      <w:r w:rsidR="00364724">
        <w:fldChar w:fldCharType="begin"/>
      </w:r>
      <w:r w:rsidR="002702D2">
        <w:instrText xml:space="preserve"> ADDIN ZOTERO_ITEM CSL_CITATION {"citationID":"yz8IfZ78","properties":{"formattedCitation":"[80]","plainCitation":"[80]","noteIndex":0},"citationItems":[{"id":1795,"uris":["http://zotero.org/users/8430992/items/UPCN8I6X"],"itemData":{"id":1795,"type":"article-journal","abstract":"The rapid response of animals to changes in predation risk has allowed behavioral ecologists to learn much about antipredator decision making. A largely unappreciated aspect of such decision making, however, is that it may be fundamentally driven by the very thing that allows it to be so readily studied: temporal variation in risk. We show theoretically that temporal variability in risk leaves animals with the problem of allocating feeding and antipredator efforts across different risk situations. Our analysis suggests that an animal should exhibit its greatest antipredator behavior in high-risk situations that are brief and infrequent. An animal should also allocate more antipredator effort to high-risk situations and more feeding to low-risk situations, with an increase in the relative degree of risk in high-risk situations. However, the need to feed leaves an animal with little choice but to decrease its allocation of antipredator effort to high-risk situations as they become more frequent or lengthy; here, antipredator effort in low-risk situations may drop to low levels as an animal allocates as much feeding as possible to brief periods of low risk. These conclusions hold under various scenarios of interrupted feeding, state-dependent behavior, and stochastic variation in risk situations. Our analysis also suggests that a common experimental protocol, in which prey animals are maintained under low risk and then exposed to a brief \"pulse\" of high risk, is likely to overestimate the intensity of antipredator behavior expected under field situations or chronic exposure to high risk.","container-title":"The American Naturalist","DOI":"10.1086/303202","ISSN":"1537-5323","issue":"6","journalAbbreviation":"Am Nat","language":"eng","note":"PMID: 29585647","page":"649-659","source":"PubMed","title":"Temporal Variation in Danger Drives Antipredator Behavior: The Predation Risk Allocation Hypothesis","title-short":"Temporal Variation in Danger Drives Antipredator Behavior","volume":"153","author":[{"family":"Lima","given":"Steven L."},{"family":"Bednekoff","given":"Peter A."}],"issued":{"date-parts":[["1999",6]]}}}],"schema":"https://github.com/citation-style-language/schema/raw/master/csl-citation.json"} </w:instrText>
      </w:r>
      <w:r w:rsidR="00364724">
        <w:fldChar w:fldCharType="separate"/>
      </w:r>
      <w:r w:rsidR="002702D2" w:rsidRPr="002702D2">
        <w:t>[80]</w:t>
      </w:r>
      <w:r w:rsidR="00364724">
        <w:fldChar w:fldCharType="end"/>
      </w:r>
      <w:r w:rsidRPr="006843E1">
        <w:t xml:space="preserve">, crows will continue to forage </w:t>
      </w:r>
      <w:r w:rsidR="00355804">
        <w:t xml:space="preserve">between disturbances, but will also increase foraging rate when under high chronic risk of predation. Peck rate did significantly increase with disturbance frequency, and we found a significant interaction between disturbance frequency and generalized environment on peck rate. </w:t>
      </w:r>
      <w:r w:rsidR="00EE7ED3">
        <w:t>In response to increasing disturbance frequency, foragers in green areas increased their peck rate more than foragers in commercial areas</w:t>
      </w:r>
      <w:r w:rsidR="006A4437">
        <w:t>, further</w:t>
      </w:r>
      <w:r w:rsidR="00355804">
        <w:t xml:space="preserve"> support</w:t>
      </w:r>
      <w:r w:rsidR="006A4437">
        <w:t>ing</w:t>
      </w:r>
      <w:r w:rsidR="00355804">
        <w:t xml:space="preserve"> the hypothesis that </w:t>
      </w:r>
      <w:r w:rsidR="004604DB">
        <w:t xml:space="preserve">the type of disturbance as well as the frequency affects the foraging behaviour of urban crows. </w:t>
      </w:r>
      <w:r w:rsidRPr="006843E1">
        <w:t xml:space="preserve">Higher disturbance frequency was also associated with a significant decrease in the number of transitions from foraging to alert behaviour, from which we can infer that crows will attempt to spend as little time as possible under threat while maximizing time spent foraging. Crows could then be </w:t>
      </w:r>
      <w:r w:rsidRPr="006843E1">
        <w:lastRenderedPageBreak/>
        <w:t xml:space="preserve">foraging as quickly as possible </w:t>
      </w:r>
      <w:r w:rsidR="00E300D4">
        <w:t xml:space="preserve">while maintaining minimal vigilance and </w:t>
      </w:r>
      <w:r w:rsidR="00EE7ED3">
        <w:t>flying away</w:t>
      </w:r>
      <w:r w:rsidRPr="006843E1">
        <w:t xml:space="preserve"> as soon as a threat is detected.</w:t>
      </w:r>
    </w:p>
    <w:p w14:paraId="7D2E1580" w14:textId="3DF813FB" w:rsidR="00364724" w:rsidRDefault="0010194D" w:rsidP="00A24D3D">
      <w:pPr>
        <w:pStyle w:val="SectionSubtitle"/>
        <w:spacing w:line="480" w:lineRule="auto"/>
      </w:pPr>
      <w:bookmarkStart w:id="119" w:name="_Toc162204974"/>
      <w:bookmarkStart w:id="120" w:name="_Toc162208161"/>
      <w:r w:rsidRPr="006843E1">
        <w:t>Baited site</w:t>
      </w:r>
      <w:r w:rsidR="00FB4324">
        <w:t>s</w:t>
      </w:r>
      <w:bookmarkEnd w:id="119"/>
      <w:bookmarkEnd w:id="120"/>
    </w:p>
    <w:p w14:paraId="0CE3E5FD" w14:textId="0BFE4D8B" w:rsidR="00972DBB" w:rsidRPr="006843E1" w:rsidRDefault="00972DBB" w:rsidP="00A24D3D">
      <w:pPr>
        <w:pStyle w:val="SectionText"/>
        <w:spacing w:line="480" w:lineRule="auto"/>
      </w:pPr>
      <w:r w:rsidRPr="006843E1">
        <w:t>The presence of bait, which can be considered a proxy for human-generated litter in the environment, increased the peck rate and decreased the duration of foraging bouts. This suggests that foraging on bait or litter is more efficient and safer for crows, requir</w:t>
      </w:r>
      <w:r w:rsidR="00EE7ED3">
        <w:t>ing</w:t>
      </w:r>
      <w:r w:rsidRPr="006843E1">
        <w:t xml:space="preserve"> less time and effort compared to foraging on natural food sources. This observation could explain why a shift in preference for anthropogenic foods is observed in American crows and potentially other urbanized species</w:t>
      </w:r>
      <w:r w:rsidR="00F824A4" w:rsidRPr="006843E1">
        <w:t xml:space="preserve"> </w:t>
      </w:r>
      <w:r w:rsidR="00F824A4" w:rsidRPr="006843E1">
        <w:fldChar w:fldCharType="begin"/>
      </w:r>
      <w:r w:rsidR="002702D2">
        <w:instrText xml:space="preserve"> ADDIN ZOTERO_ITEM CSL_CITATION {"citationID":"h59QH5Zu","properties":{"formattedCitation":"[49,50]","plainCitation":"[49,50]","noteIndex":0},"citationItems":[{"id":27,"uris":["http://zotero.org/users/8430992/items/AHRLEAVU"],"itemData":{"id":27,"type":"article-journal","abstract":"Human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F824A4" w:rsidRPr="006843E1">
        <w:fldChar w:fldCharType="separate"/>
      </w:r>
      <w:r w:rsidR="002702D2" w:rsidRPr="002702D2">
        <w:t>[49,50]</w:t>
      </w:r>
      <w:r w:rsidR="00F824A4" w:rsidRPr="006843E1">
        <w:fldChar w:fldCharType="end"/>
      </w:r>
      <w:r w:rsidRPr="006843E1">
        <w:t>.</w:t>
      </w:r>
      <w:r w:rsidR="00364724">
        <w:t xml:space="preserve"> American crows are increasingly found in North American cities and th</w:t>
      </w:r>
      <w:r w:rsidR="00EE7ED3">
        <w:t xml:space="preserve">e increasing abundance of crows in </w:t>
      </w:r>
      <w:r w:rsidR="00364724">
        <w:t xml:space="preserve">cities </w:t>
      </w:r>
      <w:r w:rsidR="00EE7ED3">
        <w:t xml:space="preserve">is believed to </w:t>
      </w:r>
      <w:r w:rsidR="00364724">
        <w:t xml:space="preserve">be driven by the increased presence of highly caloric anthropogenic foods </w:t>
      </w:r>
      <w:r w:rsidR="00364724">
        <w:fldChar w:fldCharType="begin"/>
      </w:r>
      <w:r w:rsidR="002702D2">
        <w:instrText xml:space="preserve"> ADDIN ZOTERO_ITEM CSL_CITATION {"citationID":"PWabH5a9","properties":{"formattedCitation":"[49]","plainCitation":"[49]","noteIndex":0},"citationItems":[{"id":218,"uris":["http://zotero.org/users/8430992/items/WBMUKQWR"],"itemData":{"id":218,"type":"chapter","container-title":"Avian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364724">
        <w:fldChar w:fldCharType="separate"/>
      </w:r>
      <w:r w:rsidR="002702D2" w:rsidRPr="002702D2">
        <w:t>[49]</w:t>
      </w:r>
      <w:r w:rsidR="00364724">
        <w:fldChar w:fldCharType="end"/>
      </w:r>
      <w:r w:rsidR="00364724">
        <w:t xml:space="preserve">. </w:t>
      </w:r>
    </w:p>
    <w:p w14:paraId="282BD771" w14:textId="73F4E832" w:rsidR="00364724" w:rsidRDefault="0010194D" w:rsidP="00A24D3D">
      <w:pPr>
        <w:pStyle w:val="SectionSubtitle"/>
        <w:spacing w:line="480" w:lineRule="auto"/>
      </w:pPr>
      <w:bookmarkStart w:id="121" w:name="_Toc162204975"/>
      <w:bookmarkStart w:id="122" w:name="_Toc162208162"/>
      <w:r w:rsidRPr="006843E1">
        <w:t>Group Size</w:t>
      </w:r>
      <w:bookmarkEnd w:id="121"/>
      <w:bookmarkEnd w:id="122"/>
    </w:p>
    <w:p w14:paraId="1DFAE577" w14:textId="73AB5446" w:rsidR="00972DBB" w:rsidRPr="006843E1" w:rsidRDefault="00972DBB" w:rsidP="00A24D3D">
      <w:pPr>
        <w:pStyle w:val="SectionText"/>
        <w:spacing w:line="480" w:lineRule="auto"/>
      </w:pPr>
      <w:r w:rsidRPr="006843E1">
        <w:t>As group size increased, the duration of bouts of foraging behaviour increased but was not associated with a decrease in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w:t>
      </w:r>
      <w:r w:rsidR="00F824A4" w:rsidRPr="006843E1">
        <w:t xml:space="preserve"> </w:t>
      </w:r>
      <w:r w:rsidR="00F824A4" w:rsidRPr="006843E1">
        <w:fldChar w:fldCharType="begin"/>
      </w:r>
      <w:r w:rsidR="002702D2">
        <w:instrText xml:space="preserve"> ADDIN ZOTERO_ITEM CSL_CITATION {"citationID":"gXWiUHEO","properties":{"formattedCitation":"[63,81\\uc0\\u8211{}83]","plainCitation":"[63,81–83]","noteIndex":0},"citationItems":[{"id":300,"uris":["http://zotero.org/users/8430992/items/TNR2EYZJ"],"itemData":{"id":300,"type":"book","abstract":"The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Predation","author":[{"family":"Beauchamp","given":"Guy"}],"issued":{"date-parts":[["2013",12,7]]}}},{"id":251,"uris":["http://zotero.org/users/8430992/items/V9P63RFU"],"itemData":{"id":251,"type":"article-journal","abstract":"Vigilance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L."}],"issued":{"date-parts":[["1995",1,1]]}}},{"id":1792,"uris":["http://zotero.org/users/8430992/items/LLUML8WY"],"itemData":{"id":1792,"type":"article-journal","abstract":"We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S."}],"issued":{"date-parts":[["1997"]]}}}],"schema":"https://github.com/citation-style-language/schema/raw/master/csl-citation.json"} </w:instrText>
      </w:r>
      <w:r w:rsidR="00F824A4" w:rsidRPr="006843E1">
        <w:fldChar w:fldCharType="separate"/>
      </w:r>
      <w:r w:rsidR="002702D2" w:rsidRPr="002702D2">
        <w:t>[63,81–83]</w:t>
      </w:r>
      <w:r w:rsidR="00F824A4" w:rsidRPr="006843E1">
        <w:fldChar w:fldCharType="end"/>
      </w:r>
      <w:r w:rsidRPr="006843E1">
        <w:t>, yet the effect of group size was only observed in the duration of bouts of foraging behaviour. Bouts of alert behaviour</w:t>
      </w:r>
      <w:r w:rsidR="00F7205B">
        <w:t xml:space="preserve"> could</w:t>
      </w:r>
      <w:r w:rsidR="00F7205B" w:rsidRPr="006843E1">
        <w:t xml:space="preserve"> </w:t>
      </w:r>
      <w:r w:rsidRPr="006843E1">
        <w:t xml:space="preserve">have a minimal duration to effectively monitor the surrounding environment for sources of threat. Alternatively, foraging crows </w:t>
      </w:r>
      <w:r w:rsidR="00F7205B">
        <w:t>could</w:t>
      </w:r>
      <w:r w:rsidRPr="006843E1">
        <w:t xml:space="preserve"> be maintaining vigilance due to increased competition for resources in larger groups. Instead of only looking out for sources of threat, forager could be looking at the behaviour of other group-members in case they found a better patch to forage on.</w:t>
      </w:r>
    </w:p>
    <w:p w14:paraId="559FC065" w14:textId="6633EA8A" w:rsidR="0010194D" w:rsidRPr="006843E1" w:rsidRDefault="001F2974" w:rsidP="00A24D3D">
      <w:pPr>
        <w:pStyle w:val="SectionSubtitle"/>
        <w:spacing w:line="480" w:lineRule="auto"/>
      </w:pPr>
      <w:bookmarkStart w:id="123" w:name="_Toc162204976"/>
      <w:bookmarkStart w:id="124" w:name="_Toc162208163"/>
      <w:r w:rsidRPr="006843E1">
        <w:lastRenderedPageBreak/>
        <w:t>Future directions and improvements</w:t>
      </w:r>
      <w:bookmarkEnd w:id="123"/>
      <w:bookmarkEnd w:id="124"/>
    </w:p>
    <w:p w14:paraId="3D41D5CE" w14:textId="4C21332D" w:rsidR="00972DBB" w:rsidRPr="006843E1" w:rsidRDefault="00972DBB" w:rsidP="00A24D3D">
      <w:pPr>
        <w:pStyle w:val="SectionText"/>
        <w:spacing w:line="480" w:lineRule="auto"/>
      </w:pPr>
      <w:r w:rsidRPr="006843E1">
        <w:t xml:space="preserve">Our study has several limitations that should be acknowledged. Our sample size </w:t>
      </w:r>
      <w:r w:rsidR="00EE7ED3">
        <w:t>could</w:t>
      </w:r>
      <w:r w:rsidRPr="006843E1">
        <w:t xml:space="preserve"> have limited the ability to detect significant effects. As such, caution should be exercised when interpreting the results, and further studies with larger sample sizes are required to make conclusive</w:t>
      </w:r>
      <w:r w:rsidR="00F824A4" w:rsidRPr="006843E1">
        <w:t xml:space="preserve"> statements</w:t>
      </w:r>
      <w:r w:rsidRPr="006843E1">
        <w:t>.</w:t>
      </w:r>
      <w:r w:rsidR="006C0061" w:rsidRPr="006843E1">
        <w:t xml:space="preserve"> Future studies should make use of lo</w:t>
      </w:r>
      <w:r w:rsidR="0011611F" w:rsidRPr="006843E1">
        <w:t>ng-term video recorders in areas where crows forage across a wider breadth of urbanization</w:t>
      </w:r>
      <w:r w:rsidR="006C0061" w:rsidRPr="006843E1">
        <w:t>.</w:t>
      </w:r>
      <w:r w:rsidRPr="006843E1">
        <w:t xml:space="preserve"> Additionally, the study focused on the population of crows in St. Catharines</w:t>
      </w:r>
      <w:r w:rsidR="001F2974" w:rsidRPr="006843E1">
        <w:t xml:space="preserve"> Ontario</w:t>
      </w:r>
      <w:r w:rsidRPr="006843E1">
        <w:t xml:space="preserve">, which </w:t>
      </w:r>
      <w:r w:rsidR="00F7205B">
        <w:t>could</w:t>
      </w:r>
      <w:r w:rsidRPr="006843E1">
        <w:t xml:space="preserve"> limit the generalizability of </w:t>
      </w:r>
      <w:r w:rsidR="00F824A4" w:rsidRPr="006843E1">
        <w:t>our</w:t>
      </w:r>
      <w:r w:rsidRPr="006843E1">
        <w:t xml:space="preserve"> results to other populations or environments. Factors such as local food availability</w:t>
      </w:r>
      <w:r w:rsidR="006C0061" w:rsidRPr="006843E1">
        <w:t>, the number and area of green spaces,</w:t>
      </w:r>
      <w:r w:rsidRPr="006843E1">
        <w:t xml:space="preserve"> and predat</w:t>
      </w:r>
      <w:r w:rsidR="00F824A4" w:rsidRPr="006843E1">
        <w:t>or presence</w:t>
      </w:r>
      <w:r w:rsidRPr="006843E1">
        <w:t xml:space="preserve"> can vary widely between cities</w:t>
      </w:r>
      <w:r w:rsidR="00FB5FC9">
        <w:t xml:space="preserve">, and these factors can affect </w:t>
      </w:r>
      <w:r w:rsidR="00370FC6">
        <w:t>the behaviour of murders of foraging crows</w:t>
      </w:r>
      <w:r w:rsidRPr="006843E1">
        <w:t>. Therefore, the findings of our study could differ from those of a similar study performed in a different city</w:t>
      </w:r>
      <w:r w:rsidR="00370FC6">
        <w:t>, but also within the city</w:t>
      </w:r>
      <w:r w:rsidRPr="006843E1">
        <w:t>.</w:t>
      </w:r>
      <w:r w:rsidR="00370FC6">
        <w:t xml:space="preserve"> </w:t>
      </w:r>
      <w:r w:rsidR="00EE7ED3">
        <w:t xml:space="preserve">Crows can aggregate in many other areas besides green and commercial areas, and </w:t>
      </w:r>
      <w:r w:rsidR="00FB5FC9">
        <w:t>future research could be conducted on the effects of urban microcosms on the social foraging of crows.</w:t>
      </w:r>
      <w:r w:rsidRPr="006843E1">
        <w:t xml:space="preserve"> </w:t>
      </w:r>
    </w:p>
    <w:p w14:paraId="1C820FCD" w14:textId="532BFC57" w:rsidR="001F2974" w:rsidRPr="006843E1" w:rsidRDefault="001F2974" w:rsidP="00A24D3D">
      <w:pPr>
        <w:pStyle w:val="SectionSubtitle"/>
        <w:spacing w:line="480" w:lineRule="auto"/>
      </w:pPr>
      <w:bookmarkStart w:id="125" w:name="_Toc162204977"/>
      <w:bookmarkStart w:id="126" w:name="_Toc162208164"/>
      <w:r w:rsidRPr="006843E1">
        <w:t>Conclusion</w:t>
      </w:r>
      <w:bookmarkEnd w:id="125"/>
      <w:bookmarkEnd w:id="126"/>
    </w:p>
    <w:p w14:paraId="537039D7" w14:textId="4ACB1762" w:rsidR="00972DBB" w:rsidRPr="006843E1" w:rsidRDefault="00972DBB" w:rsidP="00A24D3D">
      <w:pPr>
        <w:pStyle w:val="SectionText"/>
        <w:spacing w:line="480" w:lineRule="auto"/>
      </w:pPr>
      <w:r w:rsidRPr="006843E1">
        <w:t xml:space="preserve">Our study investigated the effects of sentinel behavior and the generalized environment on the behavior of foraging crows in urban environments. Contrary to expectations, sentinel </w:t>
      </w:r>
      <w:r w:rsidR="0011611F" w:rsidRPr="006843E1">
        <w:t xml:space="preserve">presence </w:t>
      </w:r>
      <w:r w:rsidRPr="006843E1">
        <w:t xml:space="preserve">did not have a significant effect on forager behavior. This suggests that sentinel decision-making </w:t>
      </w:r>
      <w:r w:rsidR="00F7205B">
        <w:t>could</w:t>
      </w:r>
      <w:r w:rsidRPr="006843E1">
        <w:t xml:space="preserve"> be more influenced by individual needs rather than group benefits, aligning with </w:t>
      </w:r>
      <w:proofErr w:type="spellStart"/>
      <w:r w:rsidRPr="006843E1">
        <w:t>Bednekoff's</w:t>
      </w:r>
      <w:proofErr w:type="spellEnd"/>
      <w:r w:rsidRPr="006843E1">
        <w:t xml:space="preserve"> state-dependent model. The generalized environment</w:t>
      </w:r>
      <w:r w:rsidR="001F2974" w:rsidRPr="006843E1">
        <w:t>,</w:t>
      </w:r>
      <w:r w:rsidRPr="006843E1">
        <w:t xml:space="preserve"> </w:t>
      </w:r>
      <w:r w:rsidR="001F2974" w:rsidRPr="006843E1">
        <w:t xml:space="preserve">however, </w:t>
      </w:r>
      <w:r w:rsidRPr="006843E1">
        <w:t xml:space="preserve">had a significant impact on forager behavior. Crows in green areas exhibited longer bouts of foraging behavior and more transitions from the vulnerable to the alert state compared to those in commercial areas. This indicates that environmental factors such as resource distribution and predation risk play a crucial role in shaping forager behavior. Disturbance frequency, bait presence, and group </w:t>
      </w:r>
      <w:r w:rsidRPr="006843E1">
        <w:lastRenderedPageBreak/>
        <w:t xml:space="preserve">size also influenced forager behavior. Higher disturbance frequency led to shorter bouts of behavior but increased peck rate, indicating a trade-off between vigilance and foraging efficiency. Bait presence increased peck rate and decreased foraging time, suggesting that foraging on anthropogenic food sources </w:t>
      </w:r>
      <w:r w:rsidR="00F7205B">
        <w:t>could</w:t>
      </w:r>
      <w:r w:rsidRPr="006843E1">
        <w:t xml:space="preserve"> be more effective for crows.</w:t>
      </w:r>
    </w:p>
    <w:p w14:paraId="1367CF7D" w14:textId="4BED0070" w:rsidR="00972DBB" w:rsidRPr="006843E1" w:rsidRDefault="00972DBB" w:rsidP="00A24D3D">
      <w:pPr>
        <w:pStyle w:val="SectionText"/>
        <w:spacing w:line="480" w:lineRule="auto"/>
      </w:pPr>
      <w:r w:rsidRPr="006843E1">
        <w:t xml:space="preserve">These findings have several implications for understanding crow behavior. They suggest that crows </w:t>
      </w:r>
      <w:r w:rsidR="00FF2415" w:rsidRPr="006843E1">
        <w:t>can</w:t>
      </w:r>
      <w:r w:rsidRPr="006843E1">
        <w:t xml:space="preserve"> adapt their behavior based on environmental conditions and individual needs. The lack of significant effects of sentinel behavior points towards the complexity of social behavior in crows and the importance of considering individual variation in decision-making. Overall, the study provides valuable insights into the factors influencing crow behavior in urban environments and highlights the need for further research to fully understand these complex behaviors.</w:t>
      </w:r>
    </w:p>
    <w:p w14:paraId="74D45DEF" w14:textId="77777777" w:rsidR="00972DBB" w:rsidRPr="006843E1" w:rsidRDefault="00972DBB" w:rsidP="00FF68DA">
      <w:pPr>
        <w:pStyle w:val="SectionTitle"/>
        <w:spacing w:before="0"/>
        <w:rPr>
          <w:noProof w:val="0"/>
        </w:rPr>
        <w:sectPr w:rsidR="00972DBB" w:rsidRPr="006843E1" w:rsidSect="00635BA0">
          <w:headerReference w:type="default" r:id="rId63"/>
          <w:pgSz w:w="12240" w:h="15840"/>
          <w:pgMar w:top="1440" w:right="1440" w:bottom="1440" w:left="1440" w:header="720" w:footer="720" w:gutter="0"/>
          <w:cols w:space="720"/>
        </w:sectPr>
      </w:pPr>
    </w:p>
    <w:p w14:paraId="2336A8D2" w14:textId="77777777" w:rsidR="00F11E62" w:rsidRDefault="00F11E62" w:rsidP="00F11E62">
      <w:pPr>
        <w:pStyle w:val="ChapterTitleB"/>
      </w:pPr>
      <w:bookmarkStart w:id="127" w:name="_Toc162208165"/>
      <w:bookmarkStart w:id="128" w:name="_Toc162204978"/>
      <w:r>
        <w:lastRenderedPageBreak/>
        <w:t>General Discussion</w:t>
      </w:r>
      <w:bookmarkEnd w:id="127"/>
    </w:p>
    <w:p w14:paraId="62DF9CF9" w14:textId="77777777" w:rsidR="00F11E62" w:rsidRDefault="00F11E62" w:rsidP="00F11E62">
      <w:pPr>
        <w:pStyle w:val="ChapterTitle"/>
      </w:pPr>
    </w:p>
    <w:p w14:paraId="46F0E882" w14:textId="47C4F791" w:rsidR="00F11E62" w:rsidRPr="00F11E62" w:rsidRDefault="00F11E62" w:rsidP="008D7BE5">
      <w:pPr>
        <w:pStyle w:val="ChapterTitleB"/>
        <w:sectPr w:rsidR="00F11E62" w:rsidRPr="00F11E62" w:rsidSect="00635BA0">
          <w:headerReference w:type="default" r:id="rId64"/>
          <w:pgSz w:w="12240" w:h="15840"/>
          <w:pgMar w:top="1440" w:right="1440" w:bottom="1440" w:left="1440" w:header="720" w:footer="720" w:gutter="0"/>
          <w:cols w:space="720"/>
        </w:sectPr>
      </w:pPr>
    </w:p>
    <w:p w14:paraId="0AF37AE9" w14:textId="33B2CBD7" w:rsidR="006A07D6" w:rsidRPr="006843E1" w:rsidRDefault="006A07D6" w:rsidP="008D7BE5">
      <w:pPr>
        <w:pStyle w:val="ChapterTitleB"/>
      </w:pPr>
      <w:bookmarkStart w:id="129" w:name="_Toc162208166"/>
      <w:r w:rsidRPr="006843E1">
        <w:lastRenderedPageBreak/>
        <w:t>References</w:t>
      </w:r>
      <w:bookmarkEnd w:id="128"/>
      <w:bookmarkEnd w:id="129"/>
    </w:p>
    <w:p w14:paraId="6E2D8460" w14:textId="77777777" w:rsidR="002702D2" w:rsidRPr="002702D2" w:rsidRDefault="00A71721"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fldChar w:fldCharType="begin"/>
      </w:r>
      <w:r w:rsidR="002702D2" w:rsidRPr="002702D2">
        <w:rPr>
          <w:rFonts w:ascii="Times New Roman" w:hAnsi="Times New Roman" w:cs="Times New Roman"/>
          <w:sz w:val="24"/>
          <w:szCs w:val="24"/>
        </w:rPr>
        <w:instrText xml:space="preserve"> ADDIN ZOTERO_BIBL {"uncited":[],"omitted":[],"custom":[]} CSL_BIBLIOGRAPHY </w:instrText>
      </w:r>
      <w:r w:rsidRPr="002702D2">
        <w:rPr>
          <w:rFonts w:ascii="Times New Roman" w:hAnsi="Times New Roman" w:cs="Times New Roman"/>
          <w:sz w:val="24"/>
          <w:szCs w:val="24"/>
        </w:rPr>
        <w:fldChar w:fldCharType="separate"/>
      </w:r>
      <w:r w:rsidR="002702D2" w:rsidRPr="002702D2">
        <w:rPr>
          <w:rFonts w:ascii="Times New Roman" w:hAnsi="Times New Roman" w:cs="Times New Roman"/>
          <w:sz w:val="24"/>
          <w:szCs w:val="24"/>
        </w:rPr>
        <w:t>1.</w:t>
      </w:r>
      <w:r w:rsidR="002702D2" w:rsidRPr="002702D2">
        <w:rPr>
          <w:rFonts w:ascii="Times New Roman" w:hAnsi="Times New Roman" w:cs="Times New Roman"/>
          <w:sz w:val="24"/>
          <w:szCs w:val="24"/>
        </w:rPr>
        <w:tab/>
        <w:t xml:space="preserve">Bednekoff PA. 2015 Sentinel behavior: a review and prospectus. In </w:t>
      </w:r>
      <w:r w:rsidR="002702D2" w:rsidRPr="002702D2">
        <w:rPr>
          <w:rFonts w:ascii="Times New Roman" w:hAnsi="Times New Roman" w:cs="Times New Roman"/>
          <w:i/>
          <w:iCs/>
          <w:sz w:val="24"/>
          <w:szCs w:val="24"/>
        </w:rPr>
        <w:t>Advances in the Study of Behavior</w:t>
      </w:r>
      <w:r w:rsidR="002702D2" w:rsidRPr="002702D2">
        <w:rPr>
          <w:rFonts w:ascii="Times New Roman" w:hAnsi="Times New Roman" w:cs="Times New Roman"/>
          <w:sz w:val="24"/>
          <w:szCs w:val="24"/>
        </w:rPr>
        <w:t>, pp. 115–145. Elsevier. (doi:10.1016/bs.asb.2015.02.001)</w:t>
      </w:r>
    </w:p>
    <w:p w14:paraId="633C4A1D" w14:textId="77777777" w:rsidR="002702D2" w:rsidRPr="002702D2" w:rsidRDefault="002702D2" w:rsidP="002702D2">
      <w:pPr>
        <w:pStyle w:val="Bibliography"/>
        <w:spacing w:after="240"/>
        <w:rPr>
          <w:rFonts w:ascii="Times New Roman" w:hAnsi="Times New Roman" w:cs="Times New Roman"/>
          <w:sz w:val="24"/>
          <w:szCs w:val="24"/>
          <w:lang w:val="fr-CA"/>
        </w:rPr>
      </w:pPr>
      <w:r w:rsidRPr="002702D2">
        <w:rPr>
          <w:rFonts w:ascii="Times New Roman" w:hAnsi="Times New Roman" w:cs="Times New Roman"/>
          <w:sz w:val="24"/>
          <w:szCs w:val="24"/>
          <w:lang w:val="fr-CA"/>
        </w:rPr>
        <w:t>2.</w:t>
      </w:r>
      <w:r w:rsidRPr="002702D2">
        <w:rPr>
          <w:rFonts w:ascii="Times New Roman" w:hAnsi="Times New Roman" w:cs="Times New Roman"/>
          <w:sz w:val="24"/>
          <w:szCs w:val="24"/>
          <w:lang w:val="fr-CA"/>
        </w:rPr>
        <w:tab/>
        <w:t xml:space="preserve">Blumstein DT. 1999 Selfish sentinels. </w:t>
      </w:r>
      <w:r w:rsidRPr="002702D2">
        <w:rPr>
          <w:rFonts w:ascii="Times New Roman" w:hAnsi="Times New Roman" w:cs="Times New Roman"/>
          <w:i/>
          <w:iCs/>
          <w:sz w:val="24"/>
          <w:szCs w:val="24"/>
          <w:lang w:val="fr-CA"/>
        </w:rPr>
        <w:t>Science</w:t>
      </w:r>
      <w:r w:rsidRPr="002702D2">
        <w:rPr>
          <w:rFonts w:ascii="Times New Roman" w:hAnsi="Times New Roman" w:cs="Times New Roman"/>
          <w:sz w:val="24"/>
          <w:szCs w:val="24"/>
          <w:lang w:val="fr-CA"/>
        </w:rPr>
        <w:t xml:space="preserve"> </w:t>
      </w:r>
      <w:r w:rsidRPr="002702D2">
        <w:rPr>
          <w:rFonts w:ascii="Times New Roman" w:hAnsi="Times New Roman" w:cs="Times New Roman"/>
          <w:b/>
          <w:bCs/>
          <w:sz w:val="24"/>
          <w:szCs w:val="24"/>
          <w:lang w:val="fr-CA"/>
        </w:rPr>
        <w:t>284</w:t>
      </w:r>
      <w:r w:rsidRPr="002702D2">
        <w:rPr>
          <w:rFonts w:ascii="Times New Roman" w:hAnsi="Times New Roman" w:cs="Times New Roman"/>
          <w:sz w:val="24"/>
          <w:szCs w:val="24"/>
          <w:lang w:val="fr-CA"/>
        </w:rPr>
        <w:t>, 1633–1634. (doi:10.1126/science.284.5420.1633)</w:t>
      </w:r>
    </w:p>
    <w:p w14:paraId="1AF42277"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w:t>
      </w:r>
      <w:r w:rsidRPr="002702D2">
        <w:rPr>
          <w:rFonts w:ascii="Times New Roman" w:hAnsi="Times New Roman" w:cs="Times New Roman"/>
          <w:sz w:val="24"/>
          <w:szCs w:val="24"/>
        </w:rPr>
        <w:tab/>
        <w:t xml:space="preserve">Huels FD, Stoeger AS. 2022 Sentinel behavior in captive meerkats ( </w:t>
      </w:r>
      <w:r w:rsidRPr="002702D2">
        <w:rPr>
          <w:rFonts w:ascii="Times New Roman" w:hAnsi="Times New Roman" w:cs="Times New Roman"/>
          <w:i/>
          <w:iCs/>
          <w:sz w:val="24"/>
          <w:szCs w:val="24"/>
        </w:rPr>
        <w:t>Suricata suricatta</w:t>
      </w:r>
      <w:r w:rsidRPr="002702D2">
        <w:rPr>
          <w:rFonts w:ascii="Times New Roman" w:hAnsi="Times New Roman" w:cs="Times New Roman"/>
          <w:sz w:val="24"/>
          <w:szCs w:val="24"/>
        </w:rPr>
        <w:t xml:space="preserve"> ). </w:t>
      </w:r>
      <w:r w:rsidRPr="002702D2">
        <w:rPr>
          <w:rFonts w:ascii="Times New Roman" w:hAnsi="Times New Roman" w:cs="Times New Roman"/>
          <w:i/>
          <w:iCs/>
          <w:sz w:val="24"/>
          <w:szCs w:val="24"/>
        </w:rPr>
        <w:t>Zoo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41</w:t>
      </w:r>
      <w:r w:rsidRPr="002702D2">
        <w:rPr>
          <w:rFonts w:ascii="Times New Roman" w:hAnsi="Times New Roman" w:cs="Times New Roman"/>
          <w:sz w:val="24"/>
          <w:szCs w:val="24"/>
        </w:rPr>
        <w:t>, 10–19. (doi:10.1002/zoo.21644)</w:t>
      </w:r>
    </w:p>
    <w:p w14:paraId="22DAE03C"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w:t>
      </w:r>
      <w:r w:rsidRPr="002702D2">
        <w:rPr>
          <w:rFonts w:ascii="Times New Roman" w:hAnsi="Times New Roman" w:cs="Times New Roman"/>
          <w:sz w:val="24"/>
          <w:szCs w:val="24"/>
        </w:rPr>
        <w:tab/>
        <w:t xml:space="preserve">Rauber R, Manser MB. 2021 Effect of group size and experience on the ontogeny of sentinel calling behaviour in meerkats.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171</w:t>
      </w:r>
      <w:r w:rsidRPr="002702D2">
        <w:rPr>
          <w:rFonts w:ascii="Times New Roman" w:hAnsi="Times New Roman" w:cs="Times New Roman"/>
          <w:sz w:val="24"/>
          <w:szCs w:val="24"/>
        </w:rPr>
        <w:t>, 129–138. (doi:10.1016/j.anbehav.2020.11.014)</w:t>
      </w:r>
    </w:p>
    <w:p w14:paraId="41D92FB2"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w:t>
      </w:r>
      <w:r w:rsidRPr="002702D2">
        <w:rPr>
          <w:rFonts w:ascii="Times New Roman" w:hAnsi="Times New Roman" w:cs="Times New Roman"/>
          <w:sz w:val="24"/>
          <w:szCs w:val="24"/>
        </w:rPr>
        <w:tab/>
        <w:t xml:space="preserve">Rauber R, Clutton-Brock TH, Manser MB. 2019 Drought decreases cooperative sentinel behavior and affects vocal coordination in meerkats.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30</w:t>
      </w:r>
      <w:r w:rsidRPr="002702D2">
        <w:rPr>
          <w:rFonts w:ascii="Times New Roman" w:hAnsi="Times New Roman" w:cs="Times New Roman"/>
          <w:sz w:val="24"/>
          <w:szCs w:val="24"/>
        </w:rPr>
        <w:t>, 1558–1566. (doi:10.1093/beheco/arz112)</w:t>
      </w:r>
    </w:p>
    <w:p w14:paraId="44078798"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w:t>
      </w:r>
      <w:r w:rsidRPr="002702D2">
        <w:rPr>
          <w:rFonts w:ascii="Times New Roman" w:hAnsi="Times New Roman" w:cs="Times New Roman"/>
          <w:sz w:val="24"/>
          <w:szCs w:val="24"/>
        </w:rPr>
        <w:tab/>
        <w:t xml:space="preserve">Santema P, Clutton-Brock T. 2013 Meerkat helpers increase sentinel behaviour and bipedal vigilance in the presence of pups.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85</w:t>
      </w:r>
      <w:r w:rsidRPr="002702D2">
        <w:rPr>
          <w:rFonts w:ascii="Times New Roman" w:hAnsi="Times New Roman" w:cs="Times New Roman"/>
          <w:sz w:val="24"/>
          <w:szCs w:val="24"/>
        </w:rPr>
        <w:t>, 655–661. (doi:10.1016/j.anbehav.2012.12.029)</w:t>
      </w:r>
    </w:p>
    <w:p w14:paraId="6FE9BA7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w:t>
      </w:r>
      <w:r w:rsidRPr="002702D2">
        <w:rPr>
          <w:rFonts w:ascii="Times New Roman" w:hAnsi="Times New Roman" w:cs="Times New Roman"/>
          <w:sz w:val="24"/>
          <w:szCs w:val="24"/>
        </w:rPr>
        <w:tab/>
        <w:t xml:space="preserve">Santema P, Teitel Z, Manser M, Bennett N, Clutton-Brock T. 2013 Effects of cortisol administration on cooperative behavior in meerkat helpers.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24</w:t>
      </w:r>
      <w:r w:rsidRPr="002702D2">
        <w:rPr>
          <w:rFonts w:ascii="Times New Roman" w:hAnsi="Times New Roman" w:cs="Times New Roman"/>
          <w:sz w:val="24"/>
          <w:szCs w:val="24"/>
        </w:rPr>
        <w:t>, 1122–1127. (doi:10.1093/beheco/art039)</w:t>
      </w:r>
    </w:p>
    <w:p w14:paraId="74A2744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8.</w:t>
      </w:r>
      <w:r w:rsidRPr="002702D2">
        <w:rPr>
          <w:rFonts w:ascii="Times New Roman" w:hAnsi="Times New Roman" w:cs="Times New Roman"/>
          <w:sz w:val="24"/>
          <w:szCs w:val="24"/>
        </w:rPr>
        <w:tab/>
        <w:t xml:space="preserve">Manser M. 2018 Meerkats – identifying cognitive mechanisms underlying meerkat coordination and communication: experimental designs in their natural habitat. In </w:t>
      </w:r>
      <w:r w:rsidRPr="002702D2">
        <w:rPr>
          <w:rFonts w:ascii="Times New Roman" w:hAnsi="Times New Roman" w:cs="Times New Roman"/>
          <w:i/>
          <w:iCs/>
          <w:sz w:val="24"/>
          <w:szCs w:val="24"/>
        </w:rPr>
        <w:t>Field and Laboratory Methods in Animal Cognition</w:t>
      </w:r>
      <w:r w:rsidRPr="002702D2">
        <w:rPr>
          <w:rFonts w:ascii="Times New Roman" w:hAnsi="Times New Roman" w:cs="Times New Roman"/>
          <w:sz w:val="24"/>
          <w:szCs w:val="24"/>
        </w:rPr>
        <w:t xml:space="preserve"> (eds N Bueno-Guerra, F Amici), pp. 286–307. Cambridge University Press. (doi:10.1017/9781108333191.015)</w:t>
      </w:r>
    </w:p>
    <w:p w14:paraId="175422D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9.</w:t>
      </w:r>
      <w:r w:rsidRPr="002702D2">
        <w:rPr>
          <w:rFonts w:ascii="Times New Roman" w:hAnsi="Times New Roman" w:cs="Times New Roman"/>
          <w:sz w:val="24"/>
          <w:szCs w:val="24"/>
        </w:rPr>
        <w:tab/>
        <w:t xml:space="preserve">Eastcott E, Kern JM, Morris-Drake A, Radford AN. 2020 Intrapopulation variation in the behavioral responses of dwarf mongooses to anthropogenic noise.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31</w:t>
      </w:r>
      <w:r w:rsidRPr="002702D2">
        <w:rPr>
          <w:rFonts w:ascii="Times New Roman" w:hAnsi="Times New Roman" w:cs="Times New Roman"/>
          <w:sz w:val="24"/>
          <w:szCs w:val="24"/>
        </w:rPr>
        <w:t>, 680–691. (doi:10.1093/beheco/araa011)</w:t>
      </w:r>
    </w:p>
    <w:p w14:paraId="11C836A5"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10.</w:t>
      </w:r>
      <w:r w:rsidRPr="002702D2">
        <w:rPr>
          <w:rFonts w:ascii="Times New Roman" w:hAnsi="Times New Roman" w:cs="Times New Roman"/>
          <w:sz w:val="24"/>
          <w:szCs w:val="24"/>
        </w:rPr>
        <w:tab/>
        <w:t xml:space="preserve">Kern JM, Radford AN. 2018 Experimental evidence for delayed contingent cooperation among wild dwarf mongooses. </w:t>
      </w:r>
      <w:r w:rsidRPr="002702D2">
        <w:rPr>
          <w:rFonts w:ascii="Times New Roman" w:hAnsi="Times New Roman" w:cs="Times New Roman"/>
          <w:i/>
          <w:iCs/>
          <w:sz w:val="24"/>
          <w:szCs w:val="24"/>
        </w:rPr>
        <w:t>Proc. Natl. Acad.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115</w:t>
      </w:r>
      <w:r w:rsidRPr="002702D2">
        <w:rPr>
          <w:rFonts w:ascii="Times New Roman" w:hAnsi="Times New Roman" w:cs="Times New Roman"/>
          <w:sz w:val="24"/>
          <w:szCs w:val="24"/>
        </w:rPr>
        <w:t>, 6255–6260. (doi:10.1073/pnas.1801000115)</w:t>
      </w:r>
    </w:p>
    <w:p w14:paraId="48E50A7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11.</w:t>
      </w:r>
      <w:r w:rsidRPr="002702D2">
        <w:rPr>
          <w:rFonts w:ascii="Times New Roman" w:hAnsi="Times New Roman" w:cs="Times New Roman"/>
          <w:sz w:val="24"/>
          <w:szCs w:val="24"/>
        </w:rPr>
        <w:tab/>
        <w:t xml:space="preserve">Kern JM, Radford AN. 2014 Sentinel dwarf mongooses, </w:t>
      </w:r>
      <w:r w:rsidRPr="002702D2">
        <w:rPr>
          <w:rFonts w:ascii="Times New Roman" w:hAnsi="Times New Roman" w:cs="Times New Roman"/>
          <w:i/>
          <w:iCs/>
          <w:sz w:val="24"/>
          <w:szCs w:val="24"/>
        </w:rPr>
        <w:t>Helogale parvula</w:t>
      </w:r>
      <w:r w:rsidRPr="002702D2">
        <w:rPr>
          <w:rFonts w:ascii="Times New Roman" w:hAnsi="Times New Roman" w:cs="Times New Roman"/>
          <w:sz w:val="24"/>
          <w:szCs w:val="24"/>
        </w:rPr>
        <w:t xml:space="preserve">, exhibit flexible decision making in relation to predation risk.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98</w:t>
      </w:r>
      <w:r w:rsidRPr="002702D2">
        <w:rPr>
          <w:rFonts w:ascii="Times New Roman" w:hAnsi="Times New Roman" w:cs="Times New Roman"/>
          <w:sz w:val="24"/>
          <w:szCs w:val="24"/>
        </w:rPr>
        <w:t>, 185–192. (doi:10.1016/j.anbehav.2014.10.012)</w:t>
      </w:r>
    </w:p>
    <w:p w14:paraId="15CE7B3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12.</w:t>
      </w:r>
      <w:r w:rsidRPr="002702D2">
        <w:rPr>
          <w:rFonts w:ascii="Times New Roman" w:hAnsi="Times New Roman" w:cs="Times New Roman"/>
          <w:sz w:val="24"/>
          <w:szCs w:val="24"/>
        </w:rPr>
        <w:tab/>
        <w:t xml:space="preserve">Kern JM, Radford AN. 2013 Call of duty? Variation in use of the watchman’s song by sentinel dwarf mongooses, </w:t>
      </w:r>
      <w:r w:rsidRPr="002702D2">
        <w:rPr>
          <w:rFonts w:ascii="Times New Roman" w:hAnsi="Times New Roman" w:cs="Times New Roman"/>
          <w:i/>
          <w:iCs/>
          <w:sz w:val="24"/>
          <w:szCs w:val="24"/>
        </w:rPr>
        <w:t>Helogale parvula</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85</w:t>
      </w:r>
      <w:r w:rsidRPr="002702D2">
        <w:rPr>
          <w:rFonts w:ascii="Times New Roman" w:hAnsi="Times New Roman" w:cs="Times New Roman"/>
          <w:sz w:val="24"/>
          <w:szCs w:val="24"/>
        </w:rPr>
        <w:t>, 967–975. (doi:10.1016/j.anbehav.2013.02.020)</w:t>
      </w:r>
    </w:p>
    <w:p w14:paraId="2D5A224F"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13.</w:t>
      </w:r>
      <w:r w:rsidRPr="002702D2">
        <w:rPr>
          <w:rFonts w:ascii="Times New Roman" w:hAnsi="Times New Roman" w:cs="Times New Roman"/>
          <w:sz w:val="24"/>
          <w:szCs w:val="24"/>
        </w:rPr>
        <w:tab/>
        <w:t xml:space="preserve">Horrocks JA, Hunte W. 1986 Sentinel behaviour in vervet monkeys: who sees whom first?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34</w:t>
      </w:r>
      <w:r w:rsidRPr="002702D2">
        <w:rPr>
          <w:rFonts w:ascii="Times New Roman" w:hAnsi="Times New Roman" w:cs="Times New Roman"/>
          <w:sz w:val="24"/>
          <w:szCs w:val="24"/>
        </w:rPr>
        <w:t>, 1566–1568. (doi:10.1016/S0003-3472(86)80226-3)</w:t>
      </w:r>
    </w:p>
    <w:p w14:paraId="75E2FA0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14.</w:t>
      </w:r>
      <w:r w:rsidRPr="002702D2">
        <w:rPr>
          <w:rFonts w:ascii="Times New Roman" w:hAnsi="Times New Roman" w:cs="Times New Roman"/>
          <w:sz w:val="24"/>
          <w:szCs w:val="24"/>
        </w:rPr>
        <w:tab/>
        <w:t xml:space="preserve">Bolwig N. 1959 A study of the behaviour of the chacma baboon, </w:t>
      </w:r>
      <w:r w:rsidRPr="002702D2">
        <w:rPr>
          <w:rFonts w:ascii="Times New Roman" w:hAnsi="Times New Roman" w:cs="Times New Roman"/>
          <w:i/>
          <w:iCs/>
          <w:sz w:val="24"/>
          <w:szCs w:val="24"/>
        </w:rPr>
        <w:t>Papio ursinus</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Behaviour</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14</w:t>
      </w:r>
      <w:r w:rsidRPr="002702D2">
        <w:rPr>
          <w:rFonts w:ascii="Times New Roman" w:hAnsi="Times New Roman" w:cs="Times New Roman"/>
          <w:sz w:val="24"/>
          <w:szCs w:val="24"/>
        </w:rPr>
        <w:t>, 136–162. (doi:10.1163/156853959X00054)</w:t>
      </w:r>
    </w:p>
    <w:p w14:paraId="1F9FBE42"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15.</w:t>
      </w:r>
      <w:r w:rsidRPr="002702D2">
        <w:rPr>
          <w:rFonts w:ascii="Times New Roman" w:hAnsi="Times New Roman" w:cs="Times New Roman"/>
          <w:sz w:val="24"/>
          <w:szCs w:val="24"/>
        </w:rPr>
        <w:tab/>
        <w:t xml:space="preserve">Bednekoff PA, Woolfenden GE. 2003 Florida scrub-jays ( </w:t>
      </w:r>
      <w:r w:rsidRPr="002702D2">
        <w:rPr>
          <w:rFonts w:ascii="Times New Roman" w:hAnsi="Times New Roman" w:cs="Times New Roman"/>
          <w:i/>
          <w:iCs/>
          <w:sz w:val="24"/>
          <w:szCs w:val="24"/>
        </w:rPr>
        <w:t>Aphelocoma coerulescens</w:t>
      </w:r>
      <w:r w:rsidRPr="002702D2">
        <w:rPr>
          <w:rFonts w:ascii="Times New Roman" w:hAnsi="Times New Roman" w:cs="Times New Roman"/>
          <w:sz w:val="24"/>
          <w:szCs w:val="24"/>
        </w:rPr>
        <w:t xml:space="preserve"> ) are sentinels more when well-fed (even with no kin nearby): sentinel behavior by Florida scrub-jays fed peanuts. </w:t>
      </w:r>
      <w:r w:rsidRPr="002702D2">
        <w:rPr>
          <w:rFonts w:ascii="Times New Roman" w:hAnsi="Times New Roman" w:cs="Times New Roman"/>
          <w:i/>
          <w:iCs/>
          <w:sz w:val="24"/>
          <w:szCs w:val="24"/>
        </w:rPr>
        <w:t>Ethology</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109</w:t>
      </w:r>
      <w:r w:rsidRPr="002702D2">
        <w:rPr>
          <w:rFonts w:ascii="Times New Roman" w:hAnsi="Times New Roman" w:cs="Times New Roman"/>
          <w:sz w:val="24"/>
          <w:szCs w:val="24"/>
        </w:rPr>
        <w:t>, 895–903. (doi:10.1046/j.0179-1613.2003.00926.x)</w:t>
      </w:r>
    </w:p>
    <w:p w14:paraId="4E52B56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16.</w:t>
      </w:r>
      <w:r w:rsidRPr="002702D2">
        <w:rPr>
          <w:rFonts w:ascii="Times New Roman" w:hAnsi="Times New Roman" w:cs="Times New Roman"/>
          <w:sz w:val="24"/>
          <w:szCs w:val="24"/>
        </w:rPr>
        <w:tab/>
        <w:t>Hailman JP, McGowan KJ, Woolfenden GE. 2010 Role of helpers in the sentinel behaviour of the Florida scrub jay (</w:t>
      </w:r>
      <w:r w:rsidRPr="002702D2">
        <w:rPr>
          <w:rFonts w:ascii="Times New Roman" w:hAnsi="Times New Roman" w:cs="Times New Roman"/>
          <w:i/>
          <w:iCs/>
          <w:sz w:val="24"/>
          <w:szCs w:val="24"/>
        </w:rPr>
        <w:t>Aphelocoma c. coerulescens</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Ethology</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97</w:t>
      </w:r>
      <w:r w:rsidRPr="002702D2">
        <w:rPr>
          <w:rFonts w:ascii="Times New Roman" w:hAnsi="Times New Roman" w:cs="Times New Roman"/>
          <w:sz w:val="24"/>
          <w:szCs w:val="24"/>
        </w:rPr>
        <w:t>, 119–140. (doi:10.1111/j.1439-0310.1994.tb01034.x)</w:t>
      </w:r>
    </w:p>
    <w:p w14:paraId="5607136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17.</w:t>
      </w:r>
      <w:r w:rsidRPr="002702D2">
        <w:rPr>
          <w:rFonts w:ascii="Times New Roman" w:hAnsi="Times New Roman" w:cs="Times New Roman"/>
          <w:sz w:val="24"/>
          <w:szCs w:val="24"/>
        </w:rPr>
        <w:tab/>
        <w:t xml:space="preserve">Bednekoff PA, Woolfenden GE. 2006 Florida scrub-jays compensate for the sentinel behavior of flockmates. </w:t>
      </w:r>
      <w:r w:rsidRPr="002702D2">
        <w:rPr>
          <w:rFonts w:ascii="Times New Roman" w:hAnsi="Times New Roman" w:cs="Times New Roman"/>
          <w:i/>
          <w:iCs/>
          <w:sz w:val="24"/>
          <w:szCs w:val="24"/>
        </w:rPr>
        <w:t>Ethology</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112</w:t>
      </w:r>
      <w:r w:rsidRPr="002702D2">
        <w:rPr>
          <w:rFonts w:ascii="Times New Roman" w:hAnsi="Times New Roman" w:cs="Times New Roman"/>
          <w:sz w:val="24"/>
          <w:szCs w:val="24"/>
        </w:rPr>
        <w:t>, 796–800. (doi:10.1111/j.1439-0310.2006.01227.x)</w:t>
      </w:r>
    </w:p>
    <w:p w14:paraId="68812DF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18.</w:t>
      </w:r>
      <w:r w:rsidRPr="002702D2">
        <w:rPr>
          <w:rFonts w:ascii="Times New Roman" w:hAnsi="Times New Roman" w:cs="Times New Roman"/>
          <w:sz w:val="24"/>
          <w:szCs w:val="24"/>
        </w:rPr>
        <w:tab/>
        <w:t xml:space="preserve">Fleischer AL, Bowman R, Woolfenden GE. 2003 Variation in foraging behavior, diet, and time of breeding of Florida scrub-jays in suburban and wildland habitats. </w:t>
      </w:r>
      <w:r w:rsidRPr="002702D2">
        <w:rPr>
          <w:rFonts w:ascii="Times New Roman" w:hAnsi="Times New Roman" w:cs="Times New Roman"/>
          <w:i/>
          <w:iCs/>
          <w:sz w:val="24"/>
          <w:szCs w:val="24"/>
        </w:rPr>
        <w:t>The Condor</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105</w:t>
      </w:r>
      <w:r w:rsidRPr="002702D2">
        <w:rPr>
          <w:rFonts w:ascii="Times New Roman" w:hAnsi="Times New Roman" w:cs="Times New Roman"/>
          <w:sz w:val="24"/>
          <w:szCs w:val="24"/>
        </w:rPr>
        <w:t>, 515–527. (doi:10.1093/condor/105.3.515)</w:t>
      </w:r>
    </w:p>
    <w:p w14:paraId="3ECD2FC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19.</w:t>
      </w:r>
      <w:r w:rsidRPr="002702D2">
        <w:rPr>
          <w:rFonts w:ascii="Times New Roman" w:hAnsi="Times New Roman" w:cs="Times New Roman"/>
          <w:sz w:val="24"/>
          <w:szCs w:val="24"/>
        </w:rPr>
        <w:tab/>
        <w:t xml:space="preserve">McGowan KJ, Woolfenden GE. 1989 A sentinel system in the Florida scrub jay.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37</w:t>
      </w:r>
      <w:r w:rsidRPr="002702D2">
        <w:rPr>
          <w:rFonts w:ascii="Times New Roman" w:hAnsi="Times New Roman" w:cs="Times New Roman"/>
          <w:sz w:val="24"/>
          <w:szCs w:val="24"/>
        </w:rPr>
        <w:t>, 1000–1006. (doi:10.1016/0003-3472(89)90144-9)</w:t>
      </w:r>
    </w:p>
    <w:p w14:paraId="60ADBC7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20.</w:t>
      </w:r>
      <w:r w:rsidRPr="002702D2">
        <w:rPr>
          <w:rFonts w:ascii="Times New Roman" w:hAnsi="Times New Roman" w:cs="Times New Roman"/>
          <w:sz w:val="24"/>
          <w:szCs w:val="24"/>
        </w:rPr>
        <w:tab/>
        <w:t xml:space="preserve">Edelaar P, Wright J. 2006 Potential prey make excellent ornithologists: adaptive, flexible responses towards avian predation threat by Arabian babblers </w:t>
      </w:r>
      <w:r w:rsidRPr="002702D2">
        <w:rPr>
          <w:rFonts w:ascii="Times New Roman" w:hAnsi="Times New Roman" w:cs="Times New Roman"/>
          <w:i/>
          <w:iCs/>
          <w:sz w:val="24"/>
          <w:szCs w:val="24"/>
        </w:rPr>
        <w:t>Turdoides squamiceps</w:t>
      </w:r>
      <w:r w:rsidRPr="002702D2">
        <w:rPr>
          <w:rFonts w:ascii="Times New Roman" w:hAnsi="Times New Roman" w:cs="Times New Roman"/>
          <w:sz w:val="24"/>
          <w:szCs w:val="24"/>
        </w:rPr>
        <w:t xml:space="preserve"> living at a migratory hotspot: predation threat flexibility in babblers. </w:t>
      </w:r>
      <w:r w:rsidRPr="002702D2">
        <w:rPr>
          <w:rFonts w:ascii="Times New Roman" w:hAnsi="Times New Roman" w:cs="Times New Roman"/>
          <w:i/>
          <w:iCs/>
          <w:sz w:val="24"/>
          <w:szCs w:val="24"/>
        </w:rPr>
        <w:t>Ibis</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148</w:t>
      </w:r>
      <w:r w:rsidRPr="002702D2">
        <w:rPr>
          <w:rFonts w:ascii="Times New Roman" w:hAnsi="Times New Roman" w:cs="Times New Roman"/>
          <w:sz w:val="24"/>
          <w:szCs w:val="24"/>
        </w:rPr>
        <w:t>, 664–671. (doi:10.1111/j.1474-919X.2006.00567.x)</w:t>
      </w:r>
    </w:p>
    <w:p w14:paraId="04248B7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21.</w:t>
      </w:r>
      <w:r w:rsidRPr="002702D2">
        <w:rPr>
          <w:rFonts w:ascii="Times New Roman" w:hAnsi="Times New Roman" w:cs="Times New Roman"/>
          <w:sz w:val="24"/>
          <w:szCs w:val="24"/>
        </w:rPr>
        <w:tab/>
        <w:t xml:space="preserve">Ostreiher R, Heifetz A. 2017 The sentinel behaviour of Arabian babbler floaters. </w:t>
      </w:r>
      <w:r w:rsidRPr="002702D2">
        <w:rPr>
          <w:rFonts w:ascii="Times New Roman" w:hAnsi="Times New Roman" w:cs="Times New Roman"/>
          <w:i/>
          <w:iCs/>
          <w:sz w:val="24"/>
          <w:szCs w:val="24"/>
        </w:rPr>
        <w:t>R. Soc. Open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w:t>
      </w:r>
      <w:r w:rsidRPr="002702D2">
        <w:rPr>
          <w:rFonts w:ascii="Times New Roman" w:hAnsi="Times New Roman" w:cs="Times New Roman"/>
          <w:sz w:val="24"/>
          <w:szCs w:val="24"/>
        </w:rPr>
        <w:t>, 160738. (doi:10.1098/rsos.160738)</w:t>
      </w:r>
    </w:p>
    <w:p w14:paraId="0906DA0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22.</w:t>
      </w:r>
      <w:r w:rsidRPr="002702D2">
        <w:rPr>
          <w:rFonts w:ascii="Times New Roman" w:hAnsi="Times New Roman" w:cs="Times New Roman"/>
          <w:sz w:val="24"/>
          <w:szCs w:val="24"/>
        </w:rPr>
        <w:tab/>
        <w:t xml:space="preserve">Ostreiher R, Heifetz A. 2019 The sentineling-foraging trade-off in dominant and subordinate arabian babblers. </w:t>
      </w:r>
      <w:r w:rsidRPr="002702D2">
        <w:rPr>
          <w:rFonts w:ascii="Times New Roman" w:hAnsi="Times New Roman" w:cs="Times New Roman"/>
          <w:i/>
          <w:iCs/>
          <w:sz w:val="24"/>
          <w:szCs w:val="24"/>
        </w:rPr>
        <w:t>Ethology</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125</w:t>
      </w:r>
      <w:r w:rsidRPr="002702D2">
        <w:rPr>
          <w:rFonts w:ascii="Times New Roman" w:hAnsi="Times New Roman" w:cs="Times New Roman"/>
          <w:sz w:val="24"/>
          <w:szCs w:val="24"/>
        </w:rPr>
        <w:t>, 98–105. (doi:10.1111/eth.12833)</w:t>
      </w:r>
    </w:p>
    <w:p w14:paraId="66E60B5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23.</w:t>
      </w:r>
      <w:r w:rsidRPr="002702D2">
        <w:rPr>
          <w:rFonts w:ascii="Times New Roman" w:hAnsi="Times New Roman" w:cs="Times New Roman"/>
          <w:sz w:val="24"/>
          <w:szCs w:val="24"/>
        </w:rPr>
        <w:tab/>
        <w:t xml:space="preserve">Ostreiher R, Mundry R, Heifetz A. 2021 On the self-regulation of sentinel activity among Arabian babbler groupmates.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173</w:t>
      </w:r>
      <w:r w:rsidRPr="002702D2">
        <w:rPr>
          <w:rFonts w:ascii="Times New Roman" w:hAnsi="Times New Roman" w:cs="Times New Roman"/>
          <w:sz w:val="24"/>
          <w:szCs w:val="24"/>
        </w:rPr>
        <w:t>, 81–92. (doi:10.1016/j.anbehav.2021.01.002)</w:t>
      </w:r>
    </w:p>
    <w:p w14:paraId="224CE9AF"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24.</w:t>
      </w:r>
      <w:r w:rsidRPr="002702D2">
        <w:rPr>
          <w:rFonts w:ascii="Times New Roman" w:hAnsi="Times New Roman" w:cs="Times New Roman"/>
          <w:sz w:val="24"/>
          <w:szCs w:val="24"/>
        </w:rPr>
        <w:tab/>
        <w:t xml:space="preserve">Wright J, Berg E, De Kort SR, Khazin V, Maklakov AA. 2001 Cooperative sentinel behaviour in the Arabian babbler.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62</w:t>
      </w:r>
      <w:r w:rsidRPr="002702D2">
        <w:rPr>
          <w:rFonts w:ascii="Times New Roman" w:hAnsi="Times New Roman" w:cs="Times New Roman"/>
          <w:sz w:val="24"/>
          <w:szCs w:val="24"/>
        </w:rPr>
        <w:t>, 973–979. (doi:10.1006/anbe.2001.1838)</w:t>
      </w:r>
    </w:p>
    <w:p w14:paraId="7BADAE72"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25.</w:t>
      </w:r>
      <w:r w:rsidRPr="002702D2">
        <w:rPr>
          <w:rFonts w:ascii="Times New Roman" w:hAnsi="Times New Roman" w:cs="Times New Roman"/>
          <w:sz w:val="24"/>
          <w:szCs w:val="24"/>
        </w:rPr>
        <w:tab/>
        <w:t xml:space="preserve">Wright J, Maklakov AA, Khazin V. 2001 State-dependent sentinels: an experimental study in the Arabian babbler. </w:t>
      </w:r>
      <w:r w:rsidRPr="002702D2">
        <w:rPr>
          <w:rFonts w:ascii="Times New Roman" w:hAnsi="Times New Roman" w:cs="Times New Roman"/>
          <w:i/>
          <w:iCs/>
          <w:sz w:val="24"/>
          <w:szCs w:val="24"/>
        </w:rPr>
        <w:t>Proc. R. Soc. Lond. B Biol.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268</w:t>
      </w:r>
      <w:r w:rsidRPr="002702D2">
        <w:rPr>
          <w:rFonts w:ascii="Times New Roman" w:hAnsi="Times New Roman" w:cs="Times New Roman"/>
          <w:sz w:val="24"/>
          <w:szCs w:val="24"/>
        </w:rPr>
        <w:t>, 821–826. (doi:10.1098/rspb.2000.1574)</w:t>
      </w:r>
    </w:p>
    <w:p w14:paraId="510A3D6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26.</w:t>
      </w:r>
      <w:r w:rsidRPr="002702D2">
        <w:rPr>
          <w:rFonts w:ascii="Times New Roman" w:hAnsi="Times New Roman" w:cs="Times New Roman"/>
          <w:sz w:val="24"/>
          <w:szCs w:val="24"/>
        </w:rPr>
        <w:tab/>
        <w:t>Gaston AJ. 1977 Social behaviour within groups of jungle babblers (</w:t>
      </w:r>
      <w:r w:rsidRPr="002702D2">
        <w:rPr>
          <w:rFonts w:ascii="Times New Roman" w:hAnsi="Times New Roman" w:cs="Times New Roman"/>
          <w:i/>
          <w:iCs/>
          <w:sz w:val="24"/>
          <w:szCs w:val="24"/>
        </w:rPr>
        <w:t>Turdoides striatus</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25</w:t>
      </w:r>
      <w:r w:rsidRPr="002702D2">
        <w:rPr>
          <w:rFonts w:ascii="Times New Roman" w:hAnsi="Times New Roman" w:cs="Times New Roman"/>
          <w:sz w:val="24"/>
          <w:szCs w:val="24"/>
        </w:rPr>
        <w:t>, 828–848.</w:t>
      </w:r>
    </w:p>
    <w:p w14:paraId="10E196B8"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27.</w:t>
      </w:r>
      <w:r w:rsidRPr="002702D2">
        <w:rPr>
          <w:rFonts w:ascii="Times New Roman" w:hAnsi="Times New Roman" w:cs="Times New Roman"/>
          <w:sz w:val="24"/>
          <w:szCs w:val="24"/>
        </w:rPr>
        <w:tab/>
        <w:t>Rafay M, Ahmad G, Ruby T, Abdullah M, Rasheed F, Abid M. 2020 Breeding and feeding behaviour of jungle babbler(</w:t>
      </w:r>
      <w:r w:rsidRPr="002702D2">
        <w:rPr>
          <w:rFonts w:ascii="Times New Roman" w:hAnsi="Times New Roman" w:cs="Times New Roman"/>
          <w:i/>
          <w:iCs/>
          <w:sz w:val="24"/>
          <w:szCs w:val="24"/>
        </w:rPr>
        <w:t>Turdiodes striata dumont</w:t>
      </w:r>
      <w:r w:rsidRPr="002702D2">
        <w:rPr>
          <w:rFonts w:ascii="Times New Roman" w:hAnsi="Times New Roman" w:cs="Times New Roman"/>
          <w:sz w:val="24"/>
          <w:szCs w:val="24"/>
        </w:rPr>
        <w:t xml:space="preserve">, 1923) in agro-ecological zones of district layyah, pakistan. </w:t>
      </w:r>
      <w:r w:rsidRPr="002702D2">
        <w:rPr>
          <w:rFonts w:ascii="Times New Roman" w:hAnsi="Times New Roman" w:cs="Times New Roman"/>
          <w:i/>
          <w:iCs/>
          <w:sz w:val="24"/>
          <w:szCs w:val="24"/>
        </w:rPr>
        <w:t>Pak. J. Zool.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52</w:t>
      </w:r>
      <w:r w:rsidRPr="002702D2">
        <w:rPr>
          <w:rFonts w:ascii="Times New Roman" w:hAnsi="Times New Roman" w:cs="Times New Roman"/>
          <w:sz w:val="24"/>
          <w:szCs w:val="24"/>
        </w:rPr>
        <w:t>, 1701–1708. (doi:https://dx.doi.org/10.17582/journal.pjz/20170420070416)</w:t>
      </w:r>
    </w:p>
    <w:p w14:paraId="395FDA9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28.</w:t>
      </w:r>
      <w:r w:rsidRPr="002702D2">
        <w:rPr>
          <w:rFonts w:ascii="Times New Roman" w:hAnsi="Times New Roman" w:cs="Times New Roman"/>
          <w:sz w:val="24"/>
          <w:szCs w:val="24"/>
        </w:rPr>
        <w:tab/>
        <w:t xml:space="preserve">Bednekoff PA. 1997 Mutualism among safe, selfish sentinels: a dynamic game. </w:t>
      </w:r>
      <w:r w:rsidRPr="002702D2">
        <w:rPr>
          <w:rFonts w:ascii="Times New Roman" w:hAnsi="Times New Roman" w:cs="Times New Roman"/>
          <w:i/>
          <w:iCs/>
          <w:sz w:val="24"/>
          <w:szCs w:val="24"/>
        </w:rPr>
        <w:t>Am. Nat.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150</w:t>
      </w:r>
      <w:r w:rsidRPr="002702D2">
        <w:rPr>
          <w:rFonts w:ascii="Times New Roman" w:hAnsi="Times New Roman" w:cs="Times New Roman"/>
          <w:sz w:val="24"/>
          <w:szCs w:val="24"/>
        </w:rPr>
        <w:t>, 373–392. (doi:10.1086/286070)</w:t>
      </w:r>
    </w:p>
    <w:p w14:paraId="2D51090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29.</w:t>
      </w:r>
      <w:r w:rsidRPr="002702D2">
        <w:rPr>
          <w:rFonts w:ascii="Times New Roman" w:hAnsi="Times New Roman" w:cs="Times New Roman"/>
          <w:sz w:val="24"/>
          <w:szCs w:val="24"/>
        </w:rPr>
        <w:tab/>
        <w:t xml:space="preserve">Bednekoff PA. 2001 Coordination of safe, selfish sentinels based on mutual benefits. </w:t>
      </w:r>
      <w:r w:rsidRPr="002702D2">
        <w:rPr>
          <w:rFonts w:ascii="Times New Roman" w:hAnsi="Times New Roman" w:cs="Times New Roman"/>
          <w:i/>
          <w:iCs/>
          <w:sz w:val="24"/>
          <w:szCs w:val="24"/>
        </w:rPr>
        <w:t>Ann. Zool. Fenn.</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38</w:t>
      </w:r>
      <w:r w:rsidRPr="002702D2">
        <w:rPr>
          <w:rFonts w:ascii="Times New Roman" w:hAnsi="Times New Roman" w:cs="Times New Roman"/>
          <w:sz w:val="24"/>
          <w:szCs w:val="24"/>
        </w:rPr>
        <w:t>, 5–14.</w:t>
      </w:r>
    </w:p>
    <w:p w14:paraId="18D514C9"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30.</w:t>
      </w:r>
      <w:r w:rsidRPr="002702D2">
        <w:rPr>
          <w:rFonts w:ascii="Times New Roman" w:hAnsi="Times New Roman" w:cs="Times New Roman"/>
          <w:sz w:val="24"/>
          <w:szCs w:val="24"/>
        </w:rPr>
        <w:tab/>
        <w:t xml:space="preserve">Wright J, Berg E, De Kort SR, Khazin V, Maklakov AA. 2001 Safe selfish sentinels in a cooperative bird: </w:t>
      </w:r>
      <w:r w:rsidRPr="002702D2">
        <w:rPr>
          <w:rFonts w:ascii="Times New Roman" w:hAnsi="Times New Roman" w:cs="Times New Roman"/>
          <w:i/>
          <w:iCs/>
          <w:sz w:val="24"/>
          <w:szCs w:val="24"/>
        </w:rPr>
        <w:t>Safe selfish sentinels</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J. Anim.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70</w:t>
      </w:r>
      <w:r w:rsidRPr="002702D2">
        <w:rPr>
          <w:rFonts w:ascii="Times New Roman" w:hAnsi="Times New Roman" w:cs="Times New Roman"/>
          <w:sz w:val="24"/>
          <w:szCs w:val="24"/>
        </w:rPr>
        <w:t>, 1070–1079. (doi:10.1046/j.0021-8790.2001.00565.x)</w:t>
      </w:r>
    </w:p>
    <w:p w14:paraId="418B2D6C"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31.</w:t>
      </w:r>
      <w:r w:rsidRPr="002702D2">
        <w:rPr>
          <w:rFonts w:ascii="Times New Roman" w:hAnsi="Times New Roman" w:cs="Times New Roman"/>
          <w:sz w:val="24"/>
          <w:szCs w:val="24"/>
        </w:rPr>
        <w:tab/>
        <w:t xml:space="preserve">Olson RS, Haley PB, Dyer FC, Adami C. 2015 Exploring the evolution of a trade-off between vigilance and foraging in group-living organisms. </w:t>
      </w:r>
      <w:r w:rsidRPr="002702D2">
        <w:rPr>
          <w:rFonts w:ascii="Times New Roman" w:hAnsi="Times New Roman" w:cs="Times New Roman"/>
          <w:i/>
          <w:iCs/>
          <w:sz w:val="24"/>
          <w:szCs w:val="24"/>
        </w:rPr>
        <w:t>R. Soc. Open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w:t>
      </w:r>
      <w:r w:rsidRPr="002702D2">
        <w:rPr>
          <w:rFonts w:ascii="Times New Roman" w:hAnsi="Times New Roman" w:cs="Times New Roman"/>
          <w:sz w:val="24"/>
          <w:szCs w:val="24"/>
        </w:rPr>
        <w:t>, 150135. (doi:10.1098/rsos.150135)</w:t>
      </w:r>
    </w:p>
    <w:p w14:paraId="135A703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32.</w:t>
      </w:r>
      <w:r w:rsidRPr="002702D2">
        <w:rPr>
          <w:rFonts w:ascii="Times New Roman" w:hAnsi="Times New Roman" w:cs="Times New Roman"/>
          <w:sz w:val="24"/>
          <w:szCs w:val="24"/>
        </w:rPr>
        <w:tab/>
        <w:t xml:space="preserve">Lima SL, Dill LM. 1990 Behavioral decisions made under the risk of predation: a review and prospectus. </w:t>
      </w:r>
      <w:r w:rsidRPr="002702D2">
        <w:rPr>
          <w:rFonts w:ascii="Times New Roman" w:hAnsi="Times New Roman" w:cs="Times New Roman"/>
          <w:i/>
          <w:iCs/>
          <w:sz w:val="24"/>
          <w:szCs w:val="24"/>
        </w:rPr>
        <w:t>Can. J. Zool.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68</w:t>
      </w:r>
      <w:r w:rsidRPr="002702D2">
        <w:rPr>
          <w:rFonts w:ascii="Times New Roman" w:hAnsi="Times New Roman" w:cs="Times New Roman"/>
          <w:sz w:val="24"/>
          <w:szCs w:val="24"/>
        </w:rPr>
        <w:t>, 619–640. (doi:10.1139/z90-092)</w:t>
      </w:r>
    </w:p>
    <w:p w14:paraId="0F908C2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33.</w:t>
      </w:r>
      <w:r w:rsidRPr="002702D2">
        <w:rPr>
          <w:rFonts w:ascii="Times New Roman" w:hAnsi="Times New Roman" w:cs="Times New Roman"/>
          <w:sz w:val="24"/>
          <w:szCs w:val="24"/>
        </w:rPr>
        <w:tab/>
        <w:t xml:space="preserve">Lima SL. 1998 Stress and decision making under the risk of predation: recent developments from behavioral, reproductive, and ecological perspectives. In </w:t>
      </w:r>
      <w:r w:rsidRPr="002702D2">
        <w:rPr>
          <w:rFonts w:ascii="Times New Roman" w:hAnsi="Times New Roman" w:cs="Times New Roman"/>
          <w:i/>
          <w:iCs/>
          <w:sz w:val="24"/>
          <w:szCs w:val="24"/>
        </w:rPr>
        <w:t>Advances in the Study of Behavior</w:t>
      </w:r>
      <w:r w:rsidRPr="002702D2">
        <w:rPr>
          <w:rFonts w:ascii="Times New Roman" w:hAnsi="Times New Roman" w:cs="Times New Roman"/>
          <w:sz w:val="24"/>
          <w:szCs w:val="24"/>
        </w:rPr>
        <w:t xml:space="preserve"> (eds AP Møller, M Milinski, PJB Slater), pp. 215–290. Academic Press. (doi:10.1016/S0065-3454(08)60366-6)</w:t>
      </w:r>
    </w:p>
    <w:p w14:paraId="375CC22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34.</w:t>
      </w:r>
      <w:r w:rsidRPr="002702D2">
        <w:rPr>
          <w:rFonts w:ascii="Times New Roman" w:hAnsi="Times New Roman" w:cs="Times New Roman"/>
          <w:sz w:val="24"/>
          <w:szCs w:val="24"/>
        </w:rPr>
        <w:tab/>
        <w:t xml:space="preserve">Trivers RL. 1971 The Evolution of Reciprocal Altruism. </w:t>
      </w:r>
      <w:r w:rsidRPr="002702D2">
        <w:rPr>
          <w:rFonts w:ascii="Times New Roman" w:hAnsi="Times New Roman" w:cs="Times New Roman"/>
          <w:i/>
          <w:iCs/>
          <w:sz w:val="24"/>
          <w:szCs w:val="24"/>
        </w:rPr>
        <w:t>Q. Rev.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46</w:t>
      </w:r>
      <w:r w:rsidRPr="002702D2">
        <w:rPr>
          <w:rFonts w:ascii="Times New Roman" w:hAnsi="Times New Roman" w:cs="Times New Roman"/>
          <w:sz w:val="24"/>
          <w:szCs w:val="24"/>
        </w:rPr>
        <w:t>, 35–57.</w:t>
      </w:r>
    </w:p>
    <w:p w14:paraId="7C90344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35.</w:t>
      </w:r>
      <w:r w:rsidRPr="002702D2">
        <w:rPr>
          <w:rFonts w:ascii="Times New Roman" w:hAnsi="Times New Roman" w:cs="Times New Roman"/>
          <w:sz w:val="24"/>
          <w:szCs w:val="24"/>
        </w:rPr>
        <w:tab/>
        <w:t xml:space="preserve">Hamilton WD. 1964 The genetical evolution of social behaviour. I. </w:t>
      </w:r>
      <w:r w:rsidRPr="002702D2">
        <w:rPr>
          <w:rFonts w:ascii="Times New Roman" w:hAnsi="Times New Roman" w:cs="Times New Roman"/>
          <w:i/>
          <w:iCs/>
          <w:sz w:val="24"/>
          <w:szCs w:val="24"/>
        </w:rPr>
        <w:t>J. Theor.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1–16. (doi:10.1016/0022-5193(64)90038-4)</w:t>
      </w:r>
    </w:p>
    <w:p w14:paraId="433305F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36.</w:t>
      </w:r>
      <w:r w:rsidRPr="002702D2">
        <w:rPr>
          <w:rFonts w:ascii="Times New Roman" w:hAnsi="Times New Roman" w:cs="Times New Roman"/>
          <w:sz w:val="24"/>
          <w:szCs w:val="24"/>
        </w:rPr>
        <w:tab/>
        <w:t xml:space="preserve">Clutton-Brock TH, O’Riain MJ, Brotherton PNM, Gaynor D, Kansky R, Griffin AS, Manser M. 1999 Selfish sentinels in cooperative mammals. </w:t>
      </w:r>
      <w:r w:rsidRPr="002702D2">
        <w:rPr>
          <w:rFonts w:ascii="Times New Roman" w:hAnsi="Times New Roman" w:cs="Times New Roman"/>
          <w:i/>
          <w:iCs/>
          <w:sz w:val="24"/>
          <w:szCs w:val="24"/>
        </w:rPr>
        <w:t>Science</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284</w:t>
      </w:r>
      <w:r w:rsidRPr="002702D2">
        <w:rPr>
          <w:rFonts w:ascii="Times New Roman" w:hAnsi="Times New Roman" w:cs="Times New Roman"/>
          <w:sz w:val="24"/>
          <w:szCs w:val="24"/>
        </w:rPr>
        <w:t>, 1640–1644. (doi:10.1126/science.284.5420.1640)</w:t>
      </w:r>
    </w:p>
    <w:p w14:paraId="177819E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37.</w:t>
      </w:r>
      <w:r w:rsidRPr="002702D2">
        <w:rPr>
          <w:rFonts w:ascii="Times New Roman" w:hAnsi="Times New Roman" w:cs="Times New Roman"/>
          <w:sz w:val="24"/>
          <w:szCs w:val="24"/>
        </w:rPr>
        <w:tab/>
        <w:t xml:space="preserve">Morris-Drake A, Christensen C, Kern JM, Radford AN. 2019 Experimental field evidence that out-group threats influence within-group behavior.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30</w:t>
      </w:r>
      <w:r w:rsidRPr="002702D2">
        <w:rPr>
          <w:rFonts w:ascii="Times New Roman" w:hAnsi="Times New Roman" w:cs="Times New Roman"/>
          <w:sz w:val="24"/>
          <w:szCs w:val="24"/>
        </w:rPr>
        <w:t>, 1425–1435. (doi:10.1093/beheco/arz095)</w:t>
      </w:r>
    </w:p>
    <w:p w14:paraId="7586E94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38.</w:t>
      </w:r>
      <w:r w:rsidRPr="002702D2">
        <w:rPr>
          <w:rFonts w:ascii="Times New Roman" w:hAnsi="Times New Roman" w:cs="Times New Roman"/>
          <w:sz w:val="24"/>
          <w:szCs w:val="24"/>
        </w:rPr>
        <w:tab/>
        <w:t xml:space="preserve">Walker L, York J, Young A. 2016 Sexually selected sentinels? Evidence of a role for intrasexual competition in sentinel behavior.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27</w:t>
      </w:r>
      <w:r w:rsidRPr="002702D2">
        <w:rPr>
          <w:rFonts w:ascii="Times New Roman" w:hAnsi="Times New Roman" w:cs="Times New Roman"/>
          <w:sz w:val="24"/>
          <w:szCs w:val="24"/>
        </w:rPr>
        <w:t>, 1461–1470. (doi:10.1093/beheco/arw064)</w:t>
      </w:r>
    </w:p>
    <w:p w14:paraId="53B0C06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39.</w:t>
      </w:r>
      <w:r w:rsidRPr="002702D2">
        <w:rPr>
          <w:rFonts w:ascii="Times New Roman" w:hAnsi="Times New Roman" w:cs="Times New Roman"/>
          <w:sz w:val="24"/>
          <w:szCs w:val="24"/>
        </w:rPr>
        <w:tab/>
        <w:t xml:space="preserve">Hollén LI, Bell MBV, Radford AN. 2008 Cooperative sentinel calling? Foragers gain increased biomass intake. </w:t>
      </w:r>
      <w:r w:rsidRPr="002702D2">
        <w:rPr>
          <w:rFonts w:ascii="Times New Roman" w:hAnsi="Times New Roman" w:cs="Times New Roman"/>
          <w:i/>
          <w:iCs/>
          <w:sz w:val="24"/>
          <w:szCs w:val="24"/>
        </w:rPr>
        <w:t>Curr.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18</w:t>
      </w:r>
      <w:r w:rsidRPr="002702D2">
        <w:rPr>
          <w:rFonts w:ascii="Times New Roman" w:hAnsi="Times New Roman" w:cs="Times New Roman"/>
          <w:sz w:val="24"/>
          <w:szCs w:val="24"/>
        </w:rPr>
        <w:t>, 576–579. (doi:10.1016/j.cub.2008.02.078)</w:t>
      </w:r>
    </w:p>
    <w:p w14:paraId="3ED3223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40.</w:t>
      </w:r>
      <w:r w:rsidRPr="002702D2">
        <w:rPr>
          <w:rFonts w:ascii="Times New Roman" w:hAnsi="Times New Roman" w:cs="Times New Roman"/>
          <w:sz w:val="24"/>
          <w:szCs w:val="24"/>
        </w:rPr>
        <w:tab/>
        <w:t xml:space="preserve">Ducatez S, Sayol F, Sol D, Lefebvre L. 2018 Are urban vertebrates city specialists, artificial habitat exploiters, or environmental generalists? </w:t>
      </w:r>
      <w:r w:rsidRPr="002702D2">
        <w:rPr>
          <w:rFonts w:ascii="Times New Roman" w:hAnsi="Times New Roman" w:cs="Times New Roman"/>
          <w:i/>
          <w:iCs/>
          <w:sz w:val="24"/>
          <w:szCs w:val="24"/>
        </w:rPr>
        <w:t>Integr. Comp.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58</w:t>
      </w:r>
      <w:r w:rsidRPr="002702D2">
        <w:rPr>
          <w:rFonts w:ascii="Times New Roman" w:hAnsi="Times New Roman" w:cs="Times New Roman"/>
          <w:sz w:val="24"/>
          <w:szCs w:val="24"/>
        </w:rPr>
        <w:t>, 929–938. (doi:10.1093/icb/icy101)</w:t>
      </w:r>
    </w:p>
    <w:p w14:paraId="44D555A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41.</w:t>
      </w:r>
      <w:r w:rsidRPr="002702D2">
        <w:rPr>
          <w:rFonts w:ascii="Times New Roman" w:hAnsi="Times New Roman" w:cs="Times New Roman"/>
          <w:sz w:val="24"/>
          <w:szCs w:val="24"/>
        </w:rPr>
        <w:tab/>
        <w:t xml:space="preserve">Callaghan CT, Major RE, Wilshire JH, Martin JM, Kingsford RT, Cornwell WK. 2019 Generalists are the most urban-tolerant of birds: a phylogenetically controlled analysis of ecological and life history traits using a novel continuous measure of bird responses to urbanization. </w:t>
      </w:r>
      <w:r w:rsidRPr="002702D2">
        <w:rPr>
          <w:rFonts w:ascii="Times New Roman" w:hAnsi="Times New Roman" w:cs="Times New Roman"/>
          <w:i/>
          <w:iCs/>
          <w:sz w:val="24"/>
          <w:szCs w:val="24"/>
        </w:rPr>
        <w:t>Oikos</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128</w:t>
      </w:r>
      <w:r w:rsidRPr="002702D2">
        <w:rPr>
          <w:rFonts w:ascii="Times New Roman" w:hAnsi="Times New Roman" w:cs="Times New Roman"/>
          <w:sz w:val="24"/>
          <w:szCs w:val="24"/>
        </w:rPr>
        <w:t>, 845–858. (doi:10.1111/oik.06158)</w:t>
      </w:r>
    </w:p>
    <w:p w14:paraId="4744ADA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42.</w:t>
      </w:r>
      <w:r w:rsidRPr="002702D2">
        <w:rPr>
          <w:rFonts w:ascii="Times New Roman" w:hAnsi="Times New Roman" w:cs="Times New Roman"/>
          <w:sz w:val="24"/>
          <w:szCs w:val="24"/>
        </w:rPr>
        <w:tab/>
        <w:t xml:space="preserve">UN Department of Economic and Social Affairs. 2018 68% of the world population projected to live in urban areas by 2050, says UN. </w:t>
      </w:r>
      <w:r w:rsidRPr="002702D2">
        <w:rPr>
          <w:rFonts w:ascii="Times New Roman" w:hAnsi="Times New Roman" w:cs="Times New Roman"/>
          <w:i/>
          <w:iCs/>
          <w:sz w:val="24"/>
          <w:szCs w:val="24"/>
        </w:rPr>
        <w:t>U. N.</w:t>
      </w:r>
      <w:r w:rsidRPr="002702D2">
        <w:rPr>
          <w:rFonts w:ascii="Times New Roman" w:hAnsi="Times New Roman" w:cs="Times New Roman"/>
          <w:sz w:val="24"/>
          <w:szCs w:val="24"/>
        </w:rPr>
        <w:t xml:space="preserve"> See https://www.un.org/development/desa/en/news/population/2018-revision-of-world-urbanization-prospects.html.</w:t>
      </w:r>
    </w:p>
    <w:p w14:paraId="30C7D244"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43.</w:t>
      </w:r>
      <w:r w:rsidRPr="002702D2">
        <w:rPr>
          <w:rFonts w:ascii="Times New Roman" w:hAnsi="Times New Roman" w:cs="Times New Roman"/>
          <w:sz w:val="24"/>
          <w:szCs w:val="24"/>
        </w:rPr>
        <w:tab/>
        <w:t xml:space="preserve">Isaksson C. 2018 Impact of urbanization on birds. In </w:t>
      </w:r>
      <w:r w:rsidRPr="002702D2">
        <w:rPr>
          <w:rFonts w:ascii="Times New Roman" w:hAnsi="Times New Roman" w:cs="Times New Roman"/>
          <w:i/>
          <w:iCs/>
          <w:sz w:val="24"/>
          <w:szCs w:val="24"/>
        </w:rPr>
        <w:t>Bird Species: How They Arise, Modify and Vanish</w:t>
      </w:r>
      <w:r w:rsidRPr="002702D2">
        <w:rPr>
          <w:rFonts w:ascii="Times New Roman" w:hAnsi="Times New Roman" w:cs="Times New Roman"/>
          <w:sz w:val="24"/>
          <w:szCs w:val="24"/>
        </w:rPr>
        <w:t xml:space="preserve"> (ed DT Tietze), pp. 235–257. Cham: Springer International Publishing. (doi:10.1007/978-3-319-91689-7_13)</w:t>
      </w:r>
    </w:p>
    <w:p w14:paraId="7CDA3D5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44.</w:t>
      </w:r>
      <w:r w:rsidRPr="002702D2">
        <w:rPr>
          <w:rFonts w:ascii="Times New Roman" w:hAnsi="Times New Roman" w:cs="Times New Roman"/>
          <w:sz w:val="24"/>
          <w:szCs w:val="24"/>
        </w:rPr>
        <w:tab/>
        <w:t xml:space="preserve">Marzluff JM. 2001 Worldwide urbanization and its effects on birds. In </w:t>
      </w:r>
      <w:r w:rsidRPr="002702D2">
        <w:rPr>
          <w:rFonts w:ascii="Times New Roman" w:hAnsi="Times New Roman" w:cs="Times New Roman"/>
          <w:i/>
          <w:iCs/>
          <w:sz w:val="24"/>
          <w:szCs w:val="24"/>
        </w:rPr>
        <w:t>Avian Ecology and Conservation in an Urbanizing World</w:t>
      </w:r>
      <w:r w:rsidRPr="002702D2">
        <w:rPr>
          <w:rFonts w:ascii="Times New Roman" w:hAnsi="Times New Roman" w:cs="Times New Roman"/>
          <w:sz w:val="24"/>
          <w:szCs w:val="24"/>
        </w:rPr>
        <w:t xml:space="preserve"> (eds JM Marzluff, R Bowman, R Donnelly), pp. 19–47. Boston, MA: Springer US. (doi:10.1007/978-1-4615-1531-9_2)</w:t>
      </w:r>
    </w:p>
    <w:p w14:paraId="5B6F1242"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45.</w:t>
      </w:r>
      <w:r w:rsidRPr="002702D2">
        <w:rPr>
          <w:rFonts w:ascii="Times New Roman" w:hAnsi="Times New Roman" w:cs="Times New Roman"/>
          <w:sz w:val="24"/>
          <w:szCs w:val="24"/>
        </w:rPr>
        <w:tab/>
        <w:t xml:space="preserve">Aronson MFJ </w:t>
      </w:r>
      <w:r w:rsidRPr="002702D2">
        <w:rPr>
          <w:rFonts w:ascii="Times New Roman" w:hAnsi="Times New Roman" w:cs="Times New Roman"/>
          <w:i/>
          <w:iCs/>
          <w:sz w:val="24"/>
          <w:szCs w:val="24"/>
        </w:rPr>
        <w:t>et al.</w:t>
      </w:r>
      <w:r w:rsidRPr="002702D2">
        <w:rPr>
          <w:rFonts w:ascii="Times New Roman" w:hAnsi="Times New Roman" w:cs="Times New Roman"/>
          <w:sz w:val="24"/>
          <w:szCs w:val="24"/>
        </w:rPr>
        <w:t xml:space="preserve"> 2014 A global analysis of the impacts of urbanization on bird and plant diversity reveals key anthropogenic drivers. </w:t>
      </w:r>
      <w:r w:rsidRPr="002702D2">
        <w:rPr>
          <w:rFonts w:ascii="Times New Roman" w:hAnsi="Times New Roman" w:cs="Times New Roman"/>
          <w:i/>
          <w:iCs/>
          <w:sz w:val="24"/>
          <w:szCs w:val="24"/>
        </w:rPr>
        <w:t>Proc. R. Soc. B Biol.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281</w:t>
      </w:r>
      <w:r w:rsidRPr="002702D2">
        <w:rPr>
          <w:rFonts w:ascii="Times New Roman" w:hAnsi="Times New Roman" w:cs="Times New Roman"/>
          <w:sz w:val="24"/>
          <w:szCs w:val="24"/>
        </w:rPr>
        <w:t>, 20133330. (doi:10.1098/rspb.2013.3330)</w:t>
      </w:r>
    </w:p>
    <w:p w14:paraId="4F1C52E8"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46.</w:t>
      </w:r>
      <w:r w:rsidRPr="002702D2">
        <w:rPr>
          <w:rFonts w:ascii="Times New Roman" w:hAnsi="Times New Roman" w:cs="Times New Roman"/>
          <w:sz w:val="24"/>
          <w:szCs w:val="24"/>
        </w:rPr>
        <w:tab/>
        <w:t xml:space="preserve">Meillère A, Brischoux F, Parenteau C, Angelier F. 2015 Influence of urbanization on body size, condition, and physiology in an urban exploiter: a multi-component approach. </w:t>
      </w:r>
      <w:r w:rsidRPr="002702D2">
        <w:rPr>
          <w:rFonts w:ascii="Times New Roman" w:hAnsi="Times New Roman" w:cs="Times New Roman"/>
          <w:i/>
          <w:iCs/>
          <w:sz w:val="24"/>
          <w:szCs w:val="24"/>
        </w:rPr>
        <w:t>PLOS ONE</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w:t>
      </w:r>
      <w:r w:rsidRPr="002702D2">
        <w:rPr>
          <w:rFonts w:ascii="Times New Roman" w:hAnsi="Times New Roman" w:cs="Times New Roman"/>
          <w:sz w:val="24"/>
          <w:szCs w:val="24"/>
        </w:rPr>
        <w:t>, e0135685. (doi:10.1371/journal.pone.0135685)</w:t>
      </w:r>
    </w:p>
    <w:p w14:paraId="0CA55B7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47.</w:t>
      </w:r>
      <w:r w:rsidRPr="002702D2">
        <w:rPr>
          <w:rFonts w:ascii="Times New Roman" w:hAnsi="Times New Roman" w:cs="Times New Roman"/>
          <w:sz w:val="24"/>
          <w:szCs w:val="24"/>
        </w:rPr>
        <w:tab/>
        <w:t xml:space="preserve">Lowry H, Lill A, Wong BBM. 2013 Behavioural responses of wildlife to urban environments. </w:t>
      </w:r>
      <w:r w:rsidRPr="002702D2">
        <w:rPr>
          <w:rFonts w:ascii="Times New Roman" w:hAnsi="Times New Roman" w:cs="Times New Roman"/>
          <w:i/>
          <w:iCs/>
          <w:sz w:val="24"/>
          <w:szCs w:val="24"/>
        </w:rPr>
        <w:t>Biol. Rev. Camb. Philos. Soc.</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88</w:t>
      </w:r>
      <w:r w:rsidRPr="002702D2">
        <w:rPr>
          <w:rFonts w:ascii="Times New Roman" w:hAnsi="Times New Roman" w:cs="Times New Roman"/>
          <w:sz w:val="24"/>
          <w:szCs w:val="24"/>
        </w:rPr>
        <w:t>, 537–549. (doi:10.1111/brv.12012)</w:t>
      </w:r>
    </w:p>
    <w:p w14:paraId="3EB274C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48.</w:t>
      </w:r>
      <w:r w:rsidRPr="002702D2">
        <w:rPr>
          <w:rFonts w:ascii="Times New Roman" w:hAnsi="Times New Roman" w:cs="Times New Roman"/>
          <w:sz w:val="24"/>
          <w:szCs w:val="24"/>
        </w:rPr>
        <w:tab/>
        <w:t xml:space="preserve">Francis RA, Chadwick MA. 2012 What makes a species synurbic? </w:t>
      </w:r>
      <w:r w:rsidRPr="002702D2">
        <w:rPr>
          <w:rFonts w:ascii="Times New Roman" w:hAnsi="Times New Roman" w:cs="Times New Roman"/>
          <w:i/>
          <w:iCs/>
          <w:sz w:val="24"/>
          <w:szCs w:val="24"/>
        </w:rPr>
        <w:t>Appl. Geogr.</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32</w:t>
      </w:r>
      <w:r w:rsidRPr="002702D2">
        <w:rPr>
          <w:rFonts w:ascii="Times New Roman" w:hAnsi="Times New Roman" w:cs="Times New Roman"/>
          <w:sz w:val="24"/>
          <w:szCs w:val="24"/>
        </w:rPr>
        <w:t>, 514–521. (doi:10.1016/j.apgeog.2011.06.013)</w:t>
      </w:r>
    </w:p>
    <w:p w14:paraId="5F3748B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49.</w:t>
      </w:r>
      <w:r w:rsidRPr="002702D2">
        <w:rPr>
          <w:rFonts w:ascii="Times New Roman" w:hAnsi="Times New Roman" w:cs="Times New Roman"/>
          <w:sz w:val="24"/>
          <w:szCs w:val="24"/>
        </w:rPr>
        <w:tab/>
        <w:t xml:space="preserve">Marzluff JM, McGowan KJ, Donnelly R, Knight RL. 2001 Causes and consequences of expanding American Crow populations. In </w:t>
      </w:r>
      <w:r w:rsidRPr="002702D2">
        <w:rPr>
          <w:rFonts w:ascii="Times New Roman" w:hAnsi="Times New Roman" w:cs="Times New Roman"/>
          <w:i/>
          <w:iCs/>
          <w:sz w:val="24"/>
          <w:szCs w:val="24"/>
        </w:rPr>
        <w:t>Avian Ecology and Conservation in an Urbanizing World</w:t>
      </w:r>
      <w:r w:rsidRPr="002702D2">
        <w:rPr>
          <w:rFonts w:ascii="Times New Roman" w:hAnsi="Times New Roman" w:cs="Times New Roman"/>
          <w:sz w:val="24"/>
          <w:szCs w:val="24"/>
        </w:rPr>
        <w:t xml:space="preserve"> (eds JM Marzluff, R Bowman, R Donnelly), pp. 331–363. Boston, MA: Springer US. (doi:10.1007/978-1-4615-1531-9_16)</w:t>
      </w:r>
    </w:p>
    <w:p w14:paraId="66EC89F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50.</w:t>
      </w:r>
      <w:r w:rsidRPr="002702D2">
        <w:rPr>
          <w:rFonts w:ascii="Times New Roman" w:hAnsi="Times New Roman" w:cs="Times New Roman"/>
          <w:sz w:val="24"/>
          <w:szCs w:val="24"/>
        </w:rPr>
        <w:tab/>
        <w:t xml:space="preserve">Marzluff JM, Neatherlin E. 2006 Corvid response to human settlements and campgrounds: Causes, consequences, and challenges for conservation. </w:t>
      </w:r>
      <w:r w:rsidRPr="002702D2">
        <w:rPr>
          <w:rFonts w:ascii="Times New Roman" w:hAnsi="Times New Roman" w:cs="Times New Roman"/>
          <w:i/>
          <w:iCs/>
          <w:sz w:val="24"/>
          <w:szCs w:val="24"/>
        </w:rPr>
        <w:t>Biol. Conserv.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130</w:t>
      </w:r>
      <w:r w:rsidRPr="002702D2">
        <w:rPr>
          <w:rFonts w:ascii="Times New Roman" w:hAnsi="Times New Roman" w:cs="Times New Roman"/>
          <w:sz w:val="24"/>
          <w:szCs w:val="24"/>
        </w:rPr>
        <w:t>, 301–314. (doi:10.1016/j.biocon.2005.12.026)</w:t>
      </w:r>
    </w:p>
    <w:p w14:paraId="1B749BA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51.</w:t>
      </w:r>
      <w:r w:rsidRPr="002702D2">
        <w:rPr>
          <w:rFonts w:ascii="Times New Roman" w:hAnsi="Times New Roman" w:cs="Times New Roman"/>
          <w:sz w:val="24"/>
          <w:szCs w:val="24"/>
        </w:rPr>
        <w:tab/>
        <w:t xml:space="preserve">Withey JC, Marzluff JM. 2009 Multi-scale use of lands providing anthropogenic resources by American Crows in an urbanizing landscape. </w:t>
      </w:r>
      <w:r w:rsidRPr="002702D2">
        <w:rPr>
          <w:rFonts w:ascii="Times New Roman" w:hAnsi="Times New Roman" w:cs="Times New Roman"/>
          <w:i/>
          <w:iCs/>
          <w:sz w:val="24"/>
          <w:szCs w:val="24"/>
        </w:rPr>
        <w:t>Landsc.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24</w:t>
      </w:r>
      <w:r w:rsidRPr="002702D2">
        <w:rPr>
          <w:rFonts w:ascii="Times New Roman" w:hAnsi="Times New Roman" w:cs="Times New Roman"/>
          <w:sz w:val="24"/>
          <w:szCs w:val="24"/>
        </w:rPr>
        <w:t>, 281–293. (doi:10.1007/s10980-008-9305-9)</w:t>
      </w:r>
    </w:p>
    <w:p w14:paraId="6383F28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52.</w:t>
      </w:r>
      <w:r w:rsidRPr="002702D2">
        <w:rPr>
          <w:rFonts w:ascii="Times New Roman" w:hAnsi="Times New Roman" w:cs="Times New Roman"/>
          <w:sz w:val="24"/>
          <w:szCs w:val="24"/>
        </w:rPr>
        <w:tab/>
        <w:t xml:space="preserve">Withey J, Marzluff J. 2005 Dispersal by juvenile American crows influences population dynamics across a gradient of urbanization. </w:t>
      </w:r>
      <w:r w:rsidRPr="002702D2">
        <w:rPr>
          <w:rFonts w:ascii="Times New Roman" w:hAnsi="Times New Roman" w:cs="Times New Roman"/>
          <w:i/>
          <w:iCs/>
          <w:sz w:val="24"/>
          <w:szCs w:val="24"/>
        </w:rPr>
        <w:t>The Auk</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122</w:t>
      </w:r>
      <w:r w:rsidRPr="002702D2">
        <w:rPr>
          <w:rFonts w:ascii="Times New Roman" w:hAnsi="Times New Roman" w:cs="Times New Roman"/>
          <w:sz w:val="24"/>
          <w:szCs w:val="24"/>
        </w:rPr>
        <w:t>, 205–221. (doi:10.1093/auk/122.1.205)</w:t>
      </w:r>
    </w:p>
    <w:p w14:paraId="57FB892B"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53.</w:t>
      </w:r>
      <w:r w:rsidRPr="002702D2">
        <w:rPr>
          <w:rFonts w:ascii="Times New Roman" w:hAnsi="Times New Roman" w:cs="Times New Roman"/>
          <w:sz w:val="24"/>
          <w:szCs w:val="24"/>
        </w:rPr>
        <w:tab/>
        <w:t xml:space="preserve">De León LF, Sharpe DMT, Gotanda KM, Raeymaekers JAM, Chaves JA, Hendry AP, Podos J. 2019 Urbanization erodes niche segregation in Darwin’s finches. </w:t>
      </w:r>
      <w:r w:rsidRPr="002702D2">
        <w:rPr>
          <w:rFonts w:ascii="Times New Roman" w:hAnsi="Times New Roman" w:cs="Times New Roman"/>
          <w:i/>
          <w:iCs/>
          <w:sz w:val="24"/>
          <w:szCs w:val="24"/>
        </w:rPr>
        <w:t>Evol. Appl.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w:t>
      </w:r>
      <w:r w:rsidRPr="002702D2">
        <w:rPr>
          <w:rFonts w:ascii="Times New Roman" w:hAnsi="Times New Roman" w:cs="Times New Roman"/>
          <w:sz w:val="24"/>
          <w:szCs w:val="24"/>
        </w:rPr>
        <w:t>, 1329–1343. (doi:10.1111/eva.12721)</w:t>
      </w:r>
    </w:p>
    <w:p w14:paraId="67CA20F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54.</w:t>
      </w:r>
      <w:r w:rsidRPr="002702D2">
        <w:rPr>
          <w:rFonts w:ascii="Times New Roman" w:hAnsi="Times New Roman" w:cs="Times New Roman"/>
          <w:sz w:val="24"/>
          <w:szCs w:val="24"/>
        </w:rPr>
        <w:tab/>
        <w:t xml:space="preserve">Gotanda KM. 2020 Human influences on antipredator behaviour in Darwin’s finches. </w:t>
      </w:r>
      <w:r w:rsidRPr="002702D2">
        <w:rPr>
          <w:rFonts w:ascii="Times New Roman" w:hAnsi="Times New Roman" w:cs="Times New Roman"/>
          <w:i/>
          <w:iCs/>
          <w:sz w:val="24"/>
          <w:szCs w:val="24"/>
        </w:rPr>
        <w:t>J. Anim.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89</w:t>
      </w:r>
      <w:r w:rsidRPr="002702D2">
        <w:rPr>
          <w:rFonts w:ascii="Times New Roman" w:hAnsi="Times New Roman" w:cs="Times New Roman"/>
          <w:sz w:val="24"/>
          <w:szCs w:val="24"/>
        </w:rPr>
        <w:t>, 614–622. (doi:10.1111/1365-2656.13127)</w:t>
      </w:r>
    </w:p>
    <w:p w14:paraId="505EB41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55.</w:t>
      </w:r>
      <w:r w:rsidRPr="002702D2">
        <w:rPr>
          <w:rFonts w:ascii="Times New Roman" w:hAnsi="Times New Roman" w:cs="Times New Roman"/>
          <w:sz w:val="24"/>
          <w:szCs w:val="24"/>
        </w:rPr>
        <w:tab/>
        <w:t xml:space="preserve">Kern JM, Radford AN. 2016 Anthropogenic noise disrupts use of vocal information about predation risk. </w:t>
      </w:r>
      <w:r w:rsidRPr="002702D2">
        <w:rPr>
          <w:rFonts w:ascii="Times New Roman" w:hAnsi="Times New Roman" w:cs="Times New Roman"/>
          <w:i/>
          <w:iCs/>
          <w:sz w:val="24"/>
          <w:szCs w:val="24"/>
        </w:rPr>
        <w:t>Environ. Pollut. Barking Essex 1987</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218</w:t>
      </w:r>
      <w:r w:rsidRPr="002702D2">
        <w:rPr>
          <w:rFonts w:ascii="Times New Roman" w:hAnsi="Times New Roman" w:cs="Times New Roman"/>
          <w:sz w:val="24"/>
          <w:szCs w:val="24"/>
        </w:rPr>
        <w:t>, 988–995. (doi:10.1016/j.envpol.2016.08.049)</w:t>
      </w:r>
    </w:p>
    <w:p w14:paraId="5C2F9777"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56.</w:t>
      </w:r>
      <w:r w:rsidRPr="002702D2">
        <w:rPr>
          <w:rFonts w:ascii="Times New Roman" w:hAnsi="Times New Roman" w:cs="Times New Roman"/>
          <w:sz w:val="24"/>
          <w:szCs w:val="24"/>
        </w:rPr>
        <w:tab/>
        <w:t xml:space="preserve">Stofberg M, Cunningham S, Sumasgutner P, Amar A. 2019 Juggling a “junk-food” diet: responses of an urban bird to fluctuating anthropogenic-food availability. </w:t>
      </w:r>
      <w:r w:rsidRPr="002702D2">
        <w:rPr>
          <w:rFonts w:ascii="Times New Roman" w:hAnsi="Times New Roman" w:cs="Times New Roman"/>
          <w:i/>
          <w:iCs/>
          <w:sz w:val="24"/>
          <w:szCs w:val="24"/>
        </w:rPr>
        <w:t>Urban Ecosyst.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22</w:t>
      </w:r>
      <w:r w:rsidRPr="002702D2">
        <w:rPr>
          <w:rFonts w:ascii="Times New Roman" w:hAnsi="Times New Roman" w:cs="Times New Roman"/>
          <w:sz w:val="24"/>
          <w:szCs w:val="24"/>
        </w:rPr>
        <w:t>, 1019–1026. (doi:https://doi.org/10.1007/s11252-019-00885-3)</w:t>
      </w:r>
    </w:p>
    <w:p w14:paraId="28D2AA84"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57.</w:t>
      </w:r>
      <w:r w:rsidRPr="002702D2">
        <w:rPr>
          <w:rFonts w:ascii="Times New Roman" w:hAnsi="Times New Roman" w:cs="Times New Roman"/>
          <w:sz w:val="24"/>
          <w:szCs w:val="24"/>
        </w:rPr>
        <w:tab/>
        <w:t>Schulte-Hostedde AI, Mazal Z, Jardine CM, Gagnon J. 2018 Enhanced access to anthropogenic food waste is related to hyperglycemia in raccoons (</w:t>
      </w:r>
      <w:r w:rsidRPr="002702D2">
        <w:rPr>
          <w:rFonts w:ascii="Times New Roman" w:hAnsi="Times New Roman" w:cs="Times New Roman"/>
          <w:i/>
          <w:iCs/>
          <w:sz w:val="24"/>
          <w:szCs w:val="24"/>
        </w:rPr>
        <w:t>Procyon lotor</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Conserv. Physiol.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w:t>
      </w:r>
      <w:r w:rsidRPr="002702D2">
        <w:rPr>
          <w:rFonts w:ascii="Times New Roman" w:hAnsi="Times New Roman" w:cs="Times New Roman"/>
          <w:sz w:val="24"/>
          <w:szCs w:val="24"/>
        </w:rPr>
        <w:t>.</w:t>
      </w:r>
    </w:p>
    <w:p w14:paraId="34E44E37"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58.</w:t>
      </w:r>
      <w:r w:rsidRPr="002702D2">
        <w:rPr>
          <w:rFonts w:ascii="Times New Roman" w:hAnsi="Times New Roman" w:cs="Times New Roman"/>
          <w:sz w:val="24"/>
          <w:szCs w:val="24"/>
        </w:rPr>
        <w:tab/>
        <w:t xml:space="preserve">Maccarone AD. 1987 Sentinel behaviour in American crows. </w:t>
      </w:r>
      <w:r w:rsidRPr="002702D2">
        <w:rPr>
          <w:rFonts w:ascii="Times New Roman" w:hAnsi="Times New Roman" w:cs="Times New Roman"/>
          <w:i/>
          <w:iCs/>
          <w:sz w:val="24"/>
          <w:szCs w:val="24"/>
        </w:rPr>
        <w:t>Bird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93–95. (doi:10.3727/015613887791918105)</w:t>
      </w:r>
    </w:p>
    <w:p w14:paraId="359959A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59.</w:t>
      </w:r>
      <w:r w:rsidRPr="002702D2">
        <w:rPr>
          <w:rFonts w:ascii="Times New Roman" w:hAnsi="Times New Roman" w:cs="Times New Roman"/>
          <w:sz w:val="24"/>
          <w:szCs w:val="24"/>
        </w:rPr>
        <w:tab/>
        <w:t xml:space="preserve">Haddaway NR, Macura B, Whaley P, Pullin AS. 2018 ROSES RepOrting standards for Systematic Evidence Syntheses: pro forma, flow-diagram and descriptive summary of the plan and conduct of environmental systematic reviews and systematic maps. </w:t>
      </w:r>
      <w:r w:rsidRPr="002702D2">
        <w:rPr>
          <w:rFonts w:ascii="Times New Roman" w:hAnsi="Times New Roman" w:cs="Times New Roman"/>
          <w:i/>
          <w:iCs/>
          <w:sz w:val="24"/>
          <w:szCs w:val="24"/>
        </w:rPr>
        <w:t>Environ. Evid.</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7. (doi:10.1186/s13750-018-0121-7)</w:t>
      </w:r>
    </w:p>
    <w:p w14:paraId="5711A5C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60.</w:t>
      </w:r>
      <w:r w:rsidRPr="002702D2">
        <w:rPr>
          <w:rFonts w:ascii="Times New Roman" w:hAnsi="Times New Roman" w:cs="Times New Roman"/>
          <w:sz w:val="24"/>
          <w:szCs w:val="24"/>
        </w:rPr>
        <w:tab/>
        <w:t xml:space="preserve">Ridley AR, Wiley EM, Thompson AM. 2014 The ecological benefits of interceptive eavesdropping. </w:t>
      </w:r>
      <w:r w:rsidRPr="002702D2">
        <w:rPr>
          <w:rFonts w:ascii="Times New Roman" w:hAnsi="Times New Roman" w:cs="Times New Roman"/>
          <w:i/>
          <w:iCs/>
          <w:sz w:val="24"/>
          <w:szCs w:val="24"/>
        </w:rPr>
        <w:t>Funct.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28</w:t>
      </w:r>
      <w:r w:rsidRPr="002702D2">
        <w:rPr>
          <w:rFonts w:ascii="Times New Roman" w:hAnsi="Times New Roman" w:cs="Times New Roman"/>
          <w:sz w:val="24"/>
          <w:szCs w:val="24"/>
        </w:rPr>
        <w:t>, 197–205. (doi:10.1111/1365-2435.12153)</w:t>
      </w:r>
    </w:p>
    <w:p w14:paraId="5B108C2B"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61.</w:t>
      </w:r>
      <w:r w:rsidRPr="002702D2">
        <w:rPr>
          <w:rFonts w:ascii="Times New Roman" w:hAnsi="Times New Roman" w:cs="Times New Roman"/>
          <w:sz w:val="24"/>
          <w:szCs w:val="24"/>
        </w:rPr>
        <w:tab/>
        <w:t xml:space="preserve">Kung JY. 2023 Elicit. </w:t>
      </w:r>
      <w:r w:rsidRPr="002702D2">
        <w:rPr>
          <w:rFonts w:ascii="Times New Roman" w:hAnsi="Times New Roman" w:cs="Times New Roman"/>
          <w:i/>
          <w:iCs/>
          <w:sz w:val="24"/>
          <w:szCs w:val="24"/>
        </w:rPr>
        <w:t>J. Can. Health Libr. Assoc.</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44</w:t>
      </w:r>
      <w:r w:rsidRPr="002702D2">
        <w:rPr>
          <w:rFonts w:ascii="Times New Roman" w:hAnsi="Times New Roman" w:cs="Times New Roman"/>
          <w:sz w:val="24"/>
          <w:szCs w:val="24"/>
        </w:rPr>
        <w:t>, 15–18. (doi:10.29173/jchla29657)</w:t>
      </w:r>
    </w:p>
    <w:p w14:paraId="24DE2A29"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62.</w:t>
      </w:r>
      <w:r w:rsidRPr="002702D2">
        <w:rPr>
          <w:rFonts w:ascii="Times New Roman" w:hAnsi="Times New Roman" w:cs="Times New Roman"/>
          <w:sz w:val="24"/>
          <w:szCs w:val="24"/>
        </w:rPr>
        <w:tab/>
        <w:t xml:space="preserve">Lajeunesse MJ. 2015 Facilitating systematic reviews, data extraction and meta‐analysis with the metagear package for r. </w:t>
      </w:r>
      <w:r w:rsidRPr="002702D2">
        <w:rPr>
          <w:rFonts w:ascii="Times New Roman" w:hAnsi="Times New Roman" w:cs="Times New Roman"/>
          <w:i/>
          <w:iCs/>
          <w:sz w:val="24"/>
          <w:szCs w:val="24"/>
        </w:rPr>
        <w:t>Methods Ecol. Evol.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323–330. (doi:https://doi.org/10.1111/2041-210X.12472)</w:t>
      </w:r>
    </w:p>
    <w:p w14:paraId="7A0426E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63.</w:t>
      </w:r>
      <w:r w:rsidRPr="002702D2">
        <w:rPr>
          <w:rFonts w:ascii="Times New Roman" w:hAnsi="Times New Roman" w:cs="Times New Roman"/>
          <w:sz w:val="24"/>
          <w:szCs w:val="24"/>
        </w:rPr>
        <w:tab/>
        <w:t xml:space="preserve">Lima SL. 1995 Back to the basics of anti-predatory vigilance: the group-size effect.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49</w:t>
      </w:r>
      <w:r w:rsidRPr="002702D2">
        <w:rPr>
          <w:rFonts w:ascii="Times New Roman" w:hAnsi="Times New Roman" w:cs="Times New Roman"/>
          <w:sz w:val="24"/>
          <w:szCs w:val="24"/>
        </w:rPr>
        <w:t>, 11–20. (doi:10.1016/0003-3472(95)80149-9)</w:t>
      </w:r>
    </w:p>
    <w:p w14:paraId="0C548A97"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64.</w:t>
      </w:r>
      <w:r w:rsidRPr="002702D2">
        <w:rPr>
          <w:rFonts w:ascii="Times New Roman" w:hAnsi="Times New Roman" w:cs="Times New Roman"/>
          <w:sz w:val="24"/>
          <w:szCs w:val="24"/>
        </w:rPr>
        <w:tab/>
        <w:t>Latta SC, Latta KN. 2015 Do urban american crows (</w:t>
      </w:r>
      <w:r w:rsidRPr="002702D2">
        <w:rPr>
          <w:rFonts w:ascii="Times New Roman" w:hAnsi="Times New Roman" w:cs="Times New Roman"/>
          <w:i/>
          <w:iCs/>
          <w:sz w:val="24"/>
          <w:szCs w:val="24"/>
        </w:rPr>
        <w:t>Corvus brachyrhynchos</w:t>
      </w:r>
      <w:r w:rsidRPr="002702D2">
        <w:rPr>
          <w:rFonts w:ascii="Times New Roman" w:hAnsi="Times New Roman" w:cs="Times New Roman"/>
          <w:sz w:val="24"/>
          <w:szCs w:val="24"/>
        </w:rPr>
        <w:t>) contribute to population declines of the common nighthawk (</w:t>
      </w:r>
      <w:r w:rsidRPr="002702D2">
        <w:rPr>
          <w:rFonts w:ascii="Times New Roman" w:hAnsi="Times New Roman" w:cs="Times New Roman"/>
          <w:i/>
          <w:iCs/>
          <w:sz w:val="24"/>
          <w:szCs w:val="24"/>
        </w:rPr>
        <w:t>Chordeiles minor</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Wilson J. Ornithol.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127</w:t>
      </w:r>
      <w:r w:rsidRPr="002702D2">
        <w:rPr>
          <w:rFonts w:ascii="Times New Roman" w:hAnsi="Times New Roman" w:cs="Times New Roman"/>
          <w:sz w:val="24"/>
          <w:szCs w:val="24"/>
        </w:rPr>
        <w:t>, 528–533. (doi:10.1676/14-181.1)</w:t>
      </w:r>
    </w:p>
    <w:p w14:paraId="22557848"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65.</w:t>
      </w:r>
      <w:r w:rsidRPr="002702D2">
        <w:rPr>
          <w:rFonts w:ascii="Times New Roman" w:hAnsi="Times New Roman" w:cs="Times New Roman"/>
          <w:sz w:val="24"/>
          <w:szCs w:val="24"/>
        </w:rPr>
        <w:tab/>
        <w:t xml:space="preserve">Rosenberg KV </w:t>
      </w:r>
      <w:r w:rsidRPr="002702D2">
        <w:rPr>
          <w:rFonts w:ascii="Times New Roman" w:hAnsi="Times New Roman" w:cs="Times New Roman"/>
          <w:i/>
          <w:iCs/>
          <w:sz w:val="24"/>
          <w:szCs w:val="24"/>
        </w:rPr>
        <w:t>et al.</w:t>
      </w:r>
      <w:r w:rsidRPr="002702D2">
        <w:rPr>
          <w:rFonts w:ascii="Times New Roman" w:hAnsi="Times New Roman" w:cs="Times New Roman"/>
          <w:sz w:val="24"/>
          <w:szCs w:val="24"/>
        </w:rPr>
        <w:t xml:space="preserve"> 2019 Decline of the North American avifauna. </w:t>
      </w:r>
      <w:r w:rsidRPr="002702D2">
        <w:rPr>
          <w:rFonts w:ascii="Times New Roman" w:hAnsi="Times New Roman" w:cs="Times New Roman"/>
          <w:i/>
          <w:iCs/>
          <w:sz w:val="24"/>
          <w:szCs w:val="24"/>
        </w:rPr>
        <w:t>Science</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366</w:t>
      </w:r>
      <w:r w:rsidRPr="002702D2">
        <w:rPr>
          <w:rFonts w:ascii="Times New Roman" w:hAnsi="Times New Roman" w:cs="Times New Roman"/>
          <w:sz w:val="24"/>
          <w:szCs w:val="24"/>
        </w:rPr>
        <w:t>, 120–124. (doi:10.1126/science.aaw1313)</w:t>
      </w:r>
    </w:p>
    <w:p w14:paraId="43F4293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66.</w:t>
      </w:r>
      <w:r w:rsidRPr="002702D2">
        <w:rPr>
          <w:rFonts w:ascii="Times New Roman" w:hAnsi="Times New Roman" w:cs="Times New Roman"/>
          <w:sz w:val="24"/>
          <w:szCs w:val="24"/>
        </w:rPr>
        <w:tab/>
        <w:t xml:space="preserve">Johnson R. 1994 AMERICAN CROWS. </w:t>
      </w:r>
      <w:r w:rsidRPr="002702D2">
        <w:rPr>
          <w:rFonts w:ascii="Times New Roman" w:hAnsi="Times New Roman" w:cs="Times New Roman"/>
          <w:i/>
          <w:iCs/>
          <w:sz w:val="24"/>
          <w:szCs w:val="24"/>
        </w:rPr>
        <w:t>Handb. Prev. Control Wildl. Damage</w:t>
      </w:r>
      <w:r w:rsidRPr="002702D2">
        <w:rPr>
          <w:rFonts w:ascii="Times New Roman" w:hAnsi="Times New Roman" w:cs="Times New Roman"/>
          <w:sz w:val="24"/>
          <w:szCs w:val="24"/>
        </w:rPr>
        <w:t xml:space="preserve"> </w:t>
      </w:r>
    </w:p>
    <w:p w14:paraId="08DCF7C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67.</w:t>
      </w:r>
      <w:r w:rsidRPr="002702D2">
        <w:rPr>
          <w:rFonts w:ascii="Times New Roman" w:hAnsi="Times New Roman" w:cs="Times New Roman"/>
          <w:sz w:val="24"/>
          <w:szCs w:val="24"/>
        </w:rPr>
        <w:tab/>
        <w:t xml:space="preserve">Morrison JL, Gottlieb IGW, Pias KE. 2016 Spatial distribution and the value of green spaces for urban red-tailed hawks. </w:t>
      </w:r>
      <w:r w:rsidRPr="002702D2">
        <w:rPr>
          <w:rFonts w:ascii="Times New Roman" w:hAnsi="Times New Roman" w:cs="Times New Roman"/>
          <w:i/>
          <w:iCs/>
          <w:sz w:val="24"/>
          <w:szCs w:val="24"/>
        </w:rPr>
        <w:t>Urban Ecosyst.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19</w:t>
      </w:r>
      <w:r w:rsidRPr="002702D2">
        <w:rPr>
          <w:rFonts w:ascii="Times New Roman" w:hAnsi="Times New Roman" w:cs="Times New Roman"/>
          <w:sz w:val="24"/>
          <w:szCs w:val="24"/>
        </w:rPr>
        <w:t>, 1373–1388. (doi:10.1007/s11252-016-0554-0)</w:t>
      </w:r>
    </w:p>
    <w:p w14:paraId="201A1889"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68.</w:t>
      </w:r>
      <w:r w:rsidRPr="002702D2">
        <w:rPr>
          <w:rFonts w:ascii="Times New Roman" w:hAnsi="Times New Roman" w:cs="Times New Roman"/>
          <w:sz w:val="24"/>
          <w:szCs w:val="24"/>
        </w:rPr>
        <w:tab/>
        <w:t xml:space="preserve">Ridley AR, Raihani NJ, Bell MBV. 2010 Experimental evidence that sentinel behaviour is affected by risk. </w:t>
      </w:r>
      <w:r w:rsidRPr="002702D2">
        <w:rPr>
          <w:rFonts w:ascii="Times New Roman" w:hAnsi="Times New Roman" w:cs="Times New Roman"/>
          <w:i/>
          <w:iCs/>
          <w:sz w:val="24"/>
          <w:szCs w:val="24"/>
        </w:rPr>
        <w:t>Biol. Lett.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w:t>
      </w:r>
      <w:r w:rsidRPr="002702D2">
        <w:rPr>
          <w:rFonts w:ascii="Times New Roman" w:hAnsi="Times New Roman" w:cs="Times New Roman"/>
          <w:sz w:val="24"/>
          <w:szCs w:val="24"/>
        </w:rPr>
        <w:t>, 445–448. (doi:10.1098/rsbl.2010.0023)</w:t>
      </w:r>
    </w:p>
    <w:p w14:paraId="242BFCB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69.</w:t>
      </w:r>
      <w:r w:rsidRPr="002702D2">
        <w:rPr>
          <w:rFonts w:ascii="Times New Roman" w:hAnsi="Times New Roman" w:cs="Times New Roman"/>
          <w:sz w:val="24"/>
          <w:szCs w:val="24"/>
        </w:rPr>
        <w:tab/>
        <w:t xml:space="preserve">Łopucki R, Klich D, Kiersztyn A. 2021 Changes in the social behavior of urban animals: more aggression or tolerance? </w:t>
      </w:r>
      <w:r w:rsidRPr="002702D2">
        <w:rPr>
          <w:rFonts w:ascii="Times New Roman" w:hAnsi="Times New Roman" w:cs="Times New Roman"/>
          <w:i/>
          <w:iCs/>
          <w:sz w:val="24"/>
          <w:szCs w:val="24"/>
        </w:rPr>
        <w:t>Mamm.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101</w:t>
      </w:r>
      <w:r w:rsidRPr="002702D2">
        <w:rPr>
          <w:rFonts w:ascii="Times New Roman" w:hAnsi="Times New Roman" w:cs="Times New Roman"/>
          <w:sz w:val="24"/>
          <w:szCs w:val="24"/>
        </w:rPr>
        <w:t>, 1–10. (doi:10.1007/s42991-020-00075-1)</w:t>
      </w:r>
    </w:p>
    <w:p w14:paraId="4689B94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70.</w:t>
      </w:r>
      <w:r w:rsidRPr="002702D2">
        <w:rPr>
          <w:rFonts w:ascii="Times New Roman" w:hAnsi="Times New Roman" w:cs="Times New Roman"/>
          <w:sz w:val="24"/>
          <w:szCs w:val="24"/>
        </w:rPr>
        <w:tab/>
        <w:t xml:space="preserve">Auman HJ, Meathrel CE, Richardson A. 2008 Supersize Me: Does Anthropogenic Food Change the Body Condition of Silver Gulls? A Comparison Between Urbanized and Remote, Non-urbanized Areas. In </w:t>
      </w:r>
      <w:r w:rsidRPr="002702D2">
        <w:rPr>
          <w:rFonts w:ascii="Times New Roman" w:hAnsi="Times New Roman" w:cs="Times New Roman"/>
          <w:i/>
          <w:iCs/>
          <w:sz w:val="24"/>
          <w:szCs w:val="24"/>
        </w:rPr>
        <w:t>Waterbirds</w:t>
      </w:r>
      <w:r w:rsidRPr="002702D2">
        <w:rPr>
          <w:rFonts w:ascii="Times New Roman" w:hAnsi="Times New Roman" w:cs="Times New Roman"/>
          <w:sz w:val="24"/>
          <w:szCs w:val="24"/>
        </w:rPr>
        <w:t>, pp. 122–126. (doi:10.1675/1524-4695(2008)31[122:SMDAFC]2.0.CO;2)</w:t>
      </w:r>
    </w:p>
    <w:p w14:paraId="2C952A9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71.</w:t>
      </w:r>
      <w:r w:rsidRPr="002702D2">
        <w:rPr>
          <w:rFonts w:ascii="Times New Roman" w:hAnsi="Times New Roman" w:cs="Times New Roman"/>
          <w:sz w:val="24"/>
          <w:szCs w:val="24"/>
        </w:rPr>
        <w:tab/>
        <w:t xml:space="preserve">Jones TB, Evans JC, Morand-Ferron J. 2019 Urbanization and the temporal patterns of social networks and group foraging behaviors. </w:t>
      </w:r>
      <w:r w:rsidRPr="002702D2">
        <w:rPr>
          <w:rFonts w:ascii="Times New Roman" w:hAnsi="Times New Roman" w:cs="Times New Roman"/>
          <w:i/>
          <w:iCs/>
          <w:sz w:val="24"/>
          <w:szCs w:val="24"/>
        </w:rPr>
        <w:t>Ecol. Evol.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9</w:t>
      </w:r>
      <w:r w:rsidRPr="002702D2">
        <w:rPr>
          <w:rFonts w:ascii="Times New Roman" w:hAnsi="Times New Roman" w:cs="Times New Roman"/>
          <w:sz w:val="24"/>
          <w:szCs w:val="24"/>
        </w:rPr>
        <w:t>, 4589–4602. (doi:10.1002/ece3.5060)</w:t>
      </w:r>
    </w:p>
    <w:p w14:paraId="718EAD6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72.</w:t>
      </w:r>
      <w:r w:rsidRPr="002702D2">
        <w:rPr>
          <w:rFonts w:ascii="Times New Roman" w:hAnsi="Times New Roman" w:cs="Times New Roman"/>
          <w:sz w:val="24"/>
          <w:szCs w:val="24"/>
        </w:rPr>
        <w:tab/>
        <w:t xml:space="preserve">Møller AP. 1990 Changes in the size of avian breeding territories in relation to the nesting cycle.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40</w:t>
      </w:r>
      <w:r w:rsidRPr="002702D2">
        <w:rPr>
          <w:rFonts w:ascii="Times New Roman" w:hAnsi="Times New Roman" w:cs="Times New Roman"/>
          <w:sz w:val="24"/>
          <w:szCs w:val="24"/>
        </w:rPr>
        <w:t>, 1070–1079. (doi:10.1016/S0003-3472(05)80173-3)</w:t>
      </w:r>
    </w:p>
    <w:p w14:paraId="099E3EA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73.</w:t>
      </w:r>
      <w:r w:rsidRPr="002702D2">
        <w:rPr>
          <w:rFonts w:ascii="Times New Roman" w:hAnsi="Times New Roman" w:cs="Times New Roman"/>
          <w:sz w:val="24"/>
          <w:szCs w:val="24"/>
        </w:rPr>
        <w:tab/>
        <w:t xml:space="preserve">Friard O, Gamba M. 2016 BORIS: a free, versatile open-source event-logging software for video/audio coding and live observations. </w:t>
      </w:r>
      <w:r w:rsidRPr="002702D2">
        <w:rPr>
          <w:rFonts w:ascii="Times New Roman" w:hAnsi="Times New Roman" w:cs="Times New Roman"/>
          <w:i/>
          <w:iCs/>
          <w:sz w:val="24"/>
          <w:szCs w:val="24"/>
        </w:rPr>
        <w:t>Methods Ecol. Evol.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1325–1330. (doi:10.1111/2041-210X.12584)</w:t>
      </w:r>
    </w:p>
    <w:p w14:paraId="16D5589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74.</w:t>
      </w:r>
      <w:r w:rsidRPr="002702D2">
        <w:rPr>
          <w:rFonts w:ascii="Times New Roman" w:hAnsi="Times New Roman" w:cs="Times New Roman"/>
          <w:sz w:val="24"/>
          <w:szCs w:val="24"/>
        </w:rPr>
        <w:tab/>
        <w:t xml:space="preserve">R Core Team. 2022 R: the R project for statistical computing. </w:t>
      </w:r>
    </w:p>
    <w:p w14:paraId="11B56CBC"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75.</w:t>
      </w:r>
      <w:r w:rsidRPr="002702D2">
        <w:rPr>
          <w:rFonts w:ascii="Times New Roman" w:hAnsi="Times New Roman" w:cs="Times New Roman"/>
          <w:sz w:val="24"/>
          <w:szCs w:val="24"/>
        </w:rPr>
        <w:tab/>
        <w:t xml:space="preserve">Koller M. 2016 Robustlmm: an R package for robust estimation of linear mixed-effects models. </w:t>
      </w:r>
      <w:r w:rsidRPr="002702D2">
        <w:rPr>
          <w:rFonts w:ascii="Times New Roman" w:hAnsi="Times New Roman" w:cs="Times New Roman"/>
          <w:i/>
          <w:iCs/>
          <w:sz w:val="24"/>
          <w:szCs w:val="24"/>
        </w:rPr>
        <w:t>J. Stat. Softw.</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75</w:t>
      </w:r>
      <w:r w:rsidRPr="002702D2">
        <w:rPr>
          <w:rFonts w:ascii="Times New Roman" w:hAnsi="Times New Roman" w:cs="Times New Roman"/>
          <w:sz w:val="24"/>
          <w:szCs w:val="24"/>
        </w:rPr>
        <w:t>, 1–24. (doi:10.18637/jss.v075.i06)</w:t>
      </w:r>
    </w:p>
    <w:p w14:paraId="781918C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76.</w:t>
      </w:r>
      <w:r w:rsidRPr="002702D2">
        <w:rPr>
          <w:rFonts w:ascii="Times New Roman" w:hAnsi="Times New Roman" w:cs="Times New Roman"/>
          <w:sz w:val="24"/>
          <w:szCs w:val="24"/>
        </w:rPr>
        <w:tab/>
        <w:t xml:space="preserve">Bates D, Mächler M, Bolker B, Walker S. 2015 Fitting linear mixed-effects models using lme4. </w:t>
      </w:r>
      <w:r w:rsidRPr="002702D2">
        <w:rPr>
          <w:rFonts w:ascii="Times New Roman" w:hAnsi="Times New Roman" w:cs="Times New Roman"/>
          <w:i/>
          <w:iCs/>
          <w:sz w:val="24"/>
          <w:szCs w:val="24"/>
        </w:rPr>
        <w:t>J. Stat. Softw.</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67</w:t>
      </w:r>
      <w:r w:rsidRPr="002702D2">
        <w:rPr>
          <w:rFonts w:ascii="Times New Roman" w:hAnsi="Times New Roman" w:cs="Times New Roman"/>
          <w:sz w:val="24"/>
          <w:szCs w:val="24"/>
        </w:rPr>
        <w:t>, 1–48. (doi:10.18637/jss.v067.i01)</w:t>
      </w:r>
    </w:p>
    <w:p w14:paraId="75D851C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77.</w:t>
      </w:r>
      <w:r w:rsidRPr="002702D2">
        <w:rPr>
          <w:rFonts w:ascii="Times New Roman" w:hAnsi="Times New Roman" w:cs="Times New Roman"/>
          <w:sz w:val="24"/>
          <w:szCs w:val="24"/>
        </w:rPr>
        <w:tab/>
        <w:t xml:space="preserve">Lenth RW. 2023 Emmeans: estimated marginal means, aka least-squares means. </w:t>
      </w:r>
    </w:p>
    <w:p w14:paraId="06C5FDD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78.</w:t>
      </w:r>
      <w:r w:rsidRPr="002702D2">
        <w:rPr>
          <w:rFonts w:ascii="Times New Roman" w:hAnsi="Times New Roman" w:cs="Times New Roman"/>
          <w:sz w:val="24"/>
          <w:szCs w:val="24"/>
        </w:rPr>
        <w:tab/>
        <w:t xml:space="preserve">Hollén LI, Bell MBV, Wade HM, Rose R, Russell A, Niven F, Ridley AR, Radford AN. 2011 Ecological conditions influence sentinel decisions.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82</w:t>
      </w:r>
      <w:r w:rsidRPr="002702D2">
        <w:rPr>
          <w:rFonts w:ascii="Times New Roman" w:hAnsi="Times New Roman" w:cs="Times New Roman"/>
          <w:sz w:val="24"/>
          <w:szCs w:val="24"/>
        </w:rPr>
        <w:t>, 1435–1441. (doi:10.1016/j.anbehav.2011.09.028)</w:t>
      </w:r>
    </w:p>
    <w:p w14:paraId="74A8AE2C"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79.</w:t>
      </w:r>
      <w:r w:rsidRPr="002702D2">
        <w:rPr>
          <w:rFonts w:ascii="Times New Roman" w:hAnsi="Times New Roman" w:cs="Times New Roman"/>
          <w:sz w:val="24"/>
          <w:szCs w:val="24"/>
        </w:rPr>
        <w:tab/>
        <w:t xml:space="preserve">Mukherjee S, Ray-Mukherjee J, Sarabia R. 2013 Behaviour of American Crows (Corvus brachyrhynchos) when encountering an oncoming vehicle. </w:t>
      </w:r>
      <w:r w:rsidRPr="002702D2">
        <w:rPr>
          <w:rFonts w:ascii="Times New Roman" w:hAnsi="Times New Roman" w:cs="Times New Roman"/>
          <w:i/>
          <w:iCs/>
          <w:sz w:val="24"/>
          <w:szCs w:val="24"/>
        </w:rPr>
        <w:t>Can. Field-Nat.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127</w:t>
      </w:r>
      <w:r w:rsidRPr="002702D2">
        <w:rPr>
          <w:rFonts w:ascii="Times New Roman" w:hAnsi="Times New Roman" w:cs="Times New Roman"/>
          <w:sz w:val="24"/>
          <w:szCs w:val="24"/>
        </w:rPr>
        <w:t>, 229. (doi:10.22621/cfn.v127i3.1488)</w:t>
      </w:r>
    </w:p>
    <w:p w14:paraId="062EB23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80.</w:t>
      </w:r>
      <w:r w:rsidRPr="002702D2">
        <w:rPr>
          <w:rFonts w:ascii="Times New Roman" w:hAnsi="Times New Roman" w:cs="Times New Roman"/>
          <w:sz w:val="24"/>
          <w:szCs w:val="24"/>
        </w:rPr>
        <w:tab/>
        <w:t xml:space="preserve">Lima SL, Bednekoff PA. 1999 Temporal Variation in Danger Drives Antipredator Behavior: The Predation Risk Allocation Hypothesis. </w:t>
      </w:r>
      <w:r w:rsidRPr="002702D2">
        <w:rPr>
          <w:rFonts w:ascii="Times New Roman" w:hAnsi="Times New Roman" w:cs="Times New Roman"/>
          <w:i/>
          <w:iCs/>
          <w:sz w:val="24"/>
          <w:szCs w:val="24"/>
        </w:rPr>
        <w:t>Am. Nat.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153</w:t>
      </w:r>
      <w:r w:rsidRPr="002702D2">
        <w:rPr>
          <w:rFonts w:ascii="Times New Roman" w:hAnsi="Times New Roman" w:cs="Times New Roman"/>
          <w:sz w:val="24"/>
          <w:szCs w:val="24"/>
        </w:rPr>
        <w:t>, 649–659. (doi:10.1086/303202)</w:t>
      </w:r>
    </w:p>
    <w:p w14:paraId="4878A97F"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81.</w:t>
      </w:r>
      <w:r w:rsidRPr="002702D2">
        <w:rPr>
          <w:rFonts w:ascii="Times New Roman" w:hAnsi="Times New Roman" w:cs="Times New Roman"/>
          <w:sz w:val="24"/>
          <w:szCs w:val="24"/>
        </w:rPr>
        <w:tab/>
        <w:t xml:space="preserve">Beauchamp G. 2013 </w:t>
      </w:r>
      <w:r w:rsidRPr="002702D2">
        <w:rPr>
          <w:rFonts w:ascii="Times New Roman" w:hAnsi="Times New Roman" w:cs="Times New Roman"/>
          <w:i/>
          <w:iCs/>
          <w:sz w:val="24"/>
          <w:szCs w:val="24"/>
        </w:rPr>
        <w:t>Social predation: how group living benefits predators and prey</w:t>
      </w:r>
      <w:r w:rsidRPr="002702D2">
        <w:rPr>
          <w:rFonts w:ascii="Times New Roman" w:hAnsi="Times New Roman" w:cs="Times New Roman"/>
          <w:sz w:val="24"/>
          <w:szCs w:val="24"/>
        </w:rPr>
        <w:t xml:space="preserve">. Elsevier. </w:t>
      </w:r>
    </w:p>
    <w:p w14:paraId="580B571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82.</w:t>
      </w:r>
      <w:r w:rsidRPr="002702D2">
        <w:rPr>
          <w:rFonts w:ascii="Times New Roman" w:hAnsi="Times New Roman" w:cs="Times New Roman"/>
          <w:sz w:val="24"/>
          <w:szCs w:val="24"/>
        </w:rPr>
        <w:tab/>
        <w:t xml:space="preserve">Beauchamp G. 2008 What is the magnitude of the group-size effect on vigilance?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19</w:t>
      </w:r>
      <w:r w:rsidRPr="002702D2">
        <w:rPr>
          <w:rFonts w:ascii="Times New Roman" w:hAnsi="Times New Roman" w:cs="Times New Roman"/>
          <w:sz w:val="24"/>
          <w:szCs w:val="24"/>
        </w:rPr>
        <w:t>, 1361–1368. (doi:10.1093/beheco/arn096)</w:t>
      </w:r>
    </w:p>
    <w:p w14:paraId="4618BAB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83.</w:t>
      </w:r>
      <w:r w:rsidRPr="002702D2">
        <w:rPr>
          <w:rFonts w:ascii="Times New Roman" w:hAnsi="Times New Roman" w:cs="Times New Roman"/>
          <w:sz w:val="24"/>
          <w:szCs w:val="24"/>
        </w:rPr>
        <w:tab/>
        <w:t xml:space="preserve">Ward C, Low BS. 1997 Predictors of Vigilance for American Crows Foraging in an Urban Environment. </w:t>
      </w:r>
      <w:r w:rsidRPr="002702D2">
        <w:rPr>
          <w:rFonts w:ascii="Times New Roman" w:hAnsi="Times New Roman" w:cs="Times New Roman"/>
          <w:i/>
          <w:iCs/>
          <w:sz w:val="24"/>
          <w:szCs w:val="24"/>
        </w:rPr>
        <w:t>Wilson Bull.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109</w:t>
      </w:r>
      <w:r w:rsidRPr="002702D2">
        <w:rPr>
          <w:rFonts w:ascii="Times New Roman" w:hAnsi="Times New Roman" w:cs="Times New Roman"/>
          <w:sz w:val="24"/>
          <w:szCs w:val="24"/>
        </w:rPr>
        <w:t>, 481–489.</w:t>
      </w:r>
    </w:p>
    <w:p w14:paraId="6740B2F8" w14:textId="5AFE4A14" w:rsidR="004F7F19" w:rsidRPr="002702D2" w:rsidRDefault="00A71721" w:rsidP="002702D2">
      <w:pPr>
        <w:pStyle w:val="SectionText0"/>
        <w:rPr>
          <w:u w:val="single"/>
        </w:rPr>
        <w:sectPr w:rsidR="004F7F19" w:rsidRPr="002702D2" w:rsidSect="00635BA0">
          <w:headerReference w:type="default" r:id="rId65"/>
          <w:pgSz w:w="12240" w:h="15840"/>
          <w:pgMar w:top="1440" w:right="1440" w:bottom="1440" w:left="1440" w:header="720" w:footer="720" w:gutter="0"/>
          <w:cols w:space="720"/>
        </w:sectPr>
      </w:pPr>
      <w:r w:rsidRPr="002702D2">
        <w:fldChar w:fldCharType="end"/>
      </w:r>
    </w:p>
    <w:p w14:paraId="216FD865" w14:textId="5ADCE487" w:rsidR="00A20D4C" w:rsidRPr="006843E1" w:rsidRDefault="00A20D4C" w:rsidP="008D7BE5">
      <w:pPr>
        <w:pStyle w:val="ChapterTitleB"/>
      </w:pPr>
      <w:bookmarkStart w:id="130" w:name="_Toc162204979"/>
      <w:bookmarkStart w:id="131" w:name="_Toc162208167"/>
      <w:r w:rsidRPr="006843E1">
        <w:lastRenderedPageBreak/>
        <w:t>Supplemental Material</w:t>
      </w:r>
      <w:bookmarkEnd w:id="130"/>
      <w:bookmarkEnd w:id="131"/>
    </w:p>
    <w:p w14:paraId="342AA2DC" w14:textId="6B1A6F24" w:rsidR="00EB46BA" w:rsidRPr="00864C67" w:rsidRDefault="00EB46BA" w:rsidP="00864C67">
      <w:pPr>
        <w:pStyle w:val="SectionSubtitle"/>
      </w:pPr>
      <w:bookmarkStart w:id="132" w:name="_Toc162204980"/>
      <w:bookmarkStart w:id="133" w:name="_Toc162208168"/>
      <w:r w:rsidRPr="00864C67">
        <w:t>List of Supplemental Tables</w:t>
      </w:r>
      <w:bookmarkEnd w:id="132"/>
      <w:bookmarkEnd w:id="133"/>
    </w:p>
    <w:bookmarkStart w:id="134" w:name="_Toc151366371"/>
    <w:p w14:paraId="160C6A0A" w14:textId="171E6CCA" w:rsidR="007A5239" w:rsidRPr="00864C67" w:rsidRDefault="00EB46BA"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"Table S" </w:instrText>
      </w:r>
      <w:r w:rsidRPr="00864C67">
        <w:rPr>
          <w:rFonts w:ascii="Times New Roman" w:hAnsi="Times New Roman" w:cs="Times New Roman"/>
          <w:sz w:val="24"/>
          <w:szCs w:val="24"/>
        </w:rPr>
        <w:fldChar w:fldCharType="separate"/>
      </w:r>
      <w:r w:rsidR="007A5239" w:rsidRPr="00864C67">
        <w:rPr>
          <w:rFonts w:ascii="Times New Roman" w:hAnsi="Times New Roman" w:cs="Times New Roman"/>
          <w:noProof/>
          <w:sz w:val="24"/>
          <w:szCs w:val="24"/>
        </w:rPr>
        <w:t>Table S1: Explanation of generalized environment.</w:t>
      </w:r>
      <w:r w:rsidR="007A5239" w:rsidRPr="00864C67">
        <w:rPr>
          <w:rFonts w:ascii="Times New Roman" w:hAnsi="Times New Roman" w:cs="Times New Roman"/>
          <w:noProof/>
          <w:sz w:val="24"/>
          <w:szCs w:val="24"/>
        </w:rPr>
        <w:tab/>
      </w:r>
      <w:r w:rsidR="007A5239" w:rsidRPr="00864C67">
        <w:rPr>
          <w:rFonts w:ascii="Times New Roman" w:hAnsi="Times New Roman" w:cs="Times New Roman"/>
          <w:noProof/>
          <w:sz w:val="24"/>
          <w:szCs w:val="24"/>
        </w:rPr>
        <w:fldChar w:fldCharType="begin"/>
      </w:r>
      <w:r w:rsidR="007A5239" w:rsidRPr="00864C67">
        <w:rPr>
          <w:rFonts w:ascii="Times New Roman" w:hAnsi="Times New Roman" w:cs="Times New Roman"/>
          <w:noProof/>
          <w:sz w:val="24"/>
          <w:szCs w:val="24"/>
        </w:rPr>
        <w:instrText xml:space="preserve"> PAGEREF _Toc162207843 \h </w:instrText>
      </w:r>
      <w:r w:rsidR="007A5239" w:rsidRPr="00864C67">
        <w:rPr>
          <w:rFonts w:ascii="Times New Roman" w:hAnsi="Times New Roman" w:cs="Times New Roman"/>
          <w:noProof/>
          <w:sz w:val="24"/>
          <w:szCs w:val="24"/>
        </w:rPr>
      </w:r>
      <w:r w:rsidR="007A5239" w:rsidRPr="00864C67">
        <w:rPr>
          <w:rFonts w:ascii="Times New Roman" w:hAnsi="Times New Roman" w:cs="Times New Roman"/>
          <w:noProof/>
          <w:sz w:val="24"/>
          <w:szCs w:val="24"/>
        </w:rPr>
        <w:fldChar w:fldCharType="separate"/>
      </w:r>
      <w:r w:rsidR="007A5239" w:rsidRPr="00864C67">
        <w:rPr>
          <w:rFonts w:ascii="Times New Roman" w:hAnsi="Times New Roman" w:cs="Times New Roman"/>
          <w:noProof/>
          <w:sz w:val="24"/>
          <w:szCs w:val="24"/>
        </w:rPr>
        <w:t>64</w:t>
      </w:r>
      <w:r w:rsidR="007A5239" w:rsidRPr="00864C67">
        <w:rPr>
          <w:rFonts w:ascii="Times New Roman" w:hAnsi="Times New Roman" w:cs="Times New Roman"/>
          <w:noProof/>
          <w:sz w:val="24"/>
          <w:szCs w:val="24"/>
        </w:rPr>
        <w:fldChar w:fldCharType="end"/>
      </w:r>
    </w:p>
    <w:p w14:paraId="754CBA80" w14:textId="5530CC31" w:rsidR="007A5239" w:rsidRPr="00864C67" w:rsidRDefault="007A5239"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S2: Ethogram of behaviours analyzed during foraging events.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65</w:t>
      </w:r>
      <w:r w:rsidRPr="00864C67">
        <w:rPr>
          <w:rFonts w:ascii="Times New Roman" w:hAnsi="Times New Roman" w:cs="Times New Roman"/>
          <w:noProof/>
          <w:sz w:val="24"/>
          <w:szCs w:val="24"/>
        </w:rPr>
        <w:fldChar w:fldCharType="end"/>
      </w:r>
    </w:p>
    <w:p w14:paraId="1B9BBB89" w14:textId="0A794E7D" w:rsidR="007A5239" w:rsidRPr="00864C67" w:rsidRDefault="007A5239"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S3: Results of post hoc tests on foraging bout duration.</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69</w:t>
      </w:r>
      <w:r w:rsidRPr="00864C67">
        <w:rPr>
          <w:rFonts w:ascii="Times New Roman" w:hAnsi="Times New Roman" w:cs="Times New Roman"/>
          <w:noProof/>
          <w:sz w:val="24"/>
          <w:szCs w:val="24"/>
        </w:rPr>
        <w:fldChar w:fldCharType="end"/>
      </w:r>
    </w:p>
    <w:p w14:paraId="40763423" w14:textId="57AC345A" w:rsidR="007A5239" w:rsidRPr="00864C67" w:rsidRDefault="007A5239"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S4: Result of post hoc test performed on the number of transitions from foraging to alert behaviour.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73</w:t>
      </w:r>
      <w:r w:rsidRPr="00864C67">
        <w:rPr>
          <w:rFonts w:ascii="Times New Roman" w:hAnsi="Times New Roman" w:cs="Times New Roman"/>
          <w:noProof/>
          <w:sz w:val="24"/>
          <w:szCs w:val="24"/>
        </w:rPr>
        <w:fldChar w:fldCharType="end"/>
      </w:r>
    </w:p>
    <w:p w14:paraId="3C57BD45" w14:textId="11BAF37E" w:rsidR="00EB46BA" w:rsidRPr="00864C67" w:rsidRDefault="00EB46BA" w:rsidP="00864C67">
      <w:pPr>
        <w:pStyle w:val="SectionSubtitle"/>
      </w:pPr>
      <w:r w:rsidRPr="00864C67">
        <w:fldChar w:fldCharType="end"/>
      </w:r>
      <w:bookmarkStart w:id="135" w:name="_Toc162204981"/>
      <w:bookmarkStart w:id="136" w:name="_Toc162208169"/>
      <w:r w:rsidRPr="00864C67">
        <w:t>List of Supplemental Figures</w:t>
      </w:r>
      <w:bookmarkEnd w:id="135"/>
      <w:bookmarkEnd w:id="136"/>
    </w:p>
    <w:p w14:paraId="77FC94C1" w14:textId="0A5C8F77" w:rsidR="00864C67" w:rsidRPr="00864C67" w:rsidRDefault="00EB46BA"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"Figure S" </w:instrText>
      </w:r>
      <w:r w:rsidRPr="00864C67">
        <w:rPr>
          <w:rFonts w:ascii="Times New Roman" w:hAnsi="Times New Roman" w:cs="Times New Roman"/>
          <w:sz w:val="24"/>
          <w:szCs w:val="24"/>
        </w:rPr>
        <w:fldChar w:fldCharType="separate"/>
      </w:r>
      <w:r w:rsidR="00864C67" w:rsidRPr="00864C67">
        <w:rPr>
          <w:rFonts w:ascii="Times New Roman" w:hAnsi="Times New Roman" w:cs="Times New Roman"/>
          <w:noProof/>
          <w:sz w:val="24"/>
          <w:szCs w:val="24"/>
        </w:rPr>
        <w:t>Figure S1: Number of articles with coordination as a defining feature of sentinel behaviour across time</w:t>
      </w:r>
      <w:r w:rsidR="00864C67" w:rsidRPr="00864C67">
        <w:rPr>
          <w:rFonts w:ascii="Times New Roman" w:hAnsi="Times New Roman" w:cs="Times New Roman"/>
          <w:noProof/>
          <w:sz w:val="24"/>
          <w:szCs w:val="24"/>
        </w:rPr>
        <w:tab/>
      </w:r>
      <w:r w:rsidR="00864C67" w:rsidRPr="00864C67">
        <w:rPr>
          <w:rFonts w:ascii="Times New Roman" w:hAnsi="Times New Roman" w:cs="Times New Roman"/>
          <w:noProof/>
          <w:sz w:val="24"/>
          <w:szCs w:val="24"/>
        </w:rPr>
        <w:fldChar w:fldCharType="begin"/>
      </w:r>
      <w:r w:rsidR="00864C67" w:rsidRPr="00864C67">
        <w:rPr>
          <w:rFonts w:ascii="Times New Roman" w:hAnsi="Times New Roman" w:cs="Times New Roman"/>
          <w:noProof/>
          <w:sz w:val="24"/>
          <w:szCs w:val="24"/>
        </w:rPr>
        <w:instrText xml:space="preserve"> PAGEREF _Toc162207850 \h </w:instrText>
      </w:r>
      <w:r w:rsidR="00864C67" w:rsidRPr="00864C67">
        <w:rPr>
          <w:rFonts w:ascii="Times New Roman" w:hAnsi="Times New Roman" w:cs="Times New Roman"/>
          <w:noProof/>
          <w:sz w:val="24"/>
          <w:szCs w:val="24"/>
        </w:rPr>
      </w:r>
      <w:r w:rsidR="00864C67" w:rsidRPr="00864C67">
        <w:rPr>
          <w:rFonts w:ascii="Times New Roman" w:hAnsi="Times New Roman" w:cs="Times New Roman"/>
          <w:noProof/>
          <w:sz w:val="24"/>
          <w:szCs w:val="24"/>
        </w:rPr>
        <w:fldChar w:fldCharType="separate"/>
      </w:r>
      <w:r w:rsidR="00864C67" w:rsidRPr="00864C67">
        <w:rPr>
          <w:rFonts w:ascii="Times New Roman" w:hAnsi="Times New Roman" w:cs="Times New Roman"/>
          <w:noProof/>
          <w:sz w:val="24"/>
          <w:szCs w:val="24"/>
        </w:rPr>
        <w:t>63</w:t>
      </w:r>
      <w:r w:rsidR="00864C67" w:rsidRPr="00864C67">
        <w:rPr>
          <w:rFonts w:ascii="Times New Roman" w:hAnsi="Times New Roman" w:cs="Times New Roman"/>
          <w:noProof/>
          <w:sz w:val="24"/>
          <w:szCs w:val="24"/>
        </w:rPr>
        <w:fldChar w:fldCharType="end"/>
      </w:r>
    </w:p>
    <w:p w14:paraId="2FE39B69" w14:textId="4CEA821F"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S2: Sentinel presence in commercial and green areas..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_Toc162207851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66</w:t>
      </w:r>
      <w:r w:rsidRPr="00864C67">
        <w:rPr>
          <w:rFonts w:ascii="Times New Roman" w:hAnsi="Times New Roman" w:cs="Times New Roman"/>
          <w:noProof/>
          <w:sz w:val="24"/>
          <w:szCs w:val="24"/>
        </w:rPr>
        <w:fldChar w:fldCharType="end"/>
      </w:r>
    </w:p>
    <w:p w14:paraId="49CDE92E" w14:textId="70BA66DE"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S3: Frequency plots of observations in the presence and absence of a sentinel.</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_Toc162207852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67</w:t>
      </w:r>
      <w:r w:rsidRPr="00864C67">
        <w:rPr>
          <w:rFonts w:ascii="Times New Roman" w:hAnsi="Times New Roman" w:cs="Times New Roman"/>
          <w:noProof/>
          <w:sz w:val="24"/>
          <w:szCs w:val="24"/>
        </w:rPr>
        <w:fldChar w:fldCharType="end"/>
      </w:r>
    </w:p>
    <w:p w14:paraId="7B7761F9" w14:textId="3A6E23C1"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S4: Decreasing bout duration of all behaviours in response to increasing disturbance frequency.</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_Toc162207853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68</w:t>
      </w:r>
      <w:r w:rsidRPr="00864C67">
        <w:rPr>
          <w:rFonts w:ascii="Times New Roman" w:hAnsi="Times New Roman" w:cs="Times New Roman"/>
          <w:noProof/>
          <w:sz w:val="24"/>
          <w:szCs w:val="24"/>
        </w:rPr>
        <w:fldChar w:fldCharType="end"/>
      </w:r>
    </w:p>
    <w:p w14:paraId="2DF68C9D" w14:textId="60D086A3"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S5: Mean bout duration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70</w:t>
      </w:r>
      <w:r w:rsidRPr="00864C67">
        <w:rPr>
          <w:rFonts w:ascii="Times New Roman" w:hAnsi="Times New Roman" w:cs="Times New Roman"/>
          <w:noProof/>
          <w:sz w:val="24"/>
          <w:szCs w:val="24"/>
        </w:rPr>
        <w:fldChar w:fldCharType="end"/>
      </w:r>
    </w:p>
    <w:p w14:paraId="667D1FF3" w14:textId="56BA02A8"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S6: Mean forager peck rate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71</w:t>
      </w:r>
      <w:r w:rsidRPr="00864C67">
        <w:rPr>
          <w:rFonts w:ascii="Times New Roman" w:hAnsi="Times New Roman" w:cs="Times New Roman"/>
          <w:noProof/>
          <w:sz w:val="24"/>
          <w:szCs w:val="24"/>
        </w:rPr>
        <w:fldChar w:fldCharType="end"/>
      </w:r>
    </w:p>
    <w:p w14:paraId="693FA0F7" w14:textId="1D23F2B8"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S7: Number of transitions performed by foragers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72</w:t>
      </w:r>
      <w:r w:rsidRPr="00864C67">
        <w:rPr>
          <w:rFonts w:ascii="Times New Roman" w:hAnsi="Times New Roman" w:cs="Times New Roman"/>
          <w:noProof/>
          <w:sz w:val="24"/>
          <w:szCs w:val="24"/>
        </w:rPr>
        <w:fldChar w:fldCharType="end"/>
      </w:r>
    </w:p>
    <w:p w14:paraId="4D6A3566" w14:textId="490F0EF4" w:rsidR="00EB46BA" w:rsidRPr="006843E1" w:rsidRDefault="00EB46BA" w:rsidP="00864C67">
      <w:pPr>
        <w:pStyle w:val="SectionSubtitle"/>
        <w:spacing w:after="240"/>
        <w:sectPr w:rsidR="00EB46BA" w:rsidRPr="006843E1" w:rsidSect="00635BA0">
          <w:headerReference w:type="default" r:id="rId66"/>
          <w:pgSz w:w="12240" w:h="15840"/>
          <w:pgMar w:top="1440" w:right="1440" w:bottom="1440" w:left="1440" w:header="720" w:footer="720" w:gutter="0"/>
          <w:cols w:space="720"/>
        </w:sectPr>
      </w:pPr>
      <w:r w:rsidRPr="00864C67">
        <w:rPr>
          <w:rFonts w:cs="Times New Roman"/>
          <w:b w:val="0"/>
          <w:sz w:val="24"/>
          <w:szCs w:val="24"/>
        </w:rPr>
        <w:fldChar w:fldCharType="end"/>
      </w:r>
    </w:p>
    <w:p w14:paraId="5B52AC99" w14:textId="28120A7C" w:rsidR="007A5239" w:rsidRPr="004E4EAA" w:rsidRDefault="007A5239" w:rsidP="00215D50">
      <w:pPr>
        <w:pStyle w:val="SectionText0"/>
      </w:pPr>
      <w:bookmarkStart w:id="137" w:name="_Toc151366450"/>
      <w:r w:rsidRPr="004E4EAA">
        <w:rPr>
          <w:noProof/>
          <w14:ligatures w14:val="standardContextual"/>
        </w:rPr>
        <w:lastRenderedPageBreak/>
        <mc:AlternateContent>
          <mc:Choice Requires="wps">
            <w:drawing>
              <wp:anchor distT="0" distB="0" distL="114300" distR="114300" simplePos="0" relativeHeight="251663360" behindDoc="0" locked="0" layoutInCell="1" allowOverlap="1" wp14:anchorId="1642241C" wp14:editId="57290113">
                <wp:simplePos x="0" y="0"/>
                <wp:positionH relativeFrom="leftMargin">
                  <wp:align>right</wp:align>
                </wp:positionH>
                <wp:positionV relativeFrom="paragraph">
                  <wp:posOffset>2516032</wp:posOffset>
                </wp:positionV>
                <wp:extent cx="1675790" cy="279271"/>
                <wp:effectExtent l="0" t="6350" r="0" b="0"/>
                <wp:wrapNone/>
                <wp:docPr id="1901822566" name="Text Box 2"/>
                <wp:cNvGraphicFramePr/>
                <a:graphic xmlns:a="http://schemas.openxmlformats.org/drawingml/2006/main">
                  <a:graphicData uri="http://schemas.microsoft.com/office/word/2010/wordprocessingShape">
                    <wps:wsp>
                      <wps:cNvSpPr txBox="1"/>
                      <wps:spPr>
                        <a:xfrm rot="16200000">
                          <a:off x="0" y="0"/>
                          <a:ext cx="1675790" cy="279271"/>
                        </a:xfrm>
                        <a:prstGeom prst="rect">
                          <a:avLst/>
                        </a:prstGeom>
                        <a:solidFill>
                          <a:schemeClr val="lt1"/>
                        </a:solidFill>
                        <a:ln w="6350">
                          <a:noFill/>
                        </a:ln>
                      </wps:spPr>
                      <wps:txb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2241C" id="_x0000_t202" coordsize="21600,21600" o:spt="202" path="m,l,21600r21600,l21600,xe">
                <v:stroke joinstyle="miter"/>
                <v:path gradientshapeok="t" o:connecttype="rect"/>
              </v:shapetype>
              <v:shape id="Text Box 2" o:spid="_x0000_s1026" type="#_x0000_t202" style="position:absolute;margin-left:80.75pt;margin-top:198.1pt;width:131.95pt;height:22pt;rotation:-90;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" fillcolor="white [3201]" stroked="f" strokeweight=".5pt">
                <v:textbo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v:textbox>
                <w10:wrap anchorx="margin"/>
              </v:shape>
            </w:pict>
          </mc:Fallback>
        </mc:AlternateContent>
      </w:r>
      <w:r w:rsidRPr="004E4EAA">
        <w:rPr>
          <w:noProof/>
          <w14:ligatures w14:val="standardContextual"/>
        </w:rPr>
        <mc:AlternateContent>
          <mc:Choice Requires="wps">
            <w:drawing>
              <wp:anchor distT="0" distB="0" distL="114300" distR="114300" simplePos="0" relativeHeight="251664384" behindDoc="0" locked="0" layoutInCell="1" allowOverlap="1" wp14:anchorId="1941C56B" wp14:editId="2BCFFD4E">
                <wp:simplePos x="0" y="0"/>
                <wp:positionH relativeFrom="leftMargin">
                  <wp:posOffset>4302239</wp:posOffset>
                </wp:positionH>
                <wp:positionV relativeFrom="paragraph">
                  <wp:posOffset>5219690</wp:posOffset>
                </wp:positionV>
                <wp:extent cx="3533242" cy="279271"/>
                <wp:effectExtent l="0" t="0" r="0" b="6985"/>
                <wp:wrapNone/>
                <wp:docPr id="276882948" name="Text Box 2"/>
                <wp:cNvGraphicFramePr/>
                <a:graphic xmlns:a="http://schemas.openxmlformats.org/drawingml/2006/main">
                  <a:graphicData uri="http://schemas.microsoft.com/office/word/2010/wordprocessingShape">
                    <wps:wsp>
                      <wps:cNvSpPr txBox="1"/>
                      <wps:spPr>
                        <a:xfrm>
                          <a:off x="0" y="0"/>
                          <a:ext cx="3533242" cy="279271"/>
                        </a:xfrm>
                        <a:prstGeom prst="rect">
                          <a:avLst/>
                        </a:prstGeom>
                        <a:solidFill>
                          <a:schemeClr val="lt1"/>
                        </a:solidFill>
                        <a:ln w="6350">
                          <a:noFill/>
                        </a:ln>
                      </wps:spPr>
                      <wps:txb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 xml:space="preserve">Coordination as defining feature of sentinel </w:t>
                            </w:r>
                            <w:r>
                              <w:rPr>
                                <w:rFonts w:ascii="Times New Roman" w:hAnsi="Times New Roman" w:cs="Times New Roman"/>
                                <w:sz w:val="24"/>
                                <w:szCs w:val="24"/>
                              </w:rPr>
                              <w:t>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C56B" id="_x0000_s1027" type="#_x0000_t202" style="position:absolute;margin-left:338.75pt;margin-top:411pt;width:278.2pt;height:22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" fillcolor="white [3201]" stroked="f" strokeweight=".5pt">
                <v:textbo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 xml:space="preserve">Coordination as defining feature of sentinel </w:t>
                      </w:r>
                      <w:r>
                        <w:rPr>
                          <w:rFonts w:ascii="Times New Roman" w:hAnsi="Times New Roman" w:cs="Times New Roman"/>
                          <w:sz w:val="24"/>
                          <w:szCs w:val="24"/>
                        </w:rPr>
                        <w:t>behaviour</w:t>
                      </w:r>
                    </w:p>
                  </w:txbxContent>
                </v:textbox>
                <w10:wrap anchorx="margin"/>
              </v:shape>
            </w:pict>
          </mc:Fallback>
        </mc:AlternateContent>
      </w:r>
      <w:r w:rsidRPr="00215D50">
        <w:rPr>
          <w:noProof/>
        </w:rPr>
        <w:drawing>
          <wp:inline distT="0" distB="0" distL="0" distR="0" wp14:anchorId="200AC179" wp14:editId="510DFDC6">
            <wp:extent cx="9062113" cy="5581934"/>
            <wp:effectExtent l="0" t="0" r="5715" b="0"/>
            <wp:docPr id="1334063342" name="Chart 1">
              <a:extLst xmlns:a="http://schemas.openxmlformats.org/drawingml/2006/main">
                <a:ext uri="{FF2B5EF4-FFF2-40B4-BE49-F238E27FC236}">
                  <a16:creationId xmlns:a16="http://schemas.microsoft.com/office/drawing/2014/main" id="{E2F2A7D3-F09E-1F80-3156-55C15F46C8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DB454BC" w14:textId="7906B4EB" w:rsidR="007A5239" w:rsidRPr="004E4EAA" w:rsidRDefault="007A5239" w:rsidP="007A5239">
      <w:pPr>
        <w:pStyle w:val="BetterCaption"/>
        <w:rPr>
          <w:b w:val="0"/>
          <w:bCs w:val="0"/>
        </w:rPr>
      </w:pPr>
      <w:bookmarkStart w:id="138" w:name="_Ref162209621"/>
      <w:bookmarkStart w:id="139" w:name="_Toc155329787"/>
      <w:bookmarkStart w:id="140" w:name="_Toc162207850"/>
      <w:bookmarkStart w:id="141" w:name="_Ref162209616"/>
      <w:r w:rsidRPr="004E4EAA">
        <w:t>Figure S</w:t>
      </w:r>
      <w:r w:rsidRPr="004E4EAA">
        <w:fldChar w:fldCharType="begin"/>
      </w:r>
      <w:r w:rsidRPr="004E4EAA">
        <w:instrText xml:space="preserve"> SEQ Figure_S \* ARABIC </w:instrText>
      </w:r>
      <w:r w:rsidRPr="004E4EAA">
        <w:fldChar w:fldCharType="separate"/>
      </w:r>
      <w:r>
        <w:rPr>
          <w:noProof/>
        </w:rPr>
        <w:t>1</w:t>
      </w:r>
      <w:r w:rsidRPr="004E4EAA">
        <w:fldChar w:fldCharType="end"/>
      </w:r>
      <w:bookmarkEnd w:id="138"/>
      <w:r w:rsidRPr="004E4EAA">
        <w:t>:</w:t>
      </w:r>
      <w:r w:rsidRPr="004E4EAA">
        <w:rPr>
          <w:b w:val="0"/>
          <w:bCs w:val="0"/>
        </w:rPr>
        <w:t xml:space="preserve"> Number of articles with coordination as a defining feature of sentinel </w:t>
      </w:r>
      <w:proofErr w:type="spellStart"/>
      <w:r w:rsidRPr="004E4EAA">
        <w:rPr>
          <w:b w:val="0"/>
          <w:bCs w:val="0"/>
        </w:rPr>
        <w:t>behaviour</w:t>
      </w:r>
      <w:proofErr w:type="spellEnd"/>
      <w:r w:rsidRPr="004E4EAA">
        <w:rPr>
          <w:b w:val="0"/>
          <w:bCs w:val="0"/>
        </w:rPr>
        <w:t xml:space="preserve"> across </w:t>
      </w:r>
      <w:proofErr w:type="gramStart"/>
      <w:r w:rsidRPr="004E4EAA">
        <w:rPr>
          <w:b w:val="0"/>
          <w:bCs w:val="0"/>
        </w:rPr>
        <w:t>time</w:t>
      </w:r>
      <w:bookmarkEnd w:id="139"/>
      <w:bookmarkEnd w:id="140"/>
      <w:bookmarkEnd w:id="141"/>
      <w:proofErr w:type="gramEnd"/>
    </w:p>
    <w:p w14:paraId="5A235A08" w14:textId="77777777" w:rsidR="007A5239" w:rsidRPr="00A24D3D" w:rsidRDefault="007A5239" w:rsidP="007A5239">
      <w:pPr>
        <w:pStyle w:val="ChapterTitleB"/>
        <w:rPr>
          <w:lang w:val="en"/>
        </w:rPr>
        <w:sectPr w:rsidR="007A5239" w:rsidRPr="00A24D3D" w:rsidSect="00635BA0">
          <w:headerReference w:type="default" r:id="rId68"/>
          <w:pgSz w:w="15840" w:h="12240" w:orient="landscape"/>
          <w:pgMar w:top="720" w:right="720" w:bottom="720" w:left="720" w:header="720" w:footer="720" w:gutter="0"/>
          <w:cols w:space="720"/>
          <w:docGrid w:linePitch="299"/>
        </w:sectPr>
      </w:pPr>
    </w:p>
    <w:p w14:paraId="218E0202" w14:textId="50461631" w:rsidR="00672C4A" w:rsidRPr="006843E1" w:rsidRDefault="00672C4A" w:rsidP="007A5239">
      <w:pPr>
        <w:pStyle w:val="SectionText0"/>
      </w:pPr>
      <w:bookmarkStart w:id="142" w:name="_Ref162209953"/>
      <w:bookmarkStart w:id="143" w:name="_Toc162207843"/>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6B3590">
        <w:rPr>
          <w:rStyle w:val="CaptionBChar"/>
          <w:rFonts w:eastAsia="Arial"/>
          <w:noProof/>
        </w:rPr>
        <w:t>1</w:t>
      </w:r>
      <w:r w:rsidRPr="007A5239">
        <w:rPr>
          <w:rStyle w:val="CaptionBChar"/>
          <w:rFonts w:eastAsia="Arial"/>
        </w:rPr>
        <w:fldChar w:fldCharType="end"/>
      </w:r>
      <w:bookmarkEnd w:id="142"/>
      <w:r w:rsidRPr="007A5239">
        <w:rPr>
          <w:rStyle w:val="CaptionBChar"/>
          <w:rFonts w:eastAsia="Arial"/>
        </w:rPr>
        <w:t>:</w:t>
      </w:r>
      <w:r w:rsidRPr="006843E1">
        <w:t xml:space="preserve"> Explanation of generalized environment</w:t>
      </w:r>
      <w:bookmarkEnd w:id="134"/>
      <w:bookmarkEnd w:id="137"/>
      <w:r w:rsidR="00547079" w:rsidRPr="006843E1">
        <w:t>.</w:t>
      </w:r>
      <w:bookmarkEnd w:id="143"/>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672C4A" w:rsidRPr="006843E1" w14:paraId="443CCDB7" w14:textId="77777777" w:rsidTr="00672C4A">
        <w:trPr>
          <w:trHeight w:val="227"/>
        </w:trPr>
        <w:tc>
          <w:tcPr>
            <w:tcW w:w="2967" w:type="dxa"/>
            <w:shd w:val="clear" w:color="auto" w:fill="999999"/>
            <w:tcMar>
              <w:top w:w="100" w:type="dxa"/>
              <w:left w:w="100" w:type="dxa"/>
              <w:bottom w:w="100" w:type="dxa"/>
              <w:right w:w="100" w:type="dxa"/>
            </w:tcMar>
          </w:tcPr>
          <w:p w14:paraId="2D4622A7"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76AC1F61"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672C4A" w:rsidRPr="006843E1" w14:paraId="3049D568" w14:textId="77777777" w:rsidTr="00672C4A">
        <w:trPr>
          <w:trHeight w:val="453"/>
        </w:trPr>
        <w:tc>
          <w:tcPr>
            <w:tcW w:w="2967" w:type="dxa"/>
            <w:shd w:val="clear" w:color="auto" w:fill="auto"/>
            <w:tcMar>
              <w:top w:w="100" w:type="dxa"/>
              <w:left w:w="100" w:type="dxa"/>
              <w:bottom w:w="100" w:type="dxa"/>
              <w:right w:w="100" w:type="dxa"/>
            </w:tcMar>
          </w:tcPr>
          <w:p w14:paraId="6BACBA86"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5C7C86BD"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672C4A" w:rsidRPr="006843E1" w14:paraId="318D3250" w14:textId="77777777" w:rsidTr="00672C4A">
        <w:trPr>
          <w:trHeight w:val="506"/>
        </w:trPr>
        <w:tc>
          <w:tcPr>
            <w:tcW w:w="2967" w:type="dxa"/>
            <w:shd w:val="clear" w:color="auto" w:fill="auto"/>
            <w:tcMar>
              <w:top w:w="100" w:type="dxa"/>
              <w:left w:w="100" w:type="dxa"/>
              <w:bottom w:w="100" w:type="dxa"/>
              <w:right w:w="100" w:type="dxa"/>
            </w:tcMar>
          </w:tcPr>
          <w:p w14:paraId="1B8CBAF8" w14:textId="77777777" w:rsidR="00672C4A" w:rsidRPr="00B8527A" w:rsidRDefault="00672C4A" w:rsidP="00B8527A">
            <w:pPr>
              <w:pStyle w:val="SectionText"/>
            </w:pPr>
            <w:r w:rsidRPr="00B8527A">
              <w:t>Green Area</w:t>
            </w:r>
          </w:p>
        </w:tc>
        <w:tc>
          <w:tcPr>
            <w:tcW w:w="6383" w:type="dxa"/>
            <w:shd w:val="clear" w:color="auto" w:fill="auto"/>
            <w:tcMar>
              <w:top w:w="100" w:type="dxa"/>
              <w:left w:w="100" w:type="dxa"/>
              <w:bottom w:w="100" w:type="dxa"/>
              <w:right w:w="100" w:type="dxa"/>
            </w:tcMar>
          </w:tcPr>
          <w:p w14:paraId="00ED7AD0" w14:textId="77777777" w:rsidR="00672C4A" w:rsidRPr="00B8527A" w:rsidRDefault="00672C4A" w:rsidP="00B8527A">
            <w:pPr>
              <w:pStyle w:val="SectionText"/>
            </w:pPr>
            <w:r w:rsidRPr="00B8527A">
              <w:t>Major Green Space, Minor Green Space</w:t>
            </w:r>
          </w:p>
        </w:tc>
      </w:tr>
    </w:tbl>
    <w:p w14:paraId="306A7317" w14:textId="77777777" w:rsidR="00716C28" w:rsidRPr="00B8527A" w:rsidRDefault="00C35A86" w:rsidP="00B8527A">
      <w:pPr>
        <w:pStyle w:val="SectionText"/>
        <w:sectPr w:rsidR="00716C28" w:rsidRPr="00B8527A" w:rsidSect="00635BA0">
          <w:headerReference w:type="default" r:id="rId69"/>
          <w:pgSz w:w="12240" w:h="15840"/>
          <w:pgMar w:top="1440" w:right="1440" w:bottom="1440" w:left="1440" w:header="720" w:footer="720" w:gutter="0"/>
          <w:cols w:space="720"/>
        </w:sectPr>
      </w:pPr>
      <w:r w:rsidRPr="00B8527A">
        <w:t>Each zone type was identified using the St. Catharines and Niagara zoning maps for each sampling location.</w:t>
      </w:r>
    </w:p>
    <w:p w14:paraId="42788596" w14:textId="0CEBA62B" w:rsidR="00716C28" w:rsidRPr="006843E1" w:rsidRDefault="00716C28" w:rsidP="007A5239">
      <w:pPr>
        <w:pStyle w:val="SectionText0"/>
      </w:pPr>
      <w:bookmarkStart w:id="144" w:name="_Ref151136928"/>
      <w:bookmarkStart w:id="145" w:name="_Ref151136924"/>
      <w:bookmarkStart w:id="146" w:name="_Toc151366372"/>
      <w:bookmarkStart w:id="147" w:name="_Toc151366451"/>
      <w:bookmarkStart w:id="148" w:name="_Toc162207844"/>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6B3590">
        <w:rPr>
          <w:rStyle w:val="CaptionBChar"/>
          <w:rFonts w:eastAsia="Arial"/>
          <w:noProof/>
        </w:rPr>
        <w:t>2</w:t>
      </w:r>
      <w:r w:rsidRPr="007A5239">
        <w:rPr>
          <w:rStyle w:val="CaptionBChar"/>
          <w:rFonts w:eastAsia="Arial"/>
        </w:rPr>
        <w:fldChar w:fldCharType="end"/>
      </w:r>
      <w:bookmarkEnd w:id="144"/>
      <w:r w:rsidRPr="007A5239">
        <w:rPr>
          <w:rStyle w:val="CaptionBChar"/>
          <w:rFonts w:eastAsia="Arial"/>
        </w:rPr>
        <w:t>:</w:t>
      </w:r>
      <w:r w:rsidRPr="006843E1">
        <w:t xml:space="preserve"> Ethogram of behavio</w:t>
      </w:r>
      <w:r w:rsidR="007347A5" w:rsidRPr="006843E1">
        <w:t>u</w:t>
      </w:r>
      <w:r w:rsidRPr="006843E1">
        <w:t>rs analyzed during foraging events</w:t>
      </w:r>
      <w:bookmarkEnd w:id="145"/>
      <w:bookmarkEnd w:id="146"/>
      <w:bookmarkEnd w:id="147"/>
      <w:r w:rsidR="00547079" w:rsidRPr="006843E1">
        <w:t>.</w:t>
      </w:r>
      <w:bookmarkEnd w:id="148"/>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716C28" w:rsidRPr="006843E1" w14:paraId="023944C1" w14:textId="77777777" w:rsidTr="00716C28">
        <w:trPr>
          <w:trHeight w:val="227"/>
        </w:trPr>
        <w:tc>
          <w:tcPr>
            <w:tcW w:w="1266" w:type="dxa"/>
            <w:shd w:val="clear" w:color="auto" w:fill="999999"/>
            <w:tcMar>
              <w:top w:w="100" w:type="dxa"/>
              <w:left w:w="100" w:type="dxa"/>
              <w:bottom w:w="100" w:type="dxa"/>
              <w:right w:w="100" w:type="dxa"/>
            </w:tcMar>
          </w:tcPr>
          <w:p w14:paraId="7ECE02C8" w14:textId="4CA6E243"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w:t>
            </w:r>
          </w:p>
        </w:tc>
        <w:tc>
          <w:tcPr>
            <w:tcW w:w="1418" w:type="dxa"/>
            <w:shd w:val="clear" w:color="auto" w:fill="999999"/>
          </w:tcPr>
          <w:p w14:paraId="404DB3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7FDEF32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2722EF0B"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716C28" w:rsidRPr="006843E1" w14:paraId="3C0EA725" w14:textId="77777777" w:rsidTr="00716C28">
        <w:trPr>
          <w:trHeight w:val="453"/>
        </w:trPr>
        <w:tc>
          <w:tcPr>
            <w:tcW w:w="1266" w:type="dxa"/>
            <w:shd w:val="clear" w:color="auto" w:fill="auto"/>
            <w:tcMar>
              <w:top w:w="100" w:type="dxa"/>
              <w:left w:w="100" w:type="dxa"/>
              <w:bottom w:w="100" w:type="dxa"/>
              <w:right w:w="100" w:type="dxa"/>
            </w:tcMar>
          </w:tcPr>
          <w:p w14:paraId="6A0F45B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66F2D174"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0C5A3AAB" w14:textId="46832EB8"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 or engaging in other 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rs that make vigilance ineffective (e.g. preening).</w:t>
            </w:r>
          </w:p>
        </w:tc>
        <w:tc>
          <w:tcPr>
            <w:tcW w:w="1620" w:type="dxa"/>
            <w:shd w:val="clear" w:color="auto" w:fill="auto"/>
            <w:tcMar>
              <w:top w:w="100" w:type="dxa"/>
              <w:left w:w="100" w:type="dxa"/>
              <w:bottom w:w="100" w:type="dxa"/>
              <w:right w:w="100" w:type="dxa"/>
            </w:tcMar>
          </w:tcPr>
          <w:p w14:paraId="7C895855"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C442864" wp14:editId="0DCE666A">
                  <wp:extent cx="516445" cy="368889"/>
                  <wp:effectExtent l="0" t="0" r="0" b="0"/>
                  <wp:docPr id="48336613" name="Picture 48336613"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70"/>
                          <a:srcRect/>
                          <a:stretch>
                            <a:fillRect/>
                          </a:stretch>
                        </pic:blipFill>
                        <pic:spPr>
                          <a:xfrm>
                            <a:off x="0" y="0"/>
                            <a:ext cx="516445" cy="368889"/>
                          </a:xfrm>
                          <a:prstGeom prst="rect">
                            <a:avLst/>
                          </a:prstGeom>
                          <a:ln/>
                        </pic:spPr>
                      </pic:pic>
                    </a:graphicData>
                  </a:graphic>
                </wp:inline>
              </w:drawing>
            </w:r>
          </w:p>
        </w:tc>
      </w:tr>
      <w:tr w:rsidR="00716C28" w:rsidRPr="006843E1" w14:paraId="198F4038" w14:textId="77777777" w:rsidTr="00716C28">
        <w:trPr>
          <w:trHeight w:val="506"/>
        </w:trPr>
        <w:tc>
          <w:tcPr>
            <w:tcW w:w="1266" w:type="dxa"/>
            <w:shd w:val="clear" w:color="auto" w:fill="auto"/>
            <w:tcMar>
              <w:top w:w="100" w:type="dxa"/>
              <w:left w:w="100" w:type="dxa"/>
              <w:bottom w:w="100" w:type="dxa"/>
              <w:right w:w="100" w:type="dxa"/>
            </w:tcMar>
          </w:tcPr>
          <w:p w14:paraId="192F106F"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3D962B92"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45125130"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6AC16D69" w14:textId="77777777" w:rsidR="00716C28" w:rsidRPr="006843E1" w:rsidRDefault="00716C28" w:rsidP="00F04F0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423B9B24" wp14:editId="03BB9B7C">
                  <wp:extent cx="566738" cy="394252"/>
                  <wp:effectExtent l="0" t="0" r="0" b="6350"/>
                  <wp:docPr id="885403032" name="Picture 885403032"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71">
                            <a:extLst>
                              <a:ext uri="{BEBA8EAE-BF5A-486C-A8C5-ECC9F3942E4B}">
                                <a14:imgProps xmlns:a14="http://schemas.microsoft.com/office/drawing/2010/main">
                                  <a14:imgLayer r:embed="rId72">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716C28" w:rsidRPr="006843E1" w14:paraId="2493A0C9" w14:textId="77777777" w:rsidTr="00716C28">
        <w:trPr>
          <w:trHeight w:val="560"/>
        </w:trPr>
        <w:tc>
          <w:tcPr>
            <w:tcW w:w="1266" w:type="dxa"/>
            <w:shd w:val="clear" w:color="auto" w:fill="auto"/>
            <w:tcMar>
              <w:top w:w="100" w:type="dxa"/>
              <w:left w:w="100" w:type="dxa"/>
              <w:bottom w:w="100" w:type="dxa"/>
              <w:right w:w="100" w:type="dxa"/>
            </w:tcMar>
          </w:tcPr>
          <w:p w14:paraId="279F6D7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2A379F9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32F215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0C228D4E"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4F488AA2" wp14:editId="2CFB5799">
                  <wp:extent cx="465246" cy="444568"/>
                  <wp:effectExtent l="0" t="0" r="0" b="0"/>
                  <wp:docPr id="1265993959" name="Picture 1265993959"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73"/>
                          <a:srcRect/>
                          <a:stretch>
                            <a:fillRect/>
                          </a:stretch>
                        </pic:blipFill>
                        <pic:spPr>
                          <a:xfrm>
                            <a:off x="0" y="0"/>
                            <a:ext cx="465246" cy="444568"/>
                          </a:xfrm>
                          <a:prstGeom prst="rect">
                            <a:avLst/>
                          </a:prstGeom>
                          <a:ln/>
                        </pic:spPr>
                      </pic:pic>
                    </a:graphicData>
                  </a:graphic>
                </wp:inline>
              </w:drawing>
            </w:r>
          </w:p>
        </w:tc>
      </w:tr>
    </w:tbl>
    <w:p w14:paraId="4E8C0261" w14:textId="77777777" w:rsidR="00716C28" w:rsidRPr="006843E1" w:rsidRDefault="00716C28" w:rsidP="00716C28">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21164EFE" w14:textId="04426912" w:rsidR="00672C4A" w:rsidRPr="006843E1" w:rsidRDefault="00672C4A" w:rsidP="00142572">
      <w:pPr>
        <w:keepNext/>
        <w:sectPr w:rsidR="00672C4A" w:rsidRPr="006843E1" w:rsidSect="00635BA0">
          <w:headerReference w:type="default" r:id="rId74"/>
          <w:pgSz w:w="15840" w:h="12240" w:orient="landscape"/>
          <w:pgMar w:top="1440" w:right="1440" w:bottom="1440" w:left="1440" w:header="720" w:footer="720" w:gutter="0"/>
          <w:cols w:space="720"/>
          <w:docGrid w:linePitch="299"/>
        </w:sectPr>
      </w:pPr>
    </w:p>
    <w:p w14:paraId="76B523B4" w14:textId="77777777" w:rsidR="007A5239" w:rsidRDefault="00716C28" w:rsidP="00215D50">
      <w:pPr>
        <w:pStyle w:val="SectionText0"/>
      </w:pPr>
      <w:r w:rsidRPr="006843E1">
        <w:rPr>
          <w:noProof/>
        </w:rPr>
        <w:lastRenderedPageBreak/>
        <w:drawing>
          <wp:inline distT="0" distB="0" distL="0" distR="0" wp14:anchorId="32C6D603" wp14:editId="7A0BF170">
            <wp:extent cx="8822901" cy="6308002"/>
            <wp:effectExtent l="0" t="0" r="0" b="0"/>
            <wp:docPr id="111775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48881" cy="6326577"/>
                    </a:xfrm>
                    <a:prstGeom prst="rect">
                      <a:avLst/>
                    </a:prstGeom>
                    <a:noFill/>
                    <a:ln>
                      <a:noFill/>
                    </a:ln>
                  </pic:spPr>
                </pic:pic>
              </a:graphicData>
            </a:graphic>
          </wp:inline>
        </w:drawing>
      </w:r>
    </w:p>
    <w:p w14:paraId="7D6A1490" w14:textId="33A0BFE2" w:rsidR="00E12428" w:rsidRPr="006843E1" w:rsidRDefault="007A5239" w:rsidP="007A5239">
      <w:pPr>
        <w:pStyle w:val="SectionText0"/>
        <w:rPr>
          <w:rStyle w:val="SectionTextChar"/>
          <w:b/>
          <w:bCs/>
        </w:rPr>
        <w:sectPr w:rsidR="00E12428" w:rsidRPr="006843E1" w:rsidSect="00635BA0">
          <w:headerReference w:type="default" r:id="rId76"/>
          <w:pgSz w:w="15840" w:h="12240" w:orient="landscape"/>
          <w:pgMar w:top="720" w:right="720" w:bottom="720" w:left="720" w:header="720" w:footer="720" w:gutter="0"/>
          <w:cols w:space="720"/>
          <w:docGrid w:linePitch="299"/>
        </w:sectPr>
      </w:pPr>
      <w:bookmarkStart w:id="149" w:name="_Ref162210085"/>
      <w:bookmarkStart w:id="150" w:name="_Toc162207851"/>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Pr="007A5239">
        <w:rPr>
          <w:rStyle w:val="CaptionBChar"/>
          <w:rFonts w:eastAsia="Arial"/>
        </w:rPr>
        <w:t>2</w:t>
      </w:r>
      <w:r w:rsidRPr="007A5239">
        <w:rPr>
          <w:rStyle w:val="CaptionBChar"/>
          <w:rFonts w:eastAsia="Arial"/>
        </w:rPr>
        <w:fldChar w:fldCharType="end"/>
      </w:r>
      <w:bookmarkEnd w:id="149"/>
      <w:r w:rsidRPr="007A5239">
        <w:rPr>
          <w:rStyle w:val="CaptionBChar"/>
          <w:rFonts w:eastAsia="Arial"/>
        </w:rPr>
        <w:t>:</w:t>
      </w:r>
      <w:r>
        <w:rPr>
          <w:rStyle w:val="CaptionBChar"/>
          <w:rFonts w:eastAsia="Arial"/>
        </w:rPr>
        <w:t xml:space="preserve"> </w:t>
      </w:r>
      <w:r w:rsidRPr="008B0808">
        <w:t xml:space="preserve">Sentinel presence in commercial and green </w:t>
      </w:r>
      <w:proofErr w:type="gramStart"/>
      <w:r w:rsidRPr="008B0808">
        <w:t>areas.</w:t>
      </w:r>
      <w:r w:rsidR="009D2D07" w:rsidRPr="006843E1">
        <w:rPr>
          <w:rStyle w:val="SectionTextChar"/>
        </w:rPr>
        <w:t>.</w:t>
      </w:r>
      <w:bookmarkEnd w:id="150"/>
      <w:proofErr w:type="gramEnd"/>
    </w:p>
    <w:p w14:paraId="07F42630" w14:textId="77777777" w:rsidR="00E12428" w:rsidRPr="006843E1" w:rsidRDefault="00E12428" w:rsidP="00215D50">
      <w:pPr>
        <w:pStyle w:val="SectionText0"/>
      </w:pPr>
      <w:r w:rsidRPr="006843E1">
        <w:rPr>
          <w:noProof/>
        </w:rPr>
        <w:lastRenderedPageBreak/>
        <w:drawing>
          <wp:inline distT="0" distB="0" distL="0" distR="0" wp14:anchorId="1778F69B" wp14:editId="63D8A813">
            <wp:extent cx="8822902" cy="6308002"/>
            <wp:effectExtent l="0" t="0" r="0" b="0"/>
            <wp:docPr id="1431415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62522" cy="6336328"/>
                    </a:xfrm>
                    <a:prstGeom prst="rect">
                      <a:avLst/>
                    </a:prstGeom>
                    <a:noFill/>
                    <a:ln>
                      <a:noFill/>
                    </a:ln>
                  </pic:spPr>
                </pic:pic>
              </a:graphicData>
            </a:graphic>
          </wp:inline>
        </w:drawing>
      </w:r>
    </w:p>
    <w:p w14:paraId="5C689D32" w14:textId="7716095E" w:rsidR="00E36202" w:rsidRPr="006843E1" w:rsidRDefault="00E12428" w:rsidP="007A5239">
      <w:pPr>
        <w:pStyle w:val="SectionText0"/>
        <w:rPr>
          <w:b/>
          <w:bCs/>
        </w:rPr>
        <w:sectPr w:rsidR="00E36202" w:rsidRPr="006843E1" w:rsidSect="00635BA0">
          <w:headerReference w:type="default" r:id="rId78"/>
          <w:pgSz w:w="15840" w:h="12240" w:orient="landscape"/>
          <w:pgMar w:top="720" w:right="720" w:bottom="720" w:left="720" w:header="720" w:footer="720" w:gutter="0"/>
          <w:cols w:space="720"/>
          <w:docGrid w:linePitch="299"/>
        </w:sectPr>
      </w:pPr>
      <w:bookmarkStart w:id="151" w:name="_Ref151137328"/>
      <w:bookmarkStart w:id="152" w:name="_Toc151366466"/>
      <w:bookmarkStart w:id="153" w:name="_Toc162207852"/>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7A5239" w:rsidRPr="007A5239">
        <w:rPr>
          <w:rStyle w:val="CaptionBChar"/>
          <w:rFonts w:eastAsia="Arial"/>
        </w:rPr>
        <w:t>3</w:t>
      </w:r>
      <w:r w:rsidRPr="007A5239">
        <w:rPr>
          <w:rStyle w:val="CaptionBChar"/>
          <w:rFonts w:eastAsia="Arial"/>
        </w:rPr>
        <w:fldChar w:fldCharType="end"/>
      </w:r>
      <w:bookmarkEnd w:id="151"/>
      <w:r w:rsidRPr="007A5239">
        <w:rPr>
          <w:rStyle w:val="CaptionBChar"/>
          <w:rFonts w:eastAsia="Arial"/>
        </w:rPr>
        <w:t>:</w:t>
      </w:r>
      <w:r w:rsidRPr="006843E1">
        <w:t xml:space="preserve"> Frequency plots of observations in the presence and absence of a sentinel</w:t>
      </w:r>
      <w:bookmarkEnd w:id="152"/>
      <w:r w:rsidR="00547079" w:rsidRPr="006843E1">
        <w:t>.</w:t>
      </w:r>
      <w:bookmarkEnd w:id="153"/>
    </w:p>
    <w:p w14:paraId="4C8D03F7" w14:textId="77777777" w:rsidR="00E36202" w:rsidRPr="006843E1" w:rsidRDefault="00E36202" w:rsidP="00215D50">
      <w:pPr>
        <w:pStyle w:val="SectionText0"/>
      </w:pPr>
      <w:r w:rsidRPr="006843E1">
        <w:rPr>
          <w:noProof/>
        </w:rPr>
        <w:lastRenderedPageBreak/>
        <w:drawing>
          <wp:inline distT="0" distB="0" distL="0" distR="0" wp14:anchorId="0767C02E" wp14:editId="52E1DB1C">
            <wp:extent cx="8822901" cy="6308002"/>
            <wp:effectExtent l="0" t="0" r="0" b="0"/>
            <wp:docPr id="193100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60628" cy="6334975"/>
                    </a:xfrm>
                    <a:prstGeom prst="rect">
                      <a:avLst/>
                    </a:prstGeom>
                    <a:noFill/>
                    <a:ln>
                      <a:noFill/>
                    </a:ln>
                  </pic:spPr>
                </pic:pic>
              </a:graphicData>
            </a:graphic>
          </wp:inline>
        </w:drawing>
      </w:r>
    </w:p>
    <w:p w14:paraId="5A79FDC5" w14:textId="7A320D73" w:rsidR="0050134E" w:rsidRPr="006843E1" w:rsidRDefault="00E36202" w:rsidP="007A5239">
      <w:pPr>
        <w:pStyle w:val="SectionText0"/>
        <w:rPr>
          <w:b/>
          <w:bCs/>
        </w:rPr>
        <w:sectPr w:rsidR="0050134E" w:rsidRPr="006843E1" w:rsidSect="00635BA0">
          <w:headerReference w:type="default" r:id="rId80"/>
          <w:pgSz w:w="15840" w:h="12240" w:orient="landscape"/>
          <w:pgMar w:top="720" w:right="720" w:bottom="720" w:left="720" w:header="720" w:footer="720" w:gutter="0"/>
          <w:cols w:space="720"/>
          <w:docGrid w:linePitch="299"/>
        </w:sectPr>
      </w:pPr>
      <w:bookmarkStart w:id="154" w:name="_Ref151138241"/>
      <w:bookmarkStart w:id="155" w:name="_Ref151138238"/>
      <w:bookmarkStart w:id="156" w:name="_Toc151366467"/>
      <w:bookmarkStart w:id="157" w:name="_Toc16220785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7A5239" w:rsidRPr="007A5239">
        <w:rPr>
          <w:rStyle w:val="CaptionBChar"/>
          <w:rFonts w:eastAsia="Arial"/>
        </w:rPr>
        <w:t>4</w:t>
      </w:r>
      <w:r w:rsidRPr="007A5239">
        <w:rPr>
          <w:rStyle w:val="CaptionBChar"/>
          <w:rFonts w:eastAsia="Arial"/>
        </w:rPr>
        <w:fldChar w:fldCharType="end"/>
      </w:r>
      <w:bookmarkEnd w:id="154"/>
      <w:r w:rsidRPr="007A5239">
        <w:rPr>
          <w:rStyle w:val="CaptionBChar"/>
          <w:rFonts w:eastAsia="Arial"/>
        </w:rPr>
        <w:t>:</w:t>
      </w:r>
      <w:r w:rsidRPr="006843E1">
        <w:t xml:space="preserve"> Decreasing bout duration of all behavio</w:t>
      </w:r>
      <w:r w:rsidR="007347A5" w:rsidRPr="006843E1">
        <w:t>u</w:t>
      </w:r>
      <w:r w:rsidRPr="006843E1">
        <w:t>rs in response to increasing disturbance frequency</w:t>
      </w:r>
      <w:bookmarkEnd w:id="155"/>
      <w:bookmarkEnd w:id="156"/>
      <w:r w:rsidR="00547079" w:rsidRPr="006843E1">
        <w:t>.</w:t>
      </w:r>
      <w:bookmarkEnd w:id="157"/>
    </w:p>
    <w:p w14:paraId="134DBF26" w14:textId="09C3E3DC" w:rsidR="0050134E" w:rsidRPr="006843E1" w:rsidRDefault="0050134E" w:rsidP="007A5239">
      <w:pPr>
        <w:pStyle w:val="SectionText0"/>
      </w:pPr>
      <w:bookmarkStart w:id="158" w:name="_Ref151138601"/>
      <w:bookmarkStart w:id="159" w:name="_Ref151138597"/>
      <w:bookmarkStart w:id="160" w:name="_Toc151366373"/>
      <w:bookmarkStart w:id="161" w:name="_Toc151366452"/>
      <w:bookmarkStart w:id="162" w:name="_Toc162207845"/>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BD4363" w:rsidRPr="007A5239">
        <w:rPr>
          <w:rStyle w:val="CaptionBChar"/>
          <w:rFonts w:eastAsia="Arial"/>
        </w:rPr>
        <w:t>3</w:t>
      </w:r>
      <w:r w:rsidRPr="007A5239">
        <w:rPr>
          <w:rStyle w:val="CaptionBChar"/>
          <w:rFonts w:eastAsia="Arial"/>
        </w:rPr>
        <w:fldChar w:fldCharType="end"/>
      </w:r>
      <w:bookmarkEnd w:id="158"/>
      <w:r w:rsidRPr="007A5239">
        <w:rPr>
          <w:rStyle w:val="CaptionBChar"/>
          <w:rFonts w:eastAsia="Arial"/>
        </w:rPr>
        <w:t>:</w:t>
      </w:r>
      <w:r w:rsidRPr="006843E1">
        <w:t xml:space="preserve"> Results of post hoc tests on </w:t>
      </w:r>
      <w:r w:rsidR="0019549D" w:rsidRPr="006843E1">
        <w:t xml:space="preserve">foraging </w:t>
      </w:r>
      <w:r w:rsidRPr="006843E1">
        <w:t>bout duration</w:t>
      </w:r>
      <w:bookmarkEnd w:id="159"/>
      <w:bookmarkEnd w:id="160"/>
      <w:bookmarkEnd w:id="161"/>
      <w:r w:rsidR="00547079" w:rsidRPr="006843E1">
        <w:t>.</w:t>
      </w:r>
      <w:bookmarkEnd w:id="162"/>
    </w:p>
    <w:p w14:paraId="338CAB39" w14:textId="0FBAB0F4" w:rsidR="00142572" w:rsidRPr="006843E1" w:rsidRDefault="0050134E" w:rsidP="00215D50">
      <w:pPr>
        <w:pStyle w:val="SectionText0"/>
      </w:pPr>
      <w:r w:rsidRPr="006843E1">
        <w:rPr>
          <w:noProof/>
        </w:rPr>
        <w:drawing>
          <wp:inline distT="0" distB="0" distL="0" distR="0" wp14:anchorId="0BD6F7F2" wp14:editId="15F90612">
            <wp:extent cx="9139473" cy="1785905"/>
            <wp:effectExtent l="0" t="0" r="5080" b="5080"/>
            <wp:docPr id="2020546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1">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1A54683D" w14:textId="77777777" w:rsidR="00A20D4C" w:rsidRPr="006843E1" w:rsidRDefault="00A20D4C" w:rsidP="00B8527A">
      <w:pPr>
        <w:pStyle w:val="CaptionB"/>
      </w:pPr>
    </w:p>
    <w:p w14:paraId="59BB0AF8" w14:textId="77777777" w:rsidR="0056164E" w:rsidRPr="006843E1" w:rsidRDefault="0056164E">
      <w:pPr>
        <w:rPr>
          <w:rFonts w:ascii="Times New Roman" w:eastAsia="Times New Roman" w:hAnsi="Times New Roman" w:cs="Times New Roman"/>
          <w:b/>
          <w:bCs/>
          <w:sz w:val="28"/>
          <w:szCs w:val="28"/>
          <w:u w:val="single"/>
        </w:rPr>
        <w:sectPr w:rsidR="0056164E" w:rsidRPr="006843E1" w:rsidSect="00635BA0">
          <w:headerReference w:type="default" r:id="rId82"/>
          <w:pgSz w:w="15840" w:h="12240" w:orient="landscape"/>
          <w:pgMar w:top="720" w:right="720" w:bottom="720" w:left="720" w:header="720" w:footer="720" w:gutter="0"/>
          <w:cols w:space="720"/>
          <w:docGrid w:linePitch="299"/>
        </w:sectPr>
      </w:pPr>
    </w:p>
    <w:p w14:paraId="09AD4476" w14:textId="77777777" w:rsidR="0056164E" w:rsidRPr="006843E1" w:rsidRDefault="0056164E" w:rsidP="00215D50">
      <w:pPr>
        <w:pStyle w:val="SectionText0"/>
      </w:pPr>
      <w:r w:rsidRPr="006843E1">
        <w:rPr>
          <w:noProof/>
        </w:rPr>
        <w:lastRenderedPageBreak/>
        <w:drawing>
          <wp:inline distT="0" distB="0" distL="0" distR="0" wp14:anchorId="699EC454" wp14:editId="74F4321A">
            <wp:extent cx="8453673" cy="6038338"/>
            <wp:effectExtent l="0" t="0" r="5080" b="635"/>
            <wp:docPr id="45686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589B60B8" w14:textId="20D7D81A" w:rsidR="00BD4363" w:rsidRPr="006843E1" w:rsidRDefault="0056164E" w:rsidP="007A5239">
      <w:pPr>
        <w:pStyle w:val="SectionText0"/>
        <w:rPr>
          <w:b/>
          <w:bCs/>
        </w:rPr>
        <w:sectPr w:rsidR="00BD4363" w:rsidRPr="006843E1" w:rsidSect="00635BA0">
          <w:headerReference w:type="default" r:id="rId84"/>
          <w:pgSz w:w="15840" w:h="12240" w:orient="landscape"/>
          <w:pgMar w:top="720" w:right="720" w:bottom="720" w:left="720" w:header="720" w:footer="720" w:gutter="0"/>
          <w:cols w:space="720"/>
          <w:docGrid w:linePitch="299"/>
        </w:sectPr>
      </w:pPr>
      <w:bookmarkStart w:id="163" w:name="_Ref151142482"/>
      <w:bookmarkStart w:id="164" w:name="_Toc151366468"/>
      <w:bookmarkStart w:id="165" w:name="_Toc162207854"/>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7A5239" w:rsidRPr="007A5239">
        <w:rPr>
          <w:rStyle w:val="CaptionBChar"/>
          <w:rFonts w:eastAsia="Arial"/>
        </w:rPr>
        <w:t>5</w:t>
      </w:r>
      <w:r w:rsidRPr="007A5239">
        <w:rPr>
          <w:rStyle w:val="CaptionBChar"/>
          <w:rFonts w:eastAsia="Arial"/>
        </w:rPr>
        <w:fldChar w:fldCharType="end"/>
      </w:r>
      <w:bookmarkEnd w:id="163"/>
      <w:r w:rsidRPr="007A5239">
        <w:rPr>
          <w:rStyle w:val="CaptionBChar"/>
          <w:rFonts w:eastAsia="Arial"/>
        </w:rPr>
        <w:t>:</w:t>
      </w:r>
      <w:r w:rsidRPr="006843E1">
        <w:t xml:space="preserve"> Mean bout duration in the presence and absence of bait</w:t>
      </w:r>
      <w:bookmarkEnd w:id="164"/>
      <w:r w:rsidR="009D2D07" w:rsidRPr="006843E1">
        <w:t xml:space="preserve">. </w:t>
      </w:r>
      <w:r w:rsidR="00BD4363" w:rsidRPr="006843E1">
        <w:t>The dots represent the mean value, and the error bars represent the standard error</w:t>
      </w:r>
      <w:r w:rsidR="00547079" w:rsidRPr="006843E1">
        <w:t>.</w:t>
      </w:r>
      <w:bookmarkEnd w:id="165"/>
    </w:p>
    <w:p w14:paraId="751C4341" w14:textId="77777777" w:rsidR="00980EFF" w:rsidRPr="006843E1" w:rsidRDefault="00980EFF" w:rsidP="00215D50">
      <w:pPr>
        <w:pStyle w:val="SectionText0"/>
      </w:pPr>
      <w:r w:rsidRPr="006843E1">
        <w:rPr>
          <w:noProof/>
        </w:rPr>
        <w:lastRenderedPageBreak/>
        <w:drawing>
          <wp:inline distT="0" distB="0" distL="0" distR="0" wp14:anchorId="3CEBB09C" wp14:editId="6B68A888">
            <wp:extent cx="8351142" cy="5965102"/>
            <wp:effectExtent l="0" t="0" r="0" b="0"/>
            <wp:docPr id="180071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372885" cy="5980632"/>
                    </a:xfrm>
                    <a:prstGeom prst="rect">
                      <a:avLst/>
                    </a:prstGeom>
                    <a:noFill/>
                    <a:ln>
                      <a:noFill/>
                    </a:ln>
                  </pic:spPr>
                </pic:pic>
              </a:graphicData>
            </a:graphic>
          </wp:inline>
        </w:drawing>
      </w:r>
    </w:p>
    <w:p w14:paraId="11C98999" w14:textId="6320B2E2" w:rsidR="00BD4363" w:rsidRPr="006843E1" w:rsidRDefault="00980EFF" w:rsidP="007A5239">
      <w:pPr>
        <w:pStyle w:val="SectionText0"/>
        <w:rPr>
          <w:b/>
          <w:bCs/>
        </w:rPr>
        <w:sectPr w:rsidR="00BD4363" w:rsidRPr="006843E1" w:rsidSect="00635BA0">
          <w:headerReference w:type="default" r:id="rId86"/>
          <w:pgSz w:w="15840" w:h="12240" w:orient="landscape"/>
          <w:pgMar w:top="720" w:right="720" w:bottom="720" w:left="720" w:header="720" w:footer="720" w:gutter="0"/>
          <w:cols w:space="720"/>
          <w:docGrid w:linePitch="299"/>
        </w:sectPr>
      </w:pPr>
      <w:bookmarkStart w:id="166" w:name="_Ref151145737"/>
      <w:bookmarkStart w:id="167" w:name="_Toc151366469"/>
      <w:bookmarkStart w:id="168" w:name="_Toc162207855"/>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7A5239" w:rsidRPr="007A5239">
        <w:rPr>
          <w:rStyle w:val="CaptionBChar"/>
          <w:rFonts w:eastAsia="Arial"/>
        </w:rPr>
        <w:t>6</w:t>
      </w:r>
      <w:r w:rsidRPr="007A5239">
        <w:rPr>
          <w:rStyle w:val="CaptionBChar"/>
          <w:rFonts w:eastAsia="Arial"/>
        </w:rPr>
        <w:fldChar w:fldCharType="end"/>
      </w:r>
      <w:bookmarkEnd w:id="166"/>
      <w:r w:rsidRPr="007A5239">
        <w:rPr>
          <w:rStyle w:val="CaptionBChar"/>
          <w:rFonts w:eastAsia="Arial"/>
        </w:rPr>
        <w:t>:</w:t>
      </w:r>
      <w:r w:rsidRPr="006843E1">
        <w:t xml:space="preserve"> Mean forager peck rate in the presence and absence of bait</w:t>
      </w:r>
      <w:bookmarkEnd w:id="167"/>
      <w:r w:rsidR="009D2D07" w:rsidRPr="006843E1">
        <w:t xml:space="preserve">. </w:t>
      </w:r>
      <w:r w:rsidR="00BD4363" w:rsidRPr="006843E1">
        <w:t>The dots represent the mean value, and the error bars represent the standard error.</w:t>
      </w:r>
      <w:bookmarkEnd w:id="168"/>
    </w:p>
    <w:p w14:paraId="16FB712B" w14:textId="77777777" w:rsidR="00170D8E" w:rsidRPr="006843E1" w:rsidRDefault="00170D8E" w:rsidP="00215D50">
      <w:pPr>
        <w:pStyle w:val="SectionText0"/>
      </w:pPr>
      <w:r w:rsidRPr="006843E1">
        <w:rPr>
          <w:noProof/>
        </w:rPr>
        <w:lastRenderedPageBreak/>
        <w:drawing>
          <wp:inline distT="0" distB="0" distL="0" distR="0" wp14:anchorId="0588AD2A" wp14:editId="08A5286F">
            <wp:extent cx="8453673" cy="6044019"/>
            <wp:effectExtent l="0" t="0" r="5080" b="0"/>
            <wp:docPr id="1941555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470087" cy="6055754"/>
                    </a:xfrm>
                    <a:prstGeom prst="rect">
                      <a:avLst/>
                    </a:prstGeom>
                    <a:noFill/>
                    <a:ln>
                      <a:noFill/>
                    </a:ln>
                  </pic:spPr>
                </pic:pic>
              </a:graphicData>
            </a:graphic>
          </wp:inline>
        </w:drawing>
      </w:r>
    </w:p>
    <w:p w14:paraId="6DBCA716" w14:textId="20FFA907" w:rsidR="00BD4363" w:rsidRPr="006843E1" w:rsidRDefault="00170D8E" w:rsidP="007A5239">
      <w:pPr>
        <w:pStyle w:val="SectionText0"/>
        <w:rPr>
          <w:b/>
          <w:bCs/>
        </w:rPr>
        <w:sectPr w:rsidR="00BD4363" w:rsidRPr="006843E1" w:rsidSect="00635BA0">
          <w:headerReference w:type="default" r:id="rId88"/>
          <w:pgSz w:w="15840" w:h="12240" w:orient="landscape"/>
          <w:pgMar w:top="720" w:right="720" w:bottom="720" w:left="720" w:header="720" w:footer="720" w:gutter="0"/>
          <w:cols w:space="720"/>
          <w:docGrid w:linePitch="299"/>
        </w:sectPr>
      </w:pPr>
      <w:bookmarkStart w:id="169" w:name="_Ref151151285"/>
      <w:bookmarkStart w:id="170" w:name="_Toc151366470"/>
      <w:bookmarkStart w:id="171" w:name="_Toc16220785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7A5239" w:rsidRPr="007A5239">
        <w:rPr>
          <w:rStyle w:val="CaptionBChar"/>
          <w:rFonts w:eastAsia="Arial"/>
        </w:rPr>
        <w:t>7</w:t>
      </w:r>
      <w:r w:rsidRPr="007A5239">
        <w:rPr>
          <w:rStyle w:val="CaptionBChar"/>
          <w:rFonts w:eastAsia="Arial"/>
        </w:rPr>
        <w:fldChar w:fldCharType="end"/>
      </w:r>
      <w:bookmarkEnd w:id="169"/>
      <w:r w:rsidRPr="007A5239">
        <w:rPr>
          <w:rStyle w:val="CaptionBChar"/>
          <w:rFonts w:eastAsia="Arial"/>
        </w:rPr>
        <w:t>:</w:t>
      </w:r>
      <w:r w:rsidRPr="006843E1">
        <w:t xml:space="preserve"> Number of transitions performed by foragers in the presence and absence of bait</w:t>
      </w:r>
      <w:bookmarkEnd w:id="170"/>
      <w:r w:rsidR="00547079" w:rsidRPr="006843E1">
        <w:t xml:space="preserve">. </w:t>
      </w:r>
      <w:r w:rsidR="00BD4363" w:rsidRPr="006843E1">
        <w:t>The dots represent the mean value, and the error bars represent the standard error.</w:t>
      </w:r>
      <w:bookmarkEnd w:id="171"/>
    </w:p>
    <w:p w14:paraId="69590A8F" w14:textId="460897EB" w:rsidR="00BD4363" w:rsidRPr="006843E1" w:rsidRDefault="00BD4363" w:rsidP="007A5239">
      <w:pPr>
        <w:pStyle w:val="SectionText0"/>
      </w:pPr>
      <w:bookmarkStart w:id="172" w:name="_Ref151153168"/>
      <w:bookmarkStart w:id="173" w:name="_Toc151366453"/>
      <w:bookmarkStart w:id="174" w:name="_Toc162207846"/>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7A5239" w:rsidRPr="007A5239">
        <w:rPr>
          <w:rStyle w:val="CaptionBChar"/>
          <w:rFonts w:eastAsia="Arial"/>
        </w:rPr>
        <w:t>4</w:t>
      </w:r>
      <w:r w:rsidRPr="007A5239">
        <w:rPr>
          <w:rStyle w:val="CaptionBChar"/>
          <w:rFonts w:eastAsia="Arial"/>
        </w:rPr>
        <w:fldChar w:fldCharType="end"/>
      </w:r>
      <w:bookmarkEnd w:id="172"/>
      <w:r w:rsidRPr="007A5239">
        <w:rPr>
          <w:rStyle w:val="CaptionBChar"/>
          <w:rFonts w:eastAsia="Arial"/>
        </w:rPr>
        <w:t>:</w:t>
      </w:r>
      <w:r w:rsidRPr="006843E1">
        <w:t xml:space="preserve"> Result of post hoc test performed on the number of transitions from foraging to alert behavio</w:t>
      </w:r>
      <w:r w:rsidR="00314C8E" w:rsidRPr="006843E1">
        <w:t>u</w:t>
      </w:r>
      <w:r w:rsidRPr="006843E1">
        <w:t>r</w:t>
      </w:r>
      <w:bookmarkEnd w:id="173"/>
      <w:r w:rsidR="00547079" w:rsidRPr="006843E1">
        <w:t>.</w:t>
      </w:r>
      <w:bookmarkEnd w:id="174"/>
    </w:p>
    <w:p w14:paraId="3211749D" w14:textId="60A9DC04" w:rsidR="00BD4363" w:rsidRPr="00A20D4C" w:rsidRDefault="00BD4363" w:rsidP="00215D50">
      <w:pPr>
        <w:pStyle w:val="SectionText0"/>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9">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635BA0">
      <w:headerReference w:type="default" r:id="rId90"/>
      <w:pgSz w:w="15840" w:h="12240" w:orient="landscape"/>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Author" w:initials="A">
    <w:p w14:paraId="18F1BD90" w14:textId="77777777" w:rsidR="00A24D3D" w:rsidRDefault="00A24D3D" w:rsidP="00992033">
      <w:pPr>
        <w:pStyle w:val="CommentText"/>
      </w:pPr>
      <w:r>
        <w:rPr>
          <w:rStyle w:val="CommentReference"/>
        </w:rPr>
        <w:annotationRef/>
      </w:r>
      <w:r>
        <w:t>Ok, is it worth also considering the types of ways sentinel behaviour was considered? And maybe discuss this?</w:t>
      </w:r>
    </w:p>
  </w:comment>
  <w:comment w:id="32" w:author="Author" w:initials="A">
    <w:p w14:paraId="0D020B2B" w14:textId="77777777" w:rsidR="00A24D3D" w:rsidRDefault="00A24D3D" w:rsidP="00625C0F">
      <w:pPr>
        <w:pStyle w:val="CommentText"/>
      </w:pPr>
      <w:r>
        <w:rPr>
          <w:rStyle w:val="CommentReference"/>
        </w:rPr>
        <w:annotationRef/>
      </w:r>
      <w:r>
        <w:t>I think this is something worth considering. If you are going to be discussing things like the specific inclusion of coordination, this get’s into differneces in how the studies are approached. Therefore, what metrics of sentinal behaviour are being looked at could be important. This might move it towards a slight methods paper, but that is something we should discuss.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F1BD90" w15:done="0"/>
  <w15:commentEx w15:paraId="0D020B2B" w15:paraIdParent="18F1BD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F1BD90" w16cid:durableId="602F2D28"/>
  <w16cid:commentId w16cid:paraId="0D020B2B" w16cid:durableId="0B506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085C3" w14:textId="77777777" w:rsidR="00635BA0" w:rsidRPr="006843E1" w:rsidRDefault="00635BA0" w:rsidP="00981E30">
      <w:pPr>
        <w:spacing w:line="240" w:lineRule="auto"/>
      </w:pPr>
      <w:r w:rsidRPr="006843E1">
        <w:separator/>
      </w:r>
    </w:p>
  </w:endnote>
  <w:endnote w:type="continuationSeparator" w:id="0">
    <w:p w14:paraId="52CD7B7E" w14:textId="77777777" w:rsidR="00635BA0" w:rsidRPr="006843E1" w:rsidRDefault="00635BA0"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654B1" w14:textId="77777777" w:rsidR="00635BA0" w:rsidRPr="006843E1" w:rsidRDefault="00635BA0" w:rsidP="00981E30">
      <w:pPr>
        <w:spacing w:line="240" w:lineRule="auto"/>
      </w:pPr>
      <w:r w:rsidRPr="006843E1">
        <w:separator/>
      </w:r>
    </w:p>
  </w:footnote>
  <w:footnote w:type="continuationSeparator" w:id="0">
    <w:p w14:paraId="0266917B" w14:textId="77777777" w:rsidR="00635BA0" w:rsidRPr="006843E1" w:rsidRDefault="00635BA0"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67A9" w14:textId="5FE543D8"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Popescu </w:t>
    </w:r>
    <w:sdt>
      <w:sdtPr>
        <w:rPr>
          <w:rFonts w:ascii="Times New Roman" w:hAnsi="Times New Roman" w:cs="Times New Roman"/>
          <w:sz w:val="24"/>
          <w:szCs w:val="24"/>
        </w:rPr>
        <w:id w:val="-142649607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109F" w14:textId="7553B384"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Table </w:t>
    </w:r>
    <w:r w:rsidR="00A24D3D">
      <w:rPr>
        <w:rFonts w:ascii="Times New Roman" w:hAnsi="Times New Roman" w:cs="Times New Roman"/>
        <w:sz w:val="24"/>
        <w:szCs w:val="24"/>
      </w:rPr>
      <w:t>2</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971903124"/>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BC092" w14:textId="3B97CA6F" w:rsidR="006B3590" w:rsidRPr="0060735D" w:rsidRDefault="006B3590"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7CC46" w14:textId="77777777" w:rsidR="00F72689" w:rsidRPr="0060735D" w:rsidRDefault="00F72689"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Figure 1 – Popescu </w:t>
    </w:r>
    <w:sdt>
      <w:sdtPr>
        <w:rPr>
          <w:rFonts w:ascii="Times New Roman" w:hAnsi="Times New Roman" w:cs="Times New Roman"/>
          <w:sz w:val="24"/>
          <w:szCs w:val="24"/>
        </w:rPr>
        <w:id w:val="-2618378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7A476" w14:textId="2F11A2C5"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Results – </w:t>
    </w:r>
    <w:r w:rsidR="00A24D3D">
      <w:rPr>
        <w:rFonts w:ascii="Times New Roman" w:hAnsi="Times New Roman" w:cs="Times New Roman"/>
        <w:sz w:val="24"/>
        <w:szCs w:val="24"/>
      </w:rPr>
      <w:t xml:space="preserve">Table </w:t>
    </w:r>
    <w:r>
      <w:rPr>
        <w:rFonts w:ascii="Times New Roman" w:hAnsi="Times New Roman" w:cs="Times New Roman"/>
        <w:sz w:val="24"/>
        <w:szCs w:val="24"/>
      </w:rPr>
      <w:t>3</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8890275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DD78F" w14:textId="72D5F6C3"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F72689">
      <w:rPr>
        <w:rFonts w:ascii="Times New Roman" w:hAnsi="Times New Roman" w:cs="Times New Roman"/>
        <w:sz w:val="24"/>
        <w:szCs w:val="24"/>
      </w:rPr>
      <w:t>1</w:t>
    </w:r>
    <w:r w:rsidRPr="006843E1">
      <w:rPr>
        <w:rFonts w:ascii="Times New Roman" w:hAnsi="Times New Roman" w:cs="Times New Roman"/>
        <w:sz w:val="24"/>
        <w:szCs w:val="24"/>
      </w:rPr>
      <w:t xml:space="preserve"> – </w:t>
    </w:r>
    <w:r w:rsidR="00F72689">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554309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4F6B" w14:textId="77777777" w:rsidR="00F72689" w:rsidRPr="0060735D" w:rsidRDefault="00F72689"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6776166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05F4D" w14:textId="74AF98D7" w:rsidR="00E36B05"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6B05"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421881763"/>
        <w:docPartObj>
          <w:docPartGallery w:val="Page Numbers (Top of Page)"/>
          <w:docPartUnique/>
        </w:docPartObj>
      </w:sdtPr>
      <w:sdtContent>
        <w:r w:rsidR="00E36B05" w:rsidRPr="006843E1">
          <w:rPr>
            <w:rFonts w:ascii="Times New Roman" w:hAnsi="Times New Roman" w:cs="Times New Roman"/>
            <w:sz w:val="24"/>
            <w:szCs w:val="24"/>
          </w:rPr>
          <w:fldChar w:fldCharType="begin"/>
        </w:r>
        <w:r w:rsidR="00E36B05" w:rsidRPr="006843E1">
          <w:rPr>
            <w:rFonts w:ascii="Times New Roman" w:hAnsi="Times New Roman" w:cs="Times New Roman"/>
            <w:sz w:val="24"/>
            <w:szCs w:val="24"/>
          </w:rPr>
          <w:instrText xml:space="preserve"> PAGE   \* MERGEFORMAT </w:instrText>
        </w:r>
        <w:r w:rsidR="00E36B05" w:rsidRPr="006843E1">
          <w:rPr>
            <w:rFonts w:ascii="Times New Roman" w:hAnsi="Times New Roman" w:cs="Times New Roman"/>
            <w:sz w:val="24"/>
            <w:szCs w:val="24"/>
          </w:rPr>
          <w:fldChar w:fldCharType="separate"/>
        </w:r>
        <w:r w:rsidR="00E36B05" w:rsidRPr="006843E1">
          <w:rPr>
            <w:rFonts w:ascii="Times New Roman" w:hAnsi="Times New Roman" w:cs="Times New Roman"/>
            <w:sz w:val="24"/>
            <w:szCs w:val="24"/>
          </w:rPr>
          <w:t>2</w:t>
        </w:r>
        <w:r w:rsidR="00E36B05" w:rsidRPr="006843E1">
          <w:rPr>
            <w:rFonts w:ascii="Times New Roman" w:hAnsi="Times New Roman" w:cs="Times New Roman"/>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2F0" w14:textId="1ABB23D1" w:rsidR="00714B56"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Methods </w:t>
    </w:r>
    <w:bookmarkStart w:id="60" w:name="_Hlk155329408"/>
    <w:r w:rsidR="00714B56" w:rsidRPr="006843E1">
      <w:rPr>
        <w:rFonts w:ascii="Times New Roman" w:hAnsi="Times New Roman" w:cs="Times New Roman"/>
        <w:sz w:val="24"/>
        <w:szCs w:val="24"/>
      </w:rPr>
      <w:t>–</w:t>
    </w:r>
    <w:bookmarkEnd w:id="60"/>
    <w:r w:rsidR="00714B56" w:rsidRPr="006843E1">
      <w:rPr>
        <w:rFonts w:ascii="Times New Roman" w:hAnsi="Times New Roman" w:cs="Times New Roman"/>
        <w:sz w:val="24"/>
        <w:szCs w:val="24"/>
      </w:rPr>
      <w:t xml:space="preserve"> Figure 1 – Popescu </w:t>
    </w:r>
    <w:sdt>
      <w:sdtPr>
        <w:rPr>
          <w:rFonts w:ascii="Times New Roman" w:hAnsi="Times New Roman" w:cs="Times New Roman"/>
          <w:sz w:val="24"/>
          <w:szCs w:val="24"/>
        </w:rPr>
        <w:id w:val="46301406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8436" w14:textId="45CD1D2A" w:rsidR="001B5A7F"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655502526"/>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853E" w14:textId="42EF0A2B" w:rsidR="00981E30"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00981E30"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46495750"/>
        <w:docPartObj>
          <w:docPartGallery w:val="Page Numbers (Top of Page)"/>
          <w:docPartUnique/>
        </w:docPartObj>
      </w:sdtPr>
      <w:sdtContent>
        <w:r w:rsidR="00981E30" w:rsidRPr="006843E1">
          <w:rPr>
            <w:rFonts w:ascii="Times New Roman" w:hAnsi="Times New Roman" w:cs="Times New Roman"/>
            <w:sz w:val="24"/>
            <w:szCs w:val="24"/>
          </w:rPr>
          <w:fldChar w:fldCharType="begin"/>
        </w:r>
        <w:r w:rsidR="00981E30" w:rsidRPr="006843E1">
          <w:rPr>
            <w:rFonts w:ascii="Times New Roman" w:hAnsi="Times New Roman" w:cs="Times New Roman"/>
            <w:sz w:val="24"/>
            <w:szCs w:val="24"/>
          </w:rPr>
          <w:instrText xml:space="preserve"> PAGE   \* MERGEFORMAT </w:instrText>
        </w:r>
        <w:r w:rsidR="00981E30" w:rsidRPr="006843E1">
          <w:rPr>
            <w:rFonts w:ascii="Times New Roman" w:hAnsi="Times New Roman" w:cs="Times New Roman"/>
            <w:sz w:val="24"/>
            <w:szCs w:val="24"/>
          </w:rPr>
          <w:fldChar w:fldCharType="separate"/>
        </w:r>
        <w:r w:rsidR="00981E30" w:rsidRPr="006843E1">
          <w:rPr>
            <w:rFonts w:ascii="Times New Roman" w:hAnsi="Times New Roman" w:cs="Times New Roman"/>
            <w:sz w:val="24"/>
            <w:szCs w:val="24"/>
          </w:rPr>
          <w:t>2</w:t>
        </w:r>
        <w:r w:rsidR="00981E30" w:rsidRPr="006843E1">
          <w:rPr>
            <w:rFonts w:ascii="Times New Roman" w:hAnsi="Times New Roman" w:cs="Times New Roman"/>
            <w:sz w:val="24"/>
            <w:szCs w:val="24"/>
          </w:rPr>
          <w:fldChar w:fldCharType="end"/>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714B" w14:textId="7D2C73E0"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Results</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99553812"/>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CB26" w14:textId="2E535E51" w:rsidR="00714B56"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2 – Popescu </w:t>
    </w:r>
    <w:sdt>
      <w:sdtPr>
        <w:rPr>
          <w:rFonts w:ascii="Times New Roman" w:hAnsi="Times New Roman" w:cs="Times New Roman"/>
          <w:sz w:val="24"/>
          <w:szCs w:val="24"/>
        </w:rPr>
        <w:id w:val="-53411320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EDDBF" w14:textId="7959B212"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12428" w:rsidRPr="006843E1">
      <w:rPr>
        <w:rFonts w:ascii="Times New Roman" w:hAnsi="Times New Roman" w:cs="Times New Roman"/>
        <w:sz w:val="24"/>
        <w:szCs w:val="24"/>
      </w:rPr>
      <w:t xml:space="preserve">Results – Table 1 – Popescu </w:t>
    </w:r>
    <w:sdt>
      <w:sdtPr>
        <w:rPr>
          <w:rFonts w:ascii="Times New Roman" w:hAnsi="Times New Roman" w:cs="Times New Roman"/>
          <w:sz w:val="24"/>
          <w:szCs w:val="24"/>
        </w:rPr>
        <w:id w:val="180784861"/>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1D42A" w14:textId="62CD2EFE" w:rsidR="0050134E"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0134E"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137637034"/>
        <w:docPartObj>
          <w:docPartGallery w:val="Page Numbers (Top of Page)"/>
          <w:docPartUnique/>
        </w:docPartObj>
      </w:sdtPr>
      <w:sdtContent>
        <w:r w:rsidR="0050134E" w:rsidRPr="006843E1">
          <w:rPr>
            <w:rFonts w:ascii="Times New Roman" w:hAnsi="Times New Roman" w:cs="Times New Roman"/>
            <w:sz w:val="24"/>
            <w:szCs w:val="24"/>
          </w:rPr>
          <w:fldChar w:fldCharType="begin"/>
        </w:r>
        <w:r w:rsidR="0050134E" w:rsidRPr="006843E1">
          <w:rPr>
            <w:rFonts w:ascii="Times New Roman" w:hAnsi="Times New Roman" w:cs="Times New Roman"/>
            <w:sz w:val="24"/>
            <w:szCs w:val="24"/>
          </w:rPr>
          <w:instrText xml:space="preserve"> PAGE   \* MERGEFORMAT </w:instrText>
        </w:r>
        <w:r w:rsidR="0050134E" w:rsidRPr="006843E1">
          <w:rPr>
            <w:rFonts w:ascii="Times New Roman" w:hAnsi="Times New Roman" w:cs="Times New Roman"/>
            <w:sz w:val="24"/>
            <w:szCs w:val="24"/>
          </w:rPr>
          <w:fldChar w:fldCharType="separate"/>
        </w:r>
        <w:r w:rsidR="0050134E" w:rsidRPr="006843E1">
          <w:rPr>
            <w:rFonts w:ascii="Times New Roman" w:hAnsi="Times New Roman" w:cs="Times New Roman"/>
            <w:sz w:val="24"/>
            <w:szCs w:val="24"/>
          </w:rPr>
          <w:t>2</w:t>
        </w:r>
        <w:r w:rsidR="0050134E" w:rsidRPr="006843E1">
          <w:rPr>
            <w:rFonts w:ascii="Times New Roman" w:hAnsi="Times New Roman" w:cs="Times New Roman"/>
            <w:sz w:val="24"/>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F97F" w14:textId="08762B86" w:rsidR="001B5A7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Results – </w:t>
    </w:r>
    <w:r w:rsidR="001B5A7F">
      <w:rPr>
        <w:rFonts w:ascii="Times New Roman" w:hAnsi="Times New Roman" w:cs="Times New Roman"/>
        <w:sz w:val="24"/>
        <w:szCs w:val="24"/>
      </w:rPr>
      <w:t>Figure 3</w:t>
    </w:r>
    <w:r w:rsidR="001B5A7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39498641"/>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03DC" w14:textId="6EA489F0" w:rsidR="00AB545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AB545F" w:rsidRPr="006843E1">
      <w:rPr>
        <w:rFonts w:ascii="Times New Roman" w:hAnsi="Times New Roman" w:cs="Times New Roman"/>
        <w:sz w:val="24"/>
        <w:szCs w:val="24"/>
      </w:rPr>
      <w:t xml:space="preserve">Results – Table 2 – Popescu </w:t>
    </w:r>
    <w:sdt>
      <w:sdtPr>
        <w:rPr>
          <w:rFonts w:ascii="Times New Roman" w:hAnsi="Times New Roman" w:cs="Times New Roman"/>
          <w:sz w:val="24"/>
          <w:szCs w:val="24"/>
        </w:rPr>
        <w:id w:val="-895048990"/>
        <w:docPartObj>
          <w:docPartGallery w:val="Page Numbers (Top of Page)"/>
          <w:docPartUnique/>
        </w:docPartObj>
      </w:sdtPr>
      <w:sdtContent>
        <w:r w:rsidR="00AB545F" w:rsidRPr="006843E1">
          <w:rPr>
            <w:rFonts w:ascii="Times New Roman" w:hAnsi="Times New Roman" w:cs="Times New Roman"/>
            <w:sz w:val="24"/>
            <w:szCs w:val="24"/>
          </w:rPr>
          <w:fldChar w:fldCharType="begin"/>
        </w:r>
        <w:r w:rsidR="00AB545F" w:rsidRPr="006843E1">
          <w:rPr>
            <w:rFonts w:ascii="Times New Roman" w:hAnsi="Times New Roman" w:cs="Times New Roman"/>
            <w:sz w:val="24"/>
            <w:szCs w:val="24"/>
          </w:rPr>
          <w:instrText xml:space="preserve"> PAGE   \* MERGEFORMAT </w:instrText>
        </w:r>
        <w:r w:rsidR="00AB545F" w:rsidRPr="006843E1">
          <w:rPr>
            <w:rFonts w:ascii="Times New Roman" w:hAnsi="Times New Roman" w:cs="Times New Roman"/>
            <w:sz w:val="24"/>
            <w:szCs w:val="24"/>
          </w:rPr>
          <w:fldChar w:fldCharType="separate"/>
        </w:r>
        <w:r w:rsidR="00AB545F" w:rsidRPr="006843E1">
          <w:rPr>
            <w:rFonts w:ascii="Times New Roman" w:hAnsi="Times New Roman" w:cs="Times New Roman"/>
            <w:sz w:val="24"/>
            <w:szCs w:val="24"/>
          </w:rPr>
          <w:t>2</w:t>
        </w:r>
        <w:r w:rsidR="00AB545F" w:rsidRPr="006843E1">
          <w:rPr>
            <w:rFonts w:ascii="Times New Roman" w:hAnsi="Times New Roman" w:cs="Times New Roman"/>
            <w:sz w:val="24"/>
            <w:szCs w:val="24"/>
          </w:rPr>
          <w:fldChar w:fldCharType="end"/>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9E8C" w14:textId="6F1E775C" w:rsidR="00E33B5A"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3B5A"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354700399"/>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849E3" w14:textId="2237769A"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4 – Popescu </w:t>
    </w:r>
    <w:sdt>
      <w:sdtPr>
        <w:rPr>
          <w:rFonts w:ascii="Times New Roman" w:hAnsi="Times New Roman" w:cs="Times New Roman"/>
          <w:sz w:val="24"/>
          <w:szCs w:val="24"/>
        </w:rPr>
        <w:id w:val="-1218894746"/>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8995" w14:textId="72A9602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5 – Popescu </w:t>
    </w:r>
    <w:sdt>
      <w:sdtPr>
        <w:rPr>
          <w:rFonts w:ascii="Times New Roman" w:hAnsi="Times New Roman" w:cs="Times New Roman"/>
          <w:sz w:val="24"/>
          <w:szCs w:val="24"/>
        </w:rPr>
        <w:id w:val="-1091856447"/>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2D7A" w14:textId="32F1007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427953683"/>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9F2C" w14:textId="2EDCD391"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Acknowledgements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4949006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185E" w14:textId="7581866F"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6 – Popescu </w:t>
    </w:r>
    <w:sdt>
      <w:sdtPr>
        <w:rPr>
          <w:rFonts w:ascii="Times New Roman" w:hAnsi="Times New Roman" w:cs="Times New Roman"/>
          <w:sz w:val="24"/>
          <w:szCs w:val="24"/>
        </w:rPr>
        <w:id w:val="684634103"/>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BDED" w14:textId="37AC08E8"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Table 3 – Popescu </w:t>
    </w:r>
    <w:sdt>
      <w:sdtPr>
        <w:rPr>
          <w:rFonts w:ascii="Times New Roman" w:hAnsi="Times New Roman" w:cs="Times New Roman"/>
          <w:sz w:val="24"/>
          <w:szCs w:val="24"/>
        </w:rPr>
        <w:id w:val="878741999"/>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E3B5" w14:textId="51BC1DAD"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7 – Popescu </w:t>
    </w:r>
    <w:sdt>
      <w:sdtPr>
        <w:rPr>
          <w:rFonts w:ascii="Times New Roman" w:hAnsi="Times New Roman" w:cs="Times New Roman"/>
          <w:sz w:val="24"/>
          <w:szCs w:val="24"/>
        </w:rPr>
        <w:id w:val="-146272151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7C67" w14:textId="5FD45E5B"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8 – Popescu </w:t>
    </w:r>
    <w:sdt>
      <w:sdtPr>
        <w:rPr>
          <w:rFonts w:ascii="Times New Roman" w:hAnsi="Times New Roman" w:cs="Times New Roman"/>
          <w:sz w:val="24"/>
          <w:szCs w:val="24"/>
        </w:rPr>
        <w:id w:val="1087036685"/>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376" w14:textId="29567E0F"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Table 4 – Popescu </w:t>
    </w:r>
    <w:sdt>
      <w:sdtPr>
        <w:rPr>
          <w:rFonts w:ascii="Times New Roman" w:hAnsi="Times New Roman" w:cs="Times New Roman"/>
          <w:sz w:val="24"/>
          <w:szCs w:val="24"/>
        </w:rPr>
        <w:id w:val="-182985814"/>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3A79" w14:textId="3C4E28D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Figure 9 – Popescu </w:t>
    </w:r>
    <w:sdt>
      <w:sdtPr>
        <w:rPr>
          <w:rFonts w:ascii="Times New Roman" w:hAnsi="Times New Roman" w:cs="Times New Roman"/>
          <w:sz w:val="24"/>
          <w:szCs w:val="24"/>
        </w:rPr>
        <w:id w:val="-382633576"/>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9023" w14:textId="68BBB68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972DBB" w:rsidRPr="006843E1">
      <w:rPr>
        <w:rFonts w:ascii="Times New Roman" w:hAnsi="Times New Roman" w:cs="Times New Roman"/>
        <w:sz w:val="24"/>
        <w:szCs w:val="24"/>
      </w:rPr>
      <w:t>Discussion</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0EB48" w14:textId="2A4BA3AB" w:rsidR="00083109"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General Discussion</w:t>
    </w:r>
    <w:r w:rsidR="0008310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11027966"/>
        <w:docPartObj>
          <w:docPartGallery w:val="Page Numbers (Top of Page)"/>
          <w:docPartUnique/>
        </w:docPartObj>
      </w:sdtPr>
      <w:sdtContent>
        <w:r w:rsidR="00083109" w:rsidRPr="006843E1">
          <w:rPr>
            <w:rFonts w:ascii="Times New Roman" w:hAnsi="Times New Roman" w:cs="Times New Roman"/>
            <w:sz w:val="24"/>
            <w:szCs w:val="24"/>
          </w:rPr>
          <w:fldChar w:fldCharType="begin"/>
        </w:r>
        <w:r w:rsidR="00083109" w:rsidRPr="006843E1">
          <w:rPr>
            <w:rFonts w:ascii="Times New Roman" w:hAnsi="Times New Roman" w:cs="Times New Roman"/>
            <w:sz w:val="24"/>
            <w:szCs w:val="24"/>
          </w:rPr>
          <w:instrText xml:space="preserve"> PAGE   \* MERGEFORMAT </w:instrText>
        </w:r>
        <w:r w:rsidR="00083109" w:rsidRPr="006843E1">
          <w:rPr>
            <w:rFonts w:ascii="Times New Roman" w:hAnsi="Times New Roman" w:cs="Times New Roman"/>
            <w:sz w:val="24"/>
            <w:szCs w:val="24"/>
          </w:rPr>
          <w:fldChar w:fldCharType="separate"/>
        </w:r>
        <w:r w:rsidR="00083109" w:rsidRPr="006843E1">
          <w:rPr>
            <w:rFonts w:ascii="Times New Roman" w:hAnsi="Times New Roman" w:cs="Times New Roman"/>
            <w:sz w:val="24"/>
            <w:szCs w:val="24"/>
          </w:rPr>
          <w:t>2</w:t>
        </w:r>
        <w:r w:rsidR="00083109" w:rsidRPr="006843E1">
          <w:rPr>
            <w:rFonts w:ascii="Times New Roman" w:hAnsi="Times New Roman" w:cs="Times New Roman"/>
            <w:sz w:val="24"/>
            <w:szCs w:val="24"/>
          </w:rPr>
          <w:fldChar w:fldCharType="end"/>
        </w:r>
      </w:sdtContent>
    </w:sdt>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BF4F6" w14:textId="7BD3055D" w:rsidR="008D7BE5"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4041301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602E" w14:textId="59C2EACA"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Popescu </w:t>
    </w:r>
    <w:sdt>
      <w:sdtPr>
        <w:rPr>
          <w:rFonts w:ascii="Times New Roman" w:hAnsi="Times New Roman" w:cs="Times New Roman"/>
          <w:sz w:val="24"/>
          <w:szCs w:val="24"/>
        </w:rPr>
        <w:id w:val="15684557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A67EA" w14:textId="14BA6954"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List of Tables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54433379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BDA6" w14:textId="1873E934" w:rsidR="007A5239" w:rsidRPr="0060735D" w:rsidRDefault="007A5239" w:rsidP="0060735D">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w:t>
    </w:r>
    <w:r w:rsidRPr="0060735D">
      <w:rPr>
        <w:rFonts w:ascii="Times New Roman" w:hAnsi="Times New Roman" w:cs="Times New Roman"/>
        <w:sz w:val="24"/>
        <w:szCs w:val="24"/>
      </w:rPr>
      <w:t xml:space="preserve"> – </w:t>
    </w:r>
    <w:r>
      <w:rPr>
        <w:rFonts w:ascii="Times New Roman" w:hAnsi="Times New Roman" w:cs="Times New Roman"/>
        <w:sz w:val="24"/>
        <w:szCs w:val="24"/>
      </w:rPr>
      <w:t>Figure S1</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630217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101F" w14:textId="3DEBFD89"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S1 – Popescu </w:t>
    </w:r>
    <w:sdt>
      <w:sdtPr>
        <w:rPr>
          <w:rFonts w:ascii="Times New Roman" w:hAnsi="Times New Roman" w:cs="Times New Roman"/>
          <w:sz w:val="24"/>
          <w:szCs w:val="24"/>
        </w:rPr>
        <w:id w:val="-201667023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ED9A" w14:textId="2D4078B7"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S2 – Popescu </w:t>
    </w:r>
    <w:sdt>
      <w:sdtPr>
        <w:rPr>
          <w:rFonts w:ascii="Times New Roman" w:hAnsi="Times New Roman" w:cs="Times New Roman"/>
          <w:sz w:val="24"/>
          <w:szCs w:val="24"/>
        </w:rPr>
        <w:id w:val="-20465149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E458" w14:textId="4E116D11"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2</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7421613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5142" w14:textId="0303091C"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3</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258671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10EC" w14:textId="71B35FF2"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4</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3042507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5434" w14:textId="0DBE8DB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S3 – Popescu </w:t>
    </w:r>
    <w:sdt>
      <w:sdtPr>
        <w:rPr>
          <w:rFonts w:ascii="Times New Roman" w:hAnsi="Times New Roman" w:cs="Times New Roman"/>
          <w:sz w:val="24"/>
          <w:szCs w:val="24"/>
        </w:rPr>
        <w:id w:val="-186675106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7909" w14:textId="7BF16056"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5</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1420836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8133" w14:textId="335292C1"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6</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082787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2FB4" w14:textId="7D9A8874" w:rsidR="004F7F19"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7</w:t>
    </w:r>
    <w:r w:rsidR="004F7F1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71337672"/>
        <w:docPartObj>
          <w:docPartGallery w:val="Page Numbers (Top of Page)"/>
          <w:docPartUnique/>
        </w:docPartObj>
      </w:sdtPr>
      <w:sdtContent>
        <w:r w:rsidR="004F7F19" w:rsidRPr="006843E1">
          <w:rPr>
            <w:rFonts w:ascii="Times New Roman" w:hAnsi="Times New Roman" w:cs="Times New Roman"/>
            <w:sz w:val="24"/>
            <w:szCs w:val="24"/>
          </w:rPr>
          <w:fldChar w:fldCharType="begin"/>
        </w:r>
        <w:r w:rsidR="004F7F19" w:rsidRPr="006843E1">
          <w:rPr>
            <w:rFonts w:ascii="Times New Roman" w:hAnsi="Times New Roman" w:cs="Times New Roman"/>
            <w:sz w:val="24"/>
            <w:szCs w:val="24"/>
          </w:rPr>
          <w:instrText xml:space="preserve"> PAGE   \* MERGEFORMAT </w:instrText>
        </w:r>
        <w:r w:rsidR="004F7F19" w:rsidRPr="006843E1">
          <w:rPr>
            <w:rFonts w:ascii="Times New Roman" w:hAnsi="Times New Roman" w:cs="Times New Roman"/>
            <w:sz w:val="24"/>
            <w:szCs w:val="24"/>
          </w:rPr>
          <w:fldChar w:fldCharType="separate"/>
        </w:r>
        <w:r w:rsidR="004F7F19" w:rsidRPr="006843E1">
          <w:rPr>
            <w:rFonts w:ascii="Times New Roman" w:hAnsi="Times New Roman" w:cs="Times New Roman"/>
            <w:sz w:val="24"/>
            <w:szCs w:val="24"/>
          </w:rPr>
          <w:t>2</w:t>
        </w:r>
        <w:r w:rsidR="004F7F19" w:rsidRPr="006843E1">
          <w:rPr>
            <w:rFonts w:ascii="Times New Roman" w:hAnsi="Times New Roman" w:cs="Times New Roman"/>
            <w:sz w:val="24"/>
            <w:szCs w:val="24"/>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2A7B" w14:textId="5ABB7A27" w:rsidR="00EA6CF0" w:rsidRPr="006843E1" w:rsidRDefault="00EA6CF0"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List of Figures – Popescu </w:t>
    </w:r>
    <w:sdt>
      <w:sdtPr>
        <w:rPr>
          <w:rFonts w:ascii="Times New Roman" w:hAnsi="Times New Roman" w:cs="Times New Roman"/>
          <w:sz w:val="24"/>
          <w:szCs w:val="24"/>
        </w:rPr>
        <w:id w:val="11494660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0916" w14:textId="082A604C" w:rsidR="00314C8E"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S4 – Popescu </w:t>
    </w:r>
    <w:sdt>
      <w:sdtPr>
        <w:rPr>
          <w:rFonts w:ascii="Times New Roman" w:hAnsi="Times New Roman" w:cs="Times New Roman"/>
          <w:sz w:val="24"/>
          <w:szCs w:val="24"/>
        </w:rPr>
        <w:id w:val="88029133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9ED2" w14:textId="4A0ED864" w:rsidR="00E33B5A"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General</w:t>
    </w:r>
    <w:r w:rsidR="00083109">
      <w:rPr>
        <w:rFonts w:ascii="Times New Roman" w:hAnsi="Times New Roman" w:cs="Times New Roman"/>
        <w:sz w:val="24"/>
        <w:szCs w:val="24"/>
      </w:rPr>
      <w:t xml:space="preserve"> </w:t>
    </w:r>
    <w:r w:rsidR="00E36B05">
      <w:rPr>
        <w:rFonts w:ascii="Times New Roman" w:hAnsi="Times New Roman" w:cs="Times New Roman"/>
        <w:sz w:val="24"/>
        <w:szCs w:val="24"/>
      </w:rPr>
      <w:t>Introduction</w:t>
    </w:r>
    <w:r w:rsidR="00E33B5A"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769729626"/>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8BD8" w14:textId="7E959E4E" w:rsidR="00563147"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7203868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9619" w14:textId="616FEC4F"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Pr>
        <w:rFonts w:ascii="Times New Roman" w:hAnsi="Times New Roman" w:cs="Times New Roman"/>
        <w:sz w:val="24"/>
        <w:szCs w:val="24"/>
      </w:rPr>
      <w:t>Methods</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B1DB" w14:textId="3ED2DF48"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w:t>
    </w:r>
    <w:r>
      <w:rPr>
        <w:rFonts w:ascii="Times New Roman" w:hAnsi="Times New Roman" w:cs="Times New Roman"/>
        <w:sz w:val="24"/>
        <w:szCs w:val="24"/>
      </w:rPr>
      <w:t>Table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Popescu </w:t>
    </w:r>
    <w:sdt>
      <w:sdtPr>
        <w:rPr>
          <w:rFonts w:ascii="Times New Roman" w:hAnsi="Times New Roman" w:cs="Times New Roman"/>
          <w:sz w:val="24"/>
          <w:szCs w:val="24"/>
        </w:rPr>
        <w:id w:val="-177917687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12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21256"/>
    <w:rsid w:val="00024D04"/>
    <w:rsid w:val="0002591E"/>
    <w:rsid w:val="00044ADC"/>
    <w:rsid w:val="00045C40"/>
    <w:rsid w:val="00046DB9"/>
    <w:rsid w:val="000576AC"/>
    <w:rsid w:val="00081D99"/>
    <w:rsid w:val="00083109"/>
    <w:rsid w:val="00083606"/>
    <w:rsid w:val="00092C24"/>
    <w:rsid w:val="00096E20"/>
    <w:rsid w:val="000A230C"/>
    <w:rsid w:val="000C3A28"/>
    <w:rsid w:val="000E6838"/>
    <w:rsid w:val="000F42DC"/>
    <w:rsid w:val="0010194D"/>
    <w:rsid w:val="00115793"/>
    <w:rsid w:val="0011611F"/>
    <w:rsid w:val="001241DF"/>
    <w:rsid w:val="00124A72"/>
    <w:rsid w:val="00136B00"/>
    <w:rsid w:val="001418CA"/>
    <w:rsid w:val="00142572"/>
    <w:rsid w:val="00152D83"/>
    <w:rsid w:val="001668EA"/>
    <w:rsid w:val="00170D8E"/>
    <w:rsid w:val="00174174"/>
    <w:rsid w:val="001938A7"/>
    <w:rsid w:val="0019549D"/>
    <w:rsid w:val="001B0B9A"/>
    <w:rsid w:val="001B4752"/>
    <w:rsid w:val="001B5A7F"/>
    <w:rsid w:val="001C51A0"/>
    <w:rsid w:val="001F2974"/>
    <w:rsid w:val="001F6E05"/>
    <w:rsid w:val="00215354"/>
    <w:rsid w:val="00215D50"/>
    <w:rsid w:val="00236CCF"/>
    <w:rsid w:val="0023763D"/>
    <w:rsid w:val="002432DC"/>
    <w:rsid w:val="00261274"/>
    <w:rsid w:val="002702D2"/>
    <w:rsid w:val="00270D73"/>
    <w:rsid w:val="00270D95"/>
    <w:rsid w:val="00292889"/>
    <w:rsid w:val="0029582B"/>
    <w:rsid w:val="002A68FB"/>
    <w:rsid w:val="002B0540"/>
    <w:rsid w:val="002D696B"/>
    <w:rsid w:val="002E2E7E"/>
    <w:rsid w:val="002E55A1"/>
    <w:rsid w:val="002E5F6A"/>
    <w:rsid w:val="00314A2A"/>
    <w:rsid w:val="00314C8E"/>
    <w:rsid w:val="00314F66"/>
    <w:rsid w:val="00325226"/>
    <w:rsid w:val="0032762F"/>
    <w:rsid w:val="003300DB"/>
    <w:rsid w:val="00334BDE"/>
    <w:rsid w:val="0033662F"/>
    <w:rsid w:val="00355804"/>
    <w:rsid w:val="00364724"/>
    <w:rsid w:val="00365844"/>
    <w:rsid w:val="00367962"/>
    <w:rsid w:val="00370FC6"/>
    <w:rsid w:val="00377D53"/>
    <w:rsid w:val="003908E3"/>
    <w:rsid w:val="00395A0B"/>
    <w:rsid w:val="003B628D"/>
    <w:rsid w:val="003C11DA"/>
    <w:rsid w:val="003C73D2"/>
    <w:rsid w:val="003F0018"/>
    <w:rsid w:val="003F2323"/>
    <w:rsid w:val="00400AB0"/>
    <w:rsid w:val="004162C6"/>
    <w:rsid w:val="00440552"/>
    <w:rsid w:val="0044216B"/>
    <w:rsid w:val="00451743"/>
    <w:rsid w:val="004604DB"/>
    <w:rsid w:val="0046061D"/>
    <w:rsid w:val="004671EE"/>
    <w:rsid w:val="00474E26"/>
    <w:rsid w:val="0047579E"/>
    <w:rsid w:val="00490B2D"/>
    <w:rsid w:val="00492CDC"/>
    <w:rsid w:val="004A4D28"/>
    <w:rsid w:val="004B3EB6"/>
    <w:rsid w:val="004C0944"/>
    <w:rsid w:val="004C2189"/>
    <w:rsid w:val="004C71A7"/>
    <w:rsid w:val="004D7A21"/>
    <w:rsid w:val="004E66EE"/>
    <w:rsid w:val="004E6AC5"/>
    <w:rsid w:val="004F74BA"/>
    <w:rsid w:val="004F7F19"/>
    <w:rsid w:val="0050134E"/>
    <w:rsid w:val="00502A28"/>
    <w:rsid w:val="005065CC"/>
    <w:rsid w:val="00506746"/>
    <w:rsid w:val="00514A4D"/>
    <w:rsid w:val="00514AFC"/>
    <w:rsid w:val="00527A47"/>
    <w:rsid w:val="005351C6"/>
    <w:rsid w:val="00541CE2"/>
    <w:rsid w:val="005468E4"/>
    <w:rsid w:val="00547079"/>
    <w:rsid w:val="00553BC6"/>
    <w:rsid w:val="00561151"/>
    <w:rsid w:val="0056164E"/>
    <w:rsid w:val="005630C9"/>
    <w:rsid w:val="00563147"/>
    <w:rsid w:val="005829A6"/>
    <w:rsid w:val="00586057"/>
    <w:rsid w:val="00590CB6"/>
    <w:rsid w:val="00595DB1"/>
    <w:rsid w:val="005964BB"/>
    <w:rsid w:val="005A226D"/>
    <w:rsid w:val="005A2EE4"/>
    <w:rsid w:val="005B4B42"/>
    <w:rsid w:val="005B5588"/>
    <w:rsid w:val="005D0445"/>
    <w:rsid w:val="005D4087"/>
    <w:rsid w:val="005D6B1B"/>
    <w:rsid w:val="005F77E4"/>
    <w:rsid w:val="006117C5"/>
    <w:rsid w:val="00614FF0"/>
    <w:rsid w:val="00616775"/>
    <w:rsid w:val="006265EF"/>
    <w:rsid w:val="0062699E"/>
    <w:rsid w:val="00626A87"/>
    <w:rsid w:val="006304EE"/>
    <w:rsid w:val="00635BA0"/>
    <w:rsid w:val="00644327"/>
    <w:rsid w:val="006541E9"/>
    <w:rsid w:val="00664297"/>
    <w:rsid w:val="0066492F"/>
    <w:rsid w:val="00666DA9"/>
    <w:rsid w:val="006716F1"/>
    <w:rsid w:val="00672B94"/>
    <w:rsid w:val="00672C4A"/>
    <w:rsid w:val="006754AB"/>
    <w:rsid w:val="006820DE"/>
    <w:rsid w:val="00682600"/>
    <w:rsid w:val="006843E1"/>
    <w:rsid w:val="00694E01"/>
    <w:rsid w:val="006A07D6"/>
    <w:rsid w:val="006A4437"/>
    <w:rsid w:val="006A53F7"/>
    <w:rsid w:val="006A60BD"/>
    <w:rsid w:val="006A73E3"/>
    <w:rsid w:val="006B3590"/>
    <w:rsid w:val="006B38EF"/>
    <w:rsid w:val="006B6414"/>
    <w:rsid w:val="006C0061"/>
    <w:rsid w:val="006C1CE7"/>
    <w:rsid w:val="006C345D"/>
    <w:rsid w:val="006E3052"/>
    <w:rsid w:val="006E5508"/>
    <w:rsid w:val="00706268"/>
    <w:rsid w:val="007146D6"/>
    <w:rsid w:val="00714B56"/>
    <w:rsid w:val="00716C28"/>
    <w:rsid w:val="00722128"/>
    <w:rsid w:val="00724F53"/>
    <w:rsid w:val="0072580B"/>
    <w:rsid w:val="0073310A"/>
    <w:rsid w:val="007347A5"/>
    <w:rsid w:val="0075696A"/>
    <w:rsid w:val="0077305A"/>
    <w:rsid w:val="00773B39"/>
    <w:rsid w:val="00775ED0"/>
    <w:rsid w:val="00777071"/>
    <w:rsid w:val="0079402E"/>
    <w:rsid w:val="007A5239"/>
    <w:rsid w:val="007A6436"/>
    <w:rsid w:val="007A775A"/>
    <w:rsid w:val="007D03AB"/>
    <w:rsid w:val="007D2F3F"/>
    <w:rsid w:val="007F6E9F"/>
    <w:rsid w:val="00800235"/>
    <w:rsid w:val="008024E5"/>
    <w:rsid w:val="008077F8"/>
    <w:rsid w:val="00827E4B"/>
    <w:rsid w:val="0083379E"/>
    <w:rsid w:val="00833A1F"/>
    <w:rsid w:val="008434EB"/>
    <w:rsid w:val="00850741"/>
    <w:rsid w:val="00857621"/>
    <w:rsid w:val="00864C67"/>
    <w:rsid w:val="00870DCF"/>
    <w:rsid w:val="00877177"/>
    <w:rsid w:val="00883605"/>
    <w:rsid w:val="0088419E"/>
    <w:rsid w:val="00885447"/>
    <w:rsid w:val="00891BD8"/>
    <w:rsid w:val="008A4C6F"/>
    <w:rsid w:val="008B7A48"/>
    <w:rsid w:val="008D4D75"/>
    <w:rsid w:val="008D58DC"/>
    <w:rsid w:val="008D7BE5"/>
    <w:rsid w:val="008E1015"/>
    <w:rsid w:val="00902979"/>
    <w:rsid w:val="00903571"/>
    <w:rsid w:val="00905902"/>
    <w:rsid w:val="0091332F"/>
    <w:rsid w:val="00914006"/>
    <w:rsid w:val="0091432B"/>
    <w:rsid w:val="00937F64"/>
    <w:rsid w:val="00940F6D"/>
    <w:rsid w:val="0094780A"/>
    <w:rsid w:val="00947DF0"/>
    <w:rsid w:val="009547D0"/>
    <w:rsid w:val="00963394"/>
    <w:rsid w:val="00964C1D"/>
    <w:rsid w:val="00965D29"/>
    <w:rsid w:val="00967FF7"/>
    <w:rsid w:val="00971FAB"/>
    <w:rsid w:val="00972DBB"/>
    <w:rsid w:val="00974F9D"/>
    <w:rsid w:val="00976BE6"/>
    <w:rsid w:val="00980EFF"/>
    <w:rsid w:val="009812E5"/>
    <w:rsid w:val="00981E30"/>
    <w:rsid w:val="00984573"/>
    <w:rsid w:val="00985957"/>
    <w:rsid w:val="00985A59"/>
    <w:rsid w:val="009A254A"/>
    <w:rsid w:val="009B72DB"/>
    <w:rsid w:val="009C5366"/>
    <w:rsid w:val="009D0874"/>
    <w:rsid w:val="009D2D07"/>
    <w:rsid w:val="009D44B1"/>
    <w:rsid w:val="009F5011"/>
    <w:rsid w:val="009F5FF7"/>
    <w:rsid w:val="009F635C"/>
    <w:rsid w:val="00A01978"/>
    <w:rsid w:val="00A0537A"/>
    <w:rsid w:val="00A12FDD"/>
    <w:rsid w:val="00A20BE7"/>
    <w:rsid w:val="00A20D4C"/>
    <w:rsid w:val="00A21710"/>
    <w:rsid w:val="00A24D3D"/>
    <w:rsid w:val="00A26548"/>
    <w:rsid w:val="00A31659"/>
    <w:rsid w:val="00A31764"/>
    <w:rsid w:val="00A32303"/>
    <w:rsid w:val="00A447E4"/>
    <w:rsid w:val="00A50C79"/>
    <w:rsid w:val="00A53D69"/>
    <w:rsid w:val="00A549C0"/>
    <w:rsid w:val="00A624C3"/>
    <w:rsid w:val="00A64649"/>
    <w:rsid w:val="00A658CD"/>
    <w:rsid w:val="00A664AC"/>
    <w:rsid w:val="00A71721"/>
    <w:rsid w:val="00A91CFC"/>
    <w:rsid w:val="00A9672D"/>
    <w:rsid w:val="00AA24E0"/>
    <w:rsid w:val="00AA414E"/>
    <w:rsid w:val="00AB2961"/>
    <w:rsid w:val="00AB545F"/>
    <w:rsid w:val="00AC6AD3"/>
    <w:rsid w:val="00AD0652"/>
    <w:rsid w:val="00AF5346"/>
    <w:rsid w:val="00B06502"/>
    <w:rsid w:val="00B218DB"/>
    <w:rsid w:val="00B22722"/>
    <w:rsid w:val="00B256D6"/>
    <w:rsid w:val="00B400B5"/>
    <w:rsid w:val="00B52135"/>
    <w:rsid w:val="00B615AA"/>
    <w:rsid w:val="00B72CE4"/>
    <w:rsid w:val="00B75B9B"/>
    <w:rsid w:val="00B8527A"/>
    <w:rsid w:val="00B8712B"/>
    <w:rsid w:val="00B90D30"/>
    <w:rsid w:val="00B976DD"/>
    <w:rsid w:val="00BC0090"/>
    <w:rsid w:val="00BD4363"/>
    <w:rsid w:val="00BD4449"/>
    <w:rsid w:val="00BD6F06"/>
    <w:rsid w:val="00BD79F9"/>
    <w:rsid w:val="00BE5D5F"/>
    <w:rsid w:val="00BF6DBC"/>
    <w:rsid w:val="00BF7D4D"/>
    <w:rsid w:val="00C00298"/>
    <w:rsid w:val="00C1715F"/>
    <w:rsid w:val="00C26BD7"/>
    <w:rsid w:val="00C35A86"/>
    <w:rsid w:val="00C404DF"/>
    <w:rsid w:val="00C41810"/>
    <w:rsid w:val="00C432BC"/>
    <w:rsid w:val="00C45AD1"/>
    <w:rsid w:val="00C513A1"/>
    <w:rsid w:val="00C55384"/>
    <w:rsid w:val="00C56F3F"/>
    <w:rsid w:val="00C6038A"/>
    <w:rsid w:val="00C6190C"/>
    <w:rsid w:val="00C74B7F"/>
    <w:rsid w:val="00C90A61"/>
    <w:rsid w:val="00C97D7A"/>
    <w:rsid w:val="00CA4254"/>
    <w:rsid w:val="00CC2401"/>
    <w:rsid w:val="00CD35D5"/>
    <w:rsid w:val="00CD4E74"/>
    <w:rsid w:val="00CD6455"/>
    <w:rsid w:val="00CF78FE"/>
    <w:rsid w:val="00CF7EAA"/>
    <w:rsid w:val="00D05011"/>
    <w:rsid w:val="00D0529A"/>
    <w:rsid w:val="00D134B7"/>
    <w:rsid w:val="00D1533F"/>
    <w:rsid w:val="00D175A4"/>
    <w:rsid w:val="00D212DA"/>
    <w:rsid w:val="00D23BAE"/>
    <w:rsid w:val="00D26316"/>
    <w:rsid w:val="00D32DE2"/>
    <w:rsid w:val="00D3641F"/>
    <w:rsid w:val="00D402E7"/>
    <w:rsid w:val="00D433F5"/>
    <w:rsid w:val="00D4354F"/>
    <w:rsid w:val="00D609A0"/>
    <w:rsid w:val="00D807A1"/>
    <w:rsid w:val="00D91BA6"/>
    <w:rsid w:val="00D92C53"/>
    <w:rsid w:val="00DA098F"/>
    <w:rsid w:val="00DB0423"/>
    <w:rsid w:val="00DB5832"/>
    <w:rsid w:val="00DB679E"/>
    <w:rsid w:val="00DC2BB9"/>
    <w:rsid w:val="00DC5470"/>
    <w:rsid w:val="00DE18C5"/>
    <w:rsid w:val="00DF2723"/>
    <w:rsid w:val="00E00DF0"/>
    <w:rsid w:val="00E05426"/>
    <w:rsid w:val="00E12033"/>
    <w:rsid w:val="00E12428"/>
    <w:rsid w:val="00E13BF9"/>
    <w:rsid w:val="00E15BFB"/>
    <w:rsid w:val="00E229F1"/>
    <w:rsid w:val="00E300D4"/>
    <w:rsid w:val="00E31E9F"/>
    <w:rsid w:val="00E33B5A"/>
    <w:rsid w:val="00E36202"/>
    <w:rsid w:val="00E36B05"/>
    <w:rsid w:val="00E50596"/>
    <w:rsid w:val="00E55E98"/>
    <w:rsid w:val="00E674E5"/>
    <w:rsid w:val="00E73038"/>
    <w:rsid w:val="00E77B42"/>
    <w:rsid w:val="00E805D4"/>
    <w:rsid w:val="00E80F65"/>
    <w:rsid w:val="00E8348C"/>
    <w:rsid w:val="00E94C23"/>
    <w:rsid w:val="00EA5778"/>
    <w:rsid w:val="00EA6CF0"/>
    <w:rsid w:val="00EB30AC"/>
    <w:rsid w:val="00EB46BA"/>
    <w:rsid w:val="00EC7BB6"/>
    <w:rsid w:val="00ED18C2"/>
    <w:rsid w:val="00ED7E70"/>
    <w:rsid w:val="00EE023D"/>
    <w:rsid w:val="00EE561E"/>
    <w:rsid w:val="00EE7ED3"/>
    <w:rsid w:val="00EF0B50"/>
    <w:rsid w:val="00EF2BB4"/>
    <w:rsid w:val="00EF30A9"/>
    <w:rsid w:val="00F11E62"/>
    <w:rsid w:val="00F20EEC"/>
    <w:rsid w:val="00F2291F"/>
    <w:rsid w:val="00F25972"/>
    <w:rsid w:val="00F32ADB"/>
    <w:rsid w:val="00F35BBA"/>
    <w:rsid w:val="00F433DE"/>
    <w:rsid w:val="00F61F8A"/>
    <w:rsid w:val="00F632DD"/>
    <w:rsid w:val="00F7205B"/>
    <w:rsid w:val="00F72689"/>
    <w:rsid w:val="00F736B2"/>
    <w:rsid w:val="00F752BC"/>
    <w:rsid w:val="00F752EA"/>
    <w:rsid w:val="00F770C9"/>
    <w:rsid w:val="00F824A4"/>
    <w:rsid w:val="00F879FF"/>
    <w:rsid w:val="00FA429C"/>
    <w:rsid w:val="00FB30D7"/>
    <w:rsid w:val="00FB4324"/>
    <w:rsid w:val="00FB5FC9"/>
    <w:rsid w:val="00FC2582"/>
    <w:rsid w:val="00FD172D"/>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Subtitle">
    <w:name w:val="Subtitle"/>
    <w:basedOn w:val="Normal"/>
    <w:next w:val="Normal"/>
    <w:uiPriority w:val="11"/>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1"/>
    <w:link w:val="SectionTitleChar"/>
    <w:qFormat/>
    <w:rsid w:val="005630C9"/>
    <w:rPr>
      <w:rFonts w:ascii="Times New Roman" w:hAnsi="Times New Roman" w:cs="Times New Roman"/>
      <w:b/>
      <w:noProof/>
      <w:sz w:val="32"/>
      <w:u w:val="single"/>
    </w:rPr>
  </w:style>
  <w:style w:type="paragraph" w:customStyle="1" w:styleId="SectionSubtitle">
    <w:name w:val="Section Subtitle"/>
    <w:basedOn w:val="Heading2"/>
    <w:qFormat/>
    <w:rsid w:val="00B8527A"/>
    <w:pPr>
      <w:spacing w:before="0" w:after="0"/>
    </w:pPr>
    <w:rPr>
      <w:rFonts w:ascii="Times New Roman" w:hAnsi="Times New Roman"/>
      <w:b/>
      <w:sz w:val="28"/>
      <w:u w:val="single"/>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EA6CF0"/>
  </w:style>
  <w:style w:type="paragraph" w:styleId="TOCHeading">
    <w:name w:val="TOC Heading"/>
    <w:basedOn w:val="Heading1"/>
    <w:next w:val="Normal"/>
    <w:uiPriority w:val="39"/>
    <w:unhideWhenUsed/>
    <w:rsid w:val="00AF534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083109"/>
    <w:rPr>
      <w:sz w:val="40"/>
      <w:szCs w:val="40"/>
      <w:lang w:val="en-CA"/>
    </w:rPr>
  </w:style>
  <w:style w:type="character" w:customStyle="1" w:styleId="SectionTitleChar">
    <w:name w:val="Section Title Char"/>
    <w:basedOn w:val="Heading1Char"/>
    <w:link w:val="SectionTitle"/>
    <w:uiPriority w:val="2"/>
    <w:rsid w:val="008D7BE5"/>
    <w:rPr>
      <w:rFonts w:ascii="Times New Roman" w:hAnsi="Times New Roman" w:cs="Times New Roman"/>
      <w:b/>
      <w:noProof/>
      <w:sz w:val="32"/>
      <w:szCs w:val="40"/>
      <w:u w:val="single"/>
      <w:lang w:val="en-CA"/>
    </w:rPr>
  </w:style>
  <w:style w:type="character" w:customStyle="1" w:styleId="ChapterTitleChar">
    <w:name w:val="Chapter Title Char"/>
    <w:basedOn w:val="SectionTitleChar"/>
    <w:link w:val="SectionText0"/>
    <w:rsid w:val="00083109"/>
    <w:rPr>
      <w:rFonts w:ascii="Times New Roman" w:hAnsi="Times New Roman" w:cs="Times New Roman"/>
      <w:b/>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SectionTitle"/>
    <w:uiPriority w:val="3"/>
    <w:qFormat/>
    <w:rsid w:val="00B8527A"/>
    <w:rPr>
      <w:sz w:val="36"/>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eader" Target="header11.xml"/><Relationship Id="rId42" Type="http://schemas.openxmlformats.org/officeDocument/2006/relationships/header" Target="header24.xml"/><Relationship Id="rId47" Type="http://schemas.openxmlformats.org/officeDocument/2006/relationships/header" Target="header27.xml"/><Relationship Id="rId63" Type="http://schemas.openxmlformats.org/officeDocument/2006/relationships/header" Target="header36.xml"/><Relationship Id="rId68" Type="http://schemas.openxmlformats.org/officeDocument/2006/relationships/header" Target="header40.xml"/><Relationship Id="rId84" Type="http://schemas.openxmlformats.org/officeDocument/2006/relationships/header" Target="header47.xml"/><Relationship Id="rId89" Type="http://schemas.openxmlformats.org/officeDocument/2006/relationships/image" Target="media/image25.png"/><Relationship Id="rId16" Type="http://schemas.openxmlformats.org/officeDocument/2006/relationships/header" Target="header6.xml"/><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header" Target="header21.xml"/><Relationship Id="rId53" Type="http://schemas.openxmlformats.org/officeDocument/2006/relationships/image" Target="media/image10.png"/><Relationship Id="rId58" Type="http://schemas.openxmlformats.org/officeDocument/2006/relationships/header" Target="header33.xml"/><Relationship Id="rId74" Type="http://schemas.openxmlformats.org/officeDocument/2006/relationships/header" Target="header42.xml"/><Relationship Id="rId79" Type="http://schemas.openxmlformats.org/officeDocument/2006/relationships/image" Target="media/image20.png"/><Relationship Id="rId5" Type="http://schemas.openxmlformats.org/officeDocument/2006/relationships/numbering" Target="numbering.xml"/><Relationship Id="rId90" Type="http://schemas.openxmlformats.org/officeDocument/2006/relationships/header" Target="header50.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20.xml"/><Relationship Id="rId43" Type="http://schemas.openxmlformats.org/officeDocument/2006/relationships/header" Target="header25.xml"/><Relationship Id="rId48" Type="http://schemas.openxmlformats.org/officeDocument/2006/relationships/image" Target="media/image8.png"/><Relationship Id="rId56" Type="http://schemas.openxmlformats.org/officeDocument/2006/relationships/header" Target="header32.xml"/><Relationship Id="rId64" Type="http://schemas.openxmlformats.org/officeDocument/2006/relationships/header" Target="header37.xml"/><Relationship Id="rId69" Type="http://schemas.openxmlformats.org/officeDocument/2006/relationships/header" Target="header41.xml"/><Relationship Id="rId77"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image" Target="media/image9.png"/><Relationship Id="rId72" Type="http://schemas.microsoft.com/office/2007/relationships/hdphoto" Target="media/hdphoto1.wdp"/><Relationship Id="rId80" Type="http://schemas.openxmlformats.org/officeDocument/2006/relationships/header" Target="header45.xml"/><Relationship Id="rId85"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microsoft.com/office/2016/09/relationships/commentsIds" Target="commentsIds.xml"/><Relationship Id="rId33" Type="http://schemas.openxmlformats.org/officeDocument/2006/relationships/header" Target="header18.xml"/><Relationship Id="rId38" Type="http://schemas.openxmlformats.org/officeDocument/2006/relationships/header" Target="header22.xml"/><Relationship Id="rId46" Type="http://schemas.openxmlformats.org/officeDocument/2006/relationships/image" Target="media/image7.png"/><Relationship Id="rId59" Type="http://schemas.openxmlformats.org/officeDocument/2006/relationships/image" Target="media/image13.png"/><Relationship Id="rId67" Type="http://schemas.openxmlformats.org/officeDocument/2006/relationships/chart" Target="charts/chart1.xml"/><Relationship Id="rId20" Type="http://schemas.openxmlformats.org/officeDocument/2006/relationships/header" Target="header10.xml"/><Relationship Id="rId41" Type="http://schemas.openxmlformats.org/officeDocument/2006/relationships/image" Target="media/image5.png"/><Relationship Id="rId54" Type="http://schemas.openxmlformats.org/officeDocument/2006/relationships/header" Target="header31.xml"/><Relationship Id="rId62" Type="http://schemas.openxmlformats.org/officeDocument/2006/relationships/header" Target="header35.xml"/><Relationship Id="rId70" Type="http://schemas.openxmlformats.org/officeDocument/2006/relationships/image" Target="media/image15.png"/><Relationship Id="rId75" Type="http://schemas.openxmlformats.org/officeDocument/2006/relationships/image" Target="media/image18.png"/><Relationship Id="rId83" Type="http://schemas.openxmlformats.org/officeDocument/2006/relationships/image" Target="media/image22.png"/><Relationship Id="rId88" Type="http://schemas.openxmlformats.org/officeDocument/2006/relationships/header" Target="header4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5.xml"/><Relationship Id="rId23" Type="http://schemas.openxmlformats.org/officeDocument/2006/relationships/comments" Target="comments.xml"/><Relationship Id="rId28" Type="http://schemas.openxmlformats.org/officeDocument/2006/relationships/header" Target="header14.xml"/><Relationship Id="rId36" Type="http://schemas.openxmlformats.org/officeDocument/2006/relationships/image" Target="media/image3.png"/><Relationship Id="rId49" Type="http://schemas.openxmlformats.org/officeDocument/2006/relationships/header" Target="header28.xml"/><Relationship Id="rId57" Type="http://schemas.openxmlformats.org/officeDocument/2006/relationships/image" Target="media/image12.png"/><Relationship Id="rId10" Type="http://schemas.openxmlformats.org/officeDocument/2006/relationships/endnotes" Target="endnotes.xml"/><Relationship Id="rId31" Type="http://schemas.openxmlformats.org/officeDocument/2006/relationships/header" Target="header17.xml"/><Relationship Id="rId44" Type="http://schemas.openxmlformats.org/officeDocument/2006/relationships/image" Target="media/image6.png"/><Relationship Id="rId52" Type="http://schemas.openxmlformats.org/officeDocument/2006/relationships/header" Target="header30.xml"/><Relationship Id="rId60" Type="http://schemas.openxmlformats.org/officeDocument/2006/relationships/header" Target="header34.xml"/><Relationship Id="rId65" Type="http://schemas.openxmlformats.org/officeDocument/2006/relationships/header" Target="header38.xml"/><Relationship Id="rId73" Type="http://schemas.openxmlformats.org/officeDocument/2006/relationships/image" Target="media/image17.png"/><Relationship Id="rId78" Type="http://schemas.openxmlformats.org/officeDocument/2006/relationships/header" Target="header44.xml"/><Relationship Id="rId81" Type="http://schemas.openxmlformats.org/officeDocument/2006/relationships/image" Target="media/image21.png"/><Relationship Id="rId86" Type="http://schemas.openxmlformats.org/officeDocument/2006/relationships/header" Target="header48.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4.png"/><Relationship Id="rId34" Type="http://schemas.openxmlformats.org/officeDocument/2006/relationships/header" Target="header19.xml"/><Relationship Id="rId50" Type="http://schemas.openxmlformats.org/officeDocument/2006/relationships/header" Target="header29.xml"/><Relationship Id="rId55" Type="http://schemas.openxmlformats.org/officeDocument/2006/relationships/image" Target="media/image11.png"/><Relationship Id="rId76" Type="http://schemas.openxmlformats.org/officeDocument/2006/relationships/header" Target="header43.xml"/><Relationship Id="rId7" Type="http://schemas.openxmlformats.org/officeDocument/2006/relationships/settings" Target="settings.xml"/><Relationship Id="rId71" Type="http://schemas.openxmlformats.org/officeDocument/2006/relationships/image" Target="media/image16.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15.xml"/><Relationship Id="rId24" Type="http://schemas.microsoft.com/office/2011/relationships/commentsExtended" Target="commentsExtended.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header" Target="header39.xml"/><Relationship Id="rId87" Type="http://schemas.openxmlformats.org/officeDocument/2006/relationships/image" Target="media/image24.png"/><Relationship Id="rId61" Type="http://schemas.openxmlformats.org/officeDocument/2006/relationships/image" Target="media/image14.png"/><Relationship Id="rId82" Type="http://schemas.openxmlformats.org/officeDocument/2006/relationships/header" Target="header46.xml"/><Relationship Id="rId19"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Alex-Popescu-Thesis-2023\Systematic%20Review\Alex%20Popescu%20-%20SR%20Sheet%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[Alex Popescu - SR Sheet Final.xlsx]Sheet3!PivotTable2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8947254076461919E-2"/>
          <c:y val="8.2491204842185181E-2"/>
          <c:w val="0.95315565420094295"/>
          <c:h val="0.7862450083746827"/>
        </c:manualLayout>
      </c:layout>
      <c:barChart>
        <c:barDir val="col"/>
        <c:grouping val="clustered"/>
        <c:varyColors val="0"/>
        <c:ser>
          <c:idx val="0"/>
          <c:order val="0"/>
          <c:tx>
            <c:strRef>
              <c:f>Sheet3!$B$3:$B$4</c:f>
              <c:strCache>
                <c:ptCount val="1"/>
                <c:pt idx="0">
                  <c:v>NO</c:v>
                </c:pt>
              </c:strCache>
            </c:strRef>
          </c:tx>
          <c:spPr>
            <a:solidFill>
              <a:srgbClr val="3399FF"/>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Sheet3!$B$5:$B$28</c:f>
              <c:numCache>
                <c:formatCode>General</c:formatCode>
                <c:ptCount val="23"/>
                <c:pt idx="0">
                  <c:v>1</c:v>
                </c:pt>
                <c:pt idx="1">
                  <c:v>1</c:v>
                </c:pt>
                <c:pt idx="4">
                  <c:v>2</c:v>
                </c:pt>
                <c:pt idx="5">
                  <c:v>2</c:v>
                </c:pt>
                <c:pt idx="7">
                  <c:v>4</c:v>
                </c:pt>
                <c:pt idx="8">
                  <c:v>1</c:v>
                </c:pt>
                <c:pt idx="10">
                  <c:v>1</c:v>
                </c:pt>
                <c:pt idx="11">
                  <c:v>1</c:v>
                </c:pt>
                <c:pt idx="12">
                  <c:v>1</c:v>
                </c:pt>
                <c:pt idx="13">
                  <c:v>1</c:v>
                </c:pt>
                <c:pt idx="14">
                  <c:v>3</c:v>
                </c:pt>
                <c:pt idx="15">
                  <c:v>1</c:v>
                </c:pt>
                <c:pt idx="16">
                  <c:v>1</c:v>
                </c:pt>
                <c:pt idx="17">
                  <c:v>2</c:v>
                </c:pt>
                <c:pt idx="19">
                  <c:v>1</c:v>
                </c:pt>
                <c:pt idx="20">
                  <c:v>3</c:v>
                </c:pt>
                <c:pt idx="21">
                  <c:v>2</c:v>
                </c:pt>
                <c:pt idx="22">
                  <c:v>1</c:v>
                </c:pt>
              </c:numCache>
            </c:numRef>
          </c:val>
          <c:extLst>
            <c:ext xmlns:c16="http://schemas.microsoft.com/office/drawing/2014/chart" uri="{C3380CC4-5D6E-409C-BE32-E72D297353CC}">
              <c16:uniqueId val="{00000000-F5D4-4786-8DD5-C5476FEEDA1E}"/>
            </c:ext>
          </c:extLst>
        </c:ser>
        <c:ser>
          <c:idx val="1"/>
          <c:order val="1"/>
          <c:tx>
            <c:strRef>
              <c:f>Sheet3!$C$3:$C$4</c:f>
              <c:strCache>
                <c:ptCount val="1"/>
                <c:pt idx="0">
                  <c:v>YES</c:v>
                </c:pt>
              </c:strCache>
            </c:strRef>
          </c:tx>
          <c:spPr>
            <a:solidFill>
              <a:srgbClr val="FF9933"/>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Sheet3!$C$5:$C$28</c:f>
              <c:numCache>
                <c:formatCode>General</c:formatCode>
                <c:ptCount val="23"/>
                <c:pt idx="2">
                  <c:v>1</c:v>
                </c:pt>
                <c:pt idx="3">
                  <c:v>1</c:v>
                </c:pt>
                <c:pt idx="6">
                  <c:v>1</c:v>
                </c:pt>
                <c:pt idx="7">
                  <c:v>1</c:v>
                </c:pt>
                <c:pt idx="8">
                  <c:v>1</c:v>
                </c:pt>
                <c:pt idx="9">
                  <c:v>1</c:v>
                </c:pt>
                <c:pt idx="11">
                  <c:v>1</c:v>
                </c:pt>
                <c:pt idx="18">
                  <c:v>1</c:v>
                </c:pt>
                <c:pt idx="19">
                  <c:v>2</c:v>
                </c:pt>
                <c:pt idx="21">
                  <c:v>3</c:v>
                </c:pt>
              </c:numCache>
            </c:numRef>
          </c:val>
          <c:extLst>
            <c:ext xmlns:c16="http://schemas.microsoft.com/office/drawing/2014/chart" uri="{C3380CC4-5D6E-409C-BE32-E72D297353CC}">
              <c16:uniqueId val="{00000001-F5D4-4786-8DD5-C5476FEEDA1E}"/>
            </c:ext>
          </c:extLst>
        </c:ser>
        <c:dLbls>
          <c:showLegendKey val="0"/>
          <c:showVal val="0"/>
          <c:showCatName val="0"/>
          <c:showSerName val="0"/>
          <c:showPercent val="0"/>
          <c:showBubbleSize val="0"/>
        </c:dLbls>
        <c:gapWidth val="219"/>
        <c:overlap val="-27"/>
        <c:axId val="1882790191"/>
        <c:axId val="147140832"/>
      </c:barChart>
      <c:catAx>
        <c:axId val="188279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7140832"/>
        <c:crosses val="autoZero"/>
        <c:auto val="1"/>
        <c:lblAlgn val="ctr"/>
        <c:lblOffset val="100"/>
        <c:noMultiLvlLbl val="0"/>
      </c:catAx>
      <c:valAx>
        <c:axId val="14714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82790191"/>
        <c:crosses val="autoZero"/>
        <c:crossBetween val="between"/>
        <c:majorUnit val="1"/>
      </c:valAx>
      <c:spPr>
        <a:noFill/>
        <a:ln>
          <a:noFill/>
        </a:ln>
        <a:effectLst/>
      </c:spPr>
    </c:plotArea>
    <c:legend>
      <c:legendPos val="r"/>
      <c:layout>
        <c:manualLayout>
          <c:xMode val="edge"/>
          <c:yMode val="edge"/>
          <c:x val="0.74873636972504898"/>
          <c:y val="0.92316873452382509"/>
          <c:w val="0.24906785980611484"/>
          <c:h val="7.57916697177931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2.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4.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50883</Words>
  <Characters>290034</Characters>
  <Application>Microsoft Office Word</Application>
  <DocSecurity>0</DocSecurity>
  <Lines>2416</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2024-03-25T01:39:00Z</dcterms:created>
  <dcterms:modified xsi:type="dcterms:W3CDTF">2024-03-26T04:58:00Z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id="hAHaZpbU"/&gt;&lt;style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ies>
</file>